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4A0" w:firstRow="1" w:lastRow="0" w:firstColumn="1" w:lastColumn="0" w:noHBand="0" w:noVBand="1"/>
      </w:tblPr>
      <w:tblGrid>
        <w:gridCol w:w="9639"/>
      </w:tblGrid>
      <w:tr w:rsidR="00626B0B" w14:paraId="5969D417" w14:textId="77777777" w:rsidTr="00626B0B">
        <w:trPr>
          <w:cantSplit/>
          <w:trHeight w:hRule="exact" w:val="2835"/>
        </w:trPr>
        <w:tc>
          <w:tcPr>
            <w:tcW w:w="9639" w:type="dxa"/>
          </w:tcPr>
          <w:p w14:paraId="1634CB9A" w14:textId="77777777" w:rsidR="00626B0B" w:rsidRDefault="00111E5B" w:rsidP="00B840E9">
            <w:pPr>
              <w:pStyle w:val="Forside-metadata"/>
            </w:pPr>
            <w:r>
              <w:rPr>
                <w:noProof/>
              </w:rPr>
              <w:drawing>
                <wp:inline distT="0" distB="0" distL="0" distR="0" wp14:anchorId="56DD6965" wp14:editId="7BA71381">
                  <wp:extent cx="1776502" cy="504064"/>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6502" cy="504064"/>
                          </a:xfrm>
                          <a:prstGeom prst="rect">
                            <a:avLst/>
                          </a:prstGeom>
                        </pic:spPr>
                      </pic:pic>
                    </a:graphicData>
                  </a:graphic>
                </wp:inline>
              </w:drawing>
            </w:r>
          </w:p>
          <w:p w14:paraId="5969D416" w14:textId="4F1FFEF9" w:rsidR="00D37572" w:rsidRDefault="00D37572" w:rsidP="00B840E9">
            <w:pPr>
              <w:pStyle w:val="Forside-metadata"/>
            </w:pPr>
            <w:r>
              <w:rPr>
                <w:noProof/>
              </w:rPr>
              <w:drawing>
                <wp:inline distT="0" distB="0" distL="0" distR="0" wp14:anchorId="198570AC" wp14:editId="0EB97415">
                  <wp:extent cx="2219864" cy="676627"/>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9864" cy="676627"/>
                          </a:xfrm>
                          <a:prstGeom prst="rect">
                            <a:avLst/>
                          </a:prstGeom>
                        </pic:spPr>
                      </pic:pic>
                    </a:graphicData>
                  </a:graphic>
                </wp:inline>
              </w:drawing>
            </w:r>
          </w:p>
        </w:tc>
      </w:tr>
      <w:tr w:rsidR="00626B0B" w14:paraId="5969D419" w14:textId="77777777" w:rsidTr="00626B0B">
        <w:trPr>
          <w:cantSplit/>
          <w:trHeight w:hRule="exact" w:val="2041"/>
        </w:trPr>
        <w:tc>
          <w:tcPr>
            <w:tcW w:w="9639" w:type="dxa"/>
            <w:vAlign w:val="bottom"/>
          </w:tcPr>
          <w:p w14:paraId="5969D418" w14:textId="24732A47" w:rsidR="00626B0B" w:rsidRDefault="00E11052" w:rsidP="00B840E9">
            <w:pPr>
              <w:pStyle w:val="Forside-titel"/>
            </w:pPr>
            <w:r>
              <w:t>Projektgrun</w:t>
            </w:r>
            <w:r w:rsidR="00626B0B">
              <w:t>dlag (PG)</w:t>
            </w:r>
          </w:p>
        </w:tc>
      </w:tr>
      <w:tr w:rsidR="00626B0B" w14:paraId="5969D41B" w14:textId="77777777" w:rsidTr="00626B0B">
        <w:trPr>
          <w:cantSplit/>
          <w:trHeight w:hRule="exact" w:val="907"/>
        </w:trPr>
        <w:tc>
          <w:tcPr>
            <w:tcW w:w="9639" w:type="dxa"/>
          </w:tcPr>
          <w:p w14:paraId="5969D41A" w14:textId="41A7F6A6" w:rsidR="00626B0B" w:rsidRDefault="00FA06CB" w:rsidP="00B840E9">
            <w:pPr>
              <w:pStyle w:val="Forside-projektnavn"/>
            </w:pPr>
            <w:r>
              <w:t>SMV-</w:t>
            </w:r>
            <w:r w:rsidR="00EA172E">
              <w:t>ordning</w:t>
            </w:r>
          </w:p>
        </w:tc>
      </w:tr>
      <w:tr w:rsidR="00626B0B" w14:paraId="5969D41D" w14:textId="77777777" w:rsidTr="00626B0B">
        <w:trPr>
          <w:cantSplit/>
          <w:trHeight w:hRule="exact" w:val="567"/>
        </w:trPr>
        <w:tc>
          <w:tcPr>
            <w:tcW w:w="9639" w:type="dxa"/>
          </w:tcPr>
          <w:p w14:paraId="5969D41C" w14:textId="0EF575CF" w:rsidR="00626B0B" w:rsidRDefault="0055719F" w:rsidP="0018400A">
            <w:pPr>
              <w:pStyle w:val="Forside-metadata"/>
            </w:pPr>
            <w:r>
              <w:t>2</w:t>
            </w:r>
            <w:r w:rsidR="00C95483">
              <w:t>7</w:t>
            </w:r>
            <w:r w:rsidR="006C7980">
              <w:t>-0</w:t>
            </w:r>
            <w:r w:rsidR="0009666A">
              <w:t>7</w:t>
            </w:r>
            <w:r w:rsidR="006C7980">
              <w:t>-2022</w:t>
            </w:r>
          </w:p>
        </w:tc>
      </w:tr>
      <w:tr w:rsidR="00626B0B" w14:paraId="5969D446" w14:textId="77777777" w:rsidTr="00626B0B">
        <w:trPr>
          <w:cantSplit/>
          <w:trHeight w:val="4820"/>
        </w:trPr>
        <w:tc>
          <w:tcPr>
            <w:tcW w:w="9639" w:type="dxa"/>
            <w:tcMar>
              <w:bottom w:w="567" w:type="dxa"/>
            </w:tcMar>
          </w:tcPr>
          <w:p w14:paraId="2C78BD79" w14:textId="67A27FF9" w:rsidR="008222B1" w:rsidRDefault="008222B1" w:rsidP="008222B1">
            <w:pPr>
              <w:pStyle w:val="Forside-dokumentversion"/>
            </w:pPr>
            <w:r>
              <w:t xml:space="preserve">Dokumentversion: </w:t>
            </w:r>
            <w:r w:rsidR="006C7980">
              <w:t xml:space="preserve">Version </w:t>
            </w:r>
            <w:r w:rsidR="00615F59">
              <w:t>0.</w:t>
            </w:r>
            <w:r w:rsidR="00E23499">
              <w:t>9</w:t>
            </w:r>
            <w:r w:rsidR="0055719F">
              <w:t>.5</w:t>
            </w:r>
          </w:p>
          <w:p w14:paraId="5969D41F" w14:textId="77777777" w:rsidR="0018400A" w:rsidRDefault="0018400A" w:rsidP="0018400A">
            <w:pPr>
              <w:pStyle w:val="Brdtekst"/>
              <w:rPr>
                <w:sz w:val="28"/>
              </w:rPr>
            </w:pPr>
          </w:p>
          <w:tbl>
            <w:tblPr>
              <w:tblW w:w="98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413"/>
              <w:gridCol w:w="1238"/>
              <w:gridCol w:w="2022"/>
              <w:gridCol w:w="5207"/>
            </w:tblGrid>
            <w:tr w:rsidR="0018400A" w:rsidRPr="00CC51C4" w14:paraId="5969D421" w14:textId="77777777" w:rsidTr="00666598">
              <w:trPr>
                <w:tblHeader/>
              </w:trPr>
              <w:tc>
                <w:tcPr>
                  <w:tcW w:w="9880" w:type="dxa"/>
                  <w:gridSpan w:val="4"/>
                  <w:tcBorders>
                    <w:right w:val="single" w:sz="4" w:space="0" w:color="A6A6A6" w:themeColor="background1" w:themeShade="A6"/>
                  </w:tcBorders>
                  <w:shd w:val="clear" w:color="auto" w:fill="FFFFFF" w:themeFill="background1"/>
                  <w:vAlign w:val="bottom"/>
                </w:tcPr>
                <w:p w14:paraId="5969D420" w14:textId="19CDF444" w:rsidR="0018400A" w:rsidRPr="00F87075" w:rsidRDefault="00000000" w:rsidP="0018400A">
                  <w:pPr>
                    <w:pStyle w:val="Tabeloverskrift"/>
                  </w:pPr>
                  <w:sdt>
                    <w:sdtPr>
                      <w:id w:val="10727326"/>
                      <w:placeholder>
                        <w:docPart w:val="EF14117B275842A5A665A78048C697B6"/>
                      </w:placeholder>
                      <w:temporary/>
                      <w:showingPlcHdr/>
                    </w:sdtPr>
                    <w:sdtContent>
                      <w:r w:rsidR="00F87075" w:rsidRPr="00AA0A88">
                        <w:rPr>
                          <w:rStyle w:val="Pladsholdertekst"/>
                          <w:sz w:val="18"/>
                        </w:rPr>
                        <w:t>[Opdatér med nye versionsnumre</w:t>
                      </w:r>
                      <w:r w:rsidR="00AA0A88" w:rsidRPr="00AA0A88">
                        <w:rPr>
                          <w:rStyle w:val="Pladsholdertekst"/>
                          <w:sz w:val="18"/>
                        </w:rPr>
                        <w:t xml:space="preserve"> løbende</w:t>
                      </w:r>
                      <w:r w:rsidR="00F87075" w:rsidRPr="00AA0A88">
                        <w:rPr>
                          <w:rStyle w:val="Pladsholdertekst"/>
                          <w:sz w:val="18"/>
                        </w:rPr>
                        <w:t xml:space="preserve"> så der eksisterer et revisionsspor over ændringerne i Projektgrundlaget]</w:t>
                      </w:r>
                    </w:sdtContent>
                  </w:sdt>
                </w:p>
              </w:tc>
            </w:tr>
            <w:tr w:rsidR="0018400A" w:rsidRPr="00CC51C4" w14:paraId="5969D426" w14:textId="77777777" w:rsidTr="00666598">
              <w:tc>
                <w:tcPr>
                  <w:tcW w:w="1413" w:type="dxa"/>
                  <w:shd w:val="clear" w:color="auto" w:fill="D9D9D9" w:themeFill="background1" w:themeFillShade="D9"/>
                </w:tcPr>
                <w:p w14:paraId="5969D422" w14:textId="77777777" w:rsidR="0018400A" w:rsidRPr="00CC51C4" w:rsidRDefault="0018400A" w:rsidP="0018400A">
                  <w:pPr>
                    <w:pStyle w:val="Tabeloverskrift"/>
                  </w:pPr>
                  <w:r>
                    <w:t>Version nr.</w:t>
                  </w:r>
                </w:p>
              </w:tc>
              <w:tc>
                <w:tcPr>
                  <w:tcW w:w="1238" w:type="dxa"/>
                  <w:shd w:val="clear" w:color="auto" w:fill="D9D9D9" w:themeFill="background1" w:themeFillShade="D9"/>
                </w:tcPr>
                <w:p w14:paraId="5969D423" w14:textId="77777777" w:rsidR="0018400A" w:rsidRPr="00CC51C4" w:rsidRDefault="0018400A" w:rsidP="0018400A">
                  <w:pPr>
                    <w:pStyle w:val="Tabeloverskrift"/>
                  </w:pPr>
                  <w:r>
                    <w:t>Dato</w:t>
                  </w:r>
                </w:p>
              </w:tc>
              <w:tc>
                <w:tcPr>
                  <w:tcW w:w="2022" w:type="dxa"/>
                  <w:shd w:val="clear" w:color="auto" w:fill="D9D9D9" w:themeFill="background1" w:themeFillShade="D9"/>
                </w:tcPr>
                <w:p w14:paraId="5969D424" w14:textId="77777777" w:rsidR="0018400A" w:rsidRPr="00CC51C4" w:rsidRDefault="0018400A" w:rsidP="0018400A">
                  <w:pPr>
                    <w:pStyle w:val="Tabeloverskrift"/>
                  </w:pPr>
                  <w:r>
                    <w:t>Udarbejdet/revideret af</w:t>
                  </w:r>
                </w:p>
              </w:tc>
              <w:tc>
                <w:tcPr>
                  <w:tcW w:w="5207" w:type="dxa"/>
                  <w:tcBorders>
                    <w:right w:val="single" w:sz="4" w:space="0" w:color="A6A6A6" w:themeColor="background1" w:themeShade="A6"/>
                  </w:tcBorders>
                  <w:shd w:val="clear" w:color="auto" w:fill="D9D9D9" w:themeFill="background1" w:themeFillShade="D9"/>
                </w:tcPr>
                <w:p w14:paraId="5969D425" w14:textId="77777777" w:rsidR="0018400A" w:rsidRPr="00CC51C4" w:rsidRDefault="0018400A" w:rsidP="0018400A">
                  <w:pPr>
                    <w:pStyle w:val="Tabeloverskrift"/>
                  </w:pPr>
                  <w:r>
                    <w:t>Ændringer/bemærkninger</w:t>
                  </w:r>
                </w:p>
              </w:tc>
            </w:tr>
            <w:tr w:rsidR="0018400A" w:rsidRPr="00CC51C4" w14:paraId="5969D42B" w14:textId="77777777" w:rsidTr="00666598">
              <w:tc>
                <w:tcPr>
                  <w:tcW w:w="1413" w:type="dxa"/>
                  <w:shd w:val="clear" w:color="auto" w:fill="auto"/>
                </w:tcPr>
                <w:p w14:paraId="5969D427" w14:textId="5A922CAD" w:rsidR="0018400A" w:rsidRPr="00CC51C4" w:rsidRDefault="00615F59" w:rsidP="00CC51C4">
                  <w:pPr>
                    <w:pStyle w:val="Tabel"/>
                  </w:pPr>
                  <w:r>
                    <w:t>0.</w:t>
                  </w:r>
                  <w:r w:rsidR="009D4D12">
                    <w:t>1</w:t>
                  </w:r>
                </w:p>
              </w:tc>
              <w:tc>
                <w:tcPr>
                  <w:tcW w:w="1238" w:type="dxa"/>
                  <w:shd w:val="clear" w:color="auto" w:fill="auto"/>
                </w:tcPr>
                <w:p w14:paraId="5969D428" w14:textId="759DAF5D" w:rsidR="0018400A" w:rsidRPr="00CC51C4" w:rsidRDefault="009D4D12" w:rsidP="00CC51C4">
                  <w:pPr>
                    <w:pStyle w:val="Tabel"/>
                  </w:pPr>
                  <w:r>
                    <w:t>24-01-2022</w:t>
                  </w:r>
                </w:p>
              </w:tc>
              <w:tc>
                <w:tcPr>
                  <w:tcW w:w="2022" w:type="dxa"/>
                  <w:shd w:val="clear" w:color="auto" w:fill="auto"/>
                </w:tcPr>
                <w:p w14:paraId="5969D429" w14:textId="25FD5366" w:rsidR="0018400A" w:rsidRPr="00CC51C4" w:rsidRDefault="00615F59" w:rsidP="00CC51C4">
                  <w:pPr>
                    <w:pStyle w:val="Tabel"/>
                  </w:pPr>
                  <w:r>
                    <w:t>Projektgruppen</w:t>
                  </w:r>
                </w:p>
              </w:tc>
              <w:tc>
                <w:tcPr>
                  <w:tcW w:w="5207" w:type="dxa"/>
                  <w:tcBorders>
                    <w:right w:val="single" w:sz="4" w:space="0" w:color="A6A6A6" w:themeColor="background1" w:themeShade="A6"/>
                  </w:tcBorders>
                  <w:shd w:val="clear" w:color="auto" w:fill="auto"/>
                </w:tcPr>
                <w:p w14:paraId="5969D42A" w14:textId="4DABA5A1" w:rsidR="0018400A" w:rsidRPr="00CC51C4" w:rsidRDefault="0018400A" w:rsidP="00CC51C4">
                  <w:pPr>
                    <w:pStyle w:val="Tabel"/>
                  </w:pPr>
                </w:p>
              </w:tc>
            </w:tr>
            <w:tr w:rsidR="0018400A" w:rsidRPr="00CC51C4" w14:paraId="5969D430" w14:textId="77777777" w:rsidTr="00666598">
              <w:tc>
                <w:tcPr>
                  <w:tcW w:w="1413" w:type="dxa"/>
                  <w:shd w:val="clear" w:color="auto" w:fill="auto"/>
                </w:tcPr>
                <w:p w14:paraId="5969D42C" w14:textId="76A51CE6" w:rsidR="0018400A" w:rsidRPr="00CC51C4" w:rsidRDefault="00615F59" w:rsidP="00CC51C4">
                  <w:pPr>
                    <w:pStyle w:val="Tabel"/>
                  </w:pPr>
                  <w:r>
                    <w:t>0.5</w:t>
                  </w:r>
                </w:p>
              </w:tc>
              <w:tc>
                <w:tcPr>
                  <w:tcW w:w="1238" w:type="dxa"/>
                  <w:shd w:val="clear" w:color="auto" w:fill="auto"/>
                </w:tcPr>
                <w:p w14:paraId="5969D42D" w14:textId="3BAAB179" w:rsidR="0018400A" w:rsidRPr="00CC51C4" w:rsidRDefault="00615F59" w:rsidP="00CC51C4">
                  <w:pPr>
                    <w:pStyle w:val="Tabel"/>
                  </w:pPr>
                  <w:r>
                    <w:t>07-04-2022</w:t>
                  </w:r>
                </w:p>
              </w:tc>
              <w:tc>
                <w:tcPr>
                  <w:tcW w:w="2022" w:type="dxa"/>
                  <w:shd w:val="clear" w:color="auto" w:fill="auto"/>
                </w:tcPr>
                <w:p w14:paraId="5969D42E" w14:textId="53C1C452" w:rsidR="0018400A" w:rsidRPr="00CC51C4" w:rsidRDefault="00615F59" w:rsidP="00CC51C4">
                  <w:pPr>
                    <w:pStyle w:val="Tabel"/>
                  </w:pPr>
                  <w:r>
                    <w:t>Projektgruppen</w:t>
                  </w:r>
                </w:p>
              </w:tc>
              <w:tc>
                <w:tcPr>
                  <w:tcW w:w="5207" w:type="dxa"/>
                  <w:tcBorders>
                    <w:right w:val="single" w:sz="4" w:space="0" w:color="A6A6A6" w:themeColor="background1" w:themeShade="A6"/>
                  </w:tcBorders>
                  <w:shd w:val="clear" w:color="auto" w:fill="auto"/>
                </w:tcPr>
                <w:p w14:paraId="5969D42F" w14:textId="14676644" w:rsidR="0018400A" w:rsidRPr="00CC51C4" w:rsidRDefault="00615F59" w:rsidP="00CC51C4">
                  <w:pPr>
                    <w:pStyle w:val="Tabel"/>
                  </w:pPr>
                  <w:r>
                    <w:t>Dokument er klar til Fagligt Review</w:t>
                  </w:r>
                </w:p>
              </w:tc>
            </w:tr>
            <w:tr w:rsidR="0018400A" w:rsidRPr="00CC51C4" w14:paraId="5969D435" w14:textId="77777777" w:rsidTr="00666598">
              <w:tc>
                <w:tcPr>
                  <w:tcW w:w="1413" w:type="dxa"/>
                  <w:shd w:val="clear" w:color="auto" w:fill="auto"/>
                </w:tcPr>
                <w:p w14:paraId="5969D431" w14:textId="4A8A5039" w:rsidR="0018400A" w:rsidRPr="00CC51C4" w:rsidRDefault="009D6536" w:rsidP="00CC51C4">
                  <w:pPr>
                    <w:pStyle w:val="Tabel"/>
                  </w:pPr>
                  <w:r>
                    <w:t>0.7</w:t>
                  </w:r>
                </w:p>
              </w:tc>
              <w:tc>
                <w:tcPr>
                  <w:tcW w:w="1238" w:type="dxa"/>
                  <w:shd w:val="clear" w:color="auto" w:fill="auto"/>
                </w:tcPr>
                <w:p w14:paraId="5969D432" w14:textId="4FD10145" w:rsidR="0018400A" w:rsidRPr="00CC51C4" w:rsidRDefault="009D6536" w:rsidP="00CC51C4">
                  <w:pPr>
                    <w:pStyle w:val="Tabel"/>
                  </w:pPr>
                  <w:r>
                    <w:t>29</w:t>
                  </w:r>
                  <w:r w:rsidR="00146F6C">
                    <w:t>-04-2022</w:t>
                  </w:r>
                </w:p>
              </w:tc>
              <w:tc>
                <w:tcPr>
                  <w:tcW w:w="2022" w:type="dxa"/>
                  <w:shd w:val="clear" w:color="auto" w:fill="auto"/>
                </w:tcPr>
                <w:p w14:paraId="5969D433" w14:textId="3D246265" w:rsidR="0018400A" w:rsidRPr="00CC51C4" w:rsidRDefault="00146F6C" w:rsidP="00CC51C4">
                  <w:pPr>
                    <w:pStyle w:val="Tabel"/>
                  </w:pPr>
                  <w:r>
                    <w:t>Projektgruppen</w:t>
                  </w:r>
                </w:p>
              </w:tc>
              <w:tc>
                <w:tcPr>
                  <w:tcW w:w="5207" w:type="dxa"/>
                  <w:tcBorders>
                    <w:right w:val="single" w:sz="4" w:space="0" w:color="A6A6A6" w:themeColor="background1" w:themeShade="A6"/>
                  </w:tcBorders>
                  <w:shd w:val="clear" w:color="auto" w:fill="auto"/>
                </w:tcPr>
                <w:p w14:paraId="5969D434" w14:textId="3A342843" w:rsidR="0018400A" w:rsidRPr="00CC51C4" w:rsidRDefault="0054750E" w:rsidP="00CC51C4">
                  <w:pPr>
                    <w:pStyle w:val="Tabel"/>
                  </w:pPr>
                  <w:r>
                    <w:t xml:space="preserve">Dokument sendt til </w:t>
                  </w:r>
                  <w:r w:rsidR="001565E1">
                    <w:t>STG forud for løsningsvalg</w:t>
                  </w:r>
                </w:p>
              </w:tc>
            </w:tr>
            <w:tr w:rsidR="0018400A" w:rsidRPr="00CC51C4" w14:paraId="5969D43A" w14:textId="77777777" w:rsidTr="00666598">
              <w:tc>
                <w:tcPr>
                  <w:tcW w:w="1413" w:type="dxa"/>
                  <w:shd w:val="clear" w:color="auto" w:fill="auto"/>
                </w:tcPr>
                <w:p w14:paraId="5969D436" w14:textId="5DCB0C1A" w:rsidR="0018400A" w:rsidRPr="00CC51C4" w:rsidRDefault="00E23499" w:rsidP="00CC51C4">
                  <w:pPr>
                    <w:pStyle w:val="Tabel"/>
                  </w:pPr>
                  <w:r>
                    <w:t>0.</w:t>
                  </w:r>
                  <w:r w:rsidR="005A1F87">
                    <w:t>8</w:t>
                  </w:r>
                </w:p>
              </w:tc>
              <w:tc>
                <w:tcPr>
                  <w:tcW w:w="1238" w:type="dxa"/>
                  <w:shd w:val="clear" w:color="auto" w:fill="auto"/>
                </w:tcPr>
                <w:p w14:paraId="5969D437" w14:textId="51B19D32" w:rsidR="0018400A" w:rsidRPr="00CC51C4" w:rsidRDefault="00E23499" w:rsidP="00CC51C4">
                  <w:pPr>
                    <w:pStyle w:val="Tabel"/>
                  </w:pPr>
                  <w:r>
                    <w:t>24-06-2022</w:t>
                  </w:r>
                </w:p>
              </w:tc>
              <w:tc>
                <w:tcPr>
                  <w:tcW w:w="2022" w:type="dxa"/>
                  <w:shd w:val="clear" w:color="auto" w:fill="auto"/>
                </w:tcPr>
                <w:p w14:paraId="5969D438" w14:textId="37DF92A3" w:rsidR="0018400A" w:rsidRPr="00CC51C4" w:rsidRDefault="00E23499" w:rsidP="00CC51C4">
                  <w:pPr>
                    <w:pStyle w:val="Tabel"/>
                  </w:pPr>
                  <w:r>
                    <w:t>Projektgruppen</w:t>
                  </w:r>
                </w:p>
              </w:tc>
              <w:tc>
                <w:tcPr>
                  <w:tcW w:w="5207" w:type="dxa"/>
                  <w:tcBorders>
                    <w:right w:val="single" w:sz="4" w:space="0" w:color="A6A6A6" w:themeColor="background1" w:themeShade="A6"/>
                  </w:tcBorders>
                  <w:shd w:val="clear" w:color="auto" w:fill="auto"/>
                </w:tcPr>
                <w:p w14:paraId="5969D439" w14:textId="519C33A3" w:rsidR="0018400A" w:rsidRPr="00CC51C4" w:rsidRDefault="00E23499" w:rsidP="00CC51C4">
                  <w:pPr>
                    <w:pStyle w:val="Tabel"/>
                  </w:pPr>
                  <w:r>
                    <w:t xml:space="preserve">Dokument </w:t>
                  </w:r>
                  <w:r w:rsidR="004351F1">
                    <w:t xml:space="preserve">opdateret og </w:t>
                  </w:r>
                  <w:r>
                    <w:t xml:space="preserve">sendt til </w:t>
                  </w:r>
                  <w:r w:rsidR="004351F1">
                    <w:t>styregruppe</w:t>
                  </w:r>
                  <w:r w:rsidR="009A03D6">
                    <w:t>godkendelse</w:t>
                  </w:r>
                </w:p>
              </w:tc>
            </w:tr>
            <w:tr w:rsidR="0018400A" w:rsidRPr="00CC51C4" w14:paraId="5969D43F" w14:textId="77777777" w:rsidTr="00666598">
              <w:tc>
                <w:tcPr>
                  <w:tcW w:w="1413" w:type="dxa"/>
                  <w:shd w:val="clear" w:color="auto" w:fill="auto"/>
                </w:tcPr>
                <w:p w14:paraId="5969D43B" w14:textId="0A850DD1" w:rsidR="0018400A" w:rsidRPr="00CC51C4" w:rsidRDefault="005A1F87" w:rsidP="00CC51C4">
                  <w:pPr>
                    <w:pStyle w:val="Tabel"/>
                  </w:pPr>
                  <w:r>
                    <w:t>0.9</w:t>
                  </w:r>
                </w:p>
              </w:tc>
              <w:tc>
                <w:tcPr>
                  <w:tcW w:w="1238" w:type="dxa"/>
                  <w:shd w:val="clear" w:color="auto" w:fill="auto"/>
                </w:tcPr>
                <w:p w14:paraId="5969D43C" w14:textId="16829269" w:rsidR="0018400A" w:rsidRPr="00CC51C4" w:rsidRDefault="00120774" w:rsidP="00CC51C4">
                  <w:pPr>
                    <w:pStyle w:val="Tabel"/>
                  </w:pPr>
                  <w:r>
                    <w:t>11</w:t>
                  </w:r>
                  <w:r w:rsidR="00B30C2F">
                    <w:t>-07-2</w:t>
                  </w:r>
                  <w:r w:rsidR="0009666A">
                    <w:t>022</w:t>
                  </w:r>
                </w:p>
              </w:tc>
              <w:tc>
                <w:tcPr>
                  <w:tcW w:w="2022" w:type="dxa"/>
                  <w:shd w:val="clear" w:color="auto" w:fill="auto"/>
                </w:tcPr>
                <w:p w14:paraId="5969D43D" w14:textId="0E6D8037" w:rsidR="0018400A" w:rsidRPr="00CC51C4" w:rsidRDefault="0009666A" w:rsidP="00CC51C4">
                  <w:pPr>
                    <w:pStyle w:val="Tabel"/>
                  </w:pPr>
                  <w:r>
                    <w:t>Projektgruppen</w:t>
                  </w:r>
                </w:p>
              </w:tc>
              <w:tc>
                <w:tcPr>
                  <w:tcW w:w="5207" w:type="dxa"/>
                  <w:tcBorders>
                    <w:right w:val="single" w:sz="4" w:space="0" w:color="A6A6A6" w:themeColor="background1" w:themeShade="A6"/>
                  </w:tcBorders>
                  <w:shd w:val="clear" w:color="auto" w:fill="auto"/>
                </w:tcPr>
                <w:p w14:paraId="5969D43E" w14:textId="48B2A348" w:rsidR="0018400A" w:rsidRPr="00CC51C4" w:rsidRDefault="009A03D6" w:rsidP="00CC51C4">
                  <w:pPr>
                    <w:pStyle w:val="Tabel"/>
                  </w:pPr>
                  <w:r>
                    <w:t>Dokument er tilrettet</w:t>
                  </w:r>
                  <w:r w:rsidR="006266D0">
                    <w:t xml:space="preserve"> efter styregruppens kommentarer</w:t>
                  </w:r>
                </w:p>
              </w:tc>
            </w:tr>
            <w:tr w:rsidR="0018400A" w:rsidRPr="00CC51C4" w14:paraId="5969D444" w14:textId="77777777" w:rsidTr="00666598">
              <w:tc>
                <w:tcPr>
                  <w:tcW w:w="1413" w:type="dxa"/>
                  <w:shd w:val="clear" w:color="auto" w:fill="auto"/>
                </w:tcPr>
                <w:p w14:paraId="5969D440" w14:textId="326100C7" w:rsidR="0018400A" w:rsidRPr="00CC51C4" w:rsidRDefault="006C54E5" w:rsidP="00CC51C4">
                  <w:pPr>
                    <w:pStyle w:val="Tabel"/>
                  </w:pPr>
                  <w:r>
                    <w:t>0.9.5</w:t>
                  </w:r>
                </w:p>
              </w:tc>
              <w:tc>
                <w:tcPr>
                  <w:tcW w:w="1238" w:type="dxa"/>
                  <w:shd w:val="clear" w:color="auto" w:fill="auto"/>
                </w:tcPr>
                <w:p w14:paraId="5969D441" w14:textId="6E4DED68" w:rsidR="0018400A" w:rsidRPr="00CC51C4" w:rsidRDefault="006C54E5" w:rsidP="00CC51C4">
                  <w:pPr>
                    <w:pStyle w:val="Tabel"/>
                  </w:pPr>
                  <w:r>
                    <w:t>2</w:t>
                  </w:r>
                  <w:r w:rsidR="00C95483">
                    <w:t>7</w:t>
                  </w:r>
                  <w:r>
                    <w:t>-07-2022</w:t>
                  </w:r>
                </w:p>
              </w:tc>
              <w:tc>
                <w:tcPr>
                  <w:tcW w:w="2022" w:type="dxa"/>
                  <w:shd w:val="clear" w:color="auto" w:fill="auto"/>
                </w:tcPr>
                <w:p w14:paraId="5969D442" w14:textId="25B601AD" w:rsidR="0018400A" w:rsidRPr="00CC51C4" w:rsidRDefault="00DB0331" w:rsidP="00CC51C4">
                  <w:pPr>
                    <w:pStyle w:val="Tabel"/>
                  </w:pPr>
                  <w:r>
                    <w:t>Projektgruppen</w:t>
                  </w:r>
                  <w:r w:rsidR="00D90D19">
                    <w:t>, samt</w:t>
                  </w:r>
                  <w:r w:rsidR="006C54E5">
                    <w:t xml:space="preserve"> redaktionel</w:t>
                  </w:r>
                  <w:r w:rsidR="00D90D19">
                    <w:t xml:space="preserve"> ressource </w:t>
                  </w:r>
                  <w:r w:rsidR="00800AF4">
                    <w:t>i EP6</w:t>
                  </w:r>
                </w:p>
              </w:tc>
              <w:tc>
                <w:tcPr>
                  <w:tcW w:w="5207" w:type="dxa"/>
                  <w:tcBorders>
                    <w:right w:val="single" w:sz="4" w:space="0" w:color="A6A6A6" w:themeColor="background1" w:themeShade="A6"/>
                  </w:tcBorders>
                  <w:shd w:val="clear" w:color="auto" w:fill="auto"/>
                </w:tcPr>
                <w:p w14:paraId="5969D443" w14:textId="3A16CEC2" w:rsidR="0018400A" w:rsidRPr="00CC51C4" w:rsidRDefault="00076ABD" w:rsidP="00CC51C4">
                  <w:pPr>
                    <w:pStyle w:val="Tabel"/>
                  </w:pPr>
                  <w:r>
                    <w:t>Redaktionelle rettelser foretaget</w:t>
                  </w:r>
                  <w:r w:rsidR="00DB0331">
                    <w:t>, dokumentet er sendt til styregruppegodkendelse</w:t>
                  </w:r>
                </w:p>
              </w:tc>
            </w:tr>
            <w:tr w:rsidR="0097729C" w:rsidRPr="00CC51C4" w14:paraId="6C88BCB5" w14:textId="77777777" w:rsidTr="00666598">
              <w:tc>
                <w:tcPr>
                  <w:tcW w:w="1413" w:type="dxa"/>
                  <w:shd w:val="clear" w:color="auto" w:fill="auto"/>
                </w:tcPr>
                <w:p w14:paraId="3DC4A4B2" w14:textId="227F808E" w:rsidR="0097729C" w:rsidRPr="00CC51C4" w:rsidRDefault="006C54E5" w:rsidP="00CC51C4">
                  <w:pPr>
                    <w:pStyle w:val="Tabel"/>
                  </w:pPr>
                  <w:r>
                    <w:t>1.0</w:t>
                  </w:r>
                </w:p>
              </w:tc>
              <w:tc>
                <w:tcPr>
                  <w:tcW w:w="1238" w:type="dxa"/>
                  <w:shd w:val="clear" w:color="auto" w:fill="auto"/>
                </w:tcPr>
                <w:p w14:paraId="3BEF048D" w14:textId="77777777" w:rsidR="0097729C" w:rsidRPr="00CC51C4" w:rsidRDefault="0097729C" w:rsidP="00CC51C4">
                  <w:pPr>
                    <w:pStyle w:val="Tabel"/>
                  </w:pPr>
                </w:p>
              </w:tc>
              <w:tc>
                <w:tcPr>
                  <w:tcW w:w="2022" w:type="dxa"/>
                  <w:shd w:val="clear" w:color="auto" w:fill="auto"/>
                </w:tcPr>
                <w:p w14:paraId="5B8E5E6D" w14:textId="1808DBCB" w:rsidR="0097729C" w:rsidRPr="00CC51C4" w:rsidRDefault="0055719F" w:rsidP="00CC51C4">
                  <w:pPr>
                    <w:pStyle w:val="Tabel"/>
                  </w:pPr>
                  <w:r>
                    <w:t>Styregruppen</w:t>
                  </w:r>
                </w:p>
              </w:tc>
              <w:tc>
                <w:tcPr>
                  <w:tcW w:w="5207" w:type="dxa"/>
                  <w:tcBorders>
                    <w:right w:val="single" w:sz="4" w:space="0" w:color="A6A6A6" w:themeColor="background1" w:themeShade="A6"/>
                  </w:tcBorders>
                  <w:shd w:val="clear" w:color="auto" w:fill="auto"/>
                </w:tcPr>
                <w:p w14:paraId="7FC96731" w14:textId="01A62333" w:rsidR="0097729C" w:rsidRPr="00CC51C4" w:rsidRDefault="006C54E5" w:rsidP="00CC51C4">
                  <w:pPr>
                    <w:pStyle w:val="Tabel"/>
                  </w:pPr>
                  <w:r>
                    <w:t>Dokument godkendt af styregruppe</w:t>
                  </w:r>
                </w:p>
              </w:tc>
            </w:tr>
          </w:tbl>
          <w:p w14:paraId="5969D445" w14:textId="77777777" w:rsidR="0018400A" w:rsidRPr="0018400A" w:rsidRDefault="0018400A" w:rsidP="0018400A">
            <w:pPr>
              <w:pStyle w:val="Brdtekst"/>
              <w:rPr>
                <w:sz w:val="28"/>
              </w:rPr>
            </w:pPr>
          </w:p>
        </w:tc>
      </w:tr>
    </w:tbl>
    <w:p w14:paraId="5969D447" w14:textId="77777777" w:rsidR="0018400A" w:rsidRDefault="0018400A" w:rsidP="0018400A">
      <w:pPr>
        <w:pStyle w:val="Brdtekst"/>
        <w:rPr>
          <w:b/>
          <w:sz w:val="32"/>
        </w:rPr>
      </w:pPr>
    </w:p>
    <w:p w14:paraId="5969D448" w14:textId="77777777" w:rsidR="0018400A" w:rsidRDefault="0018400A">
      <w:pPr>
        <w:rPr>
          <w:b/>
          <w:sz w:val="32"/>
        </w:rPr>
      </w:pPr>
      <w:r w:rsidRPr="1E291A12">
        <w:rPr>
          <w:b/>
          <w:sz w:val="32"/>
          <w:szCs w:val="32"/>
        </w:rPr>
        <w:br w:type="page"/>
      </w:r>
    </w:p>
    <w:p w14:paraId="6EAB7289" w14:textId="6A0E69CF" w:rsidR="00E7549A" w:rsidRDefault="00B95313">
      <w:pPr>
        <w:pStyle w:val="Indholdsfortegnelse1"/>
        <w:rPr>
          <w:b w:val="0"/>
          <w:noProof/>
        </w:rPr>
      </w:pPr>
      <w:r>
        <w:lastRenderedPageBreak/>
        <w:fldChar w:fldCharType="begin"/>
      </w:r>
      <w:r>
        <w:instrText xml:space="preserve"> TOC \o "1-3" \h \z \u </w:instrText>
      </w:r>
      <w:r>
        <w:fldChar w:fldCharType="separate"/>
      </w:r>
      <w:hyperlink w:anchor="_Toc109308920" w:history="1">
        <w:r w:rsidR="00E7549A" w:rsidRPr="00F4371A">
          <w:rPr>
            <w:rStyle w:val="Hyperlink"/>
            <w:noProof/>
          </w:rPr>
          <w:t>0.</w:t>
        </w:r>
        <w:r w:rsidR="00E7549A">
          <w:rPr>
            <w:b w:val="0"/>
            <w:noProof/>
          </w:rPr>
          <w:tab/>
        </w:r>
        <w:r w:rsidR="00E7549A" w:rsidRPr="00F4371A">
          <w:rPr>
            <w:rStyle w:val="Hyperlink"/>
            <w:noProof/>
          </w:rPr>
          <w:t>Indledning, læsevejledning og nuværende status</w:t>
        </w:r>
        <w:r w:rsidR="00E7549A">
          <w:rPr>
            <w:noProof/>
            <w:webHidden/>
          </w:rPr>
          <w:tab/>
        </w:r>
        <w:r w:rsidR="00E7549A">
          <w:rPr>
            <w:noProof/>
            <w:webHidden/>
          </w:rPr>
          <w:fldChar w:fldCharType="begin"/>
        </w:r>
        <w:r w:rsidR="00E7549A">
          <w:rPr>
            <w:noProof/>
            <w:webHidden/>
          </w:rPr>
          <w:instrText xml:space="preserve"> PAGEREF _Toc109308920 \h </w:instrText>
        </w:r>
        <w:r w:rsidR="00E7549A">
          <w:rPr>
            <w:noProof/>
            <w:webHidden/>
          </w:rPr>
        </w:r>
        <w:r w:rsidR="00E7549A">
          <w:rPr>
            <w:noProof/>
            <w:webHidden/>
          </w:rPr>
          <w:fldChar w:fldCharType="separate"/>
        </w:r>
        <w:r w:rsidR="00316873">
          <w:rPr>
            <w:noProof/>
            <w:webHidden/>
          </w:rPr>
          <w:t>4</w:t>
        </w:r>
        <w:r w:rsidR="00E7549A">
          <w:rPr>
            <w:noProof/>
            <w:webHidden/>
          </w:rPr>
          <w:fldChar w:fldCharType="end"/>
        </w:r>
      </w:hyperlink>
    </w:p>
    <w:p w14:paraId="4255EEAD" w14:textId="425746F8" w:rsidR="00E7549A" w:rsidRDefault="00000000">
      <w:pPr>
        <w:pStyle w:val="Indholdsfortegnelse2"/>
        <w:rPr>
          <w:noProof/>
        </w:rPr>
      </w:pPr>
      <w:hyperlink w:anchor="_Toc109308921" w:history="1">
        <w:r w:rsidR="00E7549A" w:rsidRPr="00F4371A">
          <w:rPr>
            <w:rStyle w:val="Hyperlink"/>
            <w:noProof/>
          </w:rPr>
          <w:t>0.1</w:t>
        </w:r>
        <w:r w:rsidR="00E7549A">
          <w:rPr>
            <w:noProof/>
          </w:rPr>
          <w:tab/>
        </w:r>
        <w:r w:rsidR="00E7549A" w:rsidRPr="00F4371A">
          <w:rPr>
            <w:rStyle w:val="Hyperlink"/>
            <w:noProof/>
          </w:rPr>
          <w:t>Dokumentets nuværende status</w:t>
        </w:r>
        <w:r w:rsidR="00E7549A">
          <w:rPr>
            <w:noProof/>
            <w:webHidden/>
          </w:rPr>
          <w:tab/>
        </w:r>
        <w:r w:rsidR="00E7549A">
          <w:rPr>
            <w:noProof/>
            <w:webHidden/>
          </w:rPr>
          <w:fldChar w:fldCharType="begin"/>
        </w:r>
        <w:r w:rsidR="00E7549A">
          <w:rPr>
            <w:noProof/>
            <w:webHidden/>
          </w:rPr>
          <w:instrText xml:space="preserve"> PAGEREF _Toc109308921 \h </w:instrText>
        </w:r>
        <w:r w:rsidR="00E7549A">
          <w:rPr>
            <w:noProof/>
            <w:webHidden/>
          </w:rPr>
        </w:r>
        <w:r w:rsidR="00E7549A">
          <w:rPr>
            <w:noProof/>
            <w:webHidden/>
          </w:rPr>
          <w:fldChar w:fldCharType="separate"/>
        </w:r>
        <w:r w:rsidR="00316873">
          <w:rPr>
            <w:noProof/>
            <w:webHidden/>
          </w:rPr>
          <w:t>6</w:t>
        </w:r>
        <w:r w:rsidR="00E7549A">
          <w:rPr>
            <w:noProof/>
            <w:webHidden/>
          </w:rPr>
          <w:fldChar w:fldCharType="end"/>
        </w:r>
      </w:hyperlink>
    </w:p>
    <w:p w14:paraId="75B234E4" w14:textId="29382188" w:rsidR="00E7549A" w:rsidRDefault="00000000">
      <w:pPr>
        <w:pStyle w:val="Indholdsfortegnelse1"/>
        <w:rPr>
          <w:b w:val="0"/>
          <w:noProof/>
        </w:rPr>
      </w:pPr>
      <w:hyperlink w:anchor="_Toc109308922" w:history="1">
        <w:r w:rsidR="00E7549A" w:rsidRPr="00F4371A">
          <w:rPr>
            <w:rStyle w:val="Hyperlink"/>
            <w:noProof/>
          </w:rPr>
          <w:t>1.</w:t>
        </w:r>
        <w:r w:rsidR="00E7549A">
          <w:rPr>
            <w:b w:val="0"/>
            <w:noProof/>
          </w:rPr>
          <w:tab/>
        </w:r>
        <w:r w:rsidR="00E7549A" w:rsidRPr="00F4371A">
          <w:rPr>
            <w:rStyle w:val="Hyperlink"/>
            <w:noProof/>
          </w:rPr>
          <w:t>Projektets kontekst og rammer</w:t>
        </w:r>
        <w:r w:rsidR="00E7549A">
          <w:rPr>
            <w:noProof/>
            <w:webHidden/>
          </w:rPr>
          <w:tab/>
        </w:r>
        <w:r w:rsidR="00E7549A">
          <w:rPr>
            <w:noProof/>
            <w:webHidden/>
          </w:rPr>
          <w:fldChar w:fldCharType="begin"/>
        </w:r>
        <w:r w:rsidR="00E7549A">
          <w:rPr>
            <w:noProof/>
            <w:webHidden/>
          </w:rPr>
          <w:instrText xml:space="preserve"> PAGEREF _Toc109308922 \h </w:instrText>
        </w:r>
        <w:r w:rsidR="00E7549A">
          <w:rPr>
            <w:noProof/>
            <w:webHidden/>
          </w:rPr>
        </w:r>
        <w:r w:rsidR="00E7549A">
          <w:rPr>
            <w:noProof/>
            <w:webHidden/>
          </w:rPr>
          <w:fldChar w:fldCharType="separate"/>
        </w:r>
        <w:r w:rsidR="00316873">
          <w:rPr>
            <w:noProof/>
            <w:webHidden/>
          </w:rPr>
          <w:t>7</w:t>
        </w:r>
        <w:r w:rsidR="00E7549A">
          <w:rPr>
            <w:noProof/>
            <w:webHidden/>
          </w:rPr>
          <w:fldChar w:fldCharType="end"/>
        </w:r>
      </w:hyperlink>
    </w:p>
    <w:p w14:paraId="50A40B0F" w14:textId="4DD3032B" w:rsidR="00E7549A" w:rsidRDefault="00000000">
      <w:pPr>
        <w:pStyle w:val="Indholdsfortegnelse2"/>
        <w:rPr>
          <w:noProof/>
        </w:rPr>
      </w:pPr>
      <w:hyperlink w:anchor="_Toc109308923" w:history="1">
        <w:r w:rsidR="00E7549A" w:rsidRPr="00F4371A">
          <w:rPr>
            <w:rStyle w:val="Hyperlink"/>
            <w:noProof/>
          </w:rPr>
          <w:t>1.1</w:t>
        </w:r>
        <w:r w:rsidR="00E7549A">
          <w:rPr>
            <w:noProof/>
          </w:rPr>
          <w:tab/>
        </w:r>
        <w:r w:rsidR="00E7549A" w:rsidRPr="00F4371A">
          <w:rPr>
            <w:rStyle w:val="Hyperlink"/>
            <w:noProof/>
          </w:rPr>
          <w:t>Baggrund for projektet</w:t>
        </w:r>
        <w:r w:rsidR="00E7549A">
          <w:rPr>
            <w:noProof/>
            <w:webHidden/>
          </w:rPr>
          <w:tab/>
        </w:r>
        <w:r w:rsidR="00E7549A">
          <w:rPr>
            <w:noProof/>
            <w:webHidden/>
          </w:rPr>
          <w:fldChar w:fldCharType="begin"/>
        </w:r>
        <w:r w:rsidR="00E7549A">
          <w:rPr>
            <w:noProof/>
            <w:webHidden/>
          </w:rPr>
          <w:instrText xml:space="preserve"> PAGEREF _Toc109308923 \h </w:instrText>
        </w:r>
        <w:r w:rsidR="00E7549A">
          <w:rPr>
            <w:noProof/>
            <w:webHidden/>
          </w:rPr>
        </w:r>
        <w:r w:rsidR="00E7549A">
          <w:rPr>
            <w:noProof/>
            <w:webHidden/>
          </w:rPr>
          <w:fldChar w:fldCharType="separate"/>
        </w:r>
        <w:r w:rsidR="00316873">
          <w:rPr>
            <w:noProof/>
            <w:webHidden/>
          </w:rPr>
          <w:t>7</w:t>
        </w:r>
        <w:r w:rsidR="00E7549A">
          <w:rPr>
            <w:noProof/>
            <w:webHidden/>
          </w:rPr>
          <w:fldChar w:fldCharType="end"/>
        </w:r>
      </w:hyperlink>
    </w:p>
    <w:p w14:paraId="40491E95" w14:textId="6D892D29" w:rsidR="00E7549A" w:rsidRDefault="00000000">
      <w:pPr>
        <w:pStyle w:val="Indholdsfortegnelse2"/>
        <w:rPr>
          <w:noProof/>
        </w:rPr>
      </w:pPr>
      <w:hyperlink w:anchor="_Toc109308924" w:history="1">
        <w:r w:rsidR="00E7549A" w:rsidRPr="00F4371A">
          <w:rPr>
            <w:rStyle w:val="Hyperlink"/>
            <w:noProof/>
          </w:rPr>
          <w:t>1.2</w:t>
        </w:r>
        <w:r w:rsidR="00E7549A">
          <w:rPr>
            <w:noProof/>
          </w:rPr>
          <w:tab/>
        </w:r>
        <w:r w:rsidR="00E7549A" w:rsidRPr="00F4371A">
          <w:rPr>
            <w:rStyle w:val="Hyperlink"/>
            <w:noProof/>
          </w:rPr>
          <w:t>Projektets formål</w:t>
        </w:r>
        <w:r w:rsidR="00E7549A">
          <w:rPr>
            <w:noProof/>
            <w:webHidden/>
          </w:rPr>
          <w:tab/>
        </w:r>
        <w:r w:rsidR="00E7549A">
          <w:rPr>
            <w:noProof/>
            <w:webHidden/>
          </w:rPr>
          <w:fldChar w:fldCharType="begin"/>
        </w:r>
        <w:r w:rsidR="00E7549A">
          <w:rPr>
            <w:noProof/>
            <w:webHidden/>
          </w:rPr>
          <w:instrText xml:space="preserve"> PAGEREF _Toc109308924 \h </w:instrText>
        </w:r>
        <w:r w:rsidR="00E7549A">
          <w:rPr>
            <w:noProof/>
            <w:webHidden/>
          </w:rPr>
        </w:r>
        <w:r w:rsidR="00E7549A">
          <w:rPr>
            <w:noProof/>
            <w:webHidden/>
          </w:rPr>
          <w:fldChar w:fldCharType="separate"/>
        </w:r>
        <w:r w:rsidR="00316873">
          <w:rPr>
            <w:noProof/>
            <w:webHidden/>
          </w:rPr>
          <w:t>8</w:t>
        </w:r>
        <w:r w:rsidR="00E7549A">
          <w:rPr>
            <w:noProof/>
            <w:webHidden/>
          </w:rPr>
          <w:fldChar w:fldCharType="end"/>
        </w:r>
      </w:hyperlink>
    </w:p>
    <w:p w14:paraId="502715B1" w14:textId="1F513AC9" w:rsidR="00E7549A" w:rsidRDefault="00000000">
      <w:pPr>
        <w:pStyle w:val="Indholdsfortegnelse3"/>
        <w:rPr>
          <w:noProof/>
        </w:rPr>
      </w:pPr>
      <w:hyperlink w:anchor="_Toc109308925" w:history="1">
        <w:r w:rsidR="00E7549A" w:rsidRPr="00F4371A">
          <w:rPr>
            <w:rStyle w:val="Hyperlink"/>
            <w:noProof/>
          </w:rPr>
          <w:t>1.2.1</w:t>
        </w:r>
        <w:r w:rsidR="00E7549A">
          <w:rPr>
            <w:noProof/>
          </w:rPr>
          <w:tab/>
        </w:r>
        <w:r w:rsidR="00E7549A" w:rsidRPr="00F4371A">
          <w:rPr>
            <w:rStyle w:val="Hyperlink"/>
            <w:noProof/>
          </w:rPr>
          <w:t>Projektets to scenarier</w:t>
        </w:r>
        <w:r w:rsidR="00E7549A">
          <w:rPr>
            <w:noProof/>
            <w:webHidden/>
          </w:rPr>
          <w:tab/>
        </w:r>
        <w:r w:rsidR="00E7549A">
          <w:rPr>
            <w:noProof/>
            <w:webHidden/>
          </w:rPr>
          <w:fldChar w:fldCharType="begin"/>
        </w:r>
        <w:r w:rsidR="00E7549A">
          <w:rPr>
            <w:noProof/>
            <w:webHidden/>
          </w:rPr>
          <w:instrText xml:space="preserve"> PAGEREF _Toc109308925 \h </w:instrText>
        </w:r>
        <w:r w:rsidR="00E7549A">
          <w:rPr>
            <w:noProof/>
            <w:webHidden/>
          </w:rPr>
        </w:r>
        <w:r w:rsidR="00E7549A">
          <w:rPr>
            <w:noProof/>
            <w:webHidden/>
          </w:rPr>
          <w:fldChar w:fldCharType="separate"/>
        </w:r>
        <w:r w:rsidR="00316873">
          <w:rPr>
            <w:noProof/>
            <w:webHidden/>
          </w:rPr>
          <w:t>9</w:t>
        </w:r>
        <w:r w:rsidR="00E7549A">
          <w:rPr>
            <w:noProof/>
            <w:webHidden/>
          </w:rPr>
          <w:fldChar w:fldCharType="end"/>
        </w:r>
      </w:hyperlink>
    </w:p>
    <w:p w14:paraId="0677FFCC" w14:textId="29A38B9D" w:rsidR="00E7549A" w:rsidRDefault="00000000">
      <w:pPr>
        <w:pStyle w:val="Indholdsfortegnelse2"/>
        <w:rPr>
          <w:noProof/>
        </w:rPr>
      </w:pPr>
      <w:hyperlink w:anchor="_Toc109308926" w:history="1">
        <w:r w:rsidR="00E7549A" w:rsidRPr="00F4371A">
          <w:rPr>
            <w:rStyle w:val="Hyperlink"/>
            <w:noProof/>
          </w:rPr>
          <w:t>1.3</w:t>
        </w:r>
        <w:r w:rsidR="00E7549A">
          <w:rPr>
            <w:noProof/>
          </w:rPr>
          <w:tab/>
        </w:r>
        <w:r w:rsidR="00E7549A" w:rsidRPr="00F4371A">
          <w:rPr>
            <w:rStyle w:val="Hyperlink"/>
            <w:noProof/>
          </w:rPr>
          <w:t>Projektets gevinster</w:t>
        </w:r>
        <w:r w:rsidR="00E7549A">
          <w:rPr>
            <w:noProof/>
            <w:webHidden/>
          </w:rPr>
          <w:tab/>
        </w:r>
        <w:r w:rsidR="00E7549A">
          <w:rPr>
            <w:noProof/>
            <w:webHidden/>
          </w:rPr>
          <w:fldChar w:fldCharType="begin"/>
        </w:r>
        <w:r w:rsidR="00E7549A">
          <w:rPr>
            <w:noProof/>
            <w:webHidden/>
          </w:rPr>
          <w:instrText xml:space="preserve"> PAGEREF _Toc109308926 \h </w:instrText>
        </w:r>
        <w:r w:rsidR="00E7549A">
          <w:rPr>
            <w:noProof/>
            <w:webHidden/>
          </w:rPr>
        </w:r>
        <w:r w:rsidR="00E7549A">
          <w:rPr>
            <w:noProof/>
            <w:webHidden/>
          </w:rPr>
          <w:fldChar w:fldCharType="separate"/>
        </w:r>
        <w:r w:rsidR="00316873">
          <w:rPr>
            <w:noProof/>
            <w:webHidden/>
          </w:rPr>
          <w:t>12</w:t>
        </w:r>
        <w:r w:rsidR="00E7549A">
          <w:rPr>
            <w:noProof/>
            <w:webHidden/>
          </w:rPr>
          <w:fldChar w:fldCharType="end"/>
        </w:r>
      </w:hyperlink>
    </w:p>
    <w:p w14:paraId="449CD614" w14:textId="7075C728" w:rsidR="00E7549A" w:rsidRDefault="00894D3F">
      <w:pPr>
        <w:pStyle w:val="Indholdsfortegnelse3"/>
        <w:rPr>
          <w:noProof/>
        </w:rPr>
      </w:pPr>
      <w:hyperlink w:anchor="_Toc109308927" w:history="1">
        <w:r w:rsidR="00E7549A" w:rsidRPr="00F4371A">
          <w:rPr>
            <w:rStyle w:val="Hyperlink"/>
            <w:noProof/>
          </w:rPr>
          <w:t>1.3.1</w:t>
        </w:r>
        <w:r w:rsidR="00E7549A">
          <w:rPr>
            <w:noProof/>
          </w:rPr>
          <w:tab/>
        </w:r>
        <w:r w:rsidR="00E7549A" w:rsidRPr="00F4371A">
          <w:rPr>
            <w:rStyle w:val="Hyperlink"/>
            <w:noProof/>
          </w:rPr>
          <w:t>Økonomiske gevinster</w:t>
        </w:r>
        <w:r w:rsidR="00E7549A">
          <w:rPr>
            <w:noProof/>
            <w:webHidden/>
          </w:rPr>
          <w:tab/>
        </w:r>
        <w:r w:rsidR="00E7549A">
          <w:rPr>
            <w:noProof/>
            <w:webHidden/>
          </w:rPr>
          <w:fldChar w:fldCharType="begin"/>
        </w:r>
        <w:r w:rsidR="00E7549A">
          <w:rPr>
            <w:noProof/>
            <w:webHidden/>
          </w:rPr>
          <w:instrText xml:space="preserve"> PAGEREF _Toc109308927 \h </w:instrText>
        </w:r>
        <w:r w:rsidR="00E7549A">
          <w:rPr>
            <w:noProof/>
            <w:webHidden/>
          </w:rPr>
        </w:r>
        <w:r w:rsidR="00E7549A">
          <w:rPr>
            <w:noProof/>
            <w:webHidden/>
          </w:rPr>
          <w:fldChar w:fldCharType="separate"/>
        </w:r>
        <w:r w:rsidR="00316873">
          <w:rPr>
            <w:noProof/>
            <w:webHidden/>
          </w:rPr>
          <w:t>12</w:t>
        </w:r>
        <w:r w:rsidR="00E7549A">
          <w:rPr>
            <w:noProof/>
            <w:webHidden/>
          </w:rPr>
          <w:fldChar w:fldCharType="end"/>
        </w:r>
      </w:hyperlink>
    </w:p>
    <w:p w14:paraId="4FCD941B" w14:textId="46C14B11" w:rsidR="00E7549A" w:rsidRDefault="00000000">
      <w:pPr>
        <w:pStyle w:val="Indholdsfortegnelse3"/>
        <w:rPr>
          <w:noProof/>
        </w:rPr>
      </w:pPr>
      <w:hyperlink w:anchor="_Toc109308928" w:history="1">
        <w:r w:rsidR="00E7549A" w:rsidRPr="00F4371A">
          <w:rPr>
            <w:rStyle w:val="Hyperlink"/>
            <w:noProof/>
          </w:rPr>
          <w:t>1.3.2</w:t>
        </w:r>
        <w:r w:rsidR="00E7549A">
          <w:rPr>
            <w:noProof/>
          </w:rPr>
          <w:tab/>
        </w:r>
        <w:r w:rsidR="00E7549A" w:rsidRPr="00F4371A">
          <w:rPr>
            <w:rStyle w:val="Hyperlink"/>
            <w:noProof/>
          </w:rPr>
          <w:t>Ikke-økonomiske gevinster</w:t>
        </w:r>
        <w:r w:rsidR="00E7549A">
          <w:rPr>
            <w:noProof/>
            <w:webHidden/>
          </w:rPr>
          <w:tab/>
        </w:r>
        <w:r w:rsidR="00E7549A">
          <w:rPr>
            <w:noProof/>
            <w:webHidden/>
          </w:rPr>
          <w:fldChar w:fldCharType="begin"/>
        </w:r>
        <w:r w:rsidR="00E7549A">
          <w:rPr>
            <w:noProof/>
            <w:webHidden/>
          </w:rPr>
          <w:instrText xml:space="preserve"> PAGEREF _Toc109308928 \h </w:instrText>
        </w:r>
        <w:r w:rsidR="00E7549A">
          <w:rPr>
            <w:noProof/>
            <w:webHidden/>
          </w:rPr>
        </w:r>
        <w:r w:rsidR="00E7549A">
          <w:rPr>
            <w:noProof/>
            <w:webHidden/>
          </w:rPr>
          <w:fldChar w:fldCharType="separate"/>
        </w:r>
        <w:r w:rsidR="00316873">
          <w:rPr>
            <w:noProof/>
            <w:webHidden/>
          </w:rPr>
          <w:t>14</w:t>
        </w:r>
        <w:r w:rsidR="00E7549A">
          <w:rPr>
            <w:noProof/>
            <w:webHidden/>
          </w:rPr>
          <w:fldChar w:fldCharType="end"/>
        </w:r>
      </w:hyperlink>
    </w:p>
    <w:p w14:paraId="1CB7BDA8" w14:textId="6FB015D7" w:rsidR="00E7549A" w:rsidRDefault="00000000">
      <w:pPr>
        <w:pStyle w:val="Indholdsfortegnelse3"/>
        <w:rPr>
          <w:noProof/>
        </w:rPr>
      </w:pPr>
      <w:hyperlink w:anchor="_Toc109308929" w:history="1">
        <w:r w:rsidR="00E7549A" w:rsidRPr="00F4371A">
          <w:rPr>
            <w:rStyle w:val="Hyperlink"/>
            <w:noProof/>
          </w:rPr>
          <w:t>1.3.3</w:t>
        </w:r>
        <w:r w:rsidR="00E7549A">
          <w:rPr>
            <w:noProof/>
          </w:rPr>
          <w:tab/>
        </w:r>
        <w:r w:rsidR="00E7549A" w:rsidRPr="00F4371A">
          <w:rPr>
            <w:rStyle w:val="Hyperlink"/>
            <w:noProof/>
          </w:rPr>
          <w:t>Gevinstdiagram</w:t>
        </w:r>
        <w:r w:rsidR="00E7549A">
          <w:rPr>
            <w:noProof/>
            <w:webHidden/>
          </w:rPr>
          <w:tab/>
        </w:r>
        <w:r w:rsidR="00E7549A">
          <w:rPr>
            <w:noProof/>
            <w:webHidden/>
          </w:rPr>
          <w:fldChar w:fldCharType="begin"/>
        </w:r>
        <w:r w:rsidR="00E7549A">
          <w:rPr>
            <w:noProof/>
            <w:webHidden/>
          </w:rPr>
          <w:instrText xml:space="preserve"> PAGEREF _Toc109308929 \h </w:instrText>
        </w:r>
        <w:r w:rsidR="00E7549A">
          <w:rPr>
            <w:noProof/>
            <w:webHidden/>
          </w:rPr>
        </w:r>
        <w:r w:rsidR="00E7549A">
          <w:rPr>
            <w:noProof/>
            <w:webHidden/>
          </w:rPr>
          <w:fldChar w:fldCharType="separate"/>
        </w:r>
        <w:r w:rsidR="00316873">
          <w:rPr>
            <w:noProof/>
            <w:webHidden/>
          </w:rPr>
          <w:t>16</w:t>
        </w:r>
        <w:r w:rsidR="00E7549A">
          <w:rPr>
            <w:noProof/>
            <w:webHidden/>
          </w:rPr>
          <w:fldChar w:fldCharType="end"/>
        </w:r>
      </w:hyperlink>
    </w:p>
    <w:p w14:paraId="4FF39472" w14:textId="0CA30B52" w:rsidR="00E7549A" w:rsidRDefault="00000000">
      <w:pPr>
        <w:pStyle w:val="Indholdsfortegnelse2"/>
        <w:rPr>
          <w:noProof/>
        </w:rPr>
      </w:pPr>
      <w:hyperlink w:anchor="_Toc109308967" w:history="1">
        <w:r w:rsidR="00E7549A" w:rsidRPr="00F4371A">
          <w:rPr>
            <w:rStyle w:val="Hyperlink"/>
            <w:noProof/>
          </w:rPr>
          <w:t>1.4</w:t>
        </w:r>
        <w:r w:rsidR="00E7549A">
          <w:rPr>
            <w:noProof/>
          </w:rPr>
          <w:tab/>
        </w:r>
        <w:r w:rsidR="00E7549A" w:rsidRPr="00F4371A">
          <w:rPr>
            <w:rStyle w:val="Hyperlink"/>
            <w:noProof/>
          </w:rPr>
          <w:t>Projektets omfang og afgrænsninger</w:t>
        </w:r>
        <w:r w:rsidR="00E7549A">
          <w:rPr>
            <w:noProof/>
            <w:webHidden/>
          </w:rPr>
          <w:tab/>
        </w:r>
        <w:r w:rsidR="00E7549A">
          <w:rPr>
            <w:noProof/>
            <w:webHidden/>
          </w:rPr>
          <w:fldChar w:fldCharType="begin"/>
        </w:r>
        <w:r w:rsidR="00E7549A">
          <w:rPr>
            <w:noProof/>
            <w:webHidden/>
          </w:rPr>
          <w:instrText xml:space="preserve"> PAGEREF _Toc109308967 \h </w:instrText>
        </w:r>
        <w:r w:rsidR="00E7549A">
          <w:rPr>
            <w:noProof/>
            <w:webHidden/>
          </w:rPr>
        </w:r>
        <w:r w:rsidR="00E7549A">
          <w:rPr>
            <w:noProof/>
            <w:webHidden/>
          </w:rPr>
          <w:fldChar w:fldCharType="separate"/>
        </w:r>
        <w:r w:rsidR="00316873">
          <w:rPr>
            <w:noProof/>
            <w:webHidden/>
          </w:rPr>
          <w:t>16</w:t>
        </w:r>
        <w:r w:rsidR="00E7549A">
          <w:rPr>
            <w:noProof/>
            <w:webHidden/>
          </w:rPr>
          <w:fldChar w:fldCharType="end"/>
        </w:r>
      </w:hyperlink>
    </w:p>
    <w:p w14:paraId="4E92BF04" w14:textId="71664CA7" w:rsidR="00E7549A" w:rsidRDefault="00894D3F">
      <w:pPr>
        <w:pStyle w:val="Indholdsfortegnelse2"/>
        <w:rPr>
          <w:noProof/>
        </w:rPr>
      </w:pPr>
      <w:hyperlink w:anchor="_Toc109308968" w:history="1">
        <w:r w:rsidR="00E7549A" w:rsidRPr="00F4371A">
          <w:rPr>
            <w:rStyle w:val="Hyperlink"/>
            <w:noProof/>
          </w:rPr>
          <w:t>1.5</w:t>
        </w:r>
        <w:r w:rsidR="00E7549A">
          <w:rPr>
            <w:noProof/>
          </w:rPr>
          <w:tab/>
        </w:r>
        <w:r w:rsidR="00E7549A" w:rsidRPr="00F4371A">
          <w:rPr>
            <w:rStyle w:val="Hyperlink"/>
            <w:noProof/>
          </w:rPr>
          <w:t>Projektets afhængigheder</w:t>
        </w:r>
        <w:r w:rsidR="00E7549A">
          <w:rPr>
            <w:noProof/>
            <w:webHidden/>
          </w:rPr>
          <w:tab/>
        </w:r>
        <w:r w:rsidR="00E7549A">
          <w:rPr>
            <w:noProof/>
            <w:webHidden/>
          </w:rPr>
          <w:fldChar w:fldCharType="begin"/>
        </w:r>
        <w:r w:rsidR="00E7549A">
          <w:rPr>
            <w:noProof/>
            <w:webHidden/>
          </w:rPr>
          <w:instrText xml:space="preserve"> PAGEREF _Toc109308968 \h </w:instrText>
        </w:r>
        <w:r w:rsidR="00E7549A">
          <w:rPr>
            <w:noProof/>
            <w:webHidden/>
          </w:rPr>
        </w:r>
        <w:r w:rsidR="00E7549A">
          <w:rPr>
            <w:noProof/>
            <w:webHidden/>
          </w:rPr>
          <w:fldChar w:fldCharType="separate"/>
        </w:r>
        <w:r w:rsidR="00316873">
          <w:rPr>
            <w:noProof/>
            <w:webHidden/>
          </w:rPr>
          <w:t>19</w:t>
        </w:r>
        <w:r w:rsidR="00E7549A">
          <w:rPr>
            <w:noProof/>
            <w:webHidden/>
          </w:rPr>
          <w:fldChar w:fldCharType="end"/>
        </w:r>
      </w:hyperlink>
    </w:p>
    <w:p w14:paraId="6EB6E1FA" w14:textId="7C979E12" w:rsidR="00E7549A" w:rsidRDefault="00894D3F">
      <w:pPr>
        <w:pStyle w:val="Indholdsfortegnelse2"/>
        <w:rPr>
          <w:noProof/>
        </w:rPr>
      </w:pPr>
      <w:hyperlink w:anchor="_Toc109308969" w:history="1">
        <w:r w:rsidR="00E7549A" w:rsidRPr="00F4371A">
          <w:rPr>
            <w:rStyle w:val="Hyperlink"/>
            <w:noProof/>
          </w:rPr>
          <w:t>1.6</w:t>
        </w:r>
        <w:r w:rsidR="00E7549A">
          <w:rPr>
            <w:noProof/>
          </w:rPr>
          <w:tab/>
        </w:r>
        <w:r w:rsidR="00E7549A" w:rsidRPr="00F4371A">
          <w:rPr>
            <w:rStyle w:val="Hyperlink"/>
            <w:noProof/>
          </w:rPr>
          <w:t>Projektets vigtigste interessenter og inddragelse af andre myndigheder</w:t>
        </w:r>
        <w:r w:rsidR="00E7549A">
          <w:rPr>
            <w:noProof/>
            <w:webHidden/>
          </w:rPr>
          <w:tab/>
        </w:r>
        <w:r w:rsidR="00E7549A">
          <w:rPr>
            <w:noProof/>
            <w:webHidden/>
          </w:rPr>
          <w:fldChar w:fldCharType="begin"/>
        </w:r>
        <w:r w:rsidR="00E7549A">
          <w:rPr>
            <w:noProof/>
            <w:webHidden/>
          </w:rPr>
          <w:instrText xml:space="preserve"> PAGEREF _Toc109308969 \h </w:instrText>
        </w:r>
        <w:r w:rsidR="00E7549A">
          <w:rPr>
            <w:noProof/>
            <w:webHidden/>
          </w:rPr>
        </w:r>
        <w:r w:rsidR="00E7549A">
          <w:rPr>
            <w:noProof/>
            <w:webHidden/>
          </w:rPr>
          <w:fldChar w:fldCharType="separate"/>
        </w:r>
        <w:r w:rsidR="00316873">
          <w:rPr>
            <w:noProof/>
            <w:webHidden/>
          </w:rPr>
          <w:t>20</w:t>
        </w:r>
        <w:r w:rsidR="00E7549A">
          <w:rPr>
            <w:noProof/>
            <w:webHidden/>
          </w:rPr>
          <w:fldChar w:fldCharType="end"/>
        </w:r>
      </w:hyperlink>
    </w:p>
    <w:p w14:paraId="790838BD" w14:textId="6ADEF363" w:rsidR="00E7549A" w:rsidRDefault="00000000">
      <w:pPr>
        <w:pStyle w:val="Indholdsfortegnelse1"/>
        <w:rPr>
          <w:b w:val="0"/>
          <w:noProof/>
        </w:rPr>
      </w:pPr>
      <w:hyperlink w:anchor="_Toc109308970" w:history="1">
        <w:r w:rsidR="00E7549A" w:rsidRPr="00F4371A">
          <w:rPr>
            <w:rStyle w:val="Hyperlink"/>
            <w:noProof/>
          </w:rPr>
          <w:t>2.</w:t>
        </w:r>
        <w:r w:rsidR="00E7549A">
          <w:rPr>
            <w:b w:val="0"/>
            <w:noProof/>
          </w:rPr>
          <w:tab/>
        </w:r>
        <w:r w:rsidR="00E7549A" w:rsidRPr="00F4371A">
          <w:rPr>
            <w:rStyle w:val="Hyperlink"/>
            <w:noProof/>
          </w:rPr>
          <w:t>Projektets overordnede tilrettelæggelse</w:t>
        </w:r>
        <w:r w:rsidR="00E7549A">
          <w:rPr>
            <w:noProof/>
            <w:webHidden/>
          </w:rPr>
          <w:tab/>
        </w:r>
        <w:r w:rsidR="00E7549A">
          <w:rPr>
            <w:noProof/>
            <w:webHidden/>
          </w:rPr>
          <w:fldChar w:fldCharType="begin"/>
        </w:r>
        <w:r w:rsidR="00E7549A">
          <w:rPr>
            <w:noProof/>
            <w:webHidden/>
          </w:rPr>
          <w:instrText xml:space="preserve"> PAGEREF _Toc109308970 \h </w:instrText>
        </w:r>
        <w:r w:rsidR="00E7549A">
          <w:rPr>
            <w:noProof/>
            <w:webHidden/>
          </w:rPr>
        </w:r>
        <w:r w:rsidR="00E7549A">
          <w:rPr>
            <w:noProof/>
            <w:webHidden/>
          </w:rPr>
          <w:fldChar w:fldCharType="separate"/>
        </w:r>
        <w:r w:rsidR="00316873">
          <w:rPr>
            <w:noProof/>
            <w:webHidden/>
          </w:rPr>
          <w:t>29</w:t>
        </w:r>
        <w:r w:rsidR="00E7549A">
          <w:rPr>
            <w:noProof/>
            <w:webHidden/>
          </w:rPr>
          <w:fldChar w:fldCharType="end"/>
        </w:r>
      </w:hyperlink>
    </w:p>
    <w:p w14:paraId="4B75B3DA" w14:textId="62E6C921" w:rsidR="00E7549A" w:rsidRDefault="00000000">
      <w:pPr>
        <w:pStyle w:val="Indholdsfortegnelse2"/>
        <w:rPr>
          <w:noProof/>
        </w:rPr>
      </w:pPr>
      <w:hyperlink w:anchor="_Toc109308971" w:history="1">
        <w:r w:rsidR="00E7549A" w:rsidRPr="00F4371A">
          <w:rPr>
            <w:rStyle w:val="Hyperlink"/>
            <w:noProof/>
          </w:rPr>
          <w:t>2.1</w:t>
        </w:r>
        <w:r w:rsidR="00E7549A">
          <w:rPr>
            <w:noProof/>
          </w:rPr>
          <w:tab/>
        </w:r>
        <w:r w:rsidR="00E7549A" w:rsidRPr="00F4371A">
          <w:rPr>
            <w:rStyle w:val="Hyperlink"/>
            <w:noProof/>
          </w:rPr>
          <w:t>Projektets tidshorisont</w:t>
        </w:r>
        <w:r w:rsidR="00E7549A">
          <w:rPr>
            <w:noProof/>
            <w:webHidden/>
          </w:rPr>
          <w:tab/>
        </w:r>
        <w:r w:rsidR="00E7549A">
          <w:rPr>
            <w:noProof/>
            <w:webHidden/>
          </w:rPr>
          <w:fldChar w:fldCharType="begin"/>
        </w:r>
        <w:r w:rsidR="00E7549A">
          <w:rPr>
            <w:noProof/>
            <w:webHidden/>
          </w:rPr>
          <w:instrText xml:space="preserve"> PAGEREF _Toc109308971 \h </w:instrText>
        </w:r>
        <w:r w:rsidR="00E7549A">
          <w:rPr>
            <w:noProof/>
            <w:webHidden/>
          </w:rPr>
        </w:r>
        <w:r w:rsidR="00E7549A">
          <w:rPr>
            <w:noProof/>
            <w:webHidden/>
          </w:rPr>
          <w:fldChar w:fldCharType="separate"/>
        </w:r>
        <w:r w:rsidR="00316873">
          <w:rPr>
            <w:noProof/>
            <w:webHidden/>
          </w:rPr>
          <w:t>29</w:t>
        </w:r>
        <w:r w:rsidR="00E7549A">
          <w:rPr>
            <w:noProof/>
            <w:webHidden/>
          </w:rPr>
          <w:fldChar w:fldCharType="end"/>
        </w:r>
      </w:hyperlink>
    </w:p>
    <w:p w14:paraId="7D81A282" w14:textId="1ACA883A" w:rsidR="00E7549A" w:rsidRDefault="00000000">
      <w:pPr>
        <w:pStyle w:val="Indholdsfortegnelse2"/>
        <w:rPr>
          <w:noProof/>
        </w:rPr>
      </w:pPr>
      <w:hyperlink w:anchor="_Toc109308972" w:history="1">
        <w:r w:rsidR="00E7549A" w:rsidRPr="00F4371A">
          <w:rPr>
            <w:rStyle w:val="Hyperlink"/>
            <w:noProof/>
          </w:rPr>
          <w:t>2.2</w:t>
        </w:r>
        <w:r w:rsidR="00E7549A">
          <w:rPr>
            <w:noProof/>
          </w:rPr>
          <w:tab/>
        </w:r>
        <w:r w:rsidR="00E7549A" w:rsidRPr="00F4371A">
          <w:rPr>
            <w:rStyle w:val="Hyperlink"/>
            <w:noProof/>
          </w:rPr>
          <w:t>Projektøkonomi</w:t>
        </w:r>
        <w:r w:rsidR="00E7549A">
          <w:rPr>
            <w:noProof/>
            <w:webHidden/>
          </w:rPr>
          <w:tab/>
        </w:r>
        <w:r w:rsidR="00E7549A">
          <w:rPr>
            <w:noProof/>
            <w:webHidden/>
          </w:rPr>
          <w:fldChar w:fldCharType="begin"/>
        </w:r>
        <w:r w:rsidR="00E7549A">
          <w:rPr>
            <w:noProof/>
            <w:webHidden/>
          </w:rPr>
          <w:instrText xml:space="preserve"> PAGEREF _Toc109308972 \h </w:instrText>
        </w:r>
        <w:r w:rsidR="00E7549A">
          <w:rPr>
            <w:noProof/>
            <w:webHidden/>
          </w:rPr>
        </w:r>
        <w:r w:rsidR="00E7549A">
          <w:rPr>
            <w:noProof/>
            <w:webHidden/>
          </w:rPr>
          <w:fldChar w:fldCharType="separate"/>
        </w:r>
        <w:r w:rsidR="00316873">
          <w:rPr>
            <w:noProof/>
            <w:webHidden/>
          </w:rPr>
          <w:t>29</w:t>
        </w:r>
        <w:r w:rsidR="00E7549A">
          <w:rPr>
            <w:noProof/>
            <w:webHidden/>
          </w:rPr>
          <w:fldChar w:fldCharType="end"/>
        </w:r>
      </w:hyperlink>
    </w:p>
    <w:p w14:paraId="71446024" w14:textId="26C441AE" w:rsidR="00E7549A" w:rsidRDefault="00000000">
      <w:pPr>
        <w:pStyle w:val="Indholdsfortegnelse3"/>
        <w:rPr>
          <w:noProof/>
        </w:rPr>
      </w:pPr>
      <w:hyperlink w:anchor="_Toc109308973" w:history="1">
        <w:r w:rsidR="00E7549A" w:rsidRPr="00F4371A">
          <w:rPr>
            <w:rStyle w:val="Hyperlink"/>
            <w:noProof/>
          </w:rPr>
          <w:t>2.2.1</w:t>
        </w:r>
        <w:r w:rsidR="00E7549A">
          <w:rPr>
            <w:noProof/>
          </w:rPr>
          <w:tab/>
        </w:r>
        <w:r w:rsidR="00E7549A" w:rsidRPr="00F4371A">
          <w:rPr>
            <w:rStyle w:val="Hyperlink"/>
            <w:noProof/>
          </w:rPr>
          <w:t>Centrale antagelser og forudsætninger for estimatet</w:t>
        </w:r>
        <w:r w:rsidR="00E7549A">
          <w:rPr>
            <w:noProof/>
            <w:webHidden/>
          </w:rPr>
          <w:tab/>
        </w:r>
        <w:r w:rsidR="00E7549A">
          <w:rPr>
            <w:noProof/>
            <w:webHidden/>
          </w:rPr>
          <w:fldChar w:fldCharType="begin"/>
        </w:r>
        <w:r w:rsidR="00E7549A">
          <w:rPr>
            <w:noProof/>
            <w:webHidden/>
          </w:rPr>
          <w:instrText xml:space="preserve"> PAGEREF _Toc109308973 \h </w:instrText>
        </w:r>
        <w:r w:rsidR="00E7549A">
          <w:rPr>
            <w:noProof/>
            <w:webHidden/>
          </w:rPr>
        </w:r>
        <w:r w:rsidR="00E7549A">
          <w:rPr>
            <w:noProof/>
            <w:webHidden/>
          </w:rPr>
          <w:fldChar w:fldCharType="separate"/>
        </w:r>
        <w:r w:rsidR="00316873">
          <w:rPr>
            <w:noProof/>
            <w:webHidden/>
          </w:rPr>
          <w:t>33</w:t>
        </w:r>
        <w:r w:rsidR="00E7549A">
          <w:rPr>
            <w:noProof/>
            <w:webHidden/>
          </w:rPr>
          <w:fldChar w:fldCharType="end"/>
        </w:r>
      </w:hyperlink>
    </w:p>
    <w:p w14:paraId="67293C49" w14:textId="0E673516" w:rsidR="00E7549A" w:rsidRDefault="00000000">
      <w:pPr>
        <w:pStyle w:val="Indholdsfortegnelse2"/>
        <w:rPr>
          <w:noProof/>
        </w:rPr>
      </w:pPr>
      <w:hyperlink w:anchor="_Toc109308976" w:history="1">
        <w:r w:rsidR="00E7549A" w:rsidRPr="00F4371A">
          <w:rPr>
            <w:rStyle w:val="Hyperlink"/>
            <w:noProof/>
          </w:rPr>
          <w:t>2.3</w:t>
        </w:r>
        <w:r w:rsidR="00E7549A">
          <w:rPr>
            <w:noProof/>
          </w:rPr>
          <w:tab/>
        </w:r>
        <w:r w:rsidR="00E7549A" w:rsidRPr="00F4371A">
          <w:rPr>
            <w:rStyle w:val="Hyperlink"/>
            <w:noProof/>
          </w:rPr>
          <w:t>Overvejelser om anskaffelsesform og udviklingsmetode</w:t>
        </w:r>
        <w:r w:rsidR="00E7549A">
          <w:rPr>
            <w:noProof/>
            <w:webHidden/>
          </w:rPr>
          <w:tab/>
        </w:r>
        <w:r w:rsidR="00E7549A">
          <w:rPr>
            <w:noProof/>
            <w:webHidden/>
          </w:rPr>
          <w:fldChar w:fldCharType="begin"/>
        </w:r>
        <w:r w:rsidR="00E7549A">
          <w:rPr>
            <w:noProof/>
            <w:webHidden/>
          </w:rPr>
          <w:instrText xml:space="preserve"> PAGEREF _Toc109308976 \h </w:instrText>
        </w:r>
        <w:r w:rsidR="00E7549A">
          <w:rPr>
            <w:noProof/>
            <w:webHidden/>
          </w:rPr>
        </w:r>
        <w:r w:rsidR="00E7549A">
          <w:rPr>
            <w:noProof/>
            <w:webHidden/>
          </w:rPr>
          <w:fldChar w:fldCharType="separate"/>
        </w:r>
        <w:r w:rsidR="00316873">
          <w:rPr>
            <w:noProof/>
            <w:webHidden/>
          </w:rPr>
          <w:t>33</w:t>
        </w:r>
        <w:r w:rsidR="00E7549A">
          <w:rPr>
            <w:noProof/>
            <w:webHidden/>
          </w:rPr>
          <w:fldChar w:fldCharType="end"/>
        </w:r>
      </w:hyperlink>
    </w:p>
    <w:p w14:paraId="33FABC6C" w14:textId="5A9BFCA7" w:rsidR="00E7549A" w:rsidRDefault="00000000">
      <w:pPr>
        <w:pStyle w:val="Indholdsfortegnelse3"/>
        <w:rPr>
          <w:noProof/>
        </w:rPr>
      </w:pPr>
      <w:hyperlink w:anchor="_Toc109308977" w:history="1">
        <w:r w:rsidR="00E7549A" w:rsidRPr="00F4371A">
          <w:rPr>
            <w:rStyle w:val="Hyperlink"/>
            <w:noProof/>
          </w:rPr>
          <w:t>2.3.1</w:t>
        </w:r>
        <w:r w:rsidR="00E7549A">
          <w:rPr>
            <w:noProof/>
          </w:rPr>
          <w:tab/>
        </w:r>
        <w:r w:rsidR="00E7549A" w:rsidRPr="00F4371A">
          <w:rPr>
            <w:rStyle w:val="Hyperlink"/>
            <w:noProof/>
          </w:rPr>
          <w:t>Valg af anskaffelsesform</w:t>
        </w:r>
        <w:r w:rsidR="00E7549A">
          <w:rPr>
            <w:noProof/>
            <w:webHidden/>
          </w:rPr>
          <w:tab/>
        </w:r>
        <w:r w:rsidR="00E7549A">
          <w:rPr>
            <w:noProof/>
            <w:webHidden/>
          </w:rPr>
          <w:fldChar w:fldCharType="begin"/>
        </w:r>
        <w:r w:rsidR="00E7549A">
          <w:rPr>
            <w:noProof/>
            <w:webHidden/>
          </w:rPr>
          <w:instrText xml:space="preserve"> PAGEREF _Toc109308977 \h </w:instrText>
        </w:r>
        <w:r w:rsidR="00E7549A">
          <w:rPr>
            <w:noProof/>
            <w:webHidden/>
          </w:rPr>
        </w:r>
        <w:r w:rsidR="00E7549A">
          <w:rPr>
            <w:noProof/>
            <w:webHidden/>
          </w:rPr>
          <w:fldChar w:fldCharType="separate"/>
        </w:r>
        <w:r w:rsidR="00316873">
          <w:rPr>
            <w:noProof/>
            <w:webHidden/>
          </w:rPr>
          <w:t>33</w:t>
        </w:r>
        <w:r w:rsidR="00E7549A">
          <w:rPr>
            <w:noProof/>
            <w:webHidden/>
          </w:rPr>
          <w:fldChar w:fldCharType="end"/>
        </w:r>
      </w:hyperlink>
    </w:p>
    <w:p w14:paraId="351B5766" w14:textId="6D16F5D0" w:rsidR="00E7549A" w:rsidRDefault="00000000">
      <w:pPr>
        <w:pStyle w:val="Indholdsfortegnelse3"/>
        <w:rPr>
          <w:noProof/>
        </w:rPr>
      </w:pPr>
      <w:hyperlink w:anchor="_Toc109308978" w:history="1">
        <w:r w:rsidR="00E7549A" w:rsidRPr="00F4371A">
          <w:rPr>
            <w:rStyle w:val="Hyperlink"/>
            <w:noProof/>
          </w:rPr>
          <w:t>2.3.2</w:t>
        </w:r>
        <w:r w:rsidR="00E7549A">
          <w:rPr>
            <w:noProof/>
          </w:rPr>
          <w:tab/>
        </w:r>
        <w:r w:rsidR="00E7549A" w:rsidRPr="00F4371A">
          <w:rPr>
            <w:rStyle w:val="Hyperlink"/>
            <w:noProof/>
          </w:rPr>
          <w:t>Valg af udviklingsmetode</w:t>
        </w:r>
        <w:r w:rsidR="00E7549A">
          <w:rPr>
            <w:noProof/>
            <w:webHidden/>
          </w:rPr>
          <w:tab/>
        </w:r>
        <w:r w:rsidR="00E7549A">
          <w:rPr>
            <w:noProof/>
            <w:webHidden/>
          </w:rPr>
          <w:fldChar w:fldCharType="begin"/>
        </w:r>
        <w:r w:rsidR="00E7549A">
          <w:rPr>
            <w:noProof/>
            <w:webHidden/>
          </w:rPr>
          <w:instrText xml:space="preserve"> PAGEREF _Toc109308978 \h </w:instrText>
        </w:r>
        <w:r w:rsidR="00E7549A">
          <w:rPr>
            <w:noProof/>
            <w:webHidden/>
          </w:rPr>
        </w:r>
        <w:r w:rsidR="00E7549A">
          <w:rPr>
            <w:noProof/>
            <w:webHidden/>
          </w:rPr>
          <w:fldChar w:fldCharType="separate"/>
        </w:r>
        <w:r w:rsidR="00316873">
          <w:rPr>
            <w:noProof/>
            <w:webHidden/>
          </w:rPr>
          <w:t>34</w:t>
        </w:r>
        <w:r w:rsidR="00E7549A">
          <w:rPr>
            <w:noProof/>
            <w:webHidden/>
          </w:rPr>
          <w:fldChar w:fldCharType="end"/>
        </w:r>
      </w:hyperlink>
    </w:p>
    <w:p w14:paraId="74F4A790" w14:textId="6AF2AA3B" w:rsidR="00E7549A" w:rsidRDefault="00000000">
      <w:pPr>
        <w:pStyle w:val="Indholdsfortegnelse2"/>
        <w:rPr>
          <w:noProof/>
        </w:rPr>
      </w:pPr>
      <w:hyperlink w:anchor="_Toc109308979" w:history="1">
        <w:r w:rsidR="00E7549A" w:rsidRPr="00F4371A">
          <w:rPr>
            <w:rStyle w:val="Hyperlink"/>
            <w:noProof/>
          </w:rPr>
          <w:t>2.4</w:t>
        </w:r>
        <w:r w:rsidR="00E7549A">
          <w:rPr>
            <w:noProof/>
          </w:rPr>
          <w:tab/>
        </w:r>
        <w:r w:rsidR="00E7549A" w:rsidRPr="00F4371A">
          <w:rPr>
            <w:rStyle w:val="Hyperlink"/>
            <w:noProof/>
          </w:rPr>
          <w:t>Projektorganisationen</w:t>
        </w:r>
        <w:r w:rsidR="00E7549A">
          <w:rPr>
            <w:noProof/>
            <w:webHidden/>
          </w:rPr>
          <w:tab/>
        </w:r>
        <w:r w:rsidR="00E7549A">
          <w:rPr>
            <w:noProof/>
            <w:webHidden/>
          </w:rPr>
          <w:fldChar w:fldCharType="begin"/>
        </w:r>
        <w:r w:rsidR="00E7549A">
          <w:rPr>
            <w:noProof/>
            <w:webHidden/>
          </w:rPr>
          <w:instrText xml:space="preserve"> PAGEREF _Toc109308979 \h </w:instrText>
        </w:r>
        <w:r w:rsidR="00E7549A">
          <w:rPr>
            <w:noProof/>
            <w:webHidden/>
          </w:rPr>
        </w:r>
        <w:r w:rsidR="00E7549A">
          <w:rPr>
            <w:noProof/>
            <w:webHidden/>
          </w:rPr>
          <w:fldChar w:fldCharType="separate"/>
        </w:r>
        <w:r w:rsidR="00316873">
          <w:rPr>
            <w:noProof/>
            <w:webHidden/>
          </w:rPr>
          <w:t>34</w:t>
        </w:r>
        <w:r w:rsidR="00E7549A">
          <w:rPr>
            <w:noProof/>
            <w:webHidden/>
          </w:rPr>
          <w:fldChar w:fldCharType="end"/>
        </w:r>
      </w:hyperlink>
    </w:p>
    <w:p w14:paraId="68CD3266" w14:textId="226D1D8D" w:rsidR="00E7549A" w:rsidRDefault="00000000">
      <w:pPr>
        <w:pStyle w:val="Indholdsfortegnelse2"/>
        <w:rPr>
          <w:noProof/>
        </w:rPr>
      </w:pPr>
      <w:hyperlink w:anchor="_Toc109308980" w:history="1">
        <w:r w:rsidR="00E7549A" w:rsidRPr="00F4371A">
          <w:rPr>
            <w:rStyle w:val="Hyperlink"/>
            <w:noProof/>
          </w:rPr>
          <w:t>2.5</w:t>
        </w:r>
        <w:r w:rsidR="00E7549A">
          <w:rPr>
            <w:noProof/>
          </w:rPr>
          <w:tab/>
        </w:r>
        <w:r w:rsidR="00E7549A" w:rsidRPr="00F4371A">
          <w:rPr>
            <w:rStyle w:val="Hyperlink"/>
            <w:noProof/>
          </w:rPr>
          <w:t>Risici og risikostyring</w:t>
        </w:r>
        <w:r w:rsidR="00E7549A">
          <w:rPr>
            <w:noProof/>
            <w:webHidden/>
          </w:rPr>
          <w:tab/>
        </w:r>
        <w:r w:rsidR="00E7549A">
          <w:rPr>
            <w:noProof/>
            <w:webHidden/>
          </w:rPr>
          <w:fldChar w:fldCharType="begin"/>
        </w:r>
        <w:r w:rsidR="00E7549A">
          <w:rPr>
            <w:noProof/>
            <w:webHidden/>
          </w:rPr>
          <w:instrText xml:space="preserve"> PAGEREF _Toc109308980 \h </w:instrText>
        </w:r>
        <w:r w:rsidR="00E7549A">
          <w:rPr>
            <w:noProof/>
            <w:webHidden/>
          </w:rPr>
        </w:r>
        <w:r w:rsidR="00E7549A">
          <w:rPr>
            <w:noProof/>
            <w:webHidden/>
          </w:rPr>
          <w:fldChar w:fldCharType="separate"/>
        </w:r>
        <w:r w:rsidR="00316873">
          <w:rPr>
            <w:noProof/>
            <w:webHidden/>
          </w:rPr>
          <w:t>40</w:t>
        </w:r>
        <w:r w:rsidR="00E7549A">
          <w:rPr>
            <w:noProof/>
            <w:webHidden/>
          </w:rPr>
          <w:fldChar w:fldCharType="end"/>
        </w:r>
      </w:hyperlink>
    </w:p>
    <w:p w14:paraId="23137342" w14:textId="39CCB659" w:rsidR="00E7549A" w:rsidRDefault="00000000">
      <w:pPr>
        <w:pStyle w:val="Indholdsfortegnelse3"/>
        <w:rPr>
          <w:noProof/>
        </w:rPr>
      </w:pPr>
      <w:hyperlink w:anchor="_Toc109308981" w:history="1">
        <w:r w:rsidR="00E7549A" w:rsidRPr="00F4371A">
          <w:rPr>
            <w:rStyle w:val="Hyperlink"/>
            <w:noProof/>
          </w:rPr>
          <w:t>2.5.1</w:t>
        </w:r>
        <w:r w:rsidR="00E7549A">
          <w:rPr>
            <w:noProof/>
          </w:rPr>
          <w:tab/>
        </w:r>
        <w:r w:rsidR="00E7549A" w:rsidRPr="00F4371A">
          <w:rPr>
            <w:rStyle w:val="Hyperlink"/>
            <w:noProof/>
          </w:rPr>
          <w:t>Projektets tilgang til risikostyring</w:t>
        </w:r>
        <w:r w:rsidR="00E7549A">
          <w:rPr>
            <w:noProof/>
            <w:webHidden/>
          </w:rPr>
          <w:tab/>
        </w:r>
        <w:r w:rsidR="00E7549A">
          <w:rPr>
            <w:noProof/>
            <w:webHidden/>
          </w:rPr>
          <w:fldChar w:fldCharType="begin"/>
        </w:r>
        <w:r w:rsidR="00E7549A">
          <w:rPr>
            <w:noProof/>
            <w:webHidden/>
          </w:rPr>
          <w:instrText xml:space="preserve"> PAGEREF _Toc109308981 \h </w:instrText>
        </w:r>
        <w:r w:rsidR="00E7549A">
          <w:rPr>
            <w:noProof/>
            <w:webHidden/>
          </w:rPr>
        </w:r>
        <w:r w:rsidR="00E7549A">
          <w:rPr>
            <w:noProof/>
            <w:webHidden/>
          </w:rPr>
          <w:fldChar w:fldCharType="separate"/>
        </w:r>
        <w:r w:rsidR="00316873">
          <w:rPr>
            <w:noProof/>
            <w:webHidden/>
          </w:rPr>
          <w:t>43</w:t>
        </w:r>
        <w:r w:rsidR="00E7549A">
          <w:rPr>
            <w:noProof/>
            <w:webHidden/>
          </w:rPr>
          <w:fldChar w:fldCharType="end"/>
        </w:r>
      </w:hyperlink>
    </w:p>
    <w:p w14:paraId="3C397CA6" w14:textId="24E0FEE2" w:rsidR="00E7549A" w:rsidRDefault="00000000">
      <w:pPr>
        <w:pStyle w:val="Indholdsfortegnelse2"/>
        <w:rPr>
          <w:noProof/>
        </w:rPr>
      </w:pPr>
      <w:hyperlink w:anchor="_Toc109308982" w:history="1">
        <w:r w:rsidR="00E7549A" w:rsidRPr="00F4371A">
          <w:rPr>
            <w:rStyle w:val="Hyperlink"/>
            <w:noProof/>
          </w:rPr>
          <w:t>2.6</w:t>
        </w:r>
        <w:r w:rsidR="00E7549A">
          <w:rPr>
            <w:noProof/>
          </w:rPr>
          <w:tab/>
        </w:r>
        <w:r w:rsidR="00E7549A" w:rsidRPr="00F4371A">
          <w:rPr>
            <w:rStyle w:val="Hyperlink"/>
            <w:noProof/>
          </w:rPr>
          <w:t>Sikkerhedsmæssig risikovurdering</w:t>
        </w:r>
        <w:r w:rsidR="00E7549A">
          <w:rPr>
            <w:noProof/>
            <w:webHidden/>
          </w:rPr>
          <w:tab/>
        </w:r>
        <w:r w:rsidR="00E7549A">
          <w:rPr>
            <w:noProof/>
            <w:webHidden/>
          </w:rPr>
          <w:fldChar w:fldCharType="begin"/>
        </w:r>
        <w:r w:rsidR="00E7549A">
          <w:rPr>
            <w:noProof/>
            <w:webHidden/>
          </w:rPr>
          <w:instrText xml:space="preserve"> PAGEREF _Toc109308982 \h </w:instrText>
        </w:r>
        <w:r w:rsidR="00E7549A">
          <w:rPr>
            <w:noProof/>
            <w:webHidden/>
          </w:rPr>
        </w:r>
        <w:r w:rsidR="00E7549A">
          <w:rPr>
            <w:noProof/>
            <w:webHidden/>
          </w:rPr>
          <w:fldChar w:fldCharType="separate"/>
        </w:r>
        <w:r w:rsidR="00316873">
          <w:rPr>
            <w:noProof/>
            <w:webHidden/>
          </w:rPr>
          <w:t>43</w:t>
        </w:r>
        <w:r w:rsidR="00E7549A">
          <w:rPr>
            <w:noProof/>
            <w:webHidden/>
          </w:rPr>
          <w:fldChar w:fldCharType="end"/>
        </w:r>
      </w:hyperlink>
    </w:p>
    <w:p w14:paraId="046FC5B3" w14:textId="78BB03AC" w:rsidR="00E7549A" w:rsidRDefault="00000000">
      <w:pPr>
        <w:pStyle w:val="Indholdsfortegnelse2"/>
        <w:rPr>
          <w:noProof/>
        </w:rPr>
      </w:pPr>
      <w:hyperlink w:anchor="_Toc109308983" w:history="1">
        <w:r w:rsidR="00E7549A" w:rsidRPr="00F4371A">
          <w:rPr>
            <w:rStyle w:val="Hyperlink"/>
            <w:noProof/>
          </w:rPr>
          <w:t>2.7</w:t>
        </w:r>
        <w:r w:rsidR="00E7549A">
          <w:rPr>
            <w:noProof/>
          </w:rPr>
          <w:tab/>
        </w:r>
        <w:r w:rsidR="00E7549A" w:rsidRPr="00F4371A">
          <w:rPr>
            <w:rStyle w:val="Hyperlink"/>
            <w:noProof/>
          </w:rPr>
          <w:t>Sikkerhedskrav</w:t>
        </w:r>
        <w:r w:rsidR="00E7549A">
          <w:rPr>
            <w:noProof/>
            <w:webHidden/>
          </w:rPr>
          <w:tab/>
        </w:r>
        <w:r w:rsidR="00E7549A">
          <w:rPr>
            <w:noProof/>
            <w:webHidden/>
          </w:rPr>
          <w:fldChar w:fldCharType="begin"/>
        </w:r>
        <w:r w:rsidR="00E7549A">
          <w:rPr>
            <w:noProof/>
            <w:webHidden/>
          </w:rPr>
          <w:instrText xml:space="preserve"> PAGEREF _Toc109308983 \h </w:instrText>
        </w:r>
        <w:r w:rsidR="00E7549A">
          <w:rPr>
            <w:noProof/>
            <w:webHidden/>
          </w:rPr>
        </w:r>
        <w:r w:rsidR="00E7549A">
          <w:rPr>
            <w:noProof/>
            <w:webHidden/>
          </w:rPr>
          <w:fldChar w:fldCharType="separate"/>
        </w:r>
        <w:r w:rsidR="00316873">
          <w:rPr>
            <w:noProof/>
            <w:webHidden/>
          </w:rPr>
          <w:t>44</w:t>
        </w:r>
        <w:r w:rsidR="00E7549A">
          <w:rPr>
            <w:noProof/>
            <w:webHidden/>
          </w:rPr>
          <w:fldChar w:fldCharType="end"/>
        </w:r>
      </w:hyperlink>
    </w:p>
    <w:p w14:paraId="4F000BE3" w14:textId="53263540" w:rsidR="00E7549A" w:rsidRDefault="00000000">
      <w:pPr>
        <w:pStyle w:val="Indholdsfortegnelse1"/>
        <w:rPr>
          <w:b w:val="0"/>
          <w:noProof/>
        </w:rPr>
      </w:pPr>
      <w:hyperlink w:anchor="_Toc109308984" w:history="1">
        <w:r w:rsidR="00E7549A" w:rsidRPr="00F4371A">
          <w:rPr>
            <w:rStyle w:val="Hyperlink"/>
            <w:noProof/>
          </w:rPr>
          <w:t>3.</w:t>
        </w:r>
        <w:r w:rsidR="00E7549A">
          <w:rPr>
            <w:b w:val="0"/>
            <w:noProof/>
          </w:rPr>
          <w:tab/>
        </w:r>
        <w:r w:rsidR="00E7549A" w:rsidRPr="00F4371A">
          <w:rPr>
            <w:rStyle w:val="Hyperlink"/>
            <w:noProof/>
          </w:rPr>
          <w:t>Projektets løsning og levering</w:t>
        </w:r>
        <w:r w:rsidR="00E7549A">
          <w:rPr>
            <w:noProof/>
            <w:webHidden/>
          </w:rPr>
          <w:tab/>
        </w:r>
        <w:r w:rsidR="00E7549A">
          <w:rPr>
            <w:noProof/>
            <w:webHidden/>
          </w:rPr>
          <w:fldChar w:fldCharType="begin"/>
        </w:r>
        <w:r w:rsidR="00E7549A">
          <w:rPr>
            <w:noProof/>
            <w:webHidden/>
          </w:rPr>
          <w:instrText xml:space="preserve"> PAGEREF _Toc109308984 \h </w:instrText>
        </w:r>
        <w:r w:rsidR="00E7549A">
          <w:rPr>
            <w:noProof/>
            <w:webHidden/>
          </w:rPr>
        </w:r>
        <w:r w:rsidR="00E7549A">
          <w:rPr>
            <w:noProof/>
            <w:webHidden/>
          </w:rPr>
          <w:fldChar w:fldCharType="separate"/>
        </w:r>
        <w:r w:rsidR="00316873">
          <w:rPr>
            <w:noProof/>
            <w:webHidden/>
          </w:rPr>
          <w:t>45</w:t>
        </w:r>
        <w:r w:rsidR="00E7549A">
          <w:rPr>
            <w:noProof/>
            <w:webHidden/>
          </w:rPr>
          <w:fldChar w:fldCharType="end"/>
        </w:r>
      </w:hyperlink>
    </w:p>
    <w:p w14:paraId="4FD4F594" w14:textId="53E6A272" w:rsidR="00E7549A" w:rsidRDefault="00000000">
      <w:pPr>
        <w:pStyle w:val="Indholdsfortegnelse2"/>
        <w:rPr>
          <w:noProof/>
        </w:rPr>
      </w:pPr>
      <w:hyperlink w:anchor="_Toc109308985" w:history="1">
        <w:r w:rsidR="00E7549A" w:rsidRPr="00F4371A">
          <w:rPr>
            <w:rStyle w:val="Hyperlink"/>
            <w:noProof/>
          </w:rPr>
          <w:t>3.1</w:t>
        </w:r>
        <w:r w:rsidR="00E7549A">
          <w:rPr>
            <w:noProof/>
          </w:rPr>
          <w:tab/>
        </w:r>
        <w:r w:rsidR="00E7549A" w:rsidRPr="00F4371A">
          <w:rPr>
            <w:rStyle w:val="Hyperlink"/>
            <w:noProof/>
          </w:rPr>
          <w:t>Teknisk løsning, kvalitet og test</w:t>
        </w:r>
        <w:r w:rsidR="00E7549A">
          <w:rPr>
            <w:noProof/>
            <w:webHidden/>
          </w:rPr>
          <w:tab/>
        </w:r>
        <w:r w:rsidR="00E7549A">
          <w:rPr>
            <w:noProof/>
            <w:webHidden/>
          </w:rPr>
          <w:fldChar w:fldCharType="begin"/>
        </w:r>
        <w:r w:rsidR="00E7549A">
          <w:rPr>
            <w:noProof/>
            <w:webHidden/>
          </w:rPr>
          <w:instrText xml:space="preserve"> PAGEREF _Toc109308985 \h </w:instrText>
        </w:r>
        <w:r w:rsidR="00E7549A">
          <w:rPr>
            <w:noProof/>
            <w:webHidden/>
          </w:rPr>
        </w:r>
        <w:r w:rsidR="00E7549A">
          <w:rPr>
            <w:noProof/>
            <w:webHidden/>
          </w:rPr>
          <w:fldChar w:fldCharType="separate"/>
        </w:r>
        <w:r w:rsidR="00316873">
          <w:rPr>
            <w:noProof/>
            <w:webHidden/>
          </w:rPr>
          <w:t>48</w:t>
        </w:r>
        <w:r w:rsidR="00E7549A">
          <w:rPr>
            <w:noProof/>
            <w:webHidden/>
          </w:rPr>
          <w:fldChar w:fldCharType="end"/>
        </w:r>
      </w:hyperlink>
    </w:p>
    <w:p w14:paraId="37DE211B" w14:textId="68E92240" w:rsidR="00E7549A" w:rsidRDefault="00000000">
      <w:pPr>
        <w:pStyle w:val="Indholdsfortegnelse3"/>
        <w:rPr>
          <w:noProof/>
        </w:rPr>
      </w:pPr>
      <w:hyperlink w:anchor="_Toc109308986" w:history="1">
        <w:r w:rsidR="00E7549A" w:rsidRPr="00F4371A">
          <w:rPr>
            <w:rStyle w:val="Hyperlink"/>
            <w:noProof/>
          </w:rPr>
          <w:t>3.1.1</w:t>
        </w:r>
        <w:r w:rsidR="00E7549A">
          <w:rPr>
            <w:noProof/>
          </w:rPr>
          <w:tab/>
        </w:r>
        <w:r w:rsidR="00E7549A" w:rsidRPr="00F4371A">
          <w:rPr>
            <w:rStyle w:val="Hyperlink"/>
            <w:noProof/>
          </w:rPr>
          <w:t>Teknisk løsning</w:t>
        </w:r>
        <w:r w:rsidR="00E7549A">
          <w:rPr>
            <w:noProof/>
            <w:webHidden/>
          </w:rPr>
          <w:tab/>
        </w:r>
        <w:r w:rsidR="00E7549A">
          <w:rPr>
            <w:noProof/>
            <w:webHidden/>
          </w:rPr>
          <w:fldChar w:fldCharType="begin"/>
        </w:r>
        <w:r w:rsidR="00E7549A">
          <w:rPr>
            <w:noProof/>
            <w:webHidden/>
          </w:rPr>
          <w:instrText xml:space="preserve"> PAGEREF _Toc109308986 \h </w:instrText>
        </w:r>
        <w:r w:rsidR="00E7549A">
          <w:rPr>
            <w:noProof/>
            <w:webHidden/>
          </w:rPr>
        </w:r>
        <w:r w:rsidR="00E7549A">
          <w:rPr>
            <w:noProof/>
            <w:webHidden/>
          </w:rPr>
          <w:fldChar w:fldCharType="separate"/>
        </w:r>
        <w:r w:rsidR="00316873">
          <w:rPr>
            <w:noProof/>
            <w:webHidden/>
          </w:rPr>
          <w:t>48</w:t>
        </w:r>
        <w:r w:rsidR="00E7549A">
          <w:rPr>
            <w:noProof/>
            <w:webHidden/>
          </w:rPr>
          <w:fldChar w:fldCharType="end"/>
        </w:r>
      </w:hyperlink>
    </w:p>
    <w:p w14:paraId="5FA8E9B0" w14:textId="25871BF9" w:rsidR="00E7549A" w:rsidRDefault="00000000">
      <w:pPr>
        <w:pStyle w:val="Indholdsfortegnelse3"/>
        <w:rPr>
          <w:noProof/>
        </w:rPr>
      </w:pPr>
      <w:hyperlink w:anchor="_Toc109308987" w:history="1">
        <w:r w:rsidR="00E7549A" w:rsidRPr="00F4371A">
          <w:rPr>
            <w:rStyle w:val="Hyperlink"/>
            <w:noProof/>
          </w:rPr>
          <w:t>3.1.2</w:t>
        </w:r>
        <w:r w:rsidR="00E7549A">
          <w:rPr>
            <w:noProof/>
          </w:rPr>
          <w:tab/>
        </w:r>
        <w:r w:rsidR="00E7549A" w:rsidRPr="00F4371A">
          <w:rPr>
            <w:rStyle w:val="Hyperlink"/>
            <w:noProof/>
          </w:rPr>
          <w:t>Kvalitetssikring</w:t>
        </w:r>
        <w:r w:rsidR="00E7549A">
          <w:rPr>
            <w:noProof/>
            <w:webHidden/>
          </w:rPr>
          <w:tab/>
        </w:r>
        <w:r w:rsidR="00E7549A">
          <w:rPr>
            <w:noProof/>
            <w:webHidden/>
          </w:rPr>
          <w:fldChar w:fldCharType="begin"/>
        </w:r>
        <w:r w:rsidR="00E7549A">
          <w:rPr>
            <w:noProof/>
            <w:webHidden/>
          </w:rPr>
          <w:instrText xml:space="preserve"> PAGEREF _Toc109308987 \h </w:instrText>
        </w:r>
        <w:r w:rsidR="00E7549A">
          <w:rPr>
            <w:noProof/>
            <w:webHidden/>
          </w:rPr>
        </w:r>
        <w:r w:rsidR="00E7549A">
          <w:rPr>
            <w:noProof/>
            <w:webHidden/>
          </w:rPr>
          <w:fldChar w:fldCharType="separate"/>
        </w:r>
        <w:r w:rsidR="00316873">
          <w:rPr>
            <w:noProof/>
            <w:webHidden/>
          </w:rPr>
          <w:t>56</w:t>
        </w:r>
        <w:r w:rsidR="00E7549A">
          <w:rPr>
            <w:noProof/>
            <w:webHidden/>
          </w:rPr>
          <w:fldChar w:fldCharType="end"/>
        </w:r>
      </w:hyperlink>
    </w:p>
    <w:p w14:paraId="6E19FFD1" w14:textId="46F5C849" w:rsidR="00E7549A" w:rsidRDefault="00000000">
      <w:pPr>
        <w:pStyle w:val="Indholdsfortegnelse3"/>
        <w:rPr>
          <w:noProof/>
        </w:rPr>
      </w:pPr>
      <w:hyperlink w:anchor="_Toc109308988" w:history="1">
        <w:r w:rsidR="00E7549A" w:rsidRPr="00F4371A">
          <w:rPr>
            <w:rStyle w:val="Hyperlink"/>
            <w:noProof/>
          </w:rPr>
          <w:t>3.1.3</w:t>
        </w:r>
        <w:r w:rsidR="00E7549A">
          <w:rPr>
            <w:noProof/>
          </w:rPr>
          <w:tab/>
        </w:r>
        <w:r w:rsidR="00E7549A" w:rsidRPr="00F4371A">
          <w:rPr>
            <w:rStyle w:val="Hyperlink"/>
            <w:noProof/>
          </w:rPr>
          <w:t>Test</w:t>
        </w:r>
        <w:r w:rsidR="00E7549A">
          <w:rPr>
            <w:noProof/>
            <w:webHidden/>
          </w:rPr>
          <w:tab/>
        </w:r>
        <w:r w:rsidR="00E7549A">
          <w:rPr>
            <w:noProof/>
            <w:webHidden/>
          </w:rPr>
          <w:fldChar w:fldCharType="begin"/>
        </w:r>
        <w:r w:rsidR="00E7549A">
          <w:rPr>
            <w:noProof/>
            <w:webHidden/>
          </w:rPr>
          <w:instrText xml:space="preserve"> PAGEREF _Toc109308988 \h </w:instrText>
        </w:r>
        <w:r w:rsidR="00E7549A">
          <w:rPr>
            <w:noProof/>
            <w:webHidden/>
          </w:rPr>
        </w:r>
        <w:r w:rsidR="00E7549A">
          <w:rPr>
            <w:noProof/>
            <w:webHidden/>
          </w:rPr>
          <w:fldChar w:fldCharType="separate"/>
        </w:r>
        <w:r w:rsidR="00316873">
          <w:rPr>
            <w:noProof/>
            <w:webHidden/>
          </w:rPr>
          <w:t>56</w:t>
        </w:r>
        <w:r w:rsidR="00E7549A">
          <w:rPr>
            <w:noProof/>
            <w:webHidden/>
          </w:rPr>
          <w:fldChar w:fldCharType="end"/>
        </w:r>
      </w:hyperlink>
    </w:p>
    <w:p w14:paraId="7677F0EE" w14:textId="5DD8CB0B" w:rsidR="00E7549A" w:rsidRDefault="00000000">
      <w:pPr>
        <w:pStyle w:val="Indholdsfortegnelse2"/>
        <w:rPr>
          <w:noProof/>
        </w:rPr>
      </w:pPr>
      <w:hyperlink w:anchor="_Toc109308989" w:history="1">
        <w:r w:rsidR="00E7549A" w:rsidRPr="00F4371A">
          <w:rPr>
            <w:rStyle w:val="Hyperlink"/>
            <w:noProof/>
          </w:rPr>
          <w:t>3.2</w:t>
        </w:r>
        <w:r w:rsidR="00E7549A">
          <w:rPr>
            <w:noProof/>
          </w:rPr>
          <w:tab/>
        </w:r>
        <w:r w:rsidR="00E7549A" w:rsidRPr="00F4371A">
          <w:rPr>
            <w:rStyle w:val="Hyperlink"/>
            <w:noProof/>
          </w:rPr>
          <w:t>Projektets overordnede tidsplan/releaseplan</w:t>
        </w:r>
        <w:r w:rsidR="00E7549A">
          <w:rPr>
            <w:noProof/>
            <w:webHidden/>
          </w:rPr>
          <w:tab/>
        </w:r>
        <w:r w:rsidR="00E7549A">
          <w:rPr>
            <w:noProof/>
            <w:webHidden/>
          </w:rPr>
          <w:fldChar w:fldCharType="begin"/>
        </w:r>
        <w:r w:rsidR="00E7549A">
          <w:rPr>
            <w:noProof/>
            <w:webHidden/>
          </w:rPr>
          <w:instrText xml:space="preserve"> PAGEREF _Toc109308989 \h </w:instrText>
        </w:r>
        <w:r w:rsidR="00E7549A">
          <w:rPr>
            <w:noProof/>
            <w:webHidden/>
          </w:rPr>
        </w:r>
        <w:r w:rsidR="00E7549A">
          <w:rPr>
            <w:noProof/>
            <w:webHidden/>
          </w:rPr>
          <w:fldChar w:fldCharType="separate"/>
        </w:r>
        <w:r w:rsidR="00316873">
          <w:rPr>
            <w:noProof/>
            <w:webHidden/>
          </w:rPr>
          <w:t>59</w:t>
        </w:r>
        <w:r w:rsidR="00E7549A">
          <w:rPr>
            <w:noProof/>
            <w:webHidden/>
          </w:rPr>
          <w:fldChar w:fldCharType="end"/>
        </w:r>
      </w:hyperlink>
    </w:p>
    <w:p w14:paraId="7262CBF9" w14:textId="47F9EE12" w:rsidR="00E7549A" w:rsidRDefault="00000000">
      <w:pPr>
        <w:pStyle w:val="Indholdsfortegnelse2"/>
        <w:rPr>
          <w:noProof/>
        </w:rPr>
      </w:pPr>
      <w:hyperlink w:anchor="_Toc109308990" w:history="1">
        <w:r w:rsidR="00E7549A" w:rsidRPr="00F4371A">
          <w:rPr>
            <w:rStyle w:val="Hyperlink"/>
            <w:noProof/>
          </w:rPr>
          <w:t>3.3</w:t>
        </w:r>
        <w:r w:rsidR="00E7549A">
          <w:rPr>
            <w:noProof/>
          </w:rPr>
          <w:tab/>
        </w:r>
        <w:r w:rsidR="00E7549A" w:rsidRPr="00F4371A">
          <w:rPr>
            <w:rStyle w:val="Hyperlink"/>
            <w:noProof/>
          </w:rPr>
          <w:t>Samarbejdet med eksterne leverandører</w:t>
        </w:r>
        <w:r w:rsidR="00E7549A">
          <w:rPr>
            <w:noProof/>
            <w:webHidden/>
          </w:rPr>
          <w:tab/>
        </w:r>
        <w:r w:rsidR="00E7549A">
          <w:rPr>
            <w:noProof/>
            <w:webHidden/>
          </w:rPr>
          <w:fldChar w:fldCharType="begin"/>
        </w:r>
        <w:r w:rsidR="00E7549A">
          <w:rPr>
            <w:noProof/>
            <w:webHidden/>
          </w:rPr>
          <w:instrText xml:space="preserve"> PAGEREF _Toc109308990 \h </w:instrText>
        </w:r>
        <w:r w:rsidR="00E7549A">
          <w:rPr>
            <w:noProof/>
            <w:webHidden/>
          </w:rPr>
        </w:r>
        <w:r w:rsidR="00E7549A">
          <w:rPr>
            <w:noProof/>
            <w:webHidden/>
          </w:rPr>
          <w:fldChar w:fldCharType="separate"/>
        </w:r>
        <w:r w:rsidR="00316873">
          <w:rPr>
            <w:noProof/>
            <w:webHidden/>
          </w:rPr>
          <w:t>59</w:t>
        </w:r>
        <w:r w:rsidR="00E7549A">
          <w:rPr>
            <w:noProof/>
            <w:webHidden/>
          </w:rPr>
          <w:fldChar w:fldCharType="end"/>
        </w:r>
      </w:hyperlink>
    </w:p>
    <w:p w14:paraId="533816DA" w14:textId="57A65E7B" w:rsidR="00E7549A" w:rsidRDefault="00000000">
      <w:pPr>
        <w:pStyle w:val="Indholdsfortegnelse1"/>
        <w:rPr>
          <w:b w:val="0"/>
          <w:noProof/>
        </w:rPr>
      </w:pPr>
      <w:hyperlink w:anchor="_Toc109308991" w:history="1">
        <w:r w:rsidR="00E7549A" w:rsidRPr="00F4371A">
          <w:rPr>
            <w:rStyle w:val="Hyperlink"/>
            <w:noProof/>
          </w:rPr>
          <w:t>4.</w:t>
        </w:r>
        <w:r w:rsidR="00E7549A">
          <w:rPr>
            <w:b w:val="0"/>
            <w:noProof/>
          </w:rPr>
          <w:tab/>
        </w:r>
        <w:r w:rsidR="00E7549A" w:rsidRPr="00F4371A">
          <w:rPr>
            <w:rStyle w:val="Hyperlink"/>
            <w:noProof/>
          </w:rPr>
          <w:t>Projektets organisatoriske implementering</w:t>
        </w:r>
        <w:r w:rsidR="00E7549A">
          <w:rPr>
            <w:noProof/>
            <w:webHidden/>
          </w:rPr>
          <w:tab/>
        </w:r>
        <w:r w:rsidR="00E7549A">
          <w:rPr>
            <w:noProof/>
            <w:webHidden/>
          </w:rPr>
          <w:fldChar w:fldCharType="begin"/>
        </w:r>
        <w:r w:rsidR="00E7549A">
          <w:rPr>
            <w:noProof/>
            <w:webHidden/>
          </w:rPr>
          <w:instrText xml:space="preserve"> PAGEREF _Toc109308991 \h </w:instrText>
        </w:r>
        <w:r w:rsidR="00E7549A">
          <w:rPr>
            <w:noProof/>
            <w:webHidden/>
          </w:rPr>
        </w:r>
        <w:r w:rsidR="00E7549A">
          <w:rPr>
            <w:noProof/>
            <w:webHidden/>
          </w:rPr>
          <w:fldChar w:fldCharType="separate"/>
        </w:r>
        <w:r w:rsidR="00316873">
          <w:rPr>
            <w:noProof/>
            <w:webHidden/>
          </w:rPr>
          <w:t>60</w:t>
        </w:r>
        <w:r w:rsidR="00E7549A">
          <w:rPr>
            <w:noProof/>
            <w:webHidden/>
          </w:rPr>
          <w:fldChar w:fldCharType="end"/>
        </w:r>
      </w:hyperlink>
    </w:p>
    <w:p w14:paraId="29D18BBA" w14:textId="60D7E07D" w:rsidR="00E7549A" w:rsidRDefault="00000000">
      <w:pPr>
        <w:pStyle w:val="Indholdsfortegnelse2"/>
        <w:rPr>
          <w:noProof/>
        </w:rPr>
      </w:pPr>
      <w:hyperlink w:anchor="_Toc109308992" w:history="1">
        <w:r w:rsidR="00E7549A" w:rsidRPr="00F4371A">
          <w:rPr>
            <w:rStyle w:val="Hyperlink"/>
            <w:noProof/>
          </w:rPr>
          <w:t>4.1</w:t>
        </w:r>
        <w:r w:rsidR="00E7549A">
          <w:rPr>
            <w:noProof/>
          </w:rPr>
          <w:tab/>
        </w:r>
        <w:r w:rsidR="00E7549A" w:rsidRPr="00F4371A">
          <w:rPr>
            <w:rStyle w:val="Hyperlink"/>
            <w:noProof/>
          </w:rPr>
          <w:t>Omfanget af den organisatoriske implementering</w:t>
        </w:r>
        <w:r w:rsidR="00E7549A">
          <w:rPr>
            <w:noProof/>
            <w:webHidden/>
          </w:rPr>
          <w:tab/>
        </w:r>
        <w:r w:rsidR="00E7549A">
          <w:rPr>
            <w:noProof/>
            <w:webHidden/>
          </w:rPr>
          <w:fldChar w:fldCharType="begin"/>
        </w:r>
        <w:r w:rsidR="00E7549A">
          <w:rPr>
            <w:noProof/>
            <w:webHidden/>
          </w:rPr>
          <w:instrText xml:space="preserve"> PAGEREF _Toc109308992 \h </w:instrText>
        </w:r>
        <w:r w:rsidR="00E7549A">
          <w:rPr>
            <w:noProof/>
            <w:webHidden/>
          </w:rPr>
        </w:r>
        <w:r w:rsidR="00E7549A">
          <w:rPr>
            <w:noProof/>
            <w:webHidden/>
          </w:rPr>
          <w:fldChar w:fldCharType="separate"/>
        </w:r>
        <w:r w:rsidR="00316873">
          <w:rPr>
            <w:noProof/>
            <w:webHidden/>
          </w:rPr>
          <w:t>60</w:t>
        </w:r>
        <w:r w:rsidR="00E7549A">
          <w:rPr>
            <w:noProof/>
            <w:webHidden/>
          </w:rPr>
          <w:fldChar w:fldCharType="end"/>
        </w:r>
      </w:hyperlink>
    </w:p>
    <w:p w14:paraId="66EA32F0" w14:textId="31FF0DBB" w:rsidR="00E7549A" w:rsidRDefault="00000000">
      <w:pPr>
        <w:pStyle w:val="Indholdsfortegnelse2"/>
        <w:rPr>
          <w:noProof/>
        </w:rPr>
      </w:pPr>
      <w:hyperlink w:anchor="_Toc109308993" w:history="1">
        <w:r w:rsidR="00E7549A" w:rsidRPr="00F4371A">
          <w:rPr>
            <w:rStyle w:val="Hyperlink"/>
            <w:noProof/>
          </w:rPr>
          <w:t>4.2</w:t>
        </w:r>
        <w:r w:rsidR="00E7549A">
          <w:rPr>
            <w:noProof/>
          </w:rPr>
          <w:tab/>
        </w:r>
        <w:r w:rsidR="00E7549A" w:rsidRPr="00F4371A">
          <w:rPr>
            <w:rStyle w:val="Hyperlink"/>
            <w:noProof/>
          </w:rPr>
          <w:t>Vurdering af den nødvendige forandringsindsats</w:t>
        </w:r>
        <w:r w:rsidR="00E7549A">
          <w:rPr>
            <w:noProof/>
            <w:webHidden/>
          </w:rPr>
          <w:tab/>
        </w:r>
        <w:r w:rsidR="00E7549A">
          <w:rPr>
            <w:noProof/>
            <w:webHidden/>
          </w:rPr>
          <w:fldChar w:fldCharType="begin"/>
        </w:r>
        <w:r w:rsidR="00E7549A">
          <w:rPr>
            <w:noProof/>
            <w:webHidden/>
          </w:rPr>
          <w:instrText xml:space="preserve"> PAGEREF _Toc109308993 \h </w:instrText>
        </w:r>
        <w:r w:rsidR="00E7549A">
          <w:rPr>
            <w:noProof/>
            <w:webHidden/>
          </w:rPr>
        </w:r>
        <w:r w:rsidR="00E7549A">
          <w:rPr>
            <w:noProof/>
            <w:webHidden/>
          </w:rPr>
          <w:fldChar w:fldCharType="separate"/>
        </w:r>
        <w:r w:rsidR="00316873">
          <w:rPr>
            <w:noProof/>
            <w:webHidden/>
          </w:rPr>
          <w:t>60</w:t>
        </w:r>
        <w:r w:rsidR="00E7549A">
          <w:rPr>
            <w:noProof/>
            <w:webHidden/>
          </w:rPr>
          <w:fldChar w:fldCharType="end"/>
        </w:r>
      </w:hyperlink>
    </w:p>
    <w:p w14:paraId="41B10F42" w14:textId="487F520E" w:rsidR="00E7549A" w:rsidRDefault="00000000">
      <w:pPr>
        <w:pStyle w:val="Indholdsfortegnelse1"/>
        <w:rPr>
          <w:b w:val="0"/>
          <w:noProof/>
        </w:rPr>
      </w:pPr>
      <w:hyperlink w:anchor="_Toc109308994" w:history="1">
        <w:r w:rsidR="00E7549A" w:rsidRPr="00F4371A">
          <w:rPr>
            <w:rStyle w:val="Hyperlink"/>
            <w:noProof/>
          </w:rPr>
          <w:t>5.</w:t>
        </w:r>
        <w:r w:rsidR="00E7549A">
          <w:rPr>
            <w:b w:val="0"/>
            <w:noProof/>
          </w:rPr>
          <w:tab/>
        </w:r>
        <w:r w:rsidR="00E7549A" w:rsidRPr="00F4371A">
          <w:rPr>
            <w:rStyle w:val="Hyperlink"/>
            <w:noProof/>
          </w:rPr>
          <w:t>Projektevaluering</w:t>
        </w:r>
        <w:r w:rsidR="00E7549A">
          <w:rPr>
            <w:noProof/>
            <w:webHidden/>
          </w:rPr>
          <w:tab/>
        </w:r>
        <w:r w:rsidR="00E7549A">
          <w:rPr>
            <w:noProof/>
            <w:webHidden/>
          </w:rPr>
          <w:fldChar w:fldCharType="begin"/>
        </w:r>
        <w:r w:rsidR="00E7549A">
          <w:rPr>
            <w:noProof/>
            <w:webHidden/>
          </w:rPr>
          <w:instrText xml:space="preserve"> PAGEREF _Toc109308994 \h </w:instrText>
        </w:r>
        <w:r w:rsidR="00E7549A">
          <w:rPr>
            <w:noProof/>
            <w:webHidden/>
          </w:rPr>
        </w:r>
        <w:r w:rsidR="00E7549A">
          <w:rPr>
            <w:noProof/>
            <w:webHidden/>
          </w:rPr>
          <w:fldChar w:fldCharType="separate"/>
        </w:r>
        <w:r w:rsidR="00316873">
          <w:rPr>
            <w:noProof/>
            <w:webHidden/>
          </w:rPr>
          <w:t>61</w:t>
        </w:r>
        <w:r w:rsidR="00E7549A">
          <w:rPr>
            <w:noProof/>
            <w:webHidden/>
          </w:rPr>
          <w:fldChar w:fldCharType="end"/>
        </w:r>
      </w:hyperlink>
    </w:p>
    <w:p w14:paraId="40A32A4C" w14:textId="3EDDFADC" w:rsidR="00E7549A" w:rsidRDefault="00000000">
      <w:pPr>
        <w:pStyle w:val="Indholdsfortegnelse2"/>
        <w:rPr>
          <w:noProof/>
        </w:rPr>
      </w:pPr>
      <w:hyperlink w:anchor="_Toc109308995" w:history="1">
        <w:r w:rsidR="00E7549A" w:rsidRPr="00F4371A">
          <w:rPr>
            <w:rStyle w:val="Hyperlink"/>
            <w:noProof/>
          </w:rPr>
          <w:t>5.1</w:t>
        </w:r>
        <w:r w:rsidR="00E7549A">
          <w:rPr>
            <w:noProof/>
          </w:rPr>
          <w:tab/>
        </w:r>
        <w:r w:rsidR="00E7549A" w:rsidRPr="00F4371A">
          <w:rPr>
            <w:rStyle w:val="Hyperlink"/>
            <w:noProof/>
          </w:rPr>
          <w:t>Opfyldelse af formål samt realisering af projektets succeskriterier, tidlige indikatorer og ikke-økonomiske gevinster i projektforløbet</w:t>
        </w:r>
        <w:r w:rsidR="00E7549A">
          <w:rPr>
            <w:noProof/>
            <w:webHidden/>
          </w:rPr>
          <w:tab/>
        </w:r>
        <w:r w:rsidR="00E7549A">
          <w:rPr>
            <w:noProof/>
            <w:webHidden/>
          </w:rPr>
          <w:fldChar w:fldCharType="begin"/>
        </w:r>
        <w:r w:rsidR="00E7549A">
          <w:rPr>
            <w:noProof/>
            <w:webHidden/>
          </w:rPr>
          <w:instrText xml:space="preserve"> PAGEREF _Toc109308995 \h </w:instrText>
        </w:r>
        <w:r w:rsidR="00E7549A">
          <w:rPr>
            <w:noProof/>
            <w:webHidden/>
          </w:rPr>
        </w:r>
        <w:r w:rsidR="00E7549A">
          <w:rPr>
            <w:noProof/>
            <w:webHidden/>
          </w:rPr>
          <w:fldChar w:fldCharType="separate"/>
        </w:r>
        <w:r w:rsidR="00316873">
          <w:rPr>
            <w:noProof/>
            <w:webHidden/>
          </w:rPr>
          <w:t>61</w:t>
        </w:r>
        <w:r w:rsidR="00E7549A">
          <w:rPr>
            <w:noProof/>
            <w:webHidden/>
          </w:rPr>
          <w:fldChar w:fldCharType="end"/>
        </w:r>
      </w:hyperlink>
    </w:p>
    <w:p w14:paraId="4E9A7ED9" w14:textId="0AB34CE5" w:rsidR="00E7549A" w:rsidRDefault="00000000">
      <w:pPr>
        <w:pStyle w:val="Indholdsfortegnelse2"/>
        <w:rPr>
          <w:noProof/>
        </w:rPr>
      </w:pPr>
      <w:hyperlink w:anchor="_Toc109308996" w:history="1">
        <w:r w:rsidR="00E7549A" w:rsidRPr="00F4371A">
          <w:rPr>
            <w:rStyle w:val="Hyperlink"/>
            <w:noProof/>
          </w:rPr>
          <w:t>5.2</w:t>
        </w:r>
        <w:r w:rsidR="00E7549A">
          <w:rPr>
            <w:noProof/>
          </w:rPr>
          <w:tab/>
        </w:r>
        <w:r w:rsidR="00E7549A" w:rsidRPr="00F4371A">
          <w:rPr>
            <w:rStyle w:val="Hyperlink"/>
            <w:noProof/>
          </w:rPr>
          <w:t>Realisering af tidlige indikatorer og økonomiske gevinster i projektforløbet</w:t>
        </w:r>
        <w:r w:rsidR="00E7549A">
          <w:rPr>
            <w:noProof/>
            <w:webHidden/>
          </w:rPr>
          <w:tab/>
        </w:r>
        <w:r w:rsidR="00E7549A">
          <w:rPr>
            <w:noProof/>
            <w:webHidden/>
          </w:rPr>
          <w:fldChar w:fldCharType="begin"/>
        </w:r>
        <w:r w:rsidR="00E7549A">
          <w:rPr>
            <w:noProof/>
            <w:webHidden/>
          </w:rPr>
          <w:instrText xml:space="preserve"> PAGEREF _Toc109308996 \h </w:instrText>
        </w:r>
        <w:r w:rsidR="00E7549A">
          <w:rPr>
            <w:noProof/>
            <w:webHidden/>
          </w:rPr>
        </w:r>
        <w:r w:rsidR="00E7549A">
          <w:rPr>
            <w:noProof/>
            <w:webHidden/>
          </w:rPr>
          <w:fldChar w:fldCharType="separate"/>
        </w:r>
        <w:r w:rsidR="00316873">
          <w:rPr>
            <w:noProof/>
            <w:webHidden/>
          </w:rPr>
          <w:t>61</w:t>
        </w:r>
        <w:r w:rsidR="00E7549A">
          <w:rPr>
            <w:noProof/>
            <w:webHidden/>
          </w:rPr>
          <w:fldChar w:fldCharType="end"/>
        </w:r>
      </w:hyperlink>
    </w:p>
    <w:p w14:paraId="1801317D" w14:textId="723F3490" w:rsidR="00E7549A" w:rsidRDefault="00000000">
      <w:pPr>
        <w:pStyle w:val="Indholdsfortegnelse2"/>
        <w:rPr>
          <w:noProof/>
        </w:rPr>
      </w:pPr>
      <w:hyperlink w:anchor="_Toc109308997" w:history="1">
        <w:r w:rsidR="00E7549A" w:rsidRPr="00F4371A">
          <w:rPr>
            <w:rStyle w:val="Hyperlink"/>
            <w:noProof/>
          </w:rPr>
          <w:t>5.3</w:t>
        </w:r>
        <w:r w:rsidR="00E7549A">
          <w:rPr>
            <w:noProof/>
          </w:rPr>
          <w:tab/>
        </w:r>
        <w:r w:rsidR="00E7549A" w:rsidRPr="00F4371A">
          <w:rPr>
            <w:rStyle w:val="Hyperlink"/>
            <w:noProof/>
          </w:rPr>
          <w:t>Evaluering af projektet</w:t>
        </w:r>
        <w:r w:rsidR="00E7549A">
          <w:rPr>
            <w:noProof/>
            <w:webHidden/>
          </w:rPr>
          <w:tab/>
        </w:r>
        <w:r w:rsidR="00E7549A">
          <w:rPr>
            <w:noProof/>
            <w:webHidden/>
          </w:rPr>
          <w:fldChar w:fldCharType="begin"/>
        </w:r>
        <w:r w:rsidR="00E7549A">
          <w:rPr>
            <w:noProof/>
            <w:webHidden/>
          </w:rPr>
          <w:instrText xml:space="preserve"> PAGEREF _Toc109308997 \h </w:instrText>
        </w:r>
        <w:r w:rsidR="00E7549A">
          <w:rPr>
            <w:noProof/>
            <w:webHidden/>
          </w:rPr>
        </w:r>
        <w:r w:rsidR="00E7549A">
          <w:rPr>
            <w:noProof/>
            <w:webHidden/>
          </w:rPr>
          <w:fldChar w:fldCharType="separate"/>
        </w:r>
        <w:r w:rsidR="00316873">
          <w:rPr>
            <w:noProof/>
            <w:webHidden/>
          </w:rPr>
          <w:t>61</w:t>
        </w:r>
        <w:r w:rsidR="00E7549A">
          <w:rPr>
            <w:noProof/>
            <w:webHidden/>
          </w:rPr>
          <w:fldChar w:fldCharType="end"/>
        </w:r>
      </w:hyperlink>
    </w:p>
    <w:p w14:paraId="00D4360C" w14:textId="4002C4D7" w:rsidR="00E7549A" w:rsidRDefault="00000000">
      <w:pPr>
        <w:pStyle w:val="Indholdsfortegnelse3"/>
        <w:rPr>
          <w:noProof/>
        </w:rPr>
      </w:pPr>
      <w:hyperlink w:anchor="_Toc109308998" w:history="1">
        <w:r w:rsidR="00E7549A" w:rsidRPr="00F4371A">
          <w:rPr>
            <w:rStyle w:val="Hyperlink"/>
            <w:noProof/>
          </w:rPr>
          <w:t>5.3.1</w:t>
        </w:r>
        <w:r w:rsidR="00E7549A">
          <w:rPr>
            <w:noProof/>
          </w:rPr>
          <w:tab/>
        </w:r>
        <w:r w:rsidR="00E7549A" w:rsidRPr="00F4371A">
          <w:rPr>
            <w:rStyle w:val="Hyperlink"/>
            <w:noProof/>
          </w:rPr>
          <w:t>Evaluering af projektets tidsplan</w:t>
        </w:r>
        <w:r w:rsidR="00E7549A">
          <w:rPr>
            <w:noProof/>
            <w:webHidden/>
          </w:rPr>
          <w:tab/>
        </w:r>
        <w:r w:rsidR="00E7549A">
          <w:rPr>
            <w:noProof/>
            <w:webHidden/>
          </w:rPr>
          <w:fldChar w:fldCharType="begin"/>
        </w:r>
        <w:r w:rsidR="00E7549A">
          <w:rPr>
            <w:noProof/>
            <w:webHidden/>
          </w:rPr>
          <w:instrText xml:space="preserve"> PAGEREF _Toc109308998 \h </w:instrText>
        </w:r>
        <w:r w:rsidR="00E7549A">
          <w:rPr>
            <w:noProof/>
            <w:webHidden/>
          </w:rPr>
        </w:r>
        <w:r w:rsidR="00E7549A">
          <w:rPr>
            <w:noProof/>
            <w:webHidden/>
          </w:rPr>
          <w:fldChar w:fldCharType="separate"/>
        </w:r>
        <w:r w:rsidR="00316873">
          <w:rPr>
            <w:noProof/>
            <w:webHidden/>
          </w:rPr>
          <w:t>61</w:t>
        </w:r>
        <w:r w:rsidR="00E7549A">
          <w:rPr>
            <w:noProof/>
            <w:webHidden/>
          </w:rPr>
          <w:fldChar w:fldCharType="end"/>
        </w:r>
      </w:hyperlink>
    </w:p>
    <w:p w14:paraId="682A0F39" w14:textId="345DA1EE" w:rsidR="00E7549A" w:rsidRDefault="00000000">
      <w:pPr>
        <w:pStyle w:val="Indholdsfortegnelse3"/>
        <w:rPr>
          <w:noProof/>
        </w:rPr>
      </w:pPr>
      <w:hyperlink w:anchor="_Toc109308999" w:history="1">
        <w:r w:rsidR="00E7549A" w:rsidRPr="00F4371A">
          <w:rPr>
            <w:rStyle w:val="Hyperlink"/>
            <w:noProof/>
          </w:rPr>
          <w:t>5.3.2</w:t>
        </w:r>
        <w:r w:rsidR="00E7549A">
          <w:rPr>
            <w:noProof/>
          </w:rPr>
          <w:tab/>
        </w:r>
        <w:r w:rsidR="00E7549A" w:rsidRPr="00F4371A">
          <w:rPr>
            <w:rStyle w:val="Hyperlink"/>
            <w:noProof/>
          </w:rPr>
          <w:t>Evaluering af organisering og interessentinddragelse</w:t>
        </w:r>
        <w:r w:rsidR="00E7549A">
          <w:rPr>
            <w:noProof/>
            <w:webHidden/>
          </w:rPr>
          <w:tab/>
        </w:r>
        <w:r w:rsidR="00E7549A">
          <w:rPr>
            <w:noProof/>
            <w:webHidden/>
          </w:rPr>
          <w:fldChar w:fldCharType="begin"/>
        </w:r>
        <w:r w:rsidR="00E7549A">
          <w:rPr>
            <w:noProof/>
            <w:webHidden/>
          </w:rPr>
          <w:instrText xml:space="preserve"> PAGEREF _Toc109308999 \h </w:instrText>
        </w:r>
        <w:r w:rsidR="00E7549A">
          <w:rPr>
            <w:noProof/>
            <w:webHidden/>
          </w:rPr>
        </w:r>
        <w:r w:rsidR="00E7549A">
          <w:rPr>
            <w:noProof/>
            <w:webHidden/>
          </w:rPr>
          <w:fldChar w:fldCharType="separate"/>
        </w:r>
        <w:r w:rsidR="00316873">
          <w:rPr>
            <w:noProof/>
            <w:webHidden/>
          </w:rPr>
          <w:t>61</w:t>
        </w:r>
        <w:r w:rsidR="00E7549A">
          <w:rPr>
            <w:noProof/>
            <w:webHidden/>
          </w:rPr>
          <w:fldChar w:fldCharType="end"/>
        </w:r>
      </w:hyperlink>
    </w:p>
    <w:p w14:paraId="3096E5A3" w14:textId="0C62F0A1" w:rsidR="00E7549A" w:rsidRDefault="00000000">
      <w:pPr>
        <w:pStyle w:val="Indholdsfortegnelse3"/>
        <w:rPr>
          <w:noProof/>
        </w:rPr>
      </w:pPr>
      <w:hyperlink w:anchor="_Toc109309000" w:history="1">
        <w:r w:rsidR="00E7549A" w:rsidRPr="00F4371A">
          <w:rPr>
            <w:rStyle w:val="Hyperlink"/>
            <w:noProof/>
          </w:rPr>
          <w:t>5.3.3</w:t>
        </w:r>
        <w:r w:rsidR="00E7549A">
          <w:rPr>
            <w:noProof/>
          </w:rPr>
          <w:tab/>
        </w:r>
        <w:r w:rsidR="00E7549A" w:rsidRPr="00F4371A">
          <w:rPr>
            <w:rStyle w:val="Hyperlink"/>
            <w:noProof/>
          </w:rPr>
          <w:t>Evaluering af leverandørsamarbejde</w:t>
        </w:r>
        <w:r w:rsidR="00E7549A">
          <w:rPr>
            <w:noProof/>
            <w:webHidden/>
          </w:rPr>
          <w:tab/>
        </w:r>
        <w:r w:rsidR="00E7549A">
          <w:rPr>
            <w:noProof/>
            <w:webHidden/>
          </w:rPr>
          <w:fldChar w:fldCharType="begin"/>
        </w:r>
        <w:r w:rsidR="00E7549A">
          <w:rPr>
            <w:noProof/>
            <w:webHidden/>
          </w:rPr>
          <w:instrText xml:space="preserve"> PAGEREF _Toc109309000 \h </w:instrText>
        </w:r>
        <w:r w:rsidR="00E7549A">
          <w:rPr>
            <w:noProof/>
            <w:webHidden/>
          </w:rPr>
        </w:r>
        <w:r w:rsidR="00E7549A">
          <w:rPr>
            <w:noProof/>
            <w:webHidden/>
          </w:rPr>
          <w:fldChar w:fldCharType="separate"/>
        </w:r>
        <w:r w:rsidR="00316873">
          <w:rPr>
            <w:noProof/>
            <w:webHidden/>
          </w:rPr>
          <w:t>63</w:t>
        </w:r>
        <w:r w:rsidR="00E7549A">
          <w:rPr>
            <w:noProof/>
            <w:webHidden/>
          </w:rPr>
          <w:fldChar w:fldCharType="end"/>
        </w:r>
      </w:hyperlink>
    </w:p>
    <w:p w14:paraId="27F45AAF" w14:textId="45A5D6AD" w:rsidR="00E7549A" w:rsidRDefault="00000000">
      <w:pPr>
        <w:pStyle w:val="Indholdsfortegnelse2"/>
        <w:rPr>
          <w:noProof/>
        </w:rPr>
      </w:pPr>
      <w:hyperlink w:anchor="_Toc109309001" w:history="1">
        <w:r w:rsidR="00E7549A" w:rsidRPr="00F4371A">
          <w:rPr>
            <w:rStyle w:val="Hyperlink"/>
            <w:noProof/>
          </w:rPr>
          <w:t>5.4</w:t>
        </w:r>
        <w:r w:rsidR="00E7549A">
          <w:rPr>
            <w:noProof/>
          </w:rPr>
          <w:tab/>
        </w:r>
        <w:r w:rsidR="00E7549A" w:rsidRPr="00F4371A">
          <w:rPr>
            <w:rStyle w:val="Hyperlink"/>
            <w:noProof/>
          </w:rPr>
          <w:t>Status for overdragelse til drift</w:t>
        </w:r>
        <w:r w:rsidR="00E7549A">
          <w:rPr>
            <w:noProof/>
            <w:webHidden/>
          </w:rPr>
          <w:tab/>
        </w:r>
        <w:r w:rsidR="00E7549A">
          <w:rPr>
            <w:noProof/>
            <w:webHidden/>
          </w:rPr>
          <w:fldChar w:fldCharType="begin"/>
        </w:r>
        <w:r w:rsidR="00E7549A">
          <w:rPr>
            <w:noProof/>
            <w:webHidden/>
          </w:rPr>
          <w:instrText xml:space="preserve"> PAGEREF _Toc109309001 \h </w:instrText>
        </w:r>
        <w:r w:rsidR="00E7549A">
          <w:rPr>
            <w:noProof/>
            <w:webHidden/>
          </w:rPr>
        </w:r>
        <w:r w:rsidR="00E7549A">
          <w:rPr>
            <w:noProof/>
            <w:webHidden/>
          </w:rPr>
          <w:fldChar w:fldCharType="separate"/>
        </w:r>
        <w:r w:rsidR="00316873">
          <w:rPr>
            <w:noProof/>
            <w:webHidden/>
          </w:rPr>
          <w:t>63</w:t>
        </w:r>
        <w:r w:rsidR="00E7549A">
          <w:rPr>
            <w:noProof/>
            <w:webHidden/>
          </w:rPr>
          <w:fldChar w:fldCharType="end"/>
        </w:r>
      </w:hyperlink>
    </w:p>
    <w:p w14:paraId="6447B574" w14:textId="017DE97E" w:rsidR="00E7549A" w:rsidRDefault="00000000">
      <w:pPr>
        <w:pStyle w:val="Indholdsfortegnelse2"/>
        <w:rPr>
          <w:noProof/>
        </w:rPr>
      </w:pPr>
      <w:hyperlink w:anchor="_Toc109309002" w:history="1">
        <w:r w:rsidR="00E7549A" w:rsidRPr="00F4371A">
          <w:rPr>
            <w:rStyle w:val="Hyperlink"/>
            <w:noProof/>
          </w:rPr>
          <w:t>5.5</w:t>
        </w:r>
        <w:r w:rsidR="00E7549A">
          <w:rPr>
            <w:noProof/>
          </w:rPr>
          <w:tab/>
        </w:r>
        <w:r w:rsidR="00E7549A" w:rsidRPr="00F4371A">
          <w:rPr>
            <w:rStyle w:val="Hyperlink"/>
            <w:noProof/>
          </w:rPr>
          <w:t>Afvigelser ift. den seneste statusrapportering</w:t>
        </w:r>
        <w:r w:rsidR="00E7549A">
          <w:rPr>
            <w:noProof/>
            <w:webHidden/>
          </w:rPr>
          <w:tab/>
        </w:r>
        <w:r w:rsidR="00E7549A">
          <w:rPr>
            <w:noProof/>
            <w:webHidden/>
          </w:rPr>
          <w:fldChar w:fldCharType="begin"/>
        </w:r>
        <w:r w:rsidR="00E7549A">
          <w:rPr>
            <w:noProof/>
            <w:webHidden/>
          </w:rPr>
          <w:instrText xml:space="preserve"> PAGEREF _Toc109309002 \h </w:instrText>
        </w:r>
        <w:r w:rsidR="00E7549A">
          <w:rPr>
            <w:noProof/>
            <w:webHidden/>
          </w:rPr>
        </w:r>
        <w:r w:rsidR="00E7549A">
          <w:rPr>
            <w:noProof/>
            <w:webHidden/>
          </w:rPr>
          <w:fldChar w:fldCharType="separate"/>
        </w:r>
        <w:r w:rsidR="00316873">
          <w:rPr>
            <w:noProof/>
            <w:webHidden/>
          </w:rPr>
          <w:t>63</w:t>
        </w:r>
        <w:r w:rsidR="00E7549A">
          <w:rPr>
            <w:noProof/>
            <w:webHidden/>
          </w:rPr>
          <w:fldChar w:fldCharType="end"/>
        </w:r>
      </w:hyperlink>
    </w:p>
    <w:p w14:paraId="2E0900BA" w14:textId="1EC4ECF5" w:rsidR="00E7549A" w:rsidRDefault="00000000">
      <w:pPr>
        <w:pStyle w:val="Indholdsfortegnelse1"/>
        <w:rPr>
          <w:b w:val="0"/>
          <w:noProof/>
        </w:rPr>
      </w:pPr>
      <w:hyperlink w:anchor="_Toc109309003" w:history="1">
        <w:r w:rsidR="00E7549A" w:rsidRPr="00F4371A">
          <w:rPr>
            <w:rStyle w:val="Hyperlink"/>
            <w:noProof/>
          </w:rPr>
          <w:t>6.</w:t>
        </w:r>
        <w:r w:rsidR="00E7549A">
          <w:rPr>
            <w:b w:val="0"/>
            <w:noProof/>
          </w:rPr>
          <w:tab/>
        </w:r>
        <w:r w:rsidR="00E7549A" w:rsidRPr="00F4371A">
          <w:rPr>
            <w:rStyle w:val="Hyperlink"/>
            <w:noProof/>
          </w:rPr>
          <w:t>Bilag</w:t>
        </w:r>
        <w:r w:rsidR="00E7549A">
          <w:rPr>
            <w:noProof/>
            <w:webHidden/>
          </w:rPr>
          <w:tab/>
        </w:r>
        <w:r w:rsidR="00E7549A">
          <w:rPr>
            <w:noProof/>
            <w:webHidden/>
          </w:rPr>
          <w:fldChar w:fldCharType="begin"/>
        </w:r>
        <w:r w:rsidR="00E7549A">
          <w:rPr>
            <w:noProof/>
            <w:webHidden/>
          </w:rPr>
          <w:instrText xml:space="preserve"> PAGEREF _Toc109309003 \h </w:instrText>
        </w:r>
        <w:r w:rsidR="00E7549A">
          <w:rPr>
            <w:noProof/>
            <w:webHidden/>
          </w:rPr>
        </w:r>
        <w:r w:rsidR="00E7549A">
          <w:rPr>
            <w:noProof/>
            <w:webHidden/>
          </w:rPr>
          <w:fldChar w:fldCharType="separate"/>
        </w:r>
        <w:r w:rsidR="00316873">
          <w:rPr>
            <w:noProof/>
            <w:webHidden/>
          </w:rPr>
          <w:t>64</w:t>
        </w:r>
        <w:r w:rsidR="00E7549A">
          <w:rPr>
            <w:noProof/>
            <w:webHidden/>
          </w:rPr>
          <w:fldChar w:fldCharType="end"/>
        </w:r>
      </w:hyperlink>
    </w:p>
    <w:p w14:paraId="2A6DB464" w14:textId="749900F6" w:rsidR="00E7549A" w:rsidRDefault="00000000">
      <w:pPr>
        <w:pStyle w:val="Indholdsfortegnelse2"/>
        <w:rPr>
          <w:noProof/>
        </w:rPr>
      </w:pPr>
      <w:hyperlink w:anchor="_Toc109309004" w:history="1">
        <w:r w:rsidR="00E7549A" w:rsidRPr="00F4371A">
          <w:rPr>
            <w:rStyle w:val="Hyperlink"/>
            <w:noProof/>
          </w:rPr>
          <w:t>Bilag A: Plan for analysefasen</w:t>
        </w:r>
        <w:r w:rsidR="00E7549A">
          <w:rPr>
            <w:noProof/>
            <w:webHidden/>
          </w:rPr>
          <w:tab/>
        </w:r>
        <w:r w:rsidR="00E7549A">
          <w:rPr>
            <w:noProof/>
            <w:webHidden/>
          </w:rPr>
          <w:fldChar w:fldCharType="begin"/>
        </w:r>
        <w:r w:rsidR="00E7549A">
          <w:rPr>
            <w:noProof/>
            <w:webHidden/>
          </w:rPr>
          <w:instrText xml:space="preserve"> PAGEREF _Toc109309004 \h </w:instrText>
        </w:r>
        <w:r w:rsidR="00E7549A">
          <w:rPr>
            <w:noProof/>
            <w:webHidden/>
          </w:rPr>
        </w:r>
        <w:r w:rsidR="00E7549A">
          <w:rPr>
            <w:noProof/>
            <w:webHidden/>
          </w:rPr>
          <w:fldChar w:fldCharType="separate"/>
        </w:r>
        <w:r w:rsidR="00316873">
          <w:rPr>
            <w:noProof/>
            <w:webHidden/>
          </w:rPr>
          <w:t>65</w:t>
        </w:r>
        <w:r w:rsidR="00E7549A">
          <w:rPr>
            <w:noProof/>
            <w:webHidden/>
          </w:rPr>
          <w:fldChar w:fldCharType="end"/>
        </w:r>
      </w:hyperlink>
    </w:p>
    <w:p w14:paraId="4DAE2B7B" w14:textId="60100B2C" w:rsidR="00E7549A" w:rsidRDefault="00000000">
      <w:pPr>
        <w:pStyle w:val="Indholdsfortegnelse2"/>
        <w:rPr>
          <w:noProof/>
        </w:rPr>
      </w:pPr>
      <w:hyperlink w:anchor="_Toc109309005" w:history="1">
        <w:r w:rsidR="00E7549A" w:rsidRPr="00F4371A">
          <w:rPr>
            <w:rStyle w:val="Hyperlink"/>
            <w:noProof/>
          </w:rPr>
          <w:t>Bilag B: Risikolog</w:t>
        </w:r>
        <w:r w:rsidR="00E7549A">
          <w:rPr>
            <w:noProof/>
            <w:webHidden/>
          </w:rPr>
          <w:tab/>
        </w:r>
        <w:r w:rsidR="00E7549A">
          <w:rPr>
            <w:noProof/>
            <w:webHidden/>
          </w:rPr>
          <w:fldChar w:fldCharType="begin"/>
        </w:r>
        <w:r w:rsidR="00E7549A">
          <w:rPr>
            <w:noProof/>
            <w:webHidden/>
          </w:rPr>
          <w:instrText xml:space="preserve"> PAGEREF _Toc109309005 \h </w:instrText>
        </w:r>
        <w:r w:rsidR="00E7549A">
          <w:rPr>
            <w:noProof/>
            <w:webHidden/>
          </w:rPr>
        </w:r>
        <w:r w:rsidR="00E7549A">
          <w:rPr>
            <w:noProof/>
            <w:webHidden/>
          </w:rPr>
          <w:fldChar w:fldCharType="separate"/>
        </w:r>
        <w:r w:rsidR="00316873">
          <w:rPr>
            <w:noProof/>
            <w:webHidden/>
          </w:rPr>
          <w:t>70</w:t>
        </w:r>
        <w:r w:rsidR="00E7549A">
          <w:rPr>
            <w:noProof/>
            <w:webHidden/>
          </w:rPr>
          <w:fldChar w:fldCharType="end"/>
        </w:r>
      </w:hyperlink>
    </w:p>
    <w:p w14:paraId="2DC6EEA4" w14:textId="5018A509" w:rsidR="00E7549A" w:rsidRDefault="00000000">
      <w:pPr>
        <w:pStyle w:val="Indholdsfortegnelse2"/>
        <w:rPr>
          <w:noProof/>
        </w:rPr>
      </w:pPr>
      <w:hyperlink w:anchor="_Toc109309006" w:history="1">
        <w:r w:rsidR="00E7549A" w:rsidRPr="00F4371A">
          <w:rPr>
            <w:rStyle w:val="Hyperlink"/>
            <w:noProof/>
          </w:rPr>
          <w:t>Bilag C: Projektets risikotjekliste</w:t>
        </w:r>
        <w:r w:rsidR="00E7549A">
          <w:rPr>
            <w:noProof/>
            <w:webHidden/>
          </w:rPr>
          <w:tab/>
        </w:r>
        <w:r w:rsidR="00E7549A">
          <w:rPr>
            <w:noProof/>
            <w:webHidden/>
          </w:rPr>
          <w:fldChar w:fldCharType="begin"/>
        </w:r>
        <w:r w:rsidR="00E7549A">
          <w:rPr>
            <w:noProof/>
            <w:webHidden/>
          </w:rPr>
          <w:instrText xml:space="preserve"> PAGEREF _Toc109309006 \h </w:instrText>
        </w:r>
        <w:r w:rsidR="00E7549A">
          <w:rPr>
            <w:noProof/>
            <w:webHidden/>
          </w:rPr>
        </w:r>
        <w:r w:rsidR="00E7549A">
          <w:rPr>
            <w:noProof/>
            <w:webHidden/>
          </w:rPr>
          <w:fldChar w:fldCharType="separate"/>
        </w:r>
        <w:r w:rsidR="00316873">
          <w:rPr>
            <w:noProof/>
            <w:webHidden/>
          </w:rPr>
          <w:t>71</w:t>
        </w:r>
        <w:r w:rsidR="00E7549A">
          <w:rPr>
            <w:noProof/>
            <w:webHidden/>
          </w:rPr>
          <w:fldChar w:fldCharType="end"/>
        </w:r>
      </w:hyperlink>
    </w:p>
    <w:p w14:paraId="43BDE511" w14:textId="3CD06281" w:rsidR="00E7549A" w:rsidRDefault="00000000">
      <w:pPr>
        <w:pStyle w:val="Indholdsfortegnelse2"/>
        <w:rPr>
          <w:noProof/>
        </w:rPr>
      </w:pPr>
      <w:hyperlink w:anchor="_Toc109309007" w:history="1">
        <w:r w:rsidR="00E7549A" w:rsidRPr="00F4371A">
          <w:rPr>
            <w:rStyle w:val="Hyperlink"/>
            <w:noProof/>
          </w:rPr>
          <w:t>Bilag D: Baggrund for estimat af antal virksomheder i SMV</w:t>
        </w:r>
        <w:r w:rsidR="00E7549A">
          <w:rPr>
            <w:noProof/>
            <w:webHidden/>
          </w:rPr>
          <w:tab/>
        </w:r>
        <w:r w:rsidR="00E7549A">
          <w:rPr>
            <w:noProof/>
            <w:webHidden/>
          </w:rPr>
          <w:fldChar w:fldCharType="begin"/>
        </w:r>
        <w:r w:rsidR="00E7549A">
          <w:rPr>
            <w:noProof/>
            <w:webHidden/>
          </w:rPr>
          <w:instrText xml:space="preserve"> PAGEREF _Toc109309007 \h </w:instrText>
        </w:r>
        <w:r w:rsidR="00E7549A">
          <w:rPr>
            <w:noProof/>
            <w:webHidden/>
          </w:rPr>
        </w:r>
        <w:r w:rsidR="00E7549A">
          <w:rPr>
            <w:noProof/>
            <w:webHidden/>
          </w:rPr>
          <w:fldChar w:fldCharType="separate"/>
        </w:r>
        <w:r w:rsidR="00316873">
          <w:rPr>
            <w:noProof/>
            <w:webHidden/>
          </w:rPr>
          <w:t>72</w:t>
        </w:r>
        <w:r w:rsidR="00E7549A">
          <w:rPr>
            <w:noProof/>
            <w:webHidden/>
          </w:rPr>
          <w:fldChar w:fldCharType="end"/>
        </w:r>
      </w:hyperlink>
    </w:p>
    <w:p w14:paraId="67098EB2" w14:textId="7427819A" w:rsidR="00E7549A" w:rsidRDefault="00000000">
      <w:pPr>
        <w:pStyle w:val="Indholdsfortegnelse2"/>
        <w:rPr>
          <w:noProof/>
        </w:rPr>
      </w:pPr>
      <w:hyperlink w:anchor="_Toc109309008" w:history="1">
        <w:r w:rsidR="00E7549A" w:rsidRPr="00F4371A">
          <w:rPr>
            <w:rStyle w:val="Hyperlink"/>
            <w:noProof/>
          </w:rPr>
          <w:t>Bilag E: Forvaltningsretlig konsekvensanalyse</w:t>
        </w:r>
        <w:r w:rsidR="00E7549A">
          <w:rPr>
            <w:noProof/>
            <w:webHidden/>
          </w:rPr>
          <w:tab/>
        </w:r>
        <w:r w:rsidR="00E7549A">
          <w:rPr>
            <w:noProof/>
            <w:webHidden/>
          </w:rPr>
          <w:fldChar w:fldCharType="begin"/>
        </w:r>
        <w:r w:rsidR="00E7549A">
          <w:rPr>
            <w:noProof/>
            <w:webHidden/>
          </w:rPr>
          <w:instrText xml:space="preserve"> PAGEREF _Toc109309008 \h </w:instrText>
        </w:r>
        <w:r w:rsidR="00E7549A">
          <w:rPr>
            <w:noProof/>
            <w:webHidden/>
          </w:rPr>
        </w:r>
        <w:r w:rsidR="00E7549A">
          <w:rPr>
            <w:noProof/>
            <w:webHidden/>
          </w:rPr>
          <w:fldChar w:fldCharType="separate"/>
        </w:r>
        <w:r w:rsidR="00316873">
          <w:rPr>
            <w:noProof/>
            <w:webHidden/>
          </w:rPr>
          <w:t>74</w:t>
        </w:r>
        <w:r w:rsidR="00E7549A">
          <w:rPr>
            <w:noProof/>
            <w:webHidden/>
          </w:rPr>
          <w:fldChar w:fldCharType="end"/>
        </w:r>
      </w:hyperlink>
    </w:p>
    <w:p w14:paraId="74B4347A" w14:textId="6B73127D" w:rsidR="00E7549A" w:rsidRDefault="00000000">
      <w:pPr>
        <w:pStyle w:val="Indholdsfortegnelse2"/>
        <w:rPr>
          <w:noProof/>
        </w:rPr>
      </w:pPr>
      <w:hyperlink w:anchor="_Toc109309009" w:history="1">
        <w:r w:rsidR="00E7549A" w:rsidRPr="00F4371A">
          <w:rPr>
            <w:rStyle w:val="Hyperlink"/>
            <w:noProof/>
          </w:rPr>
          <w:t>Bilag F: Centrale antagelser og forudsætninger for estimatet.</w:t>
        </w:r>
        <w:r w:rsidR="00E7549A">
          <w:rPr>
            <w:noProof/>
            <w:webHidden/>
          </w:rPr>
          <w:tab/>
        </w:r>
        <w:r w:rsidR="00E7549A">
          <w:rPr>
            <w:noProof/>
            <w:webHidden/>
          </w:rPr>
          <w:fldChar w:fldCharType="begin"/>
        </w:r>
        <w:r w:rsidR="00E7549A">
          <w:rPr>
            <w:noProof/>
            <w:webHidden/>
          </w:rPr>
          <w:instrText xml:space="preserve"> PAGEREF _Toc109309009 \h </w:instrText>
        </w:r>
        <w:r w:rsidR="00E7549A">
          <w:rPr>
            <w:noProof/>
            <w:webHidden/>
          </w:rPr>
        </w:r>
        <w:r w:rsidR="00E7549A">
          <w:rPr>
            <w:noProof/>
            <w:webHidden/>
          </w:rPr>
          <w:fldChar w:fldCharType="separate"/>
        </w:r>
        <w:r w:rsidR="00316873">
          <w:rPr>
            <w:noProof/>
            <w:webHidden/>
          </w:rPr>
          <w:t>75</w:t>
        </w:r>
        <w:r w:rsidR="00E7549A">
          <w:rPr>
            <w:noProof/>
            <w:webHidden/>
          </w:rPr>
          <w:fldChar w:fldCharType="end"/>
        </w:r>
      </w:hyperlink>
    </w:p>
    <w:p w14:paraId="404E2927" w14:textId="66B23C2A" w:rsidR="00E7549A" w:rsidRDefault="00000000">
      <w:pPr>
        <w:pStyle w:val="Indholdsfortegnelse1"/>
        <w:rPr>
          <w:b w:val="0"/>
          <w:noProof/>
        </w:rPr>
      </w:pPr>
      <w:hyperlink w:anchor="_Toc109309010" w:history="1">
        <w:r w:rsidR="00E7549A" w:rsidRPr="00F4371A">
          <w:rPr>
            <w:rStyle w:val="Hyperlink"/>
            <w:noProof/>
          </w:rPr>
          <w:t>7.</w:t>
        </w:r>
        <w:r w:rsidR="00E7549A">
          <w:rPr>
            <w:b w:val="0"/>
            <w:noProof/>
          </w:rPr>
          <w:tab/>
        </w:r>
        <w:r w:rsidR="00E7549A" w:rsidRPr="00F4371A">
          <w:rPr>
            <w:rStyle w:val="Hyperlink"/>
            <w:noProof/>
          </w:rPr>
          <w:t>Oversigt over hjælpetekster</w:t>
        </w:r>
        <w:r w:rsidR="00E7549A">
          <w:rPr>
            <w:noProof/>
            <w:webHidden/>
          </w:rPr>
          <w:tab/>
        </w:r>
        <w:r w:rsidR="00E7549A">
          <w:rPr>
            <w:noProof/>
            <w:webHidden/>
          </w:rPr>
          <w:fldChar w:fldCharType="begin"/>
        </w:r>
        <w:r w:rsidR="00E7549A">
          <w:rPr>
            <w:noProof/>
            <w:webHidden/>
          </w:rPr>
          <w:instrText xml:space="preserve"> PAGEREF _Toc109309010 \h </w:instrText>
        </w:r>
        <w:r w:rsidR="00E7549A">
          <w:rPr>
            <w:noProof/>
            <w:webHidden/>
          </w:rPr>
        </w:r>
        <w:r w:rsidR="00E7549A">
          <w:rPr>
            <w:noProof/>
            <w:webHidden/>
          </w:rPr>
          <w:fldChar w:fldCharType="separate"/>
        </w:r>
        <w:r w:rsidR="00316873">
          <w:rPr>
            <w:noProof/>
            <w:webHidden/>
          </w:rPr>
          <w:t>81</w:t>
        </w:r>
        <w:r w:rsidR="00E7549A">
          <w:rPr>
            <w:noProof/>
            <w:webHidden/>
          </w:rPr>
          <w:fldChar w:fldCharType="end"/>
        </w:r>
      </w:hyperlink>
    </w:p>
    <w:p w14:paraId="5969D473" w14:textId="32831247" w:rsidR="00EB1919" w:rsidRPr="00EB1919" w:rsidRDefault="00B95313" w:rsidP="00EB1919">
      <w:pPr>
        <w:sectPr w:rsidR="00EB1919" w:rsidRPr="00EB1919" w:rsidSect="0086794C">
          <w:headerReference w:type="default" r:id="rId13"/>
          <w:footerReference w:type="default" r:id="rId14"/>
          <w:footerReference w:type="first" r:id="rId15"/>
          <w:pgSz w:w="11907" w:h="16839" w:code="9"/>
          <w:pgMar w:top="1701" w:right="1134" w:bottom="1701" w:left="1134" w:header="1021" w:footer="851" w:gutter="0"/>
          <w:cols w:space="708"/>
          <w:titlePg/>
          <w:docGrid w:linePitch="360"/>
        </w:sectPr>
      </w:pPr>
      <w:r>
        <w:fldChar w:fldCharType="end"/>
      </w:r>
      <w:sdt>
        <w:sdtPr>
          <w:alias w:val="Kontrolelement med sektionsskift - SLET IKKE - REDIGER IKKE"/>
          <w:tag w:val="Kontrolelement med sektionsskift - SLET IKKE - REDIGER IKKE"/>
          <w:id w:val="2093049519"/>
          <w:lock w:val="sdtContentLocked"/>
          <w:placeholder>
            <w:docPart w:val="63125A2BF3724A2294E4E2F46A5DAA96"/>
          </w:placeholder>
        </w:sdtPr>
        <w:sdtContent>
          <w:r w:rsidR="00EB1919" w:rsidRPr="00EB1919">
            <w:t xml:space="preserve"> </w:t>
          </w:r>
        </w:sdtContent>
      </w:sdt>
    </w:p>
    <w:p w14:paraId="5969D474" w14:textId="77777777" w:rsidR="00864A06" w:rsidRDefault="00864A06" w:rsidP="00864A06">
      <w:pPr>
        <w:pStyle w:val="Overskrift1"/>
      </w:pPr>
      <w:bookmarkStart w:id="0" w:name="_Toc519426307"/>
      <w:bookmarkStart w:id="1" w:name="_Toc519987189"/>
      <w:bookmarkStart w:id="2" w:name="_Toc109308920"/>
      <w:r w:rsidRPr="00A50540">
        <w:lastRenderedPageBreak/>
        <w:t>Indledning, læsevejledning og nuværende status</w:t>
      </w:r>
      <w:bookmarkEnd w:id="0"/>
      <w:bookmarkEnd w:id="1"/>
      <w:bookmarkEnd w:id="2"/>
    </w:p>
    <w:p w14:paraId="5969D475" w14:textId="77777777" w:rsidR="00864A06" w:rsidRDefault="00864A06" w:rsidP="00227471">
      <w:pPr>
        <w:pStyle w:val="Introtekst"/>
        <w:rPr>
          <w:sz w:val="22"/>
        </w:rPr>
      </w:pPr>
      <w:r w:rsidRPr="03F39062">
        <w:rPr>
          <w:sz w:val="22"/>
        </w:rPr>
        <w:t>Projektgrundlaget er projektets hoveddokument. Formålet med dokumentet er at</w:t>
      </w:r>
      <w:r w:rsidR="0022088C" w:rsidRPr="03F39062">
        <w:rPr>
          <w:sz w:val="22"/>
        </w:rPr>
        <w:t xml:space="preserve"> skabe klarhed over</w:t>
      </w:r>
      <w:r w:rsidR="00DA0CCB" w:rsidRPr="03F39062">
        <w:rPr>
          <w:sz w:val="22"/>
        </w:rPr>
        <w:t xml:space="preserve"> </w:t>
      </w:r>
      <w:r w:rsidR="000C2064" w:rsidRPr="03F39062">
        <w:rPr>
          <w:sz w:val="22"/>
        </w:rPr>
        <w:t>projektet</w:t>
      </w:r>
      <w:r w:rsidR="00DA0CCB" w:rsidRPr="03F39062">
        <w:rPr>
          <w:sz w:val="22"/>
        </w:rPr>
        <w:t xml:space="preserve"> blandt projektets interessenter</w:t>
      </w:r>
      <w:r w:rsidR="000C2064" w:rsidRPr="03F39062">
        <w:rPr>
          <w:sz w:val="22"/>
        </w:rPr>
        <w:t>. Samtidig skal det</w:t>
      </w:r>
      <w:r w:rsidR="009E4C94" w:rsidRPr="03F39062">
        <w:rPr>
          <w:sz w:val="22"/>
        </w:rPr>
        <w:t xml:space="preserve"> </w:t>
      </w:r>
      <w:r w:rsidR="000C2064" w:rsidRPr="03F39062">
        <w:rPr>
          <w:sz w:val="22"/>
        </w:rPr>
        <w:t>understøtte</w:t>
      </w:r>
      <w:r w:rsidRPr="03F39062">
        <w:rPr>
          <w:sz w:val="22"/>
        </w:rPr>
        <w:t xml:space="preserve">, at styregruppe, projektleder og projektdeltagere er enige om projektets baggrund, formål, ønskede gevinster, økonomi, omfang og organisering. </w:t>
      </w:r>
      <w:r w:rsidR="00D3660B" w:rsidRPr="03F39062">
        <w:rPr>
          <w:sz w:val="22"/>
        </w:rPr>
        <w:t xml:space="preserve">Projektgrundlaget </w:t>
      </w:r>
      <w:r w:rsidRPr="03F39062">
        <w:rPr>
          <w:sz w:val="22"/>
        </w:rPr>
        <w:t xml:space="preserve">skal anvendes fra projektets idéfase til afslutningen af projektets gennemførelsesfase og </w:t>
      </w:r>
      <w:r w:rsidR="0022088C" w:rsidRPr="03F39062">
        <w:rPr>
          <w:sz w:val="22"/>
        </w:rPr>
        <w:t xml:space="preserve">til </w:t>
      </w:r>
      <w:r w:rsidRPr="03F39062">
        <w:rPr>
          <w:sz w:val="22"/>
        </w:rPr>
        <w:t>evaluering</w:t>
      </w:r>
      <w:r w:rsidR="00227471" w:rsidRPr="03F39062">
        <w:rPr>
          <w:sz w:val="22"/>
        </w:rPr>
        <w:t>en</w:t>
      </w:r>
      <w:r w:rsidRPr="03F39062">
        <w:rPr>
          <w:sz w:val="22"/>
        </w:rPr>
        <w:t xml:space="preserve"> af projektet.</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DDE8F5"/>
        <w:tblLayout w:type="fixed"/>
        <w:tblCellMar>
          <w:top w:w="28" w:type="dxa"/>
          <w:left w:w="113" w:type="dxa"/>
          <w:bottom w:w="28" w:type="dxa"/>
          <w:right w:w="113" w:type="dxa"/>
        </w:tblCellMar>
        <w:tblLook w:val="04A0" w:firstRow="1" w:lastRow="0" w:firstColumn="1" w:lastColumn="0" w:noHBand="0" w:noVBand="1"/>
        <w:tblCaption w:val="Vejledning"/>
      </w:tblPr>
      <w:tblGrid>
        <w:gridCol w:w="9628"/>
      </w:tblGrid>
      <w:tr w:rsidR="00864A06" w:rsidRPr="008644C4" w14:paraId="5969D477" w14:textId="77777777" w:rsidTr="00E83548">
        <w:trPr>
          <w:tblHeader/>
        </w:trPr>
        <w:tc>
          <w:tcPr>
            <w:tcW w:w="5000" w:type="pct"/>
            <w:shd w:val="clear" w:color="auto" w:fill="DDE8F5"/>
            <w:vAlign w:val="bottom"/>
          </w:tcPr>
          <w:p w14:paraId="5969D476" w14:textId="75E6DC20" w:rsidR="00864A06" w:rsidRPr="00AA0A88" w:rsidRDefault="00E83548" w:rsidP="00AA0A88">
            <w:pPr>
              <w:pStyle w:val="Tabeloverskrift"/>
            </w:pPr>
            <w:r w:rsidRPr="00AA0A88">
              <w:t xml:space="preserve">Denne boks er henvendt til de personer, der rent praktisk skal arbejde med </w:t>
            </w:r>
            <w:r w:rsidR="000D4298" w:rsidRPr="00AA0A88">
              <w:t>at udfylde projektgrundlaget</w:t>
            </w:r>
            <w:r w:rsidR="00AA0A88" w:rsidRPr="00AA0A88">
              <w:t>.</w:t>
            </w:r>
          </w:p>
        </w:tc>
      </w:tr>
      <w:tr w:rsidR="00864A06" w:rsidRPr="008644C4" w14:paraId="5969D487" w14:textId="77777777" w:rsidTr="00E83548">
        <w:tc>
          <w:tcPr>
            <w:tcW w:w="5000" w:type="pct"/>
            <w:shd w:val="clear" w:color="auto" w:fill="DDE8F5"/>
          </w:tcPr>
          <w:p w14:paraId="5969D478" w14:textId="77777777" w:rsidR="00E83548" w:rsidRDefault="00E83548" w:rsidP="000D4298">
            <w:pPr>
              <w:pStyle w:val="Tabeloverskrift"/>
              <w:keepNext w:val="0"/>
            </w:pPr>
            <w:r>
              <w:t>Hvordan bruges Projektgrundlaget?</w:t>
            </w:r>
          </w:p>
          <w:p w14:paraId="5969D479" w14:textId="77777777" w:rsidR="00E83548" w:rsidRPr="00CE67FD" w:rsidRDefault="00E83548" w:rsidP="000D4298">
            <w:pPr>
              <w:pStyle w:val="Tabeloverskrift"/>
              <w:keepNext w:val="0"/>
            </w:pPr>
            <w:r w:rsidRPr="00CE67FD">
              <w:t>Projektgrundlaget følger projektet fra idéfase til realiseringsfase</w:t>
            </w:r>
          </w:p>
          <w:p w14:paraId="5969D47A" w14:textId="223D58C6" w:rsidR="00E83548" w:rsidRDefault="00E83548" w:rsidP="000D4298">
            <w:pPr>
              <w:pStyle w:val="Tabel"/>
            </w:pPr>
            <w:r w:rsidRPr="002F1269">
              <w:t xml:space="preserve">Projektgrundlaget påbegyndes i </w:t>
            </w:r>
            <w:r>
              <w:t>idé</w:t>
            </w:r>
            <w:r w:rsidRPr="002F1269">
              <w:t>fas</w:t>
            </w:r>
            <w:r>
              <w:t>en og følger projektet frem til det nedlægges i udgangen af gennemførelsesfasen. Dokumentet er skalerbart, således at viden og beslutninger indarbejdes</w:t>
            </w:r>
            <w:r w:rsidRPr="002F1269">
              <w:t xml:space="preserve"> </w:t>
            </w:r>
            <w:r>
              <w:t>i det ef</w:t>
            </w:r>
            <w:r w:rsidRPr="002F1269">
              <w:t>terhånden som de enkelte elementer afkla</w:t>
            </w:r>
            <w:r>
              <w:t>res. Fx har projektet mere begrænset viden i</w:t>
            </w:r>
            <w:r w:rsidRPr="002F1269">
              <w:t xml:space="preserve"> idéfasen</w:t>
            </w:r>
            <w:r>
              <w:t>,</w:t>
            </w:r>
            <w:r w:rsidRPr="002F1269">
              <w:t xml:space="preserve"> så </w:t>
            </w:r>
            <w:r>
              <w:t xml:space="preserve">her vil </w:t>
            </w:r>
            <w:r w:rsidRPr="002F1269">
              <w:t>beskrivelsen af projektets kontekst og ram</w:t>
            </w:r>
            <w:r>
              <w:t>mer afspejle dette</w:t>
            </w:r>
            <w:r w:rsidRPr="002F1269">
              <w:t xml:space="preserve">. Alle </w:t>
            </w:r>
            <w:r>
              <w:t>kapitler</w:t>
            </w:r>
            <w:r w:rsidRPr="002F1269">
              <w:t xml:space="preserve"> skal genbesøges og uddybes i de senere faser a</w:t>
            </w:r>
            <w:r>
              <w:t xml:space="preserve">f projektet, </w:t>
            </w:r>
            <w:r w:rsidRPr="002F1269">
              <w:t xml:space="preserve">efterhånden som analyser </w:t>
            </w:r>
            <w:r>
              <w:t xml:space="preserve">mv. </w:t>
            </w:r>
            <w:r w:rsidRPr="002F1269">
              <w:t xml:space="preserve">skaber mere viden, projektet træffer nye beslutninger eller forudsætninger ændres. </w:t>
            </w:r>
            <w:r>
              <w:t>Der skal derfor rettes i tidligere skrevet tekst.</w:t>
            </w:r>
          </w:p>
          <w:p w14:paraId="26836C3D" w14:textId="35FB8F19" w:rsidR="008D26E7" w:rsidRPr="00A42464" w:rsidRDefault="009F64BA" w:rsidP="00A42464">
            <w:pPr>
              <w:pStyle w:val="Tabeloverskrift"/>
            </w:pPr>
            <w:r w:rsidRPr="00A42464">
              <w:t>Projektgrundlagets målgruppe</w:t>
            </w:r>
          </w:p>
          <w:p w14:paraId="0EAD75E5" w14:textId="2FEE3B84" w:rsidR="009F64BA" w:rsidRPr="00A42464" w:rsidRDefault="009F64BA" w:rsidP="00A42464">
            <w:pPr>
              <w:pStyle w:val="Tabel"/>
            </w:pPr>
            <w:r w:rsidRPr="00A42464">
              <w:t xml:space="preserve">Det er væsentligt at beskrivelserne i projektgrundlaget er </w:t>
            </w:r>
            <w:r w:rsidR="009B0E30" w:rsidRPr="00A42464">
              <w:t xml:space="preserve">tilpasset målgrupperne – herunder projektets styregruppe og </w:t>
            </w:r>
            <w:r w:rsidR="0070221F" w:rsidRPr="00A42464">
              <w:t xml:space="preserve">Statens It-råd. </w:t>
            </w:r>
            <w:r w:rsidR="0091332D" w:rsidRPr="00A42464">
              <w:t xml:space="preserve">Det betyder, at der skal </w:t>
            </w:r>
            <w:r w:rsidR="00676F80" w:rsidRPr="00A42464">
              <w:t>være fokus på at skabe overblik</w:t>
            </w:r>
            <w:r w:rsidR="00FF2E89" w:rsidRPr="00A42464">
              <w:t xml:space="preserve"> og give en forståelse for</w:t>
            </w:r>
            <w:r w:rsidR="00E834FC" w:rsidRPr="00A42464">
              <w:t xml:space="preserve">, hvordan myndigheden vil sikre, at projektet bliver en succes </w:t>
            </w:r>
            <w:r w:rsidR="00676F80" w:rsidRPr="00A42464">
              <w:t xml:space="preserve">uden at gå i </w:t>
            </w:r>
            <w:r w:rsidR="00FF2E89" w:rsidRPr="00A42464">
              <w:t>for mange eller for tekniske detaljer.</w:t>
            </w:r>
          </w:p>
          <w:p w14:paraId="5969D47B" w14:textId="77777777" w:rsidR="00E83548" w:rsidRPr="00AA0A88" w:rsidRDefault="00E83548" w:rsidP="00AA0A88">
            <w:pPr>
              <w:pStyle w:val="Tabeloverskrift"/>
            </w:pPr>
            <w:r w:rsidRPr="00AA0A88">
              <w:t>Hvilke kapitler skal udarbejdes hvornår?</w:t>
            </w:r>
          </w:p>
          <w:p w14:paraId="5969D47C" w14:textId="77777777" w:rsidR="00E83548" w:rsidRPr="002F1269" w:rsidRDefault="00E83548" w:rsidP="000D4298">
            <w:pPr>
              <w:pStyle w:val="Tabel"/>
            </w:pPr>
            <w:r w:rsidRPr="002F1269">
              <w:t xml:space="preserve">Projektgrundlaget er bygget op omkring en række kapitler, som beskriver aspekter af projektets styringsgrundlag. Kapitlerne indeholder en række sektioner, der definerer de obligatoriske underafsnit. </w:t>
            </w:r>
          </w:p>
          <w:p w14:paraId="5969D47D" w14:textId="77777777" w:rsidR="00E83548" w:rsidRPr="002F1269" w:rsidRDefault="00E83548" w:rsidP="000D4298">
            <w:pPr>
              <w:pStyle w:val="Tabel"/>
            </w:pPr>
            <w:r>
              <w:t>Der er i figur 0.1 og afsnit 0.1 angivet, hvilke dele af projektgrundlaget, der skal være udarbejdet til afslutning af idéfase, risikovurdering, afslutning af analysefase, efter anskaffelse i gennemførelsesfasen, samt ved projektets afslutning efter gennemførelsesfasen.</w:t>
            </w:r>
          </w:p>
          <w:p w14:paraId="5969D47E" w14:textId="68E9EDF8" w:rsidR="00E83548" w:rsidRDefault="00E83548" w:rsidP="000D4298">
            <w:pPr>
              <w:pStyle w:val="Tabel"/>
            </w:pPr>
            <w:r w:rsidRPr="002F1269">
              <w:t>For nogle projekter kan det være relevant at udfylde afsnit i kapitler tidligere end angivet her (</w:t>
            </w:r>
            <w:r>
              <w:t>fx</w:t>
            </w:r>
            <w:r w:rsidRPr="002F1269">
              <w:t xml:space="preserve"> inden risikovurderingen), hvis de er helt centrale for projektet eller allerede er afklaret. Det kan </w:t>
            </w:r>
            <w:r>
              <w:t>fx</w:t>
            </w:r>
            <w:r w:rsidRPr="002F1269">
              <w:t xml:space="preserve"> være relevant, hvis projektets tekniske løsning og integrationer er helt centrale i forhold til projektets risici.</w:t>
            </w:r>
          </w:p>
          <w:p w14:paraId="5969D47F" w14:textId="77777777" w:rsidR="00E83548" w:rsidRPr="00EB366F" w:rsidRDefault="00E83548" w:rsidP="000D4298">
            <w:pPr>
              <w:pStyle w:val="Tabeloverskrift"/>
              <w:keepNext w:val="0"/>
            </w:pPr>
            <w:r w:rsidRPr="00EB366F">
              <w:t>Den sorte tekst</w:t>
            </w:r>
          </w:p>
          <w:p w14:paraId="5969D480" w14:textId="77777777" w:rsidR="00E83548" w:rsidRPr="002F1269" w:rsidRDefault="00E83548" w:rsidP="000D4298">
            <w:pPr>
              <w:pStyle w:val="Tabel"/>
            </w:pPr>
            <w:r w:rsidRPr="002F1269">
              <w:t>Den sorte eksempeltekst</w:t>
            </w:r>
            <w:r>
              <w:t xml:space="preserve">, der typisk står som indledning til et kapitel eller afsnit, </w:t>
            </w:r>
            <w:r w:rsidRPr="002F1269">
              <w:t>er forslag til tekst, som øge</w:t>
            </w:r>
            <w:r>
              <w:t>r</w:t>
            </w:r>
            <w:r w:rsidRPr="002F1269">
              <w:t xml:space="preserve"> læsbarheden i dokumentet ved at beskrive formål med afsnit eller angive henvisninger til an</w:t>
            </w:r>
            <w:r>
              <w:t>dre sektioner. P</w:t>
            </w:r>
            <w:r w:rsidRPr="002F1269">
              <w:t xml:space="preserve">rojektlederen </w:t>
            </w:r>
            <w:r>
              <w:t xml:space="preserve">kan ændre formuleringer </w:t>
            </w:r>
            <w:r w:rsidRPr="002F1269">
              <w:t>eller tilføje tekst efter behov.</w:t>
            </w:r>
          </w:p>
          <w:p w14:paraId="5969D481" w14:textId="77777777" w:rsidR="00E83548" w:rsidRPr="00CE67FD" w:rsidRDefault="00E83548" w:rsidP="000D4298">
            <w:pPr>
              <w:pStyle w:val="Tabeloverskrift"/>
              <w:keepNext w:val="0"/>
            </w:pPr>
            <w:r w:rsidRPr="00CE67FD">
              <w:t xml:space="preserve">Tabeller </w:t>
            </w:r>
          </w:p>
          <w:p w14:paraId="5969D482" w14:textId="77777777" w:rsidR="00E83548" w:rsidRDefault="00E83548" w:rsidP="000D4298">
            <w:pPr>
              <w:pStyle w:val="Tabel"/>
            </w:pPr>
            <w:r w:rsidRPr="002F1269">
              <w:t>Tabeller bruges til at skabe overblik over de overvejelser, projektet har inden for et emne. Tabellerne kan ikke stå alene, og der skal skrives forklarende tekst til hver tabel. Bortset fra opstillinger angående projektets økonomi, business case og gevinster, er tabelopstillingerne ikke obligatoriske, og projektet kan vælge at rette i tabellens elementer eller skabe overblik på anden måde.</w:t>
            </w:r>
          </w:p>
          <w:p w14:paraId="5969D483" w14:textId="0067293C" w:rsidR="00E83548" w:rsidRPr="00A42464" w:rsidRDefault="00E83548" w:rsidP="00A42464">
            <w:pPr>
              <w:pStyle w:val="Tabeloverskrift"/>
            </w:pPr>
            <w:r w:rsidRPr="00A42464">
              <w:t>Hjælp til udfyldelse</w:t>
            </w:r>
          </w:p>
          <w:p w14:paraId="5969D484" w14:textId="6C0697E4" w:rsidR="00E83548" w:rsidRPr="00A42464" w:rsidRDefault="00E83548" w:rsidP="00A42464">
            <w:pPr>
              <w:pStyle w:val="Tabel"/>
            </w:pPr>
            <w:r w:rsidRPr="00A42464">
              <w:t>Der kan findes vejledning til udfyldelse mange steder i dette dokument. Hjælpeteksten vises ved</w:t>
            </w:r>
            <w:r w:rsidR="00AA0A88" w:rsidRPr="00A42464">
              <w:t xml:space="preserve"> at holde musen over ”H-#</w:t>
            </w:r>
            <w:r w:rsidRPr="00A42464">
              <w:t xml:space="preserve">” der står helt til </w:t>
            </w:r>
            <w:r w:rsidR="00857BB3" w:rsidRPr="00A42464">
              <w:t>venstre</w:t>
            </w:r>
            <w:r w:rsidRPr="00A42464">
              <w:t xml:space="preserve"> dér, hvor der er hjælp, og man kan også klikke (evt. Ctrl + klik) på ”H-</w:t>
            </w:r>
            <w:r w:rsidR="00AA0A88" w:rsidRPr="00A42464">
              <w:t>#</w:t>
            </w:r>
            <w:r w:rsidRPr="00A42464">
              <w:t>” for at springe til hjælpeteksten, som er placeret i en tabel sidst i dokumentet. Man kan springe tilbage til udga</w:t>
            </w:r>
            <w:r w:rsidR="00AA0A88" w:rsidRPr="00A42464">
              <w:t>ngspunktet ved at klikke på ”H-#</w:t>
            </w:r>
            <w:r w:rsidRPr="00A42464">
              <w:t>” (evt. Ctrl + klik) i venstre kolonne i tabellen.</w:t>
            </w:r>
          </w:p>
          <w:p w14:paraId="53FDEE94" w14:textId="6A216B0E" w:rsidR="00D8191A" w:rsidRPr="00A42464" w:rsidRDefault="00D8191A" w:rsidP="00A42464">
            <w:pPr>
              <w:pStyle w:val="Tabeloverskrift"/>
            </w:pPr>
            <w:r w:rsidRPr="00A42464">
              <w:lastRenderedPageBreak/>
              <w:t>Beskrivelsesdybde</w:t>
            </w:r>
          </w:p>
          <w:p w14:paraId="1F14F72B" w14:textId="2EA330AE" w:rsidR="00D8191A" w:rsidRPr="00D8191A" w:rsidRDefault="00D8191A" w:rsidP="000D4298">
            <w:pPr>
              <w:pStyle w:val="Tabel"/>
            </w:pPr>
            <w:r>
              <w:t xml:space="preserve">I vejledningsteksterne er der angivet en forklaring af beskrivelsesdybden, som angiver hvilket detaljeringsniveau, der ønskes i projektets udfyldelse af projektgrundlaget.  </w:t>
            </w:r>
          </w:p>
          <w:p w14:paraId="4E98BF04" w14:textId="77777777" w:rsidR="00D8191A" w:rsidRPr="00A42464" w:rsidRDefault="00D8191A" w:rsidP="00D8191A">
            <w:pPr>
              <w:pStyle w:val="Tabel"/>
              <w:rPr>
                <w:i/>
              </w:rPr>
            </w:pPr>
            <w:r w:rsidRPr="00A42464">
              <w:rPr>
                <w:i/>
              </w:rPr>
              <w:t>Færdiggørelsesgrad ved risikovurdering</w:t>
            </w:r>
          </w:p>
          <w:p w14:paraId="467E3CD2" w14:textId="143A8154" w:rsidR="00D8191A" w:rsidRDefault="00D8191A" w:rsidP="000D4298">
            <w:pPr>
              <w:pStyle w:val="Tabel"/>
            </w:pPr>
            <w:r>
              <w:t xml:space="preserve">Projektgrundlagets kapitel 1-4 skal udfyldes inden risikovurdering. For </w:t>
            </w:r>
            <w:r w:rsidR="002E603F">
              <w:t>nogle</w:t>
            </w:r>
            <w:r>
              <w:t xml:space="preserve"> afsnit er det ikke et krav at afsnit</w:t>
            </w:r>
            <w:r w:rsidR="002E603F">
              <w:t>tet</w:t>
            </w:r>
            <w:r>
              <w:t xml:space="preserve"> er </w:t>
            </w:r>
            <w:r w:rsidR="002E603F">
              <w:t xml:space="preserve">helt </w:t>
            </w:r>
            <w:r>
              <w:t>færdigarbejdet ved risikovurderingstidspunktet. For disse afsnit er der i vejledningsteksten angivet, hvad der forventes at være udfyldt til risikovurderingen.</w:t>
            </w:r>
          </w:p>
          <w:p w14:paraId="6ED6B402" w14:textId="4873C3CA" w:rsidR="00D8191A" w:rsidRPr="00A42464" w:rsidRDefault="00D8191A" w:rsidP="00A42464">
            <w:pPr>
              <w:pStyle w:val="Tabeloverskrift"/>
            </w:pPr>
            <w:r w:rsidRPr="00A42464">
              <w:t>Opdatering af projektgrundlaget</w:t>
            </w:r>
          </w:p>
          <w:p w14:paraId="1C2AF0C1" w14:textId="2893EE0E" w:rsidR="00D8191A" w:rsidRPr="00A42464" w:rsidRDefault="00D8191A" w:rsidP="00A42464">
            <w:pPr>
              <w:pStyle w:val="Tabel"/>
            </w:pPr>
            <w:r w:rsidRPr="00A42464">
              <w:t>I forbindelse med færdiggørelse af projektets analysefase, herunder udfyldelse af business case grundlag</w:t>
            </w:r>
            <w:r w:rsidR="00BF4F89" w:rsidRPr="00A42464">
              <w:t>et</w:t>
            </w:r>
            <w:r w:rsidRPr="00A42464">
              <w:t xml:space="preserve"> og gevinstrealiseringsplan</w:t>
            </w:r>
            <w:r w:rsidR="002778DF" w:rsidRPr="00A42464">
              <w:t>en</w:t>
            </w:r>
            <w:r w:rsidRPr="00A42464">
              <w:t xml:space="preserve"> vil en række tabeller og afsnit i projektgrundlaget </w:t>
            </w:r>
            <w:r w:rsidR="00D13E11" w:rsidRPr="00A42464">
              <w:t xml:space="preserve">blive forældede. </w:t>
            </w:r>
            <w:r w:rsidR="00CE55C6" w:rsidRPr="00A42464">
              <w:t xml:space="preserve">Dette drejer sig om tabeller og beskrivelser i afsnit 1.1 om gevinster og afsnit 2.2 om projektøkonomi. </w:t>
            </w:r>
            <w:r w:rsidR="00D13E11" w:rsidRPr="00A42464">
              <w:t>Projektet kan vælge at opdatere tabeller og afsnit i projektgrundlaget og dermed holde begge dokumenter opdaterede eller slette tabeller fra projektgrundlaget og fremadrettet kun opdatere i business case grundlag.</w:t>
            </w:r>
          </w:p>
          <w:p w14:paraId="5969D485" w14:textId="2A5A8CC2" w:rsidR="00E83548" w:rsidRPr="00A42464" w:rsidRDefault="00E83548" w:rsidP="00A42464">
            <w:pPr>
              <w:pStyle w:val="Tabeloverskrift"/>
            </w:pPr>
            <w:r w:rsidRPr="00A42464">
              <w:t>Denne boks</w:t>
            </w:r>
          </w:p>
          <w:p w14:paraId="5969D486" w14:textId="525407FB" w:rsidR="00DF32B0" w:rsidRPr="00A42464" w:rsidRDefault="00E83548" w:rsidP="00A42464">
            <w:pPr>
              <w:pStyle w:val="Tabel"/>
            </w:pPr>
            <w:r w:rsidRPr="00A42464">
              <w:t xml:space="preserve">Når </w:t>
            </w:r>
            <w:r w:rsidR="001706D2" w:rsidRPr="00A42464">
              <w:t>projektgrundlaget</w:t>
            </w:r>
            <w:r w:rsidRPr="00A42464">
              <w:t xml:space="preserve"> skal kommunikeres til fx styregruppen, </w:t>
            </w:r>
            <w:r w:rsidR="001706D2" w:rsidRPr="00A42464">
              <w:t xml:space="preserve">foreslås det at tage </w:t>
            </w:r>
            <w:r w:rsidRPr="00A42464">
              <w:t>e</w:t>
            </w:r>
            <w:r w:rsidR="00AA0A88" w:rsidRPr="00A42464">
              <w:t>n kopi af projektgrundla</w:t>
            </w:r>
            <w:r w:rsidR="001706D2" w:rsidRPr="00A42464">
              <w:t>get og slette denne boks og evt. hjælpetabellen i slutningen af dokumentet.</w:t>
            </w:r>
            <w:r w:rsidR="002E603F" w:rsidRPr="00A42464">
              <w:t xml:space="preserve"> </w:t>
            </w:r>
          </w:p>
        </w:tc>
      </w:tr>
    </w:tbl>
    <w:p w14:paraId="5969D488" w14:textId="1EBB2379" w:rsidR="00864A06" w:rsidRPr="00AA0A88" w:rsidRDefault="00864A06" w:rsidP="00AA0A88">
      <w:pPr>
        <w:pStyle w:val="Brdtekst-eftertabel"/>
      </w:pPr>
      <w:r w:rsidRPr="00AA0A88">
        <w:lastRenderedPageBreak/>
        <w:t xml:space="preserve">Projektgrundlaget understøtter arbejdet i de enkelte </w:t>
      </w:r>
      <w:r>
        <w:t>faser</w:t>
      </w:r>
      <w:r w:rsidRPr="00AA0A88">
        <w:t xml:space="preserve"> i projektets levetid og udgør aftalen mellem styregruppen og projektlederen om, hvad projektet skal levere i form af leverancer og gevinster</w:t>
      </w:r>
      <w:r w:rsidR="00054FA5">
        <w:t>,</w:t>
      </w:r>
      <w:r w:rsidRPr="00AA0A88">
        <w:t xml:space="preserve"> samt hvordan projektet styres.</w:t>
      </w:r>
    </w:p>
    <w:p w14:paraId="5969D489" w14:textId="77777777" w:rsidR="00864A06" w:rsidRDefault="00864A06" w:rsidP="00864A06">
      <w:pPr>
        <w:pStyle w:val="Brdtekst"/>
      </w:pPr>
      <w:r>
        <w:t xml:space="preserve">Dokumentet er udformet således, at det </w:t>
      </w:r>
      <w:r w:rsidR="004861D4">
        <w:t xml:space="preserve">følger projektets livscyklus </w:t>
      </w:r>
      <w:r w:rsidR="00F31F7E">
        <w:t xml:space="preserve">og </w:t>
      </w:r>
      <w:r>
        <w:t>kan støtte de processer og afklaringer, s</w:t>
      </w:r>
      <w:r w:rsidR="00427A78">
        <w:t xml:space="preserve">om løbende skal foretages i hele </w:t>
      </w:r>
      <w:r>
        <w:t>projekt</w:t>
      </w:r>
      <w:r w:rsidR="00427A78">
        <w:t>et</w:t>
      </w:r>
      <w:r>
        <w:t>s levetid.</w:t>
      </w:r>
    </w:p>
    <w:p w14:paraId="42885E7D" w14:textId="1CCE5E53" w:rsidR="00E277F3" w:rsidRDefault="00864A06" w:rsidP="00AA0A88">
      <w:pPr>
        <w:pStyle w:val="Brdtekst"/>
      </w:pPr>
      <w:r w:rsidRPr="00AA0A88">
        <w:t xml:space="preserve">Projektgrundlaget påbegyndes derfor i projektets </w:t>
      </w:r>
      <w:r w:rsidR="0022088C" w:rsidRPr="00AA0A88">
        <w:t>idé</w:t>
      </w:r>
      <w:r w:rsidRPr="00AA0A88">
        <w:t>fase, hvor de relevante afsnit påbegyndes. Derefter opdaterer og udbygger projektet sit projektgrundlag</w:t>
      </w:r>
      <w:commentRangeStart w:id="3"/>
      <w:commentRangeStart w:id="4"/>
      <w:r w:rsidRPr="00AA0A88">
        <w:t xml:space="preserve"> undervejs</w:t>
      </w:r>
      <w:commentRangeEnd w:id="3"/>
      <w:r>
        <w:commentReference w:id="3"/>
      </w:r>
      <w:commentRangeEnd w:id="4"/>
      <w:r w:rsidR="004F5141">
        <w:rPr>
          <w:rStyle w:val="Kommentarhenvisning"/>
        </w:rPr>
        <w:commentReference w:id="4"/>
      </w:r>
      <w:r w:rsidRPr="00AA0A88">
        <w:t>, efterhånden som projektet gennemgår de forskellige faser fra idé, analyse, gennemførelse</w:t>
      </w:r>
      <w:r w:rsidR="00DF1DF3">
        <w:t>,</w:t>
      </w:r>
      <w:r w:rsidRPr="00AA0A88">
        <w:t xml:space="preserve"> frem til realisering. Dokumentet vil derfor kun være delvist udfyldt, når det forelægges styregruppen i de tidlige faser. </w:t>
      </w:r>
    </w:p>
    <w:p w14:paraId="5969D48A" w14:textId="055D40F9" w:rsidR="00864A06" w:rsidRPr="00AA0A88" w:rsidRDefault="00015B4C" w:rsidP="00AA0A88">
      <w:pPr>
        <w:pStyle w:val="Brdtekst"/>
      </w:pPr>
      <w:commentRangeStart w:id="5"/>
      <w:commentRangeStart w:id="6"/>
      <w:r>
        <w:t>For projekter over 1</w:t>
      </w:r>
      <w:r w:rsidR="0003682E">
        <w:t>5</w:t>
      </w:r>
      <w:r>
        <w:t xml:space="preserve"> millioner kr. aftales v</w:t>
      </w:r>
      <w:r w:rsidR="001F0D5C">
        <w:t>ed starten af analysefase</w:t>
      </w:r>
      <w:r w:rsidR="009D2ACC">
        <w:t xml:space="preserve">n </w:t>
      </w:r>
      <w:r w:rsidR="00046A25">
        <w:t xml:space="preserve">et passende tidspunkt for risikovurdering med udgangspunkt i </w:t>
      </w:r>
      <w:r w:rsidR="001F0D5C">
        <w:t>projektets plan for analysefasen</w:t>
      </w:r>
      <w:r>
        <w:t>.</w:t>
      </w:r>
      <w:r w:rsidR="001F0D5C">
        <w:t xml:space="preserve"> </w:t>
      </w:r>
      <w:commentRangeEnd w:id="5"/>
      <w:r w:rsidR="007A2D18">
        <w:rPr>
          <w:rStyle w:val="Kommentarhenvisning"/>
        </w:rPr>
        <w:commentReference w:id="5"/>
      </w:r>
      <w:commentRangeEnd w:id="6"/>
      <w:r w:rsidR="00A70D85">
        <w:rPr>
          <w:rStyle w:val="Kommentarhenvisning"/>
        </w:rPr>
        <w:commentReference w:id="6"/>
      </w:r>
    </w:p>
    <w:p w14:paraId="5969D48B" w14:textId="77777777" w:rsidR="00864A06" w:rsidRDefault="00864A06" w:rsidP="00864A06">
      <w:pPr>
        <w:pStyle w:val="Brdtekst"/>
      </w:pPr>
      <w:r>
        <w:t>Den løbende udvikling og anvendelse af projektgrundlaget er illustreret i nedenstående figur.</w:t>
      </w:r>
    </w:p>
    <w:p w14:paraId="5969D48C" w14:textId="21E22365" w:rsidR="00864A06" w:rsidRDefault="00864A06" w:rsidP="00864A06">
      <w:pPr>
        <w:pStyle w:val="Billedtekst"/>
      </w:pPr>
      <w:r w:rsidRPr="007835F7">
        <w:lastRenderedPageBreak/>
        <w:t xml:space="preserve">Figur </w:t>
      </w:r>
      <w:r w:rsidR="00324D10">
        <w:rPr>
          <w:noProof/>
        </w:rPr>
        <w:fldChar w:fldCharType="begin"/>
      </w:r>
      <w:r w:rsidR="00324D10">
        <w:rPr>
          <w:noProof/>
        </w:rPr>
        <w:instrText xml:space="preserve"> STYLEREF 1 \s </w:instrText>
      </w:r>
      <w:r w:rsidR="00324D10">
        <w:rPr>
          <w:noProof/>
        </w:rPr>
        <w:fldChar w:fldCharType="separate"/>
      </w:r>
      <w:r w:rsidR="00DE6F87">
        <w:rPr>
          <w:noProof/>
        </w:rPr>
        <w:t>0</w:t>
      </w:r>
      <w:r w:rsidR="00324D10">
        <w:rPr>
          <w:noProof/>
        </w:rPr>
        <w:fldChar w:fldCharType="end"/>
      </w:r>
      <w:r w:rsidR="0039090A">
        <w:t>.</w:t>
      </w:r>
      <w:r w:rsidR="00324D10">
        <w:rPr>
          <w:noProof/>
        </w:rPr>
        <w:fldChar w:fldCharType="begin"/>
      </w:r>
      <w:r w:rsidR="00324D10">
        <w:rPr>
          <w:noProof/>
        </w:rPr>
        <w:instrText xml:space="preserve"> SEQ Figur \* ARABIC \s 1 </w:instrText>
      </w:r>
      <w:r w:rsidR="00324D10">
        <w:rPr>
          <w:noProof/>
        </w:rPr>
        <w:fldChar w:fldCharType="separate"/>
      </w:r>
      <w:r w:rsidR="00DE6F87">
        <w:rPr>
          <w:noProof/>
        </w:rPr>
        <w:t>1</w:t>
      </w:r>
      <w:r w:rsidR="00324D10">
        <w:rPr>
          <w:noProof/>
        </w:rPr>
        <w:fldChar w:fldCharType="end"/>
      </w:r>
      <w:r w:rsidRPr="007835F7">
        <w:t>: Projektgrundlagets udvikling</w:t>
      </w:r>
    </w:p>
    <w:p w14:paraId="04161B4D" w14:textId="3B4CE8FB" w:rsidR="009507F8" w:rsidRPr="00A42464" w:rsidRDefault="004A55B0" w:rsidP="00A42464">
      <w:pPr>
        <w:pStyle w:val="Brdtekst-eftertabel"/>
      </w:pPr>
      <w:r w:rsidRPr="004A55B0">
        <w:rPr>
          <w:noProof/>
        </w:rPr>
        <w:drawing>
          <wp:inline distT="0" distB="0" distL="0" distR="0" wp14:anchorId="150FDEA7" wp14:editId="2CCA7E2A">
            <wp:extent cx="6120130" cy="2992971"/>
            <wp:effectExtent l="0" t="0" r="0" b="0"/>
            <wp:docPr id="39" name="Billede 39" descr="Figuren viser faserne i it-projektmodellen med de tilhørende doku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992971"/>
                    </a:xfrm>
                    <a:prstGeom prst="rect">
                      <a:avLst/>
                    </a:prstGeom>
                    <a:noFill/>
                    <a:ln>
                      <a:noFill/>
                    </a:ln>
                  </pic:spPr>
                </pic:pic>
              </a:graphicData>
            </a:graphic>
          </wp:inline>
        </w:drawing>
      </w:r>
    </w:p>
    <w:p w14:paraId="5969D48E" w14:textId="584C5999" w:rsidR="00864A06" w:rsidRDefault="00864A06" w:rsidP="00AA0A88">
      <w:pPr>
        <w:pStyle w:val="Brdtekst-eftertabel"/>
      </w:pPr>
      <w:r>
        <w:t xml:space="preserve">I tabellen i nedenstående afsnit er det ligeledes markeret, hvad der </w:t>
      </w:r>
      <w:r w:rsidR="00490590">
        <w:t xml:space="preserve">som minimum </w:t>
      </w:r>
      <w:r>
        <w:t xml:space="preserve">forventes at være </w:t>
      </w:r>
      <w:r w:rsidR="00E34EBC">
        <w:t>udarbejdet</w:t>
      </w:r>
      <w:r>
        <w:t xml:space="preserve"> på et givent tidspunkt i projektets levetid.</w:t>
      </w:r>
    </w:p>
    <w:p w14:paraId="5969D48F" w14:textId="77777777" w:rsidR="00864A06" w:rsidRDefault="00864A06" w:rsidP="00864A06">
      <w:pPr>
        <w:pStyle w:val="Overskrift2"/>
      </w:pPr>
      <w:bookmarkStart w:id="7" w:name="_Toc519987190"/>
      <w:bookmarkStart w:id="8" w:name="_Toc109308921"/>
      <w:r w:rsidRPr="00D23187">
        <w:t>Dokumentets nuværende status</w:t>
      </w:r>
      <w:bookmarkEnd w:id="7"/>
      <w:bookmarkEnd w:id="8"/>
    </w:p>
    <w:p w14:paraId="56058B7C" w14:textId="540DD24A" w:rsidR="00A42464" w:rsidRDefault="00015477" w:rsidP="00690F86">
      <w:pPr>
        <w:pStyle w:val="Brdtekst"/>
      </w:pPr>
      <w:r>
        <w:t xml:space="preserve">Formålet med dette afsnit er at give læseren et hurtigt overblik over, hvor projektet er i sin </w:t>
      </w:r>
      <w:r w:rsidR="00AA0A88">
        <w:t>livscyklus</w:t>
      </w:r>
      <w:r>
        <w:t xml:space="preserve"> og hvilke</w:t>
      </w:r>
      <w:r w:rsidR="000905FF">
        <w:t xml:space="preserve"> dele af projektgrundlaget, der som min</w:t>
      </w:r>
      <w:r w:rsidR="00690F86">
        <w:t>imum kan forventes, er udfyldt.</w:t>
      </w:r>
      <w:bookmarkStart w:id="9" w:name="H_1"/>
    </w:p>
    <w:sdt>
      <w:sdtPr>
        <w:alias w:val="Hjælp"/>
        <w:tag w:val="MPK hjælp"/>
        <w:id w:val="-445382150"/>
        <w:lock w:val="sdtContentLocked"/>
        <w:placeholder>
          <w:docPart w:val="DefaultPlaceholder_-1854013440"/>
        </w:placeholder>
      </w:sdtPr>
      <w:sdtContent>
        <w:p w14:paraId="38A78E81" w14:textId="77777777" w:rsidR="005B1E4A" w:rsidRPr="005B1E4A" w:rsidRDefault="005B1E4A" w:rsidP="00690F86">
          <w:pPr>
            <w:pStyle w:val="MPKhjlp"/>
          </w:pPr>
          <w:r w:rsidRPr="005B1E4A">
            <w:fldChar w:fldCharType="begin"/>
          </w:r>
          <w:r w:rsidRPr="005B1E4A">
            <w:instrText>HYPERLINK  \l "_DocTools_ScreenTip_1" \o "0.1 Dokumentets nuværende status</w:instrText>
          </w:r>
        </w:p>
        <w:p w14:paraId="5EF9D496" w14:textId="77777777" w:rsidR="005B1E4A" w:rsidRPr="005B1E4A" w:rsidRDefault="005B1E4A" w:rsidP="00690F86">
          <w:pPr>
            <w:pStyle w:val="MPKhjlp"/>
          </w:pPr>
        </w:p>
        <w:p w14:paraId="652F768A" w14:textId="77777777" w:rsidR="005B1E4A" w:rsidRPr="005B1E4A" w:rsidRDefault="005B1E4A" w:rsidP="00690F86">
          <w:pPr>
            <w:pStyle w:val="MPKhjlp"/>
          </w:pPr>
          <w:r w:rsidRPr="005B1E4A">
            <w:instrText>I tabellen fremgår det, hvilke afsnit af projektgrundlaget, det forventes, at projektet har taget stilling til og kan redegøre for på det givne tidspunkt i projektet. Den løbende udfyldelse betyder, at projektgrundlaget vil være under udarbejdelse frem til afslutning af analysefasen, samt at kapitel 5 Projektevaluering først udfyldes ved afslutningen af gennemførelsesfasen.</w:instrText>
          </w:r>
        </w:p>
        <w:p w14:paraId="0C365AB5" w14:textId="12ADE099" w:rsidR="00D82899" w:rsidRPr="00D82899" w:rsidRDefault="005B1E4A" w:rsidP="00D82899">
          <w:pPr>
            <w:pStyle w:val="MPKhjlp"/>
          </w:pPr>
          <w:r w:rsidRPr="005B1E4A">
            <w:instrText>"</w:instrText>
          </w:r>
          <w:r w:rsidRPr="005B1E4A">
            <w:fldChar w:fldCharType="separate"/>
          </w:r>
          <w:r w:rsidRPr="005B1E4A">
            <w:t>H</w:t>
          </w:r>
          <w:r w:rsidRPr="005B1E4A">
            <w:fldChar w:fldCharType="end"/>
          </w:r>
          <w:r>
            <w:t>-</w:t>
          </w:r>
          <w:r>
            <w:fldChar w:fldCharType="begin"/>
          </w:r>
          <w:r>
            <w:instrText xml:space="preserve">SEQ H  </w:instrText>
          </w:r>
          <w:r>
            <w:fldChar w:fldCharType="separate"/>
          </w:r>
          <w:r>
            <w:rPr>
              <w:noProof/>
            </w:rPr>
            <w:t>1</w:t>
          </w:r>
          <w:r>
            <w:fldChar w:fldCharType="end"/>
          </w:r>
        </w:p>
      </w:sdtContent>
    </w:sdt>
    <w:bookmarkEnd w:id="9" w:displacedByCustomXml="prev"/>
    <w:p w14:paraId="3419E28E" w14:textId="5660B9EC" w:rsidR="00D82899" w:rsidRDefault="00D82899" w:rsidP="00D82899">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Pr>
          <w:noProof/>
        </w:rPr>
        <w:t>0</w:t>
      </w:r>
      <w:r w:rsidR="00643EB6">
        <w:rPr>
          <w:noProof/>
        </w:rPr>
        <w:fldChar w:fldCharType="end"/>
      </w:r>
      <w:r>
        <w:t>.</w:t>
      </w:r>
      <w:r w:rsidR="00643EB6">
        <w:rPr>
          <w:noProof/>
        </w:rPr>
        <w:fldChar w:fldCharType="begin"/>
      </w:r>
      <w:r w:rsidR="00643EB6">
        <w:rPr>
          <w:noProof/>
        </w:rPr>
        <w:instrText xml:space="preserve"> SEQ Tabel \* ARABIC \s 1 </w:instrText>
      </w:r>
      <w:r w:rsidR="00643EB6">
        <w:rPr>
          <w:noProof/>
        </w:rPr>
        <w:fldChar w:fldCharType="separate"/>
      </w:r>
      <w:r>
        <w:rPr>
          <w:noProof/>
        </w:rPr>
        <w:t>1</w:t>
      </w:r>
      <w:r w:rsidR="00643EB6">
        <w:rPr>
          <w:noProof/>
        </w:rPr>
        <w:fldChar w:fldCharType="end"/>
      </w:r>
      <w:r>
        <w:t>: Nuværende status</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8495"/>
        <w:gridCol w:w="1133"/>
      </w:tblGrid>
      <w:tr w:rsidR="00864A06" w:rsidRPr="00CC51C4" w14:paraId="5969D494" w14:textId="77777777" w:rsidTr="6DEC9FD6">
        <w:trPr>
          <w:tblHeader/>
        </w:trPr>
        <w:tc>
          <w:tcPr>
            <w:tcW w:w="8495" w:type="dxa"/>
            <w:shd w:val="clear" w:color="auto" w:fill="D9D9D9" w:themeFill="background1" w:themeFillShade="D9"/>
            <w:vAlign w:val="bottom"/>
          </w:tcPr>
          <w:p w14:paraId="5969D492" w14:textId="77777777" w:rsidR="00864A06" w:rsidRPr="00CC51C4" w:rsidRDefault="00864A06" w:rsidP="00E52407">
            <w:pPr>
              <w:pStyle w:val="Tabeloverskrift"/>
            </w:pPr>
            <w:r>
              <w:t>Fase</w:t>
            </w:r>
          </w:p>
        </w:tc>
        <w:tc>
          <w:tcPr>
            <w:tcW w:w="1133" w:type="dxa"/>
            <w:shd w:val="clear" w:color="auto" w:fill="D9D9D9" w:themeFill="background1" w:themeFillShade="D9"/>
            <w:vAlign w:val="bottom"/>
          </w:tcPr>
          <w:p w14:paraId="5969D493" w14:textId="77777777" w:rsidR="00864A06" w:rsidRPr="00CC51C4" w:rsidRDefault="00864A06" w:rsidP="00E52407">
            <w:pPr>
              <w:pStyle w:val="Tabeloverskrift"/>
              <w:jc w:val="center"/>
            </w:pPr>
            <w:r>
              <w:t>Sæt kryds</w:t>
            </w:r>
          </w:p>
        </w:tc>
      </w:tr>
      <w:tr w:rsidR="00864A06" w:rsidRPr="00CC51C4" w14:paraId="5969D498" w14:textId="77777777" w:rsidTr="00D82899">
        <w:tc>
          <w:tcPr>
            <w:tcW w:w="8495" w:type="dxa"/>
            <w:shd w:val="clear" w:color="auto" w:fill="auto"/>
          </w:tcPr>
          <w:p w14:paraId="5969D495" w14:textId="256E2103" w:rsidR="00864A06" w:rsidRPr="00D53E3A" w:rsidRDefault="00864A06" w:rsidP="00E52407">
            <w:pPr>
              <w:pStyle w:val="Tabeloverskrift"/>
            </w:pPr>
            <w:r w:rsidRPr="00D53E3A">
              <w:t xml:space="preserve">Afslutning af </w:t>
            </w:r>
            <w:r w:rsidR="0022088C">
              <w:t>idé</w:t>
            </w:r>
            <w:r w:rsidRPr="00D53E3A">
              <w:t xml:space="preserve">fase: Projektgrundlag 1 - </w:t>
            </w:r>
            <w:r w:rsidR="0022088C">
              <w:t>Idé</w:t>
            </w:r>
          </w:p>
          <w:p w14:paraId="5969D496" w14:textId="5C159980" w:rsidR="00864A06" w:rsidRPr="00CC51C4" w:rsidRDefault="00864A06" w:rsidP="00E52407">
            <w:pPr>
              <w:pStyle w:val="Tabel"/>
            </w:pPr>
            <w:r w:rsidRPr="00D53E3A">
              <w:t>(Kapitel</w:t>
            </w:r>
            <w:r w:rsidR="00E11052">
              <w:t xml:space="preserve"> 0, 1</w:t>
            </w:r>
            <w:r w:rsidR="007B5B51">
              <w:t xml:space="preserve"> og 2 samt </w:t>
            </w:r>
            <w:r w:rsidRPr="00D53E3A">
              <w:t>Bilag A</w:t>
            </w:r>
            <w:r w:rsidR="007B5B51">
              <w:t xml:space="preserve"> er udfyldt</w:t>
            </w:r>
            <w:r w:rsidRPr="00D53E3A">
              <w:t>)</w:t>
            </w:r>
          </w:p>
        </w:tc>
        <w:sdt>
          <w:sdtPr>
            <w:alias w:val="Afkryds"/>
            <w:tag w:val="Afkryds"/>
            <w:id w:val="-1604642362"/>
            <w14:checkbox>
              <w14:checked w14:val="1"/>
              <w14:checkedState w14:val="2612" w14:font="MS Gothic"/>
              <w14:uncheckedState w14:val="2610" w14:font="MS Gothic"/>
            </w14:checkbox>
          </w:sdtPr>
          <w:sdtContent>
            <w:tc>
              <w:tcPr>
                <w:tcW w:w="1133" w:type="dxa"/>
                <w:shd w:val="clear" w:color="auto" w:fill="auto"/>
              </w:tcPr>
              <w:p w14:paraId="5969D497" w14:textId="6F535332" w:rsidR="00864A06" w:rsidRPr="00CC51C4" w:rsidRDefault="000172FB" w:rsidP="00E52407">
                <w:pPr>
                  <w:pStyle w:val="Tabel"/>
                  <w:jc w:val="center"/>
                </w:pPr>
                <w:r>
                  <w:rPr>
                    <w:rFonts w:ascii="MS Gothic" w:eastAsia="MS Gothic" w:hAnsi="MS Gothic" w:hint="eastAsia"/>
                  </w:rPr>
                  <w:t>☒</w:t>
                </w:r>
              </w:p>
            </w:tc>
          </w:sdtContent>
        </w:sdt>
      </w:tr>
      <w:tr w:rsidR="00864A06" w:rsidRPr="00CC51C4" w14:paraId="5969D49D" w14:textId="77777777" w:rsidTr="00D82899">
        <w:tc>
          <w:tcPr>
            <w:tcW w:w="8495" w:type="dxa"/>
            <w:shd w:val="clear" w:color="auto" w:fill="auto"/>
          </w:tcPr>
          <w:p w14:paraId="5969D499" w14:textId="77777777" w:rsidR="00864A06" w:rsidRPr="00D53E3A" w:rsidRDefault="00864A06" w:rsidP="00E52407">
            <w:pPr>
              <w:pStyle w:val="Tabeloverskrift"/>
            </w:pPr>
            <w:r w:rsidRPr="00D53E3A">
              <w:t xml:space="preserve">Analysefase: Projektgrundlag </w:t>
            </w:r>
            <w:r w:rsidR="009646B9">
              <w:t>1.5</w:t>
            </w:r>
            <w:r w:rsidRPr="00D53E3A">
              <w:t xml:space="preserve"> – Risikovurdering (for projekter, som skal risikovurderes)</w:t>
            </w:r>
          </w:p>
          <w:p w14:paraId="5969D49A" w14:textId="53237242" w:rsidR="00864A06" w:rsidRDefault="00864A06" w:rsidP="00E52407">
            <w:pPr>
              <w:pStyle w:val="Tabel"/>
            </w:pPr>
            <w:r w:rsidRPr="00D53E3A">
              <w:t>(</w:t>
            </w:r>
            <w:r w:rsidR="007B5B51">
              <w:t xml:space="preserve">Kapitel 0, 1 og 2 samt Bilag A er opdateret og </w:t>
            </w:r>
            <w:r w:rsidRPr="00D53E3A">
              <w:t>Kapitel 3</w:t>
            </w:r>
            <w:r w:rsidR="00B97592">
              <w:t xml:space="preserve"> og 4</w:t>
            </w:r>
            <w:r w:rsidR="007B5B51">
              <w:t xml:space="preserve"> samt </w:t>
            </w:r>
            <w:r w:rsidRPr="00D53E3A">
              <w:t>Bilag B</w:t>
            </w:r>
            <w:r w:rsidR="007B5B51">
              <w:t xml:space="preserve"> og </w:t>
            </w:r>
            <w:r w:rsidR="000F6F2A">
              <w:t>B</w:t>
            </w:r>
            <w:r w:rsidR="007B5B51">
              <w:t>ilag C er udarbejdet</w:t>
            </w:r>
            <w:r w:rsidRPr="00D53E3A">
              <w:t>)</w:t>
            </w:r>
          </w:p>
          <w:p w14:paraId="5969D49B" w14:textId="77777777" w:rsidR="009E504E" w:rsidRPr="00114FC5" w:rsidRDefault="009E504E" w:rsidP="00E52407">
            <w:pPr>
              <w:pStyle w:val="Tabel"/>
              <w:rPr>
                <w:i/>
              </w:rPr>
            </w:pPr>
            <w:r w:rsidRPr="00114FC5">
              <w:rPr>
                <w:i/>
              </w:rPr>
              <w:t>Skulle der være enkelte af de forventede elementer, som endnu ikke er afklaret</w:t>
            </w:r>
            <w:r w:rsidR="00114FC5" w:rsidRPr="00114FC5">
              <w:rPr>
                <w:i/>
              </w:rPr>
              <w:t xml:space="preserve">, bør den fremadrettede proces for afklaring </w:t>
            </w:r>
            <w:r w:rsidR="00114FC5">
              <w:rPr>
                <w:i/>
              </w:rPr>
              <w:t xml:space="preserve">af det pågældende element </w:t>
            </w:r>
            <w:r w:rsidR="00114FC5" w:rsidRPr="00114FC5">
              <w:rPr>
                <w:i/>
              </w:rPr>
              <w:t>angives</w:t>
            </w:r>
            <w:r w:rsidR="00114FC5">
              <w:rPr>
                <w:i/>
              </w:rPr>
              <w:t>.</w:t>
            </w:r>
            <w:r w:rsidR="000F6F2A">
              <w:rPr>
                <w:i/>
              </w:rPr>
              <w:t xml:space="preserve"> Se vejledning i de enkelte afsnit.</w:t>
            </w:r>
          </w:p>
        </w:tc>
        <w:sdt>
          <w:sdtPr>
            <w:alias w:val="Afkryds"/>
            <w:tag w:val="Afkryds"/>
            <w:id w:val="917833963"/>
            <w14:checkbox>
              <w14:checked w14:val="0"/>
              <w14:checkedState w14:val="2612" w14:font="MS Gothic"/>
              <w14:uncheckedState w14:val="2610" w14:font="MS Gothic"/>
            </w14:checkbox>
          </w:sdtPr>
          <w:sdtContent>
            <w:tc>
              <w:tcPr>
                <w:tcW w:w="1133" w:type="dxa"/>
                <w:shd w:val="clear" w:color="auto" w:fill="auto"/>
              </w:tcPr>
              <w:p w14:paraId="5969D49C" w14:textId="77777777" w:rsidR="00864A06" w:rsidRPr="00CC51C4" w:rsidRDefault="003B64F7" w:rsidP="00E52407">
                <w:pPr>
                  <w:pStyle w:val="Tabel"/>
                  <w:jc w:val="center"/>
                </w:pPr>
                <w:r>
                  <w:rPr>
                    <w:rFonts w:ascii="MS Gothic" w:eastAsia="MS Gothic" w:hAnsi="MS Gothic" w:hint="eastAsia"/>
                  </w:rPr>
                  <w:t>☐</w:t>
                </w:r>
              </w:p>
            </w:tc>
          </w:sdtContent>
        </w:sdt>
      </w:tr>
      <w:tr w:rsidR="00864A06" w:rsidRPr="00CC51C4" w14:paraId="5969D4A1" w14:textId="77777777" w:rsidTr="00D82899">
        <w:tc>
          <w:tcPr>
            <w:tcW w:w="8495" w:type="dxa"/>
            <w:shd w:val="clear" w:color="auto" w:fill="auto"/>
          </w:tcPr>
          <w:p w14:paraId="5969D49E" w14:textId="77777777" w:rsidR="00864A06" w:rsidRPr="00D53E3A" w:rsidRDefault="00864A06" w:rsidP="00E52407">
            <w:pPr>
              <w:pStyle w:val="Tabeloverskrift"/>
            </w:pPr>
            <w:r w:rsidRPr="00D53E3A">
              <w:t xml:space="preserve">Analysefase afsluttet: Projektgrundlag </w:t>
            </w:r>
            <w:r w:rsidR="00D54C36">
              <w:t>2</w:t>
            </w:r>
            <w:r w:rsidRPr="00D53E3A">
              <w:t xml:space="preserve"> - Gennemførelse</w:t>
            </w:r>
          </w:p>
          <w:p w14:paraId="5969D49F" w14:textId="05DCE83C" w:rsidR="00864A06" w:rsidRPr="00CC51C4" w:rsidRDefault="00864A06" w:rsidP="007B5B51">
            <w:pPr>
              <w:pStyle w:val="Tabel"/>
            </w:pPr>
            <w:r w:rsidRPr="00D53E3A">
              <w:t>(</w:t>
            </w:r>
            <w:r w:rsidR="007B5B51">
              <w:t>Hele projektgrundlaget inkl. bilag er opdateret og der er udarbejdet et businesscase grundlag med tilhørende bilag (business case model og evt. gevinstbeskrivelser og dokumentation).</w:t>
            </w:r>
          </w:p>
        </w:tc>
        <w:sdt>
          <w:sdtPr>
            <w:alias w:val="Afkryds"/>
            <w:tag w:val="Afkryds"/>
            <w:id w:val="1420522221"/>
            <w14:checkbox>
              <w14:checked w14:val="0"/>
              <w14:checkedState w14:val="2612" w14:font="MS Gothic"/>
              <w14:uncheckedState w14:val="2610" w14:font="MS Gothic"/>
            </w14:checkbox>
          </w:sdtPr>
          <w:sdtContent>
            <w:tc>
              <w:tcPr>
                <w:tcW w:w="1133" w:type="dxa"/>
                <w:shd w:val="clear" w:color="auto" w:fill="auto"/>
              </w:tcPr>
              <w:p w14:paraId="5969D4A0" w14:textId="77777777" w:rsidR="00864A06" w:rsidRPr="00CC51C4" w:rsidRDefault="003B64F7" w:rsidP="00E52407">
                <w:pPr>
                  <w:pStyle w:val="Tabel"/>
                  <w:jc w:val="center"/>
                </w:pPr>
                <w:r>
                  <w:rPr>
                    <w:rFonts w:ascii="MS Gothic" w:eastAsia="MS Gothic" w:hAnsi="MS Gothic" w:hint="eastAsia"/>
                  </w:rPr>
                  <w:t>☐</w:t>
                </w:r>
              </w:p>
            </w:tc>
          </w:sdtContent>
        </w:sdt>
      </w:tr>
      <w:tr w:rsidR="00864A06" w:rsidRPr="00CC51C4" w14:paraId="5969D4A5" w14:textId="77777777" w:rsidTr="00D82899">
        <w:tc>
          <w:tcPr>
            <w:tcW w:w="8495" w:type="dxa"/>
            <w:shd w:val="clear" w:color="auto" w:fill="auto"/>
          </w:tcPr>
          <w:p w14:paraId="5969D4A2" w14:textId="159A200C" w:rsidR="00864A06" w:rsidRPr="00D53E3A" w:rsidRDefault="00864A06" w:rsidP="00E52407">
            <w:pPr>
              <w:pStyle w:val="Tabeloverskrift"/>
            </w:pPr>
            <w:r w:rsidRPr="00D53E3A">
              <w:t xml:space="preserve">Gennemførelse: Projektgrundlag </w:t>
            </w:r>
            <w:r w:rsidR="00D54C36">
              <w:t>2.5</w:t>
            </w:r>
            <w:r w:rsidRPr="00D53E3A">
              <w:t xml:space="preserve"> - </w:t>
            </w:r>
            <w:r w:rsidR="007B5B51">
              <w:t xml:space="preserve">Evt. ny </w:t>
            </w:r>
            <w:r w:rsidRPr="00D53E3A">
              <w:t>Baseline (for projekter, som skal risikovurderes)</w:t>
            </w:r>
          </w:p>
          <w:p w14:paraId="5969D4A3" w14:textId="0BDB7359" w:rsidR="00864A06" w:rsidRPr="00D53E3A" w:rsidRDefault="00864A06" w:rsidP="007B5B51">
            <w:pPr>
              <w:pStyle w:val="Tabel"/>
            </w:pPr>
            <w:r w:rsidRPr="00D53E3A">
              <w:t>(</w:t>
            </w:r>
            <w:r w:rsidR="007B5B51">
              <w:t xml:space="preserve">Alle dokumenter er opdateret </w:t>
            </w:r>
            <w:r w:rsidR="005720A4">
              <w:t>efter behov</w:t>
            </w:r>
            <w:r w:rsidRPr="00D53E3A">
              <w:t>)</w:t>
            </w:r>
          </w:p>
        </w:tc>
        <w:sdt>
          <w:sdtPr>
            <w:alias w:val="Afkryds"/>
            <w:tag w:val="Afkryds"/>
            <w:id w:val="987742094"/>
            <w14:checkbox>
              <w14:checked w14:val="0"/>
              <w14:checkedState w14:val="2612" w14:font="MS Gothic"/>
              <w14:uncheckedState w14:val="2610" w14:font="MS Gothic"/>
            </w14:checkbox>
          </w:sdtPr>
          <w:sdtContent>
            <w:tc>
              <w:tcPr>
                <w:tcW w:w="1133" w:type="dxa"/>
                <w:shd w:val="clear" w:color="auto" w:fill="auto"/>
              </w:tcPr>
              <w:p w14:paraId="5969D4A4" w14:textId="77777777" w:rsidR="00864A06" w:rsidRPr="00CC51C4" w:rsidRDefault="00864A06" w:rsidP="00E52407">
                <w:pPr>
                  <w:pStyle w:val="Tabel"/>
                  <w:jc w:val="center"/>
                </w:pPr>
                <w:r>
                  <w:rPr>
                    <w:rFonts w:ascii="MS Gothic" w:eastAsia="MS Gothic" w:hAnsi="MS Gothic" w:hint="eastAsia"/>
                  </w:rPr>
                  <w:t>☐</w:t>
                </w:r>
              </w:p>
            </w:tc>
          </w:sdtContent>
        </w:sdt>
      </w:tr>
      <w:tr w:rsidR="00864A06" w:rsidRPr="00CC51C4" w14:paraId="5969D4A9" w14:textId="77777777" w:rsidTr="00D82899">
        <w:tc>
          <w:tcPr>
            <w:tcW w:w="8495" w:type="dxa"/>
            <w:shd w:val="clear" w:color="auto" w:fill="auto"/>
          </w:tcPr>
          <w:p w14:paraId="5969D4A6" w14:textId="77777777" w:rsidR="00864A06" w:rsidRDefault="00864A06" w:rsidP="00E52407">
            <w:pPr>
              <w:pStyle w:val="Tabeloverskrift"/>
            </w:pPr>
            <w:r w:rsidRPr="00D53E3A">
              <w:t xml:space="preserve">Afslutning af gennemførelse: Projektgrundlag </w:t>
            </w:r>
            <w:r w:rsidR="00D54C36">
              <w:t>3</w:t>
            </w:r>
            <w:r w:rsidRPr="00D53E3A">
              <w:t xml:space="preserve"> – Projektevaluering</w:t>
            </w:r>
          </w:p>
          <w:p w14:paraId="5969D4A7" w14:textId="5AB93D14" w:rsidR="00864A06" w:rsidRPr="00D53E3A" w:rsidRDefault="00864A06" w:rsidP="00E52407">
            <w:pPr>
              <w:pStyle w:val="Tabel"/>
            </w:pPr>
            <w:r w:rsidRPr="00D53E3A">
              <w:t xml:space="preserve">(Kapitel </w:t>
            </w:r>
            <w:r w:rsidR="000F6F2A">
              <w:t>5</w:t>
            </w:r>
            <w:r w:rsidR="006920EF">
              <w:t xml:space="preserve"> er udfyldt</w:t>
            </w:r>
            <w:r w:rsidRPr="00D53E3A">
              <w:t>)</w:t>
            </w:r>
          </w:p>
        </w:tc>
        <w:sdt>
          <w:sdtPr>
            <w:alias w:val="Afkryds"/>
            <w:tag w:val="Afkryds"/>
            <w:id w:val="-955718418"/>
            <w14:checkbox>
              <w14:checked w14:val="0"/>
              <w14:checkedState w14:val="2612" w14:font="MS Gothic"/>
              <w14:uncheckedState w14:val="2610" w14:font="MS Gothic"/>
            </w14:checkbox>
          </w:sdtPr>
          <w:sdtContent>
            <w:tc>
              <w:tcPr>
                <w:tcW w:w="1133" w:type="dxa"/>
                <w:shd w:val="clear" w:color="auto" w:fill="auto"/>
              </w:tcPr>
              <w:p w14:paraId="5969D4A8" w14:textId="77777777" w:rsidR="00864A06" w:rsidRPr="00CC51C4" w:rsidRDefault="00864A06" w:rsidP="00E52407">
                <w:pPr>
                  <w:pStyle w:val="Tabel"/>
                  <w:jc w:val="center"/>
                </w:pPr>
                <w:r>
                  <w:rPr>
                    <w:rFonts w:ascii="MS Gothic" w:eastAsia="MS Gothic" w:hAnsi="MS Gothic" w:hint="eastAsia"/>
                  </w:rPr>
                  <w:t>☐</w:t>
                </w:r>
              </w:p>
            </w:tc>
          </w:sdtContent>
        </w:sdt>
      </w:tr>
    </w:tbl>
    <w:p w14:paraId="5969D4B6" w14:textId="2A2C8D62" w:rsidR="00505242" w:rsidRPr="005B1E4A" w:rsidRDefault="00A3215B" w:rsidP="005B1E4A">
      <w:pPr>
        <w:pStyle w:val="Brdtekst-eftertabel"/>
      </w:pPr>
      <w:r>
        <w:rPr>
          <w:noProof/>
        </w:rPr>
        <mc:AlternateContent>
          <mc:Choice Requires="wps">
            <w:drawing>
              <wp:inline distT="0" distB="0" distL="0" distR="0" wp14:anchorId="300C5B8C" wp14:editId="6520CC5B">
                <wp:extent cx="6119113" cy="1404620"/>
                <wp:effectExtent l="0" t="0" r="15240" b="16510"/>
                <wp:docPr id="4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113" cy="1404620"/>
                        </a:xfrm>
                        <a:prstGeom prst="rect">
                          <a:avLst/>
                        </a:prstGeom>
                        <a:solidFill>
                          <a:srgbClr val="FFFFFF"/>
                        </a:solidFill>
                        <a:ln w="9525">
                          <a:solidFill>
                            <a:srgbClr val="FF0000"/>
                          </a:solidFill>
                          <a:miter lim="800000"/>
                          <a:headEnd/>
                          <a:tailEnd/>
                        </a:ln>
                      </wps:spPr>
                      <wps:txbx>
                        <w:txbxContent>
                          <w:p w14:paraId="0081AD2D" w14:textId="77777777" w:rsidR="00A3215B" w:rsidRDefault="00A3215B" w:rsidP="00A3215B">
                            <w:r>
                              <w:t xml:space="preserve">Indholdet i de røde bokse tydeliggør tilrettelæggelsen af det videre arbejde i analysefasen. </w:t>
                            </w:r>
                          </w:p>
                        </w:txbxContent>
                      </wps:txbx>
                      <wps:bodyPr rot="0" vert="horz" wrap="square" lIns="91440" tIns="45720" rIns="91440" bIns="45720" anchor="t" anchorCtr="0">
                        <a:spAutoFit/>
                      </wps:bodyPr>
                    </wps:wsp>
                  </a:graphicData>
                </a:graphic>
              </wp:inline>
            </w:drawing>
          </mc:Choice>
          <mc:Fallback>
            <w:pict>
              <v:shapetype w14:anchorId="300C5B8C" id="_x0000_t202" coordsize="21600,21600" o:spt="202" path="m,l,21600r21600,l21600,xe">
                <v:stroke joinstyle="miter"/>
                <v:path gradientshapeok="t" o:connecttype="rect"/>
              </v:shapetype>
              <v:shape id="Tekstfelt 2" o:spid="_x0000_s1026" type="#_x0000_t202" style="width:48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" strokecolor="red">
                <v:textbox style="mso-fit-shape-to-text:t">
                  <w:txbxContent>
                    <w:p w14:paraId="0081AD2D" w14:textId="77777777" w:rsidR="00A3215B" w:rsidRDefault="00A3215B" w:rsidP="00A3215B">
                      <w:r>
                        <w:t xml:space="preserve">Indholdet i de røde bokse tydeliggør tilrettelæggelsen af det videre arbejde i analysefasen. </w:t>
                      </w:r>
                    </w:p>
                  </w:txbxContent>
                </v:textbox>
                <w10:anchorlock/>
              </v:shape>
            </w:pict>
          </mc:Fallback>
        </mc:AlternateContent>
      </w:r>
    </w:p>
    <w:p w14:paraId="5969D4C6" w14:textId="343A077D" w:rsidR="00864A06" w:rsidRDefault="00864A06" w:rsidP="00864A06">
      <w:pPr>
        <w:pStyle w:val="Overskrift1"/>
      </w:pPr>
      <w:bookmarkStart w:id="10" w:name="_Toc519987193"/>
      <w:bookmarkStart w:id="11" w:name="_Ref525294258"/>
      <w:bookmarkStart w:id="12" w:name="_Ref525294273"/>
      <w:bookmarkStart w:id="13" w:name="_Ref5202486"/>
      <w:bookmarkStart w:id="14" w:name="_Toc109308922"/>
      <w:r w:rsidRPr="0091210D">
        <w:lastRenderedPageBreak/>
        <w:t>Projektets kontekst og rammer</w:t>
      </w:r>
      <w:bookmarkStart w:id="15" w:name="H_2"/>
      <w:bookmarkEnd w:id="10"/>
      <w:bookmarkEnd w:id="11"/>
      <w:bookmarkEnd w:id="12"/>
      <w:bookmarkEnd w:id="13"/>
      <w:bookmarkEnd w:id="14"/>
    </w:p>
    <w:sdt>
      <w:sdtPr>
        <w:alias w:val="Hjælp"/>
        <w:tag w:val="MPK hjælp"/>
        <w:id w:val="-432128239"/>
        <w:lock w:val="sdtContentLocked"/>
        <w:placeholder>
          <w:docPart w:val="DefaultPlaceholder_-1854013440"/>
        </w:placeholder>
      </w:sdtPr>
      <w:sdtContent>
        <w:p w14:paraId="5E8823FD" w14:textId="77777777" w:rsidR="005B1E4A" w:rsidRPr="005B1E4A" w:rsidRDefault="005B1E4A" w:rsidP="005B1E4A">
          <w:pPr>
            <w:pStyle w:val="MPKhjlp"/>
          </w:pPr>
          <w:r w:rsidRPr="005B1E4A">
            <w:fldChar w:fldCharType="begin"/>
          </w:r>
          <w:r w:rsidRPr="005B1E4A">
            <w:instrText>HYPERLINK  \l "_DocTools_ScreenTip_4" \o "1. Projektets kontekst og rammer</w:instrText>
          </w:r>
        </w:p>
        <w:p w14:paraId="5CF94CEA" w14:textId="77777777" w:rsidR="005B1E4A" w:rsidRPr="005B1E4A" w:rsidRDefault="005B1E4A" w:rsidP="005B1E4A">
          <w:pPr>
            <w:pStyle w:val="MPKhjlp"/>
          </w:pPr>
        </w:p>
        <w:p w14:paraId="038E8A49" w14:textId="77777777" w:rsidR="005B1E4A" w:rsidRPr="005B1E4A" w:rsidRDefault="005B1E4A" w:rsidP="005B1E4A">
          <w:pPr>
            <w:pStyle w:val="MPKhjlp"/>
          </w:pPr>
          <w:r w:rsidRPr="005B1E4A">
            <w:instrText>Dette kapitel påbegyndes i idéfasen og vil derefter skulle genbesøges og opdateres igennem projektets levetid. Beskriv i dette afsnit, hvilken ramme projektet indgår i. Det gælder fx hvilke andre it-projekter der er igangsat i myndigheden, den politiske situation, hvor stor ledelsesmæssig opmærksomhed der er på dette projekt osv.). Det skal fremgå, hvordan organisationen, og navnlig ledelsen, har defineret og afgrænset pro-jektet for at det kan gennemføres effektivt.</w:instrText>
          </w:r>
        </w:p>
        <w:p w14:paraId="313E1935" w14:textId="4C744D89" w:rsidR="005B1E4A" w:rsidRPr="005B1E4A" w:rsidRDefault="005B1E4A" w:rsidP="005B1E4A">
          <w:pPr>
            <w:pStyle w:val="MPKhjlp"/>
          </w:pPr>
          <w:r w:rsidRPr="005B1E4A">
            <w:instrText>"</w:instrText>
          </w:r>
          <w:r w:rsidRPr="005B1E4A">
            <w:fldChar w:fldCharType="separate"/>
          </w:r>
          <w:r w:rsidRPr="005B1E4A">
            <w:t>H</w:t>
          </w:r>
          <w:r w:rsidRPr="005B1E4A">
            <w:fldChar w:fldCharType="end"/>
          </w:r>
          <w:r w:rsidRPr="005B1E4A">
            <w:t>-</w:t>
          </w:r>
          <w:r>
            <w:fldChar w:fldCharType="begin"/>
          </w:r>
          <w:r>
            <w:instrText>SEQ H</w:instrText>
          </w:r>
          <w:r>
            <w:fldChar w:fldCharType="separate"/>
          </w:r>
          <w:r w:rsidRPr="005B1E4A">
            <w:t>2</w:t>
          </w:r>
          <w:r>
            <w:fldChar w:fldCharType="end"/>
          </w:r>
        </w:p>
      </w:sdtContent>
    </w:sdt>
    <w:bookmarkEnd w:id="15" w:displacedByCustomXml="prev"/>
    <w:p w14:paraId="1F9F548D" w14:textId="440DEAE7" w:rsidR="008760BE" w:rsidRDefault="00864A06" w:rsidP="00864A06">
      <w:pPr>
        <w:pStyle w:val="Brdtekst"/>
      </w:pPr>
      <w:r w:rsidRPr="00A067DC">
        <w:t>Dette kapitel beskriver rammerne for projektet og den kontekst, som projektet gennemføres i</w:t>
      </w:r>
      <w:r w:rsidR="008760BE">
        <w:t>.</w:t>
      </w:r>
      <w:r w:rsidRPr="00A067DC">
        <w:t xml:space="preserve"> </w:t>
      </w:r>
    </w:p>
    <w:p w14:paraId="065BD6EC" w14:textId="0751A971" w:rsidR="005D5C3E" w:rsidRPr="00A067DC" w:rsidRDefault="005D5C3E" w:rsidP="00864A06">
      <w:pPr>
        <w:pStyle w:val="Brdtekst"/>
      </w:pPr>
    </w:p>
    <w:p w14:paraId="10CC17B6" w14:textId="62DE0880" w:rsidR="00A15316" w:rsidRDefault="00A15316" w:rsidP="00A668C8">
      <w:pPr>
        <w:pStyle w:val="Overskrift2"/>
        <w:jc w:val="both"/>
      </w:pPr>
      <w:bookmarkStart w:id="16" w:name="_Ref5202467"/>
      <w:bookmarkStart w:id="17" w:name="_Toc109308923"/>
      <w:commentRangeStart w:id="18"/>
      <w:r>
        <w:t>Baggrund for projektet</w:t>
      </w:r>
      <w:commentRangeStart w:id="19"/>
      <w:commentRangeStart w:id="20"/>
      <w:commentRangeEnd w:id="19"/>
      <w:r w:rsidR="001E28BE">
        <w:rPr>
          <w:rStyle w:val="Kommentarhenvisning"/>
        </w:rPr>
        <w:commentReference w:id="19"/>
      </w:r>
      <w:commentRangeEnd w:id="20"/>
      <w:r w:rsidR="00BD35C1">
        <w:rPr>
          <w:rStyle w:val="Kommentarhenvisning"/>
        </w:rPr>
        <w:commentReference w:id="20"/>
      </w:r>
      <w:bookmarkStart w:id="21" w:name="H_3"/>
      <w:bookmarkEnd w:id="16"/>
      <w:commentRangeEnd w:id="18"/>
      <w:r>
        <w:rPr>
          <w:rStyle w:val="Kommentarhenvisning"/>
        </w:rPr>
        <w:commentReference w:id="18"/>
      </w:r>
      <w:bookmarkEnd w:id="17"/>
    </w:p>
    <w:sdt>
      <w:sdtPr>
        <w:alias w:val="Hjælp"/>
        <w:tag w:val="MPK hjælp"/>
        <w:id w:val="1267191888"/>
        <w:lock w:val="sdtContentLocked"/>
        <w:placeholder>
          <w:docPart w:val="47F15F74833545DB946EE1A39CFB34DE"/>
        </w:placeholder>
      </w:sdtPr>
      <w:sdtEndPr>
        <w:rPr>
          <w:noProof/>
        </w:rPr>
      </w:sdtEndPr>
      <w:sdtContent>
        <w:p w14:paraId="4E741633" w14:textId="77777777" w:rsidR="00643EB6" w:rsidRPr="00643EB6" w:rsidRDefault="00643EB6" w:rsidP="00A15316">
          <w:pPr>
            <w:pStyle w:val="MPKhjlp"/>
          </w:pPr>
          <w:r w:rsidRPr="00643EB6">
            <w:fldChar w:fldCharType="begin"/>
          </w:r>
          <w:r w:rsidRPr="00643EB6">
            <w:instrText>HYPERLINK  \l "_DocTools_ScreenTip_97" \o "1.1 Baggrund for projektet</w:instrText>
          </w:r>
        </w:p>
        <w:p w14:paraId="35E2D9F5" w14:textId="77777777" w:rsidR="00643EB6" w:rsidRPr="00643EB6" w:rsidRDefault="00643EB6" w:rsidP="00A15316">
          <w:pPr>
            <w:pStyle w:val="MPKhjlp"/>
          </w:pPr>
        </w:p>
        <w:p w14:paraId="48EFEB3D" w14:textId="77777777" w:rsidR="00643EB6" w:rsidRPr="00643EB6" w:rsidRDefault="00643EB6" w:rsidP="00A15316">
          <w:pPr>
            <w:pStyle w:val="MPKhjlp"/>
          </w:pPr>
          <w:r w:rsidRPr="00643EB6">
            <w:instrText>Beskriv kort den overliggende årsag til at netop dette projekt skal gennemføres fremfor andre, mulige projekter myndigheden kunne gennemføre. Angiv i den sammenhæng hvordan projektet er prioriteret i for-hold til andre it-udviklingsinitiativiver, der måtte være planlagt i myndigheden.</w:instrText>
          </w:r>
        </w:p>
        <w:p w14:paraId="366E7BBD" w14:textId="77777777" w:rsidR="00643EB6" w:rsidRPr="00643EB6" w:rsidRDefault="00643EB6" w:rsidP="00A15316">
          <w:pPr>
            <w:pStyle w:val="MPKhjlp"/>
          </w:pPr>
          <w:r w:rsidRPr="00643EB6">
            <w:instrText>Hvis der allerede er udarbejdet en it-handlingsplan i medfør af model for porteføljestyring af statslige it-systemer, er det oplagt at notere om dette projekt er omfattet af planen, og med hvilken prioritet. Hvis det ikke er omfattet af planen, bør det begrundes hvorfor. For mere information om model for porteføljestyring af statslige it-systemer klik her.</w:instrText>
          </w:r>
        </w:p>
        <w:p w14:paraId="44F5109F" w14:textId="77777777" w:rsidR="00643EB6" w:rsidRPr="00643EB6" w:rsidRDefault="00643EB6" w:rsidP="00A15316">
          <w:pPr>
            <w:pStyle w:val="MPKhjlp"/>
          </w:pPr>
          <w:r w:rsidRPr="00643EB6">
            <w:instrText>Endvidere skal der i tabellen vælges én primær årsag til at starte projektet. Vælg mellem \”effektivisering\”, \”kvalitetsløft\” eller \”lovgivning\”.</w:instrText>
          </w:r>
        </w:p>
        <w:p w14:paraId="6816C8DE" w14:textId="77777777" w:rsidR="00643EB6" w:rsidRPr="00643EB6" w:rsidRDefault="00643EB6" w:rsidP="00A15316">
          <w:pPr>
            <w:pStyle w:val="MPKhjlp"/>
          </w:pPr>
        </w:p>
        <w:p w14:paraId="1B716673" w14:textId="77777777" w:rsidR="00643EB6" w:rsidRPr="00643EB6" w:rsidRDefault="00643EB6" w:rsidP="00A15316">
          <w:pPr>
            <w:pStyle w:val="MPKhjlp"/>
          </w:pPr>
          <w:r w:rsidRPr="00643EB6">
            <w:instrText>• Effektivisering: projekter, der igangsættes for at realisere et økonomisk potentiale i den offentlige sektor.</w:instrText>
          </w:r>
        </w:p>
        <w:p w14:paraId="370D0CEE" w14:textId="77777777" w:rsidR="00643EB6" w:rsidRPr="00643EB6" w:rsidRDefault="00643EB6" w:rsidP="00A15316">
          <w:pPr>
            <w:pStyle w:val="MPKhjlp"/>
          </w:pPr>
          <w:r w:rsidRPr="00643EB6">
            <w:instrText>• Kvalitetsløft: projekter, der igangsættes for at løfte kvaliteten af en service, der leveres af den offentlige sektor.</w:instrText>
          </w:r>
        </w:p>
        <w:p w14:paraId="7E9E7950" w14:textId="77777777" w:rsidR="00643EB6" w:rsidRPr="00643EB6" w:rsidRDefault="00643EB6" w:rsidP="00A15316">
          <w:pPr>
            <w:pStyle w:val="MPKhjlp"/>
          </w:pPr>
          <w:r w:rsidRPr="00643EB6">
            <w:instrText>• Lovgivning: projekter, der igangsættes for at sikre, at Danmark overholder lovgivningen.</w:instrText>
          </w:r>
        </w:p>
        <w:p w14:paraId="59CB68D4" w14:textId="77777777" w:rsidR="00643EB6" w:rsidRPr="00643EB6" w:rsidRDefault="00643EB6" w:rsidP="00A15316">
          <w:pPr>
            <w:pStyle w:val="MPKhjlp"/>
          </w:pPr>
        </w:p>
        <w:p w14:paraId="5F42467F" w14:textId="77777777" w:rsidR="00643EB6" w:rsidRPr="00643EB6" w:rsidRDefault="00643EB6" w:rsidP="00A15316">
          <w:pPr>
            <w:pStyle w:val="MPKhjlp"/>
          </w:pPr>
          <w:r w:rsidRPr="00643EB6">
            <w:instrText xml:space="preserve">Beskrivelsesdybde </w:instrText>
          </w:r>
        </w:p>
        <w:p w14:paraId="5AA7A202" w14:textId="77777777" w:rsidR="00643EB6" w:rsidRPr="00643EB6" w:rsidRDefault="00643EB6" w:rsidP="00A15316">
          <w:pPr>
            <w:pStyle w:val="MPKhjlp"/>
          </w:pPr>
          <w:r w:rsidRPr="00643EB6">
            <w:instrText xml:space="preserve">Baggrunden skal beskrives så kortfattet som muligt, så læseren kan forstå, hvorfor projektet er nødvendigt. </w:instrText>
          </w:r>
        </w:p>
        <w:p w14:paraId="55D6CBFA" w14:textId="400F551D" w:rsidR="00A15316" w:rsidRPr="00753A4D" w:rsidRDefault="00643EB6" w:rsidP="00A15316">
          <w:pPr>
            <w:pStyle w:val="MPKhjlp"/>
          </w:pPr>
          <w:r w:rsidRPr="00643EB6">
            <w:instrText>"</w:instrText>
          </w:r>
          <w:r w:rsidRPr="00643EB6">
            <w:fldChar w:fldCharType="separate"/>
          </w:r>
          <w:r w:rsidRPr="00643EB6">
            <w:t>H-</w:t>
          </w:r>
          <w:r w:rsidRPr="00643EB6">
            <w:fldChar w:fldCharType="end"/>
          </w:r>
          <w:r w:rsidR="00A15316">
            <w:rPr>
              <w:noProof/>
            </w:rPr>
            <w:fldChar w:fldCharType="begin"/>
          </w:r>
          <w:r w:rsidR="00A15316">
            <w:rPr>
              <w:noProof/>
            </w:rPr>
            <w:instrText xml:space="preserve"> SEQ H </w:instrText>
          </w:r>
          <w:r w:rsidR="00A15316">
            <w:rPr>
              <w:noProof/>
            </w:rPr>
            <w:fldChar w:fldCharType="separate"/>
          </w:r>
          <w:r w:rsidR="000D6BA4">
            <w:rPr>
              <w:noProof/>
            </w:rPr>
            <w:t>3</w:t>
          </w:r>
          <w:r w:rsidR="00A15316">
            <w:rPr>
              <w:noProof/>
            </w:rPr>
            <w:fldChar w:fldCharType="end"/>
          </w:r>
        </w:p>
      </w:sdtContent>
    </w:sdt>
    <w:p w14:paraId="3BFAF7C1" w14:textId="6D038333" w:rsidR="00F81584" w:rsidRDefault="00E71CD4" w:rsidP="00F43197">
      <w:r>
        <w:t xml:space="preserve">EU har vedtaget en række ændringer </w:t>
      </w:r>
      <w:r w:rsidR="00FC1E74">
        <w:t xml:space="preserve">med </w:t>
      </w:r>
      <w:r w:rsidR="00F43197">
        <w:t xml:space="preserve">EU-direktiv 2020/285 </w:t>
      </w:r>
      <w:r w:rsidR="00B441E5">
        <w:t>(SMV-ordningen)</w:t>
      </w:r>
      <w:r w:rsidR="00FC1E74">
        <w:t>, som</w:t>
      </w:r>
      <w:r w:rsidR="00F43197">
        <w:t xml:space="preserve"> indebærer forenklede momsregler for små virksomheder</w:t>
      </w:r>
      <w:r w:rsidR="00244BA0">
        <w:t xml:space="preserve"> </w:t>
      </w:r>
      <w:r w:rsidR="00B86BD0">
        <w:t>(SMV’er)</w:t>
      </w:r>
      <w:r w:rsidR="00244BA0">
        <w:t xml:space="preserve"> i EU</w:t>
      </w:r>
      <w:r w:rsidR="00F43197">
        <w:t>. Formålet er at reducere de administrative byrde</w:t>
      </w:r>
      <w:r w:rsidR="00FC1E74">
        <w:t>r</w:t>
      </w:r>
      <w:r w:rsidR="00F43197">
        <w:t xml:space="preserve"> for </w:t>
      </w:r>
      <w:r w:rsidR="00B86BD0">
        <w:t>SMV’erne</w:t>
      </w:r>
      <w:r w:rsidR="00CA10D7">
        <w:t>,</w:t>
      </w:r>
      <w:r w:rsidR="00F43197">
        <w:t xml:space="preserve"> og dermed hjælpe </w:t>
      </w:r>
      <w:r w:rsidR="000141F3">
        <w:t>virksomhederne</w:t>
      </w:r>
      <w:r w:rsidR="00F43197">
        <w:t xml:space="preserve"> med at vokse og handle mere effektivt på tværs af EU’s grænser. Formålet er endvidere at skabe mere lige konkurrencevilkår på tværs af landegrænserne, således at </w:t>
      </w:r>
      <w:r w:rsidR="00087A9B">
        <w:t xml:space="preserve">alle </w:t>
      </w:r>
      <w:r w:rsidR="00B641A5">
        <w:t xml:space="preserve">små </w:t>
      </w:r>
      <w:r w:rsidR="00087A9B">
        <w:t>EU</w:t>
      </w:r>
      <w:r w:rsidR="00B641A5">
        <w:t>-</w:t>
      </w:r>
      <w:r w:rsidR="00F43197">
        <w:t xml:space="preserve">virksomheder </w:t>
      </w:r>
      <w:r w:rsidR="00502A0F">
        <w:t xml:space="preserve">har samme </w:t>
      </w:r>
      <w:r w:rsidR="00F43197">
        <w:t xml:space="preserve">vilkår </w:t>
      </w:r>
      <w:r w:rsidR="00E34CB3">
        <w:t xml:space="preserve">som </w:t>
      </w:r>
      <w:r w:rsidR="00F43197">
        <w:t xml:space="preserve">virksomheder i etableringslandet. </w:t>
      </w:r>
    </w:p>
    <w:p w14:paraId="55DAB3B1" w14:textId="77777777" w:rsidR="00F81584" w:rsidRDefault="00F81584" w:rsidP="00F43197"/>
    <w:p w14:paraId="1E34CD88" w14:textId="10F032F0" w:rsidR="004B4A44" w:rsidRDefault="00B22A3E" w:rsidP="00F43197">
      <w:r>
        <w:t xml:space="preserve">Ordningen giver virksomhederne mulighed for at blive momsfritaget for en samlet omsætning på tværs af EU på max. 100.000 EUR, under forudsætning af: 1) at virksomhederne anmoder om momsfritagelse i det eller de </w:t>
      </w:r>
      <w:r w:rsidR="00D358C3">
        <w:t>EU-</w:t>
      </w:r>
      <w:r>
        <w:t>lande, hvor virksomheden ønsker momsfritagelse, og 2) at virksomhederne indberetter</w:t>
      </w:r>
      <w:r w:rsidR="002C505A">
        <w:t>,</w:t>
      </w:r>
      <w:r>
        <w:t xml:space="preserve"> den kvartalsvise omsætning </w:t>
      </w:r>
      <w:r w:rsidR="007242E5">
        <w:t xml:space="preserve">dannet </w:t>
      </w:r>
      <w:r>
        <w:t xml:space="preserve">i </w:t>
      </w:r>
      <w:r w:rsidR="002C505A">
        <w:t xml:space="preserve">hhv. </w:t>
      </w:r>
      <w:r>
        <w:t xml:space="preserve">etableringsmedlemsstaten </w:t>
      </w:r>
      <w:r w:rsidR="002C505A">
        <w:t>og</w:t>
      </w:r>
      <w:r w:rsidR="007242E5">
        <w:t xml:space="preserve"> </w:t>
      </w:r>
      <w:r>
        <w:t>i hver af de øvrige medlemsstater</w:t>
      </w:r>
      <w:r w:rsidR="002C505A">
        <w:t>,</w:t>
      </w:r>
      <w:r>
        <w:t xml:space="preserve"> til etableringsmedlemsstaten. </w:t>
      </w:r>
      <w:r w:rsidR="00F43197">
        <w:t xml:space="preserve">Fritagelsen gælder ikke for levering af punktafgiftspligtige varer. </w:t>
      </w:r>
    </w:p>
    <w:p w14:paraId="091C31C8" w14:textId="77777777" w:rsidR="004B4A44" w:rsidRDefault="004B4A44" w:rsidP="00F43197"/>
    <w:p w14:paraId="72E9CAC5" w14:textId="4044D269" w:rsidR="00F43197" w:rsidRDefault="00B86BD0" w:rsidP="00F43197">
      <w:r>
        <w:t>Virksomheder</w:t>
      </w:r>
      <w:r w:rsidR="00D63003">
        <w:t xml:space="preserve"> kan </w:t>
      </w:r>
      <w:r w:rsidR="0064487F">
        <w:t xml:space="preserve">således </w:t>
      </w:r>
      <w:r w:rsidR="00D63003">
        <w:t xml:space="preserve">benytte ordningen, hvis deres samlede årlige omsætning i hele EU ikke overstiger 100.000 EUR, samt hvis de ikke overskrider de nationale momsregistreringsgrænser. </w:t>
      </w:r>
      <w:r w:rsidR="00F43197">
        <w:t>De nye regler træder i kraft den 1. januar 2025.</w:t>
      </w:r>
    </w:p>
    <w:p w14:paraId="0E14CEF9" w14:textId="77777777" w:rsidR="00F43197" w:rsidRDefault="00F43197" w:rsidP="00F43197"/>
    <w:p w14:paraId="4F54CD0B" w14:textId="69DED257" w:rsidR="00F43197" w:rsidRDefault="00F43197" w:rsidP="00F43197">
      <w:r>
        <w:t xml:space="preserve">EU-initiativet består overordnet af fire elementer: </w:t>
      </w:r>
    </w:p>
    <w:p w14:paraId="034B0DBE" w14:textId="578C7CA2" w:rsidR="00F43197" w:rsidRDefault="00F43197" w:rsidP="00BD00A3">
      <w:pPr>
        <w:pStyle w:val="Listeafsnit"/>
        <w:numPr>
          <w:ilvl w:val="0"/>
          <w:numId w:val="12"/>
        </w:numPr>
        <w:spacing w:after="0" w:line="280" w:lineRule="atLeast"/>
      </w:pPr>
      <w:r>
        <w:t>Ændring af reglerne for national fastsættelse af maksbeløb</w:t>
      </w:r>
      <w:r w:rsidR="00A94B07">
        <w:t>et</w:t>
      </w:r>
      <w:r>
        <w:t xml:space="preserve"> for nationale momsregistreringsgrænser.</w:t>
      </w:r>
    </w:p>
    <w:p w14:paraId="715AF754" w14:textId="43963F0C" w:rsidR="00F43197" w:rsidRDefault="00F43197" w:rsidP="00BD00A3">
      <w:pPr>
        <w:pStyle w:val="Listeafsnit"/>
        <w:numPr>
          <w:ilvl w:val="0"/>
          <w:numId w:val="12"/>
        </w:numPr>
        <w:spacing w:after="0" w:line="280" w:lineRule="atLeast"/>
      </w:pPr>
      <w:r>
        <w:t>Mulighed for, at benytte de nationale momsfritagelser for små virksomheder, uanset om de er etableret i et andet medlemsland end dér, hvor momsfritagelsen er tilgængelig. Dermed kan danske virksomheder gøre brug af de øvrige EU-landes momsfritagelsesgrænser, og udenlandske virksomheder i de øvrige EU-lande kan gøre brug af den danske momsfritagelsesgrænse.</w:t>
      </w:r>
    </w:p>
    <w:p w14:paraId="49CF5265" w14:textId="77777777" w:rsidR="00F43197" w:rsidRDefault="00F43197" w:rsidP="00BD00A3">
      <w:pPr>
        <w:pStyle w:val="Listeafsnit"/>
        <w:numPr>
          <w:ilvl w:val="0"/>
          <w:numId w:val="12"/>
        </w:numPr>
        <w:spacing w:after="0" w:line="280" w:lineRule="atLeast"/>
      </w:pPr>
      <w:r>
        <w:t>Indførelse af en overgangsperiode, hvori små virksomheder, som midlertidigt overskrider fritagelsestærsklen, kan fortsætte med at gøre brug af fritagelsen.</w:t>
      </w:r>
    </w:p>
    <w:p w14:paraId="3198C76E" w14:textId="5D71F2D6" w:rsidR="00F43197" w:rsidRDefault="00F43197" w:rsidP="00BD00A3">
      <w:pPr>
        <w:pStyle w:val="Listeafsnit"/>
        <w:numPr>
          <w:ilvl w:val="0"/>
          <w:numId w:val="12"/>
        </w:numPr>
        <w:spacing w:after="0" w:line="280" w:lineRule="atLeast"/>
      </w:pPr>
      <w:r>
        <w:t xml:space="preserve">Indførelse af visse forenklede momsforpligtelser for momsfritagne små virksomheder. </w:t>
      </w:r>
    </w:p>
    <w:p w14:paraId="4D279F87" w14:textId="77777777" w:rsidR="002A59FF" w:rsidRPr="002A59FF" w:rsidRDefault="002A59FF" w:rsidP="002A59FF"/>
    <w:p w14:paraId="5CDD66EA" w14:textId="234A2664" w:rsidR="00C41FC5" w:rsidRDefault="009B6637" w:rsidP="00F43197">
      <w:r>
        <w:t xml:space="preserve">Dette </w:t>
      </w:r>
      <w:r w:rsidR="008B794F">
        <w:t>p</w:t>
      </w:r>
      <w:r w:rsidR="00C41FC5">
        <w:t>rojekt skal implementere</w:t>
      </w:r>
      <w:r w:rsidR="006E1331">
        <w:t xml:space="preserve"> </w:t>
      </w:r>
      <w:r w:rsidR="008B794F">
        <w:t xml:space="preserve">ovennævnte </w:t>
      </w:r>
      <w:r w:rsidR="0028214F">
        <w:t>punkt 2 og 3, idet Danmark</w:t>
      </w:r>
      <w:r w:rsidR="00604616">
        <w:t xml:space="preserve"> </w:t>
      </w:r>
      <w:r w:rsidR="00BA27EB">
        <w:t>fastholde</w:t>
      </w:r>
      <w:r w:rsidR="009F7DE2">
        <w:t>r</w:t>
      </w:r>
      <w:r>
        <w:t xml:space="preserve"> sin nuværende momsregistreringsgrænse</w:t>
      </w:r>
      <w:r w:rsidR="009F7DE2">
        <w:t>,</w:t>
      </w:r>
      <w:r w:rsidR="008B794F">
        <w:t xml:space="preserve"> og </w:t>
      </w:r>
      <w:r w:rsidR="00604616">
        <w:t xml:space="preserve">i forvejen </w:t>
      </w:r>
      <w:r w:rsidR="008B794F">
        <w:t>har indført</w:t>
      </w:r>
      <w:r w:rsidR="00F53CA9">
        <w:t xml:space="preserve"> forenklede muligheder for små virksomheder</w:t>
      </w:r>
      <w:r w:rsidR="006A39A5">
        <w:t>.</w:t>
      </w:r>
    </w:p>
    <w:p w14:paraId="7FA95157" w14:textId="77777777" w:rsidR="00C41FC5" w:rsidRDefault="00C41FC5" w:rsidP="00F43197"/>
    <w:p w14:paraId="7AE07FFA" w14:textId="7523E262" w:rsidR="002245EF" w:rsidRDefault="002245EF" w:rsidP="00F43197">
      <w:r w:rsidRPr="00A067DC">
        <w:t xml:space="preserve">I projektets idéfase er der gennemført en foranalyse. </w:t>
      </w:r>
      <w:r>
        <w:t xml:space="preserve">Estimaterne i foranalysen er baseret på de foreløbige </w:t>
      </w:r>
      <w:r w:rsidRPr="00A067DC">
        <w:t>funktionelle- og tekniske specifikationer fra EU</w:t>
      </w:r>
      <w:r>
        <w:t xml:space="preserve"> samt et volumenmæssigt skøn </w:t>
      </w:r>
      <w:r w:rsidR="00A00C3D">
        <w:t>på 12.000</w:t>
      </w:r>
      <w:r w:rsidRPr="00A067DC">
        <w:t xml:space="preserve"> virksomheder, der </w:t>
      </w:r>
      <w:r w:rsidR="00763EC5">
        <w:t>forventes at</w:t>
      </w:r>
      <w:r w:rsidRPr="00A067DC">
        <w:t xml:space="preserve"> gøre brug af ordningen</w:t>
      </w:r>
      <w:r>
        <w:t>.</w:t>
      </w:r>
      <w:r w:rsidRPr="00A067DC">
        <w:t xml:space="preserve"> Foranalysen er</w:t>
      </w:r>
      <w:r>
        <w:t xml:space="preserve"> dermed</w:t>
      </w:r>
      <w:r w:rsidRPr="00A067DC">
        <w:t xml:space="preserve"> baseret på en række essentielle usikkerheder</w:t>
      </w:r>
      <w:r>
        <w:t>. P</w:t>
      </w:r>
      <w:r w:rsidRPr="00A067DC">
        <w:t>rojektet er opmærksom på</w:t>
      </w:r>
      <w:r>
        <w:t>, at de endelige</w:t>
      </w:r>
      <w:r w:rsidRPr="00A067DC">
        <w:t xml:space="preserve"> specifikationer fra EU, kan medføre ændringer.</w:t>
      </w:r>
    </w:p>
    <w:p w14:paraId="12B88D91" w14:textId="77777777" w:rsidR="002245EF" w:rsidRDefault="002245EF" w:rsidP="00F43197"/>
    <w:p w14:paraId="1F92054B" w14:textId="3442B2EF" w:rsidR="007C46DC" w:rsidRPr="002A59FF" w:rsidRDefault="005E758D" w:rsidP="007C46DC">
      <w:commentRangeStart w:id="22"/>
      <w:commentRangeStart w:id="23"/>
      <w:commentRangeEnd w:id="23"/>
      <w:r>
        <w:rPr>
          <w:rStyle w:val="Kommentarhenvisning"/>
        </w:rPr>
        <w:commentReference w:id="23"/>
      </w:r>
      <w:commentRangeEnd w:id="22"/>
      <w:r w:rsidR="001B2B5F">
        <w:rPr>
          <w:rStyle w:val="Kommentarhenvisning"/>
        </w:rPr>
        <w:commentReference w:id="22"/>
      </w:r>
      <w:r w:rsidR="007C46DC" w:rsidRPr="007C46DC">
        <w:t>Der er tale om et ændringsdirektiv</w:t>
      </w:r>
      <w:r w:rsidR="005928F3">
        <w:t>,</w:t>
      </w:r>
      <w:r w:rsidR="007C46DC" w:rsidRPr="007C46DC">
        <w:t xml:space="preserve"> som for</w:t>
      </w:r>
      <w:r w:rsidR="00413CEC">
        <w:t>e</w:t>
      </w:r>
      <w:r w:rsidR="007C46DC" w:rsidRPr="007C46DC">
        <w:t xml:space="preserve">tager tilføjelser eller ændringer i det gældende momsdirektiv (direktiv 2006/112/EF) samt </w:t>
      </w:r>
      <w:r w:rsidR="00B511A2">
        <w:t>s</w:t>
      </w:r>
      <w:r w:rsidR="007C46DC" w:rsidRPr="007C46DC">
        <w:t>amarbejdsforordning</w:t>
      </w:r>
      <w:r w:rsidR="00B511A2">
        <w:t>en</w:t>
      </w:r>
      <w:r w:rsidR="007C46DC" w:rsidRPr="007C46DC">
        <w:t xml:space="preserve"> (forordning (EU) nr. 904/2010). Løsningen skal derfor være compliant med </w:t>
      </w:r>
      <w:r w:rsidR="00B511A2">
        <w:t>både</w:t>
      </w:r>
      <w:r w:rsidR="007C46DC" w:rsidRPr="007C46DC">
        <w:t xml:space="preserve"> de ændrede bestemmelser</w:t>
      </w:r>
      <w:r w:rsidR="00A96BBE">
        <w:t>,</w:t>
      </w:r>
      <w:r w:rsidR="007C46DC" w:rsidRPr="007C46DC">
        <w:t xml:space="preserve"> </w:t>
      </w:r>
      <w:r w:rsidR="00B511A2">
        <w:t>og</w:t>
      </w:r>
      <w:r w:rsidR="007C46DC" w:rsidRPr="007C46DC">
        <w:t xml:space="preserve"> de relevante uændre</w:t>
      </w:r>
      <w:r w:rsidR="00544F39">
        <w:t>de</w:t>
      </w:r>
      <w:r w:rsidR="007C46DC" w:rsidRPr="007C46DC">
        <w:t xml:space="preserve"> bestemmelser i momsdirektivet og samarbejdsforordning</w:t>
      </w:r>
      <w:r w:rsidR="00B511A2">
        <w:t>en</w:t>
      </w:r>
      <w:r w:rsidR="007C46DC" w:rsidRPr="007C46DC">
        <w:t>.</w:t>
      </w:r>
    </w:p>
    <w:p w14:paraId="5AD6E8E1" w14:textId="77777777" w:rsidR="003350DC" w:rsidRDefault="003350DC" w:rsidP="00F43197"/>
    <w:p w14:paraId="66BCCAEE" w14:textId="16233E04" w:rsidR="00A15316" w:rsidRDefault="00A15316" w:rsidP="00A15316">
      <w:pPr>
        <w:pStyle w:val="Billedtekst"/>
      </w:pPr>
      <w:r>
        <w:lastRenderedPageBreak/>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1</w:t>
      </w:r>
      <w:r w:rsidR="00643EB6">
        <w:rPr>
          <w:noProof/>
        </w:rPr>
        <w:fldChar w:fldCharType="end"/>
      </w:r>
      <w:r>
        <w:t>: Primær årsag til at starte projektet</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3157"/>
        <w:gridCol w:w="6471"/>
      </w:tblGrid>
      <w:tr w:rsidR="00A15316" w:rsidRPr="00CC51C4" w14:paraId="0CAFB287" w14:textId="77777777" w:rsidTr="00A15316">
        <w:trPr>
          <w:trHeight w:val="524"/>
          <w:tblHeader/>
        </w:trPr>
        <w:tc>
          <w:tcPr>
            <w:tcW w:w="3232" w:type="dxa"/>
            <w:shd w:val="clear" w:color="auto" w:fill="D9D9D9" w:themeFill="background1" w:themeFillShade="D9"/>
            <w:vAlign w:val="center"/>
          </w:tcPr>
          <w:p w14:paraId="73C1F967" w14:textId="77777777" w:rsidR="00A15316" w:rsidRPr="00CC51C4" w:rsidRDefault="00A15316" w:rsidP="00A15316">
            <w:pPr>
              <w:pStyle w:val="Tabeloverskrift"/>
            </w:pPr>
            <w:r>
              <w:t>Angiv den primære årsag til at starte projektet</w:t>
            </w:r>
          </w:p>
        </w:tc>
        <w:tc>
          <w:tcPr>
            <w:tcW w:w="6632" w:type="dxa"/>
            <w:shd w:val="clear" w:color="auto" w:fill="auto"/>
          </w:tcPr>
          <w:bookmarkEnd w:id="21" w:displacedByCustomXml="next"/>
          <w:sdt>
            <w:sdtPr>
              <w:rPr>
                <w:b w:val="0"/>
              </w:rPr>
              <w:id w:val="1433633330"/>
              <w:placeholder>
                <w:docPart w:val="BF88B084A56E4367BC9160878C9FC7D4"/>
              </w:placeholder>
            </w:sdtPr>
            <w:sdtContent>
              <w:p w14:paraId="2FEAE16E" w14:textId="77777777" w:rsidR="00BD5E0E" w:rsidRDefault="008C7D2C" w:rsidP="00A15316">
                <w:pPr>
                  <w:pStyle w:val="Tabeloverskrift"/>
                </w:pPr>
                <w:r>
                  <w:t xml:space="preserve">Lovgivning. </w:t>
                </w:r>
              </w:p>
              <w:p w14:paraId="7389E8AA" w14:textId="1A4FF70B" w:rsidR="00A15316" w:rsidRPr="00BD5E0E" w:rsidRDefault="00BD5E0E" w:rsidP="00BD5E0E">
                <w:pPr>
                  <w:pStyle w:val="Tabel"/>
                </w:pPr>
                <w:r>
                  <w:t>EU</w:t>
                </w:r>
                <w:r w:rsidR="0068620B">
                  <w:t xml:space="preserve"> </w:t>
                </w:r>
                <w:r>
                  <w:t xml:space="preserve">Direktiv </w:t>
                </w:r>
                <w:r w:rsidR="007C18AD">
                  <w:t xml:space="preserve">for </w:t>
                </w:r>
                <w:r>
                  <w:t>SMV-ordningen</w:t>
                </w:r>
                <w:r w:rsidR="000B5E9A">
                  <w:t xml:space="preserve">, </w:t>
                </w:r>
                <w:r w:rsidR="000A7EE6">
                  <w:t>direktiv 2020/285</w:t>
                </w:r>
              </w:p>
            </w:sdtContent>
          </w:sdt>
        </w:tc>
      </w:tr>
    </w:tbl>
    <w:p w14:paraId="4F7B6F2E" w14:textId="77777777" w:rsidR="00A15316" w:rsidRDefault="00A15316" w:rsidP="000A6721">
      <w:pPr>
        <w:pStyle w:val="Brdtekst"/>
      </w:pPr>
    </w:p>
    <w:p w14:paraId="5969D4C9" w14:textId="4662ACCB" w:rsidR="00162B7E" w:rsidRPr="001760FE" w:rsidRDefault="00864A06" w:rsidP="001760FE">
      <w:pPr>
        <w:pStyle w:val="Overskrift2"/>
      </w:pPr>
      <w:bookmarkStart w:id="24" w:name="_Toc519987194"/>
      <w:bookmarkStart w:id="25" w:name="_Ref525294771"/>
      <w:bookmarkStart w:id="26" w:name="_Toc109308924"/>
      <w:commentRangeStart w:id="27"/>
      <w:commentRangeStart w:id="28"/>
      <w:r w:rsidRPr="001760FE">
        <w:t>Projektets formål</w:t>
      </w:r>
      <w:bookmarkStart w:id="29" w:name="H_4"/>
      <w:bookmarkEnd w:id="24"/>
      <w:bookmarkEnd w:id="25"/>
      <w:commentRangeEnd w:id="27"/>
      <w:r>
        <w:commentReference w:id="27"/>
      </w:r>
      <w:commentRangeEnd w:id="28"/>
      <w:r w:rsidR="00DD48AC">
        <w:rPr>
          <w:rStyle w:val="Kommentarhenvisning"/>
          <w:rFonts w:asciiTheme="minorHAnsi" w:eastAsiaTheme="minorEastAsia" w:hAnsiTheme="minorHAnsi" w:cstheme="minorBidi"/>
          <w:b w:val="0"/>
        </w:rPr>
        <w:commentReference w:id="28"/>
      </w:r>
      <w:bookmarkEnd w:id="26"/>
    </w:p>
    <w:sdt>
      <w:sdtPr>
        <w:alias w:val="Hjælp"/>
        <w:tag w:val="MPK hjælp"/>
        <w:id w:val="1618792243"/>
        <w:lock w:val="sdtContentLocked"/>
        <w:placeholder>
          <w:docPart w:val="DefaultPlaceholder_1082065158"/>
        </w:placeholder>
      </w:sdtPr>
      <w:sdtContent>
        <w:p w14:paraId="496EB527" w14:textId="77777777" w:rsidR="002A0749" w:rsidRPr="002A0749" w:rsidRDefault="002A0749" w:rsidP="005B190D">
          <w:pPr>
            <w:pStyle w:val="MPKhjlp"/>
          </w:pPr>
          <w:r w:rsidRPr="002A0749">
            <w:fldChar w:fldCharType="begin"/>
          </w:r>
          <w:r w:rsidRPr="002A0749">
            <w:instrText>HYPERLINK  \l "_DocTools_ScreenTip_59" \o "Projektets formål</w:instrText>
          </w:r>
        </w:p>
        <w:p w14:paraId="2610228E" w14:textId="77777777" w:rsidR="002A0749" w:rsidRPr="002A0749" w:rsidRDefault="002A0749" w:rsidP="005B190D">
          <w:pPr>
            <w:pStyle w:val="MPKhjlp"/>
          </w:pPr>
        </w:p>
        <w:p w14:paraId="2F05EF1A" w14:textId="77777777" w:rsidR="002A0749" w:rsidRPr="002A0749" w:rsidRDefault="002A0749" w:rsidP="005B190D">
          <w:pPr>
            <w:pStyle w:val="MPKhjlp"/>
          </w:pPr>
          <w:r w:rsidRPr="002A0749">
            <w:instrText xml:space="preserve">Dette afsnit skal beskrive projektets formål med udgangspunkt i en opsummering af den nuværende situation og en ønsket fremtidig situation. </w:instrText>
          </w:r>
        </w:p>
        <w:p w14:paraId="580A66D6" w14:textId="77777777" w:rsidR="002A0749" w:rsidRPr="002A0749" w:rsidRDefault="002A0749" w:rsidP="005B190D">
          <w:pPr>
            <w:pStyle w:val="MPKhjlp"/>
          </w:pPr>
          <w:r w:rsidRPr="002A0749">
            <w:instrText>Beskriv kort den nuværende situation og hvilke udfordringer eller muligheder, som projektet skal adressere. Der kan fx være tale om:</w:instrText>
          </w:r>
        </w:p>
        <w:p w14:paraId="1132883D" w14:textId="77777777" w:rsidR="002A0749" w:rsidRPr="002A0749" w:rsidRDefault="002A0749" w:rsidP="005B190D">
          <w:pPr>
            <w:pStyle w:val="MPKhjlp"/>
          </w:pPr>
          <w:r w:rsidRPr="002A0749">
            <w:instrText>•</w:instrText>
          </w:r>
          <w:r w:rsidRPr="002A0749">
            <w:tab/>
            <w:instrText>Muligheder for digitalisering af arbejdsgange (i egen myndighed)</w:instrText>
          </w:r>
        </w:p>
        <w:p w14:paraId="76FF02CA" w14:textId="77777777" w:rsidR="002A0749" w:rsidRPr="002A0749" w:rsidRDefault="002A0749" w:rsidP="005B190D">
          <w:pPr>
            <w:pStyle w:val="MPKhjlp"/>
          </w:pPr>
          <w:r w:rsidRPr="002A0749">
            <w:instrText>•</w:instrText>
          </w:r>
          <w:r w:rsidRPr="002A0749">
            <w:tab/>
            <w:instrText>Muligheder for digitalisering af arbejdsgange (hos eksterne parter)</w:instrText>
          </w:r>
        </w:p>
        <w:p w14:paraId="154DA084" w14:textId="77777777" w:rsidR="002A0749" w:rsidRPr="002A0749" w:rsidRDefault="002A0749" w:rsidP="005B190D">
          <w:pPr>
            <w:pStyle w:val="MPKhjlp"/>
          </w:pPr>
          <w:r w:rsidRPr="002A0749">
            <w:instrText>•</w:instrText>
          </w:r>
          <w:r w:rsidRPr="002A0749">
            <w:tab/>
            <w:instrText>Lovændringer eller ny lovgivning</w:instrText>
          </w:r>
        </w:p>
        <w:p w14:paraId="25FD0E7D" w14:textId="77777777" w:rsidR="002A0749" w:rsidRPr="002A0749" w:rsidRDefault="002A0749" w:rsidP="005B190D">
          <w:pPr>
            <w:pStyle w:val="MPKhjlp"/>
          </w:pPr>
          <w:r w:rsidRPr="002A0749">
            <w:instrText>•</w:instrText>
          </w:r>
          <w:r w:rsidRPr="002A0749">
            <w:tab/>
            <w:instrText>Uhensigtsmæssige arbejdsgange</w:instrText>
          </w:r>
        </w:p>
        <w:p w14:paraId="3E128F2A" w14:textId="77777777" w:rsidR="002A0749" w:rsidRPr="002A0749" w:rsidRDefault="002A0749" w:rsidP="005B190D">
          <w:pPr>
            <w:pStyle w:val="MPKhjlp"/>
          </w:pPr>
          <w:r w:rsidRPr="002A0749">
            <w:instrText>•</w:instrText>
          </w:r>
          <w:r w:rsidRPr="002A0749">
            <w:tab/>
            <w:instrText>Nye opgaver, som skal løses</w:instrText>
          </w:r>
        </w:p>
        <w:p w14:paraId="69B3C83C" w14:textId="77777777" w:rsidR="002A0749" w:rsidRPr="002A0749" w:rsidRDefault="002A0749" w:rsidP="005B190D">
          <w:pPr>
            <w:pStyle w:val="MPKhjlp"/>
          </w:pPr>
          <w:r w:rsidRPr="002A0749">
            <w:instrText>•</w:instrText>
          </w:r>
          <w:r w:rsidRPr="002A0749">
            <w:tab/>
            <w:instrText>Tværorganisatoriske partnerskaber</w:instrText>
          </w:r>
        </w:p>
        <w:p w14:paraId="24047CE7" w14:textId="77777777" w:rsidR="002A0749" w:rsidRPr="002A0749" w:rsidRDefault="002A0749" w:rsidP="005B190D">
          <w:pPr>
            <w:pStyle w:val="MPKhjlp"/>
          </w:pPr>
          <w:r w:rsidRPr="002A0749">
            <w:instrText>•</w:instrText>
          </w:r>
          <w:r w:rsidRPr="002A0749">
            <w:tab/>
            <w:instrText>Organisationsændringer</w:instrText>
          </w:r>
        </w:p>
        <w:p w14:paraId="1DEAABC7" w14:textId="77777777" w:rsidR="002A0749" w:rsidRPr="002A0749" w:rsidRDefault="002A0749" w:rsidP="005B190D">
          <w:pPr>
            <w:pStyle w:val="MPKhjlp"/>
          </w:pPr>
          <w:r w:rsidRPr="002A0749">
            <w:instrText>•</w:instrText>
          </w:r>
          <w:r w:rsidRPr="002A0749">
            <w:tab/>
            <w:instrText>Kvalitetsudfordringer</w:instrText>
          </w:r>
        </w:p>
        <w:p w14:paraId="1E079227" w14:textId="77777777" w:rsidR="002A0749" w:rsidRPr="002A0749" w:rsidRDefault="002A0749" w:rsidP="005B190D">
          <w:pPr>
            <w:pStyle w:val="MPKhjlp"/>
          </w:pPr>
          <w:r w:rsidRPr="002A0749">
            <w:instrText>•</w:instrText>
          </w:r>
          <w:r w:rsidRPr="002A0749">
            <w:tab/>
            <w:instrText>Udskiftning af eksisterende it-løsninger</w:instrText>
          </w:r>
        </w:p>
        <w:p w14:paraId="4B1A22C9" w14:textId="77777777" w:rsidR="002A0749" w:rsidRPr="002A0749" w:rsidRDefault="002A0749" w:rsidP="005B190D">
          <w:pPr>
            <w:pStyle w:val="MPKhjlp"/>
          </w:pPr>
          <w:r w:rsidRPr="002A0749">
            <w:instrText>•</w:instrText>
          </w:r>
          <w:r w:rsidRPr="002A0749">
            <w:tab/>
            <w:instrText>Udløb af eksisterende kontrakt</w:instrText>
          </w:r>
        </w:p>
        <w:p w14:paraId="7A35DF3B" w14:textId="77777777" w:rsidR="002A0749" w:rsidRPr="002A0749" w:rsidRDefault="002A0749" w:rsidP="005B190D">
          <w:pPr>
            <w:pStyle w:val="MPKhjlp"/>
          </w:pPr>
        </w:p>
        <w:p w14:paraId="49F0FEDC" w14:textId="77777777" w:rsidR="002A0749" w:rsidRPr="002A0749" w:rsidRDefault="002A0749" w:rsidP="005B190D">
          <w:pPr>
            <w:pStyle w:val="MPKhjlp"/>
          </w:pPr>
          <w:r w:rsidRPr="002A0749">
            <w:instrText>Beskriv den forretningsmæssige situation, efter at projektet er gennemført med succes og løsningen er vellykket implementeret og ibrugtaget. Beskrivelsen kan omfatte overbliksskabende procesdiagrammer eller en oversigtstabel, hvor den fremtidige situation for hver påvirket organisation opsummeres på få linjer.</w:instrText>
          </w:r>
        </w:p>
        <w:p w14:paraId="41CC39F2" w14:textId="77777777" w:rsidR="002A0749" w:rsidRPr="002A0749" w:rsidRDefault="002A0749" w:rsidP="005B190D">
          <w:pPr>
            <w:pStyle w:val="MPKhjlp"/>
          </w:pPr>
          <w:r w:rsidRPr="002A0749">
            <w:instrText>Opsummer herefter projektets formål. Formålet skal være genkendeligt i forhold til det formål der er indsat i gevinstdiagrammet.</w:instrText>
          </w:r>
        </w:p>
        <w:p w14:paraId="1D603D99" w14:textId="77777777" w:rsidR="002A0749" w:rsidRPr="002A0749" w:rsidRDefault="002A0749" w:rsidP="005B190D">
          <w:pPr>
            <w:pStyle w:val="MPKhjlp"/>
          </w:pPr>
          <w:r w:rsidRPr="002A0749">
            <w:instrText>Ved projektafslutning kan det være en god idé at kopiere formålet ind i Business Case grundlaget for at skabe kontekst for den fremadrettede opfølgning.</w:instrText>
          </w:r>
        </w:p>
        <w:p w14:paraId="2620938E" w14:textId="77777777" w:rsidR="002A0749" w:rsidRPr="002A0749" w:rsidRDefault="002A0749" w:rsidP="005B190D">
          <w:pPr>
            <w:pStyle w:val="MPKhjlp"/>
          </w:pPr>
          <w:r w:rsidRPr="002A0749">
            <w:instrText>Dette afsnit skal bl.a. anvendes til at sætte rammerne for projektets scope. Afsnittet skal derfor udfyldes til et niveau, så det tydeligt fremgår, hvilken problemstilling, der skal adresseres samt at den fremtidige situation og formål er så skarpt defineret, at det er tydeligt, hvis ønsker om leverancer eller påståede gevinster ikke hører til i dette projekt.</w:instrText>
          </w:r>
        </w:p>
        <w:p w14:paraId="2BF483C7" w14:textId="77777777" w:rsidR="002A0749" w:rsidRPr="002A0749" w:rsidRDefault="002A0749" w:rsidP="005B190D">
          <w:pPr>
            <w:pStyle w:val="MPKhjlp"/>
          </w:pPr>
        </w:p>
        <w:p w14:paraId="1181DB69" w14:textId="77777777" w:rsidR="002A0749" w:rsidRPr="002A0749" w:rsidRDefault="002A0749" w:rsidP="005B190D">
          <w:pPr>
            <w:pStyle w:val="MPKhjlp"/>
          </w:pPr>
          <w:r w:rsidRPr="002A0749">
            <w:instrText xml:space="preserve">Beskrivelsesdybde </w:instrText>
          </w:r>
        </w:p>
        <w:p w14:paraId="42122C2E" w14:textId="77777777" w:rsidR="002A0749" w:rsidRPr="002A0749" w:rsidRDefault="002A0749" w:rsidP="005B190D">
          <w:pPr>
            <w:pStyle w:val="MPKhjlp"/>
          </w:pPr>
          <w:r w:rsidRPr="002A0749">
            <w:instrText>Afsnittet skal give læseren et klart og overskueligt indtryk af eksisterende udfordringer, samt hvad organisationen forsøger at opnå med projektet.</w:instrText>
          </w:r>
        </w:p>
        <w:p w14:paraId="5969D4CA" w14:textId="5D31DD4C" w:rsidR="005B190D" w:rsidRPr="005B190D" w:rsidRDefault="002A0749" w:rsidP="005B190D">
          <w:pPr>
            <w:pStyle w:val="MPKhjlp"/>
          </w:pPr>
          <w:r w:rsidRPr="002A0749">
            <w:instrText>"</w:instrText>
          </w:r>
          <w:r w:rsidRPr="002A0749">
            <w:fldChar w:fldCharType="separate"/>
          </w:r>
          <w:r w:rsidRPr="002A0749">
            <w:t>H-</w:t>
          </w:r>
          <w:r w:rsidRPr="002A0749">
            <w:fldChar w:fldCharType="end"/>
          </w:r>
          <w:r w:rsidR="00324D10">
            <w:rPr>
              <w:noProof/>
            </w:rPr>
            <w:fldChar w:fldCharType="begin"/>
          </w:r>
          <w:r w:rsidR="00324D10">
            <w:rPr>
              <w:noProof/>
            </w:rPr>
            <w:instrText xml:space="preserve"> SEQ H </w:instrText>
          </w:r>
          <w:r w:rsidR="00324D10">
            <w:rPr>
              <w:noProof/>
            </w:rPr>
            <w:fldChar w:fldCharType="separate"/>
          </w:r>
          <w:r w:rsidR="0005577C">
            <w:rPr>
              <w:noProof/>
            </w:rPr>
            <w:t>4</w:t>
          </w:r>
          <w:r w:rsidR="00324D10">
            <w:rPr>
              <w:noProof/>
            </w:rPr>
            <w:fldChar w:fldCharType="end"/>
          </w:r>
        </w:p>
      </w:sdtContent>
    </w:sdt>
    <w:bookmarkEnd w:id="29" w:displacedByCustomXml="prev"/>
    <w:p w14:paraId="6879292A" w14:textId="3E1DB841" w:rsidR="0061325A" w:rsidRDefault="00BF091C" w:rsidP="004C416F">
      <w:r>
        <w:t>Projekt</w:t>
      </w:r>
      <w:r w:rsidR="006228F5">
        <w:t>et</w:t>
      </w:r>
      <w:r w:rsidR="00A84FD9">
        <w:t>s</w:t>
      </w:r>
      <w:r w:rsidR="006228F5">
        <w:t xml:space="preserve"> formål er at implementere EU</w:t>
      </w:r>
      <w:r w:rsidR="00C57F9F">
        <w:t>-</w:t>
      </w:r>
      <w:r w:rsidR="006228F5">
        <w:t>direktivets principper i</w:t>
      </w:r>
      <w:r w:rsidR="00BE18CD">
        <w:t xml:space="preserve"> </w:t>
      </w:r>
      <w:r w:rsidR="006228F5">
        <w:t>Danmark</w:t>
      </w:r>
      <w:r w:rsidR="009C36F0">
        <w:t xml:space="preserve">, så </w:t>
      </w:r>
      <w:r w:rsidR="00EA4B7E">
        <w:t>de virksomheder</w:t>
      </w:r>
      <w:r w:rsidR="00BB4E1B">
        <w:t>,</w:t>
      </w:r>
      <w:r w:rsidR="00EA4B7E">
        <w:t xml:space="preserve"> der opfylder betingelserne</w:t>
      </w:r>
      <w:r w:rsidR="00BB4E1B">
        <w:t>,</w:t>
      </w:r>
      <w:r w:rsidR="00EA4B7E">
        <w:t xml:space="preserve"> kan </w:t>
      </w:r>
      <w:r w:rsidR="007926A3">
        <w:t>benytte SMV-ordningen</w:t>
      </w:r>
      <w:r w:rsidR="00F0780E">
        <w:t xml:space="preserve">. </w:t>
      </w:r>
    </w:p>
    <w:p w14:paraId="0124FE3C" w14:textId="77777777" w:rsidR="0061325A" w:rsidRDefault="0061325A" w:rsidP="004C416F"/>
    <w:p w14:paraId="2A066D9A" w14:textId="136199D8" w:rsidR="00403E25" w:rsidRPr="00A067DC" w:rsidRDefault="00197E52" w:rsidP="004C416F">
      <w:r>
        <w:t>Projektet skal gøre det muligt for d</w:t>
      </w:r>
      <w:r w:rsidR="00F0780E">
        <w:t>a</w:t>
      </w:r>
      <w:r w:rsidR="001406CE">
        <w:t xml:space="preserve">nske SMV’er </w:t>
      </w:r>
      <w:r>
        <w:t>at blive</w:t>
      </w:r>
      <w:r w:rsidR="001406CE">
        <w:t xml:space="preserve"> momsfritage</w:t>
      </w:r>
      <w:r>
        <w:t>t</w:t>
      </w:r>
      <w:r w:rsidR="001406CE">
        <w:t xml:space="preserve"> i Danmark og andre EU-lande</w:t>
      </w:r>
      <w:r w:rsidR="00927FED">
        <w:t>,</w:t>
      </w:r>
      <w:r w:rsidR="001406CE">
        <w:t xml:space="preserve"> samt </w:t>
      </w:r>
      <w:r w:rsidR="000F61B2">
        <w:t>give</w:t>
      </w:r>
      <w:r w:rsidR="001406CE">
        <w:t xml:space="preserve"> </w:t>
      </w:r>
      <w:r w:rsidR="0093169D">
        <w:t>virksomheder fra andre EU-lande</w:t>
      </w:r>
      <w:r w:rsidR="001406CE">
        <w:t xml:space="preserve"> </w:t>
      </w:r>
      <w:r w:rsidR="000F61B2">
        <w:t>mulighed for</w:t>
      </w:r>
      <w:r w:rsidR="001406CE">
        <w:t xml:space="preserve"> momsfritage</w:t>
      </w:r>
      <w:r w:rsidR="000F61B2">
        <w:t>lse</w:t>
      </w:r>
      <w:r w:rsidR="001406CE">
        <w:t xml:space="preserve"> i Danmark</w:t>
      </w:r>
      <w:r w:rsidR="00EA4B7E">
        <w:t>.</w:t>
      </w:r>
      <w:r w:rsidR="00A82880">
        <w:t xml:space="preserve"> </w:t>
      </w:r>
      <w:r w:rsidR="005A018E">
        <w:t>Dette skal ske gennem en registreringsordning</w:t>
      </w:r>
      <w:r w:rsidR="00EC06C3">
        <w:t xml:space="preserve">, og det vil være </w:t>
      </w:r>
      <w:r w:rsidR="004C416F" w:rsidRPr="00A067DC">
        <w:t xml:space="preserve">nødvendigt </w:t>
      </w:r>
      <w:r w:rsidR="7E63D005" w:rsidRPr="00A067DC">
        <w:t>med</w:t>
      </w:r>
      <w:r w:rsidR="004C416F" w:rsidRPr="00A067DC">
        <w:t xml:space="preserve"> systemer, processer, organisering mv., der kan understøtte registreringen</w:t>
      </w:r>
      <w:r w:rsidR="00A13355">
        <w:t xml:space="preserve">, </w:t>
      </w:r>
      <w:r w:rsidR="007F6EF7">
        <w:t xml:space="preserve">de </w:t>
      </w:r>
      <w:r w:rsidR="004C416F" w:rsidRPr="00A067DC">
        <w:t xml:space="preserve">løbende indberetninger, samt </w:t>
      </w:r>
      <w:r w:rsidR="008F5440">
        <w:t>kan</w:t>
      </w:r>
      <w:r w:rsidR="004C416F" w:rsidRPr="00A067DC">
        <w:t xml:space="preserve"> udveksle og udstille oplysninger om virksomheder</w:t>
      </w:r>
      <w:r w:rsidR="007F6EF7">
        <w:t>ne</w:t>
      </w:r>
      <w:r w:rsidR="004C416F" w:rsidRPr="00A067DC">
        <w:t xml:space="preserve">s momsfritagelser mv. </w:t>
      </w:r>
    </w:p>
    <w:p w14:paraId="63B8B36C" w14:textId="77777777" w:rsidR="004C416F" w:rsidRPr="00A067DC" w:rsidRDefault="004C416F" w:rsidP="004C416F"/>
    <w:p w14:paraId="7C0B6872" w14:textId="15838753" w:rsidR="00777D69" w:rsidRPr="00A067DC" w:rsidRDefault="004C416F" w:rsidP="005B29AB">
      <w:r w:rsidRPr="00A067DC">
        <w:t xml:space="preserve">For </w:t>
      </w:r>
      <w:r w:rsidRPr="005B29AB">
        <w:t>danske</w:t>
      </w:r>
      <w:r w:rsidRPr="00A067DC">
        <w:t xml:space="preserve"> virksomheder</w:t>
      </w:r>
      <w:r w:rsidR="00A95924" w:rsidRPr="00A067DC">
        <w:t>s</w:t>
      </w:r>
      <w:r w:rsidR="0024058F" w:rsidRPr="00A067DC">
        <w:t xml:space="preserve"> </w:t>
      </w:r>
      <w:r w:rsidR="007D4E1E" w:rsidRPr="00A067DC">
        <w:t>brug af ordningen</w:t>
      </w:r>
      <w:r w:rsidR="00E827F9">
        <w:t>,</w:t>
      </w:r>
      <w:r w:rsidRPr="00A067DC">
        <w:t xml:space="preserve"> </w:t>
      </w:r>
      <w:r w:rsidR="00E827F9">
        <w:t>s</w:t>
      </w:r>
      <w:r w:rsidR="0087785C">
        <w:t xml:space="preserve">kal følgende </w:t>
      </w:r>
      <w:r w:rsidR="00FC0277">
        <w:t>implementeres</w:t>
      </w:r>
      <w:r w:rsidR="0087785C">
        <w:t>:</w:t>
      </w:r>
      <w:r w:rsidRPr="00A067DC">
        <w:t xml:space="preserve"> </w:t>
      </w:r>
      <w:commentRangeStart w:id="30"/>
      <w:commentRangeEnd w:id="30"/>
      <w:r w:rsidR="00F47581" w:rsidRPr="00945C28">
        <w:rPr>
          <w:rStyle w:val="Kommentarhenvisning"/>
          <w:sz w:val="22"/>
          <w:szCs w:val="22"/>
        </w:rPr>
        <w:commentReference w:id="30"/>
      </w:r>
    </w:p>
    <w:p w14:paraId="6C90C1F4" w14:textId="77777777" w:rsidR="009C6C74" w:rsidRDefault="4EC0AB6D" w:rsidP="00777D69">
      <w:pPr>
        <w:pStyle w:val="Listeafsnit"/>
        <w:numPr>
          <w:ilvl w:val="0"/>
          <w:numId w:val="13"/>
        </w:numPr>
        <w:spacing w:line="280" w:lineRule="atLeast"/>
      </w:pPr>
      <w:r w:rsidRPr="00A067DC">
        <w:t xml:space="preserve">Virksomhederne skal kunne anmode om registrering af momsfritagelse i Danmark og de øvrige EU-lande, en såkaldt ’forhåndsmeddelelse’, og løbende give besked om ændringer i deres registreringsoplysninger, ansøge om flere momsfritagelser, samt anmode om ikke længere at være fritaget i </w:t>
      </w:r>
      <w:r w:rsidR="007B38AA">
        <w:t xml:space="preserve">Danmark eller i </w:t>
      </w:r>
      <w:r w:rsidRPr="00A067DC">
        <w:t xml:space="preserve">andre EU-lande. </w:t>
      </w:r>
    </w:p>
    <w:p w14:paraId="261851AF" w14:textId="2A49CED6" w:rsidR="00D00DCC" w:rsidRPr="00A067DC" w:rsidRDefault="4EC0AB6D" w:rsidP="00777D69">
      <w:pPr>
        <w:pStyle w:val="Listeafsnit"/>
        <w:numPr>
          <w:ilvl w:val="0"/>
          <w:numId w:val="13"/>
        </w:numPr>
        <w:spacing w:line="280" w:lineRule="atLeast"/>
      </w:pPr>
      <w:r w:rsidRPr="00A067DC">
        <w:t>Skatteforvaltningen skal kunne videresende anmodninger fra danske virksomheder om momsfritagelse i andre EU-lande til disse landes skattemyndigheder. Når Skatteforvaltningen modtager besked fra andre landes skattemyndigheder om, at en dansk virksomhed har fået momsfritagelse i et andet EU-land, skal Skatteforvaltningen kunne tildele den danske virksomhed et registreringsnummer, ligesom den skal kunne sende det tildelte registreringsnummer og startdato videre til den udenlandske skattemyndighed, der har givet fritagelse.</w:t>
      </w:r>
    </w:p>
    <w:p w14:paraId="4F501970" w14:textId="73A6A71A" w:rsidR="0011499D" w:rsidRPr="00A067DC" w:rsidRDefault="004C416F" w:rsidP="0027051D">
      <w:pPr>
        <w:pStyle w:val="Listeafsnit"/>
        <w:numPr>
          <w:ilvl w:val="0"/>
          <w:numId w:val="13"/>
        </w:numPr>
        <w:spacing w:line="280" w:lineRule="atLeast"/>
      </w:pPr>
      <w:r w:rsidRPr="00A067DC">
        <w:t>Virksomhederne skal kvartalsvist kunne indberette momspligtig omsætning</w:t>
      </w:r>
      <w:r w:rsidR="00983C0C" w:rsidRPr="00A067DC">
        <w:t xml:space="preserve"> pr. land </w:t>
      </w:r>
      <w:r w:rsidR="00FB7C5E" w:rsidRPr="00A067DC">
        <w:t>for</w:t>
      </w:r>
      <w:r w:rsidRPr="00A067DC">
        <w:t xml:space="preserve"> </w:t>
      </w:r>
      <w:r w:rsidR="00983C0C" w:rsidRPr="00A067DC">
        <w:t xml:space="preserve">samtlige </w:t>
      </w:r>
      <w:r w:rsidRPr="00A067DC">
        <w:t>EU</w:t>
      </w:r>
      <w:r w:rsidR="001650F3" w:rsidRPr="00A067DC">
        <w:t>-lande</w:t>
      </w:r>
      <w:r w:rsidR="007C6D4B">
        <w:t xml:space="preserve"> inkl. Danmark</w:t>
      </w:r>
      <w:r w:rsidRPr="00A067DC">
        <w:t>.</w:t>
      </w:r>
      <w:r w:rsidR="19275561" w:rsidRPr="00A067DC">
        <w:t xml:space="preserve"> Derudover skal virksomhederne have mulighed for, på et hvilket som helst tidspunkt, at kunne indberette omsætningstal</w:t>
      </w:r>
      <w:r w:rsidRPr="00A067DC">
        <w:t xml:space="preserve"> </w:t>
      </w:r>
      <w:r w:rsidR="19275561" w:rsidRPr="00A067DC">
        <w:t xml:space="preserve">fra begyndelsen af indeværende kalenderkvartal indtil den dato, hvor den årlige </w:t>
      </w:r>
      <w:r w:rsidR="00807E6B" w:rsidRPr="00A067DC">
        <w:t>E</w:t>
      </w:r>
      <w:r w:rsidR="00F34B15" w:rsidRPr="00A067DC">
        <w:t>U</w:t>
      </w:r>
      <w:r w:rsidR="00807E6B" w:rsidRPr="00A067DC">
        <w:t>-</w:t>
      </w:r>
      <w:r w:rsidR="19275561" w:rsidRPr="00A067DC">
        <w:t xml:space="preserve">omsætningstærskel blev overskredet. Denne indberetning skal ligeledes kunne foretages pr. </w:t>
      </w:r>
      <w:r w:rsidR="00713323" w:rsidRPr="00A067DC">
        <w:t>l</w:t>
      </w:r>
      <w:r w:rsidR="67FE07AA" w:rsidRPr="00A067DC">
        <w:t>and for samtlige EU-lande</w:t>
      </w:r>
      <w:r w:rsidR="000E66E6">
        <w:t xml:space="preserve"> inkl. Danmark</w:t>
      </w:r>
      <w:r w:rsidR="67FE07AA" w:rsidRPr="00A067DC">
        <w:t>. Ligeledes</w:t>
      </w:r>
      <w:r w:rsidRPr="00A067DC">
        <w:t xml:space="preserve"> skal virksomheden kunne </w:t>
      </w:r>
      <w:commentRangeStart w:id="31"/>
      <w:commentRangeStart w:id="32"/>
      <w:r w:rsidRPr="00A067DC">
        <w:t>foretage rettelser til tidligere indberetninger</w:t>
      </w:r>
      <w:commentRangeEnd w:id="31"/>
      <w:r w:rsidR="00716E91">
        <w:rPr>
          <w:rStyle w:val="Kommentarhenvisning"/>
        </w:rPr>
        <w:commentReference w:id="31"/>
      </w:r>
      <w:commentRangeEnd w:id="32"/>
      <w:r w:rsidR="00375CF9">
        <w:rPr>
          <w:rStyle w:val="Kommentarhenvisning"/>
        </w:rPr>
        <w:commentReference w:id="32"/>
      </w:r>
      <w:r w:rsidRPr="00A067DC">
        <w:t>.</w:t>
      </w:r>
    </w:p>
    <w:p w14:paraId="726D8151" w14:textId="75EB0B02" w:rsidR="004C416F" w:rsidRPr="00A067DC" w:rsidRDefault="004C416F" w:rsidP="00BD00A3">
      <w:pPr>
        <w:pStyle w:val="Listeafsnit"/>
        <w:numPr>
          <w:ilvl w:val="0"/>
          <w:numId w:val="13"/>
        </w:numPr>
        <w:spacing w:after="0" w:line="280" w:lineRule="atLeast"/>
      </w:pPr>
      <w:r w:rsidRPr="00A067DC">
        <w:t xml:space="preserve">Skatteforvaltningen skal løbende kontrollere, om danske virksomheder overskrider den samlede omsætningsgrænse i EU, dog med respekt for procentfastsatte tærskler for overskridelse. </w:t>
      </w:r>
    </w:p>
    <w:p w14:paraId="6E06F0D1" w14:textId="5B65851B" w:rsidR="004C416F" w:rsidRPr="00A067DC" w:rsidRDefault="004C416F" w:rsidP="00BD00A3">
      <w:pPr>
        <w:pStyle w:val="Listeafsnit"/>
        <w:numPr>
          <w:ilvl w:val="0"/>
          <w:numId w:val="13"/>
        </w:numPr>
        <w:spacing w:after="0" w:line="280" w:lineRule="atLeast"/>
      </w:pPr>
      <w:r w:rsidRPr="00A067DC">
        <w:t xml:space="preserve">Skatteforvaltningen skal kommunikere resultatet af ovenstående til virksomheden, hvis den overskrider den samlede EU-grænse, samt kommunikere øvrige EU-landes afgørelser om momsfritagelse </w:t>
      </w:r>
      <w:r w:rsidR="0054490D">
        <w:t>eller afmelding af momsfritagelse</w:t>
      </w:r>
      <w:r w:rsidRPr="00A067DC">
        <w:t xml:space="preserve"> til virksomheden.</w:t>
      </w:r>
    </w:p>
    <w:p w14:paraId="5D910189" w14:textId="7D25F60D" w:rsidR="00496CAD" w:rsidRPr="00496CAD" w:rsidRDefault="00496CAD" w:rsidP="00CC0D9B">
      <w:pPr>
        <w:pStyle w:val="Listeafsnit"/>
        <w:numPr>
          <w:ilvl w:val="0"/>
          <w:numId w:val="13"/>
        </w:numPr>
        <w:spacing w:after="0" w:line="280" w:lineRule="atLeast"/>
      </w:pPr>
      <w:r w:rsidRPr="00A067DC">
        <w:t>Der skal etableres kontrol</w:t>
      </w:r>
      <w:r w:rsidR="00CC0D9B">
        <w:t>l</w:t>
      </w:r>
      <w:r>
        <w:t>er</w:t>
      </w:r>
      <w:r w:rsidRPr="00A067DC">
        <w:t xml:space="preserve"> for </w:t>
      </w:r>
      <w:r w:rsidR="00CC0D9B">
        <w:t xml:space="preserve">de </w:t>
      </w:r>
      <w:r w:rsidRPr="00A067DC">
        <w:t>danske virksomheder</w:t>
      </w:r>
      <w:r w:rsidR="00CC0D9B">
        <w:t>. Kontrollerne</w:t>
      </w:r>
      <w:r w:rsidRPr="00A067DC">
        <w:t xml:space="preserve"> skal inkludere data fra SMV-systemet, den danske momsangivelse, samt angivelser til OSM2 og EU-salg uden moms systemerne mv.</w:t>
      </w:r>
    </w:p>
    <w:p w14:paraId="0719224A" w14:textId="6B5AE981" w:rsidR="00652BD6" w:rsidRDefault="004C416F" w:rsidP="00A42127">
      <w:pPr>
        <w:pStyle w:val="Listeafsnit"/>
        <w:numPr>
          <w:ilvl w:val="0"/>
          <w:numId w:val="14"/>
        </w:numPr>
        <w:spacing w:line="280" w:lineRule="atLeast"/>
      </w:pPr>
      <w:r w:rsidRPr="00A067DC">
        <w:t xml:space="preserve">Skatteforvaltningen skal stille registrering af momsfritagelser til rådighed for andre </w:t>
      </w:r>
      <w:r w:rsidR="001B1CF5">
        <w:t>s</w:t>
      </w:r>
      <w:r w:rsidRPr="00A067DC">
        <w:t>kattemyndigheder og virksomheder</w:t>
      </w:r>
      <w:r w:rsidR="00C93D44">
        <w:t xml:space="preserve">, </w:t>
      </w:r>
      <w:r w:rsidR="004D53BE">
        <w:t>o</w:t>
      </w:r>
      <w:r w:rsidR="00C93D44">
        <w:t xml:space="preserve">g </w:t>
      </w:r>
      <w:r w:rsidR="00A42127" w:rsidRPr="00A067DC">
        <w:t xml:space="preserve">Skatteforvaltningen skal generelt kunne udveksle oplysninger om fritagelser, ophør, omsætning mv. med de øvrige EU-lande, herunder fremsende og modtage dokumentation. Den præcise liste fremgår, når EU’s funktionelle- og tekniske specifikationer foreligger i endelig udgave. </w:t>
      </w:r>
    </w:p>
    <w:p w14:paraId="35FF08CE" w14:textId="2DBF087C" w:rsidR="00A42127" w:rsidRPr="00A067DC" w:rsidRDefault="00A42127" w:rsidP="00A42127">
      <w:pPr>
        <w:pStyle w:val="Listeafsnit"/>
        <w:numPr>
          <w:ilvl w:val="0"/>
          <w:numId w:val="14"/>
        </w:numPr>
        <w:spacing w:line="280" w:lineRule="atLeast"/>
      </w:pPr>
      <w:r w:rsidRPr="00A067DC">
        <w:t xml:space="preserve">Det skal i analysefasen afklares yderligere i hvilke situationer, det vil være nødvendigt med manuel </w:t>
      </w:r>
      <w:r w:rsidR="00652BD6">
        <w:t xml:space="preserve">og systemunderstøttet </w:t>
      </w:r>
      <w:r w:rsidRPr="00A067DC">
        <w:t xml:space="preserve">sagsbehandling og dermed sagsbehandlerfunktionalitet </w:t>
      </w:r>
      <w:r w:rsidR="00E914DD">
        <w:t xml:space="preserve">i </w:t>
      </w:r>
      <w:r w:rsidRPr="00A067DC">
        <w:t>for</w:t>
      </w:r>
      <w:r w:rsidR="00E914DD">
        <w:t>bindelse med</w:t>
      </w:r>
      <w:r w:rsidRPr="00A067DC">
        <w:t xml:space="preserve"> de danske virksomheder.</w:t>
      </w:r>
    </w:p>
    <w:p w14:paraId="1B516D73" w14:textId="14018C4C" w:rsidR="004C416F" w:rsidRPr="00A067DC" w:rsidRDefault="004C416F" w:rsidP="002440C0">
      <w:pPr>
        <w:pStyle w:val="Listeafsnit"/>
        <w:spacing w:after="0" w:line="280" w:lineRule="atLeast"/>
        <w:ind w:left="360"/>
      </w:pPr>
    </w:p>
    <w:p w14:paraId="1DE0A16E" w14:textId="77777777" w:rsidR="004C416F" w:rsidRPr="00A067DC" w:rsidRDefault="004C416F" w:rsidP="004C416F"/>
    <w:p w14:paraId="4D9DCBD5" w14:textId="2A2C0D8A" w:rsidR="004C416F" w:rsidRPr="00A067DC" w:rsidRDefault="004C416F" w:rsidP="004C416F">
      <w:r w:rsidRPr="00A067DC">
        <w:t xml:space="preserve">For virksomheder </w:t>
      </w:r>
      <w:r w:rsidR="00725EBE">
        <w:t xml:space="preserve">fra </w:t>
      </w:r>
      <w:r w:rsidR="00725EBE" w:rsidRPr="006E0A2E">
        <w:t>and</w:t>
      </w:r>
      <w:r w:rsidR="00725EBE" w:rsidRPr="007B38AA">
        <w:t>r</w:t>
      </w:r>
      <w:r w:rsidR="00725EBE" w:rsidRPr="009C6C74">
        <w:t>e</w:t>
      </w:r>
      <w:r w:rsidRPr="00666598">
        <w:t xml:space="preserve"> EU-lande</w:t>
      </w:r>
      <w:r w:rsidR="00E827F9" w:rsidRPr="00666598">
        <w:t>s</w:t>
      </w:r>
      <w:r w:rsidR="00526578" w:rsidRPr="00A067DC">
        <w:t xml:space="preserve"> </w:t>
      </w:r>
      <w:r w:rsidR="00685F7F" w:rsidRPr="00A067DC">
        <w:t>brug af ordningen</w:t>
      </w:r>
      <w:r w:rsidR="000B1EE2">
        <w:t xml:space="preserve"> i Danmark</w:t>
      </w:r>
      <w:r w:rsidR="00111937">
        <w:t>,</w:t>
      </w:r>
      <w:r w:rsidRPr="00A067DC">
        <w:t xml:space="preserve"> </w:t>
      </w:r>
      <w:r w:rsidR="00E827F9">
        <w:t>skal</w:t>
      </w:r>
      <w:r w:rsidRPr="00A067DC">
        <w:t xml:space="preserve"> følgende</w:t>
      </w:r>
      <w:r w:rsidR="00FC0277">
        <w:t xml:space="preserve"> implementeres</w:t>
      </w:r>
      <w:r w:rsidRPr="00A067DC">
        <w:t>:</w:t>
      </w:r>
    </w:p>
    <w:p w14:paraId="39A1802C" w14:textId="64FFBE65" w:rsidR="004C416F" w:rsidRPr="00A067DC" w:rsidRDefault="004C416F" w:rsidP="00BD00A3">
      <w:pPr>
        <w:pStyle w:val="Listeafsnit"/>
        <w:numPr>
          <w:ilvl w:val="0"/>
          <w:numId w:val="13"/>
        </w:numPr>
        <w:spacing w:after="0" w:line="280" w:lineRule="atLeast"/>
      </w:pPr>
      <w:r w:rsidRPr="00A067DC">
        <w:t xml:space="preserve">Skatteforvaltningen skal kunne modtage og </w:t>
      </w:r>
      <w:r w:rsidR="0072210E">
        <w:t>håndtere</w:t>
      </w:r>
      <w:r w:rsidR="0072210E" w:rsidRPr="00A067DC">
        <w:t xml:space="preserve"> </w:t>
      </w:r>
      <w:r w:rsidRPr="00A067DC">
        <w:t>anmodninger om momsfritagelse i Danmark</w:t>
      </w:r>
      <w:r w:rsidR="003F217A">
        <w:t>,</w:t>
      </w:r>
      <w:r w:rsidR="003464ED">
        <w:t xml:space="preserve"> registrere virksomheder fra andre EU-lande</w:t>
      </w:r>
      <w:r w:rsidR="009A4604">
        <w:t>,</w:t>
      </w:r>
      <w:r w:rsidR="003464ED">
        <w:t xml:space="preserve"> der opnår momsfritagelse</w:t>
      </w:r>
      <w:r w:rsidR="00397126">
        <w:t xml:space="preserve"> i Danmark</w:t>
      </w:r>
      <w:r w:rsidR="00E446CE" w:rsidRPr="00A067DC">
        <w:t>,</w:t>
      </w:r>
      <w:r w:rsidRPr="00A067DC">
        <w:t xml:space="preserve"> </w:t>
      </w:r>
      <w:r w:rsidR="007E1C6E">
        <w:t xml:space="preserve">håndtere </w:t>
      </w:r>
      <w:r w:rsidRPr="00A067DC">
        <w:t xml:space="preserve">løbende ændringer </w:t>
      </w:r>
      <w:r w:rsidR="007E1C6E">
        <w:t xml:space="preserve">af </w:t>
      </w:r>
      <w:r w:rsidR="00855443">
        <w:t xml:space="preserve">virksomhedens </w:t>
      </w:r>
      <w:r w:rsidR="007E1C6E">
        <w:t>regist</w:t>
      </w:r>
      <w:r w:rsidR="00855443">
        <w:t>r</w:t>
      </w:r>
      <w:r w:rsidR="007E1C6E">
        <w:t xml:space="preserve">eringsforhold til ordningen </w:t>
      </w:r>
      <w:r w:rsidRPr="00A067DC">
        <w:t>fra de øvrige EU-lande</w:t>
      </w:r>
      <w:r w:rsidR="00465AC9" w:rsidRPr="00A067DC">
        <w:t>,</w:t>
      </w:r>
      <w:r w:rsidRPr="00A067DC">
        <w:t xml:space="preserve"> samt </w:t>
      </w:r>
      <w:r w:rsidR="008B1DAF" w:rsidRPr="00A067DC">
        <w:t xml:space="preserve">kunne </w:t>
      </w:r>
      <w:r w:rsidRPr="00A067DC">
        <w:t xml:space="preserve">give besked om godkendelse </w:t>
      </w:r>
      <w:r w:rsidR="00955E55" w:rsidRPr="00A067DC">
        <w:t>eller afslag</w:t>
      </w:r>
      <w:r w:rsidRPr="00A067DC">
        <w:t xml:space="preserve"> til </w:t>
      </w:r>
      <w:r w:rsidR="001C0B93">
        <w:t xml:space="preserve">virksomhedens </w:t>
      </w:r>
      <w:commentRangeStart w:id="33"/>
      <w:commentRangeStart w:id="34"/>
      <w:r w:rsidRPr="00A067DC">
        <w:t>medlemsland</w:t>
      </w:r>
      <w:commentRangeEnd w:id="33"/>
      <w:r w:rsidR="009A4AF2">
        <w:rPr>
          <w:rStyle w:val="Kommentarhenvisning"/>
        </w:rPr>
        <w:commentReference w:id="33"/>
      </w:r>
      <w:commentRangeEnd w:id="34"/>
      <w:r w:rsidR="00F3623C">
        <w:rPr>
          <w:rStyle w:val="Kommentarhenvisning"/>
        </w:rPr>
        <w:commentReference w:id="34"/>
      </w:r>
      <w:r w:rsidRPr="00A067DC">
        <w:t>.</w:t>
      </w:r>
    </w:p>
    <w:p w14:paraId="03BEF101" w14:textId="4CCECEAE" w:rsidR="004C416F" w:rsidRPr="00A067DC" w:rsidRDefault="004C416F" w:rsidP="00BD00A3">
      <w:pPr>
        <w:pStyle w:val="Listeafsnit"/>
        <w:numPr>
          <w:ilvl w:val="0"/>
          <w:numId w:val="13"/>
        </w:numPr>
        <w:spacing w:after="0" w:line="280" w:lineRule="atLeast"/>
      </w:pPr>
      <w:r w:rsidRPr="00A067DC">
        <w:t>Skatteforvaltningen skal kunne modtage</w:t>
      </w:r>
      <w:r w:rsidR="000D2A97" w:rsidRPr="00A067DC">
        <w:t>,</w:t>
      </w:r>
      <w:r w:rsidRPr="00A067DC">
        <w:t xml:space="preserve"> </w:t>
      </w:r>
      <w:r w:rsidR="000D2A97" w:rsidRPr="00A067DC">
        <w:t>eller indhente,</w:t>
      </w:r>
      <w:r w:rsidRPr="00A067DC">
        <w:t xml:space="preserve"> indberettet omsætning samt rettelser til tidligere indberettet omsætning i Danmark </w:t>
      </w:r>
      <w:r w:rsidR="008950EB" w:rsidRPr="00A067DC">
        <w:t xml:space="preserve">for virksomheder </w:t>
      </w:r>
      <w:r w:rsidRPr="00A067DC">
        <w:t xml:space="preserve">fra de øvrige EU-lande. </w:t>
      </w:r>
    </w:p>
    <w:p w14:paraId="4F305EBF" w14:textId="4A26DBC3" w:rsidR="004C416F" w:rsidRPr="00A067DC" w:rsidRDefault="004C416F" w:rsidP="00BD00A3">
      <w:pPr>
        <w:pStyle w:val="Listeafsnit"/>
        <w:numPr>
          <w:ilvl w:val="0"/>
          <w:numId w:val="13"/>
        </w:numPr>
        <w:spacing w:after="0" w:line="280" w:lineRule="atLeast"/>
      </w:pPr>
      <w:r w:rsidRPr="00A067DC">
        <w:t>Skatteforvaltningen skal løbende kontrollere, om virksomhederne overskrider den danske omsætningsgrænse og eventuelt ophøre momsfritagelsen i Danmark, herunder registrere en ’karantæneperiode’ samt give besked om ophør til medlemslandet.</w:t>
      </w:r>
    </w:p>
    <w:p w14:paraId="72974CF4" w14:textId="2503ED97" w:rsidR="008E2416" w:rsidRPr="00496CAD" w:rsidRDefault="008E2416" w:rsidP="008E2416">
      <w:pPr>
        <w:pStyle w:val="Listeafsnit"/>
        <w:numPr>
          <w:ilvl w:val="0"/>
          <w:numId w:val="13"/>
        </w:numPr>
        <w:spacing w:after="0" w:line="280" w:lineRule="atLeast"/>
      </w:pPr>
      <w:r w:rsidRPr="00A067DC">
        <w:t>Der skal etableres kontrol</w:t>
      </w:r>
      <w:r>
        <w:t>ler</w:t>
      </w:r>
      <w:r w:rsidRPr="00A067DC">
        <w:t xml:space="preserve"> for virksomheder</w:t>
      </w:r>
      <w:r w:rsidR="00E275BD">
        <w:t xml:space="preserve"> fra andre EU-lande</w:t>
      </w:r>
      <w:r>
        <w:t>. Kontrollerne</w:t>
      </w:r>
      <w:r w:rsidRPr="00A067DC">
        <w:t xml:space="preserve"> skal inkludere data fra SMV-systemet, den danske momsangivelse, samt angivelser til OSM2 og EU-salg uden moms systemerne mv.</w:t>
      </w:r>
    </w:p>
    <w:p w14:paraId="31703131" w14:textId="7E8E75FB" w:rsidR="008E2416" w:rsidRDefault="008E2416" w:rsidP="008E2416">
      <w:pPr>
        <w:pStyle w:val="Listeafsnit"/>
        <w:numPr>
          <w:ilvl w:val="0"/>
          <w:numId w:val="14"/>
        </w:numPr>
        <w:spacing w:line="280" w:lineRule="atLeast"/>
      </w:pPr>
      <w:r w:rsidRPr="00A067DC">
        <w:t xml:space="preserve">Skatteforvaltningen skal stille registrering af momsfritagelser til rådighed for andre </w:t>
      </w:r>
      <w:r w:rsidR="00B54C4C">
        <w:t>s</w:t>
      </w:r>
      <w:r w:rsidRPr="00A067DC">
        <w:t>kattemyndigheder og virksomheder</w:t>
      </w:r>
      <w:r>
        <w:t xml:space="preserve">, </w:t>
      </w:r>
      <w:r w:rsidR="00E72F18">
        <w:t>o</w:t>
      </w:r>
      <w:r>
        <w:t xml:space="preserve">g </w:t>
      </w:r>
      <w:r w:rsidRPr="00A067DC">
        <w:t xml:space="preserve">Skatteforvaltningen skal generelt kunne udveksle oplysninger om fritagelser, ophør, omsætning mv. med de øvrige EU-lande, herunder fremsende og modtage dokumentation. Den præcise liste fremgår, når EU’s funktionelle- og tekniske specifikationer foreligger i endelig udgave. </w:t>
      </w:r>
    </w:p>
    <w:p w14:paraId="381BE4B7" w14:textId="171A2FB7" w:rsidR="008E2416" w:rsidRPr="00A067DC" w:rsidRDefault="008E2416" w:rsidP="008E2416">
      <w:pPr>
        <w:pStyle w:val="Listeafsnit"/>
        <w:numPr>
          <w:ilvl w:val="0"/>
          <w:numId w:val="14"/>
        </w:numPr>
        <w:spacing w:line="280" w:lineRule="atLeast"/>
      </w:pPr>
      <w:r w:rsidRPr="00A067DC">
        <w:t xml:space="preserve">Det skal i analysefasen afklares yderligere i hvilke situationer, det vil være nødvendigt med manuel </w:t>
      </w:r>
      <w:r>
        <w:t xml:space="preserve">og systemunderstøttet </w:t>
      </w:r>
      <w:r w:rsidRPr="00A067DC">
        <w:t xml:space="preserve">sagsbehandling og dermed sagsbehandlerfunktionalitet for </w:t>
      </w:r>
      <w:r w:rsidR="00E275BD" w:rsidRPr="00A067DC">
        <w:t>virksomheder</w:t>
      </w:r>
      <w:r w:rsidR="00E275BD">
        <w:t xml:space="preserve"> fra andre EU-lande</w:t>
      </w:r>
      <w:r w:rsidR="006D7F2D">
        <w:t xml:space="preserve"> i forbindelse med ordningen</w:t>
      </w:r>
      <w:r w:rsidRPr="00A067DC">
        <w:t>.</w:t>
      </w:r>
    </w:p>
    <w:p w14:paraId="38A4BF7C" w14:textId="0269CF0E" w:rsidR="00F44741" w:rsidRDefault="00F92A52" w:rsidP="00F44741">
      <w:pPr>
        <w:pStyle w:val="Brdtekst"/>
      </w:pPr>
      <w:commentRangeStart w:id="35"/>
      <w:commentRangeEnd w:id="35"/>
      <w:r>
        <w:rPr>
          <w:rStyle w:val="Kommentarhenvisning"/>
        </w:rPr>
        <w:commentReference w:id="35"/>
      </w:r>
    </w:p>
    <w:p w14:paraId="062D5172" w14:textId="2DC71771" w:rsidR="008A177C" w:rsidRDefault="006B3DE0" w:rsidP="00E914DD">
      <w:pPr>
        <w:pStyle w:val="Brdtekst"/>
      </w:pPr>
      <w:r w:rsidRPr="0027051D">
        <w:rPr>
          <w:b/>
        </w:rPr>
        <w:t xml:space="preserve">Antal </w:t>
      </w:r>
      <w:r w:rsidR="00C94012" w:rsidRPr="0027051D">
        <w:rPr>
          <w:b/>
        </w:rPr>
        <w:t>virksomheder</w:t>
      </w:r>
      <w:r w:rsidR="00411504" w:rsidRPr="0027051D">
        <w:rPr>
          <w:b/>
        </w:rPr>
        <w:t xml:space="preserve">, som vil gøre brug af </w:t>
      </w:r>
      <w:commentRangeStart w:id="36"/>
      <w:r w:rsidR="00411504" w:rsidRPr="0027051D">
        <w:rPr>
          <w:b/>
        </w:rPr>
        <w:t>ordningen</w:t>
      </w:r>
      <w:commentRangeEnd w:id="36"/>
      <w:r w:rsidR="00C75B30">
        <w:rPr>
          <w:rStyle w:val="Kommentarhenvisning"/>
        </w:rPr>
        <w:commentReference w:id="36"/>
      </w:r>
      <w:commentRangeStart w:id="37"/>
      <w:commentRangeEnd w:id="37"/>
      <w:r w:rsidR="00520084">
        <w:rPr>
          <w:rStyle w:val="Kommentarhenvisning"/>
        </w:rPr>
        <w:commentReference w:id="37"/>
      </w:r>
    </w:p>
    <w:p w14:paraId="368C652F" w14:textId="62268F2E" w:rsidR="002D3FA3" w:rsidRDefault="00323AE5" w:rsidP="3EB6356F">
      <w:r>
        <w:t>Et for</w:t>
      </w:r>
      <w:r w:rsidR="00A61A76">
        <w:t>e</w:t>
      </w:r>
      <w:r>
        <w:t xml:space="preserve">løbigt og usikkert estimat på antallet af danske og udenlandske virksomheder </w:t>
      </w:r>
      <w:r w:rsidR="00C86B31">
        <w:t>til s</w:t>
      </w:r>
      <w:r w:rsidR="00047EF2">
        <w:t xml:space="preserve">ammen, </w:t>
      </w:r>
      <w:r>
        <w:t xml:space="preserve">som vil gøre brug af ordningen i Danmark </w:t>
      </w:r>
      <w:r w:rsidR="005B5A2F">
        <w:t>udgør</w:t>
      </w:r>
      <w:r>
        <w:t xml:space="preserve"> </w:t>
      </w:r>
      <w:r w:rsidR="002D7ACB">
        <w:t>1</w:t>
      </w:r>
      <w:r>
        <w:t>2.000</w:t>
      </w:r>
      <w:r w:rsidR="00B44B22">
        <w:t>.</w:t>
      </w:r>
      <w:r w:rsidR="00A11BDE">
        <w:t xml:space="preserve"> </w:t>
      </w:r>
      <w:r w:rsidR="0034144A">
        <w:t>For de danske virksomheder vil der være tale om virksomheder, som ikke i forvejen er momsregistreret, eller som er momsregistreret og afregner moms kvartalsvis eller halvårligt.</w:t>
      </w:r>
      <w:r w:rsidR="00A11BDE">
        <w:t xml:space="preserve"> Se </w:t>
      </w:r>
      <w:r w:rsidR="00A11BDE" w:rsidRPr="3EB6356F">
        <w:rPr>
          <w:i/>
          <w:iCs/>
        </w:rPr>
        <w:t xml:space="preserve">Bilag </w:t>
      </w:r>
      <w:r w:rsidR="003A754C" w:rsidRPr="3EB6356F">
        <w:rPr>
          <w:i/>
          <w:iCs/>
        </w:rPr>
        <w:t>D,</w:t>
      </w:r>
      <w:r w:rsidR="003A754C">
        <w:t xml:space="preserve"> for uddyb</w:t>
      </w:r>
      <w:r w:rsidR="005B5A2F">
        <w:t>ning</w:t>
      </w:r>
      <w:r w:rsidR="003A754C">
        <w:t xml:space="preserve"> af estimeringsgrundlaget</w:t>
      </w:r>
      <w:r w:rsidR="00B44B22">
        <w:t>.</w:t>
      </w:r>
    </w:p>
    <w:p w14:paraId="19A7D85B" w14:textId="77777777" w:rsidR="0009667C" w:rsidRDefault="0009667C" w:rsidP="008A177C"/>
    <w:p w14:paraId="4D5870B3" w14:textId="3710AA6F" w:rsidR="00F44741" w:rsidRPr="00D87D3D" w:rsidRDefault="00D402FD" w:rsidP="6910CC3C">
      <w:commentRangeStart w:id="38"/>
      <w:commentRangeStart w:id="39"/>
      <w:commentRangeStart w:id="40"/>
      <w:r>
        <w:t xml:space="preserve">Estimatet er udarbejdet for at kunne vurdere, </w:t>
      </w:r>
      <w:r w:rsidR="007D7723">
        <w:t>i hvor stort et omfang</w:t>
      </w:r>
      <w:r>
        <w:t xml:space="preserve">, der er behov for at understøtte </w:t>
      </w:r>
      <w:r w:rsidR="006C2AA3">
        <w:t xml:space="preserve">SMV-ordningen </w:t>
      </w:r>
      <w:r>
        <w:t>digitalt</w:t>
      </w:r>
      <w:r w:rsidR="00D87D3D">
        <w:t xml:space="preserve">. </w:t>
      </w:r>
      <w:r>
        <w:t xml:space="preserve">Idet ordningen er ny og først træder i kraft 1. januar 2025, er der ingen direkte erfaringer at trække på. Der foreligger på tidspunktet for foranalysens afslutning derfor kun </w:t>
      </w:r>
      <w:r w:rsidRPr="00AC4F84">
        <w:t xml:space="preserve">et skøn </w:t>
      </w:r>
      <w:r>
        <w:t>over antallet af danske og udenlandske virksomheder, der forventes at gøre brug af ordningen. Danske virksomheder, som ønsker at drive forretning alene i Danmark, behøver ikke tilmelde sig ordningen for at opnå momsfritagelse i Danmark.</w:t>
      </w:r>
      <w:commentRangeEnd w:id="38"/>
      <w:r w:rsidR="00DE00F3">
        <w:rPr>
          <w:rStyle w:val="Kommentarhenvisning"/>
        </w:rPr>
        <w:commentReference w:id="38"/>
      </w:r>
      <w:commentRangeEnd w:id="39"/>
      <w:r w:rsidR="0099190E">
        <w:rPr>
          <w:rStyle w:val="Kommentarhenvisning"/>
        </w:rPr>
        <w:commentReference w:id="39"/>
      </w:r>
      <w:commentRangeEnd w:id="40"/>
      <w:r w:rsidR="00884074">
        <w:rPr>
          <w:rStyle w:val="Kommentarhenvisning"/>
        </w:rPr>
        <w:commentReference w:id="40"/>
      </w:r>
    </w:p>
    <w:p w14:paraId="2DCA2786" w14:textId="69AD0160" w:rsidR="0019606E" w:rsidRPr="00DF268F" w:rsidRDefault="003F2598" w:rsidP="00DF268F">
      <w:pPr>
        <w:pStyle w:val="Overskrift3"/>
      </w:pPr>
      <w:bookmarkStart w:id="41" w:name="_Toc109308925"/>
      <w:r>
        <w:t>Projektets to scenarier</w:t>
      </w:r>
      <w:bookmarkEnd w:id="41"/>
    </w:p>
    <w:p w14:paraId="18758D5D" w14:textId="156C8DED" w:rsidR="00484909" w:rsidRPr="003F2598" w:rsidRDefault="00484909" w:rsidP="7064DF7D">
      <w:pPr>
        <w:pStyle w:val="Brdtekst"/>
      </w:pPr>
      <w:r w:rsidRPr="003F2598">
        <w:t xml:space="preserve">På baggrund af </w:t>
      </w:r>
      <w:r w:rsidR="008F6096">
        <w:t>EU</w:t>
      </w:r>
      <w:r w:rsidRPr="003F2598">
        <w:t>-direktivet</w:t>
      </w:r>
      <w:r w:rsidR="008F6096">
        <w:t xml:space="preserve"> for </w:t>
      </w:r>
      <w:r>
        <w:t>SMV-</w:t>
      </w:r>
      <w:r w:rsidR="008F6096">
        <w:t>ordning</w:t>
      </w:r>
      <w:r w:rsidR="00241FD1">
        <w:t>en</w:t>
      </w:r>
      <w:r w:rsidRPr="003F2598">
        <w:t xml:space="preserve">, </w:t>
      </w:r>
      <w:r>
        <w:t>skal der</w:t>
      </w:r>
      <w:r w:rsidRPr="003F2598">
        <w:t xml:space="preserve"> etableres en løsning, som skal kunne håndtere registreringer, indberetninger for danske- og EU-virksomheder, samt løbende kommunikation med de andre EU-lande. Disse </w:t>
      </w:r>
      <w:r w:rsidR="00241FD1" w:rsidRPr="003F2598">
        <w:t>overordne</w:t>
      </w:r>
      <w:r w:rsidR="00241FD1">
        <w:t>de</w:t>
      </w:r>
      <w:r w:rsidRPr="003F2598">
        <w:t xml:space="preserve"> karakteristika, indgår også </w:t>
      </w:r>
      <w:r w:rsidR="00A8402A">
        <w:t>i</w:t>
      </w:r>
      <w:r w:rsidR="00A8402A" w:rsidRPr="003F2598">
        <w:t xml:space="preserve"> </w:t>
      </w:r>
      <w:r w:rsidR="47C1763E">
        <w:t xml:space="preserve">Moms One Stop Shop </w:t>
      </w:r>
      <w:r w:rsidRPr="003F2598">
        <w:t xml:space="preserve">(OSM2). Det </w:t>
      </w:r>
      <w:r w:rsidR="00083C51">
        <w:t>er</w:t>
      </w:r>
      <w:r w:rsidR="00083C51" w:rsidRPr="003F2598">
        <w:t xml:space="preserve"> </w:t>
      </w:r>
      <w:r w:rsidRPr="003F2598">
        <w:t xml:space="preserve">derfor </w:t>
      </w:r>
      <w:r w:rsidR="00083C51">
        <w:t>relevant</w:t>
      </w:r>
      <w:r w:rsidRPr="003F2598">
        <w:t xml:space="preserve"> at undersøge</w:t>
      </w:r>
      <w:r w:rsidR="002D1030">
        <w:t>,</w:t>
      </w:r>
      <w:r w:rsidRPr="003F2598">
        <w:t xml:space="preserve"> hvorvidt</w:t>
      </w:r>
      <w:r w:rsidR="002D1030">
        <w:t xml:space="preserve"> </w:t>
      </w:r>
      <w:r w:rsidRPr="003F2598">
        <w:t xml:space="preserve">en </w:t>
      </w:r>
      <w:r w:rsidR="004107E7">
        <w:t xml:space="preserve">løsning for </w:t>
      </w:r>
      <w:r w:rsidRPr="003F2598">
        <w:t>SMV-</w:t>
      </w:r>
      <w:r w:rsidR="004107E7">
        <w:t>ordningen</w:t>
      </w:r>
      <w:r w:rsidR="004107E7" w:rsidRPr="003F2598">
        <w:t xml:space="preserve"> </w:t>
      </w:r>
      <w:r w:rsidRPr="003F2598">
        <w:t>med fordel vil kunne genbruge elementer af OSM2</w:t>
      </w:r>
      <w:r w:rsidR="00C25417">
        <w:t>-</w:t>
      </w:r>
      <w:r w:rsidRPr="003F2598">
        <w:t>løsningen.</w:t>
      </w:r>
    </w:p>
    <w:p w14:paraId="3CBF42D8" w14:textId="5C610897" w:rsidR="00D05BE6" w:rsidRDefault="7064DF7D" w:rsidP="00D51DAD">
      <w:pPr>
        <w:pStyle w:val="Brdtekst"/>
      </w:pPr>
      <w:commentRangeStart w:id="42"/>
      <w:commentRangeStart w:id="43"/>
      <w:r>
        <w:t xml:space="preserve">EU-direktivet stiller ikke krav om hvorvidt </w:t>
      </w:r>
      <w:r w:rsidR="004E1D33">
        <w:t xml:space="preserve">SMV-ordningen skal administreres i sammenhæng med OSM2, </w:t>
      </w:r>
      <w:r>
        <w:t xml:space="preserve">og lader det være op til de enkelte </w:t>
      </w:r>
      <w:r w:rsidR="0020484E">
        <w:t>medlems</w:t>
      </w:r>
      <w:r>
        <w:t xml:space="preserve">lande at vurdere, om </w:t>
      </w:r>
      <w:r w:rsidR="001221E0">
        <w:t>reglerne skal administreres separat</w:t>
      </w:r>
      <w:r w:rsidR="00411B55">
        <w:t xml:space="preserve">. Det er derfor op til Skatteforvaltningens vurdering om </w:t>
      </w:r>
      <w:r>
        <w:t>løsningen skal udvikles som selvstændig løsning eller være en del af OSM2.</w:t>
      </w:r>
      <w:r w:rsidR="00E97E07">
        <w:t xml:space="preserve"> </w:t>
      </w:r>
      <w:commentRangeEnd w:id="42"/>
      <w:r w:rsidR="00D711E3">
        <w:rPr>
          <w:rStyle w:val="Kommentarhenvisning"/>
        </w:rPr>
        <w:commentReference w:id="42"/>
      </w:r>
      <w:commentRangeEnd w:id="43"/>
      <w:r w:rsidR="0069600A">
        <w:rPr>
          <w:rStyle w:val="Kommentarhenvisning"/>
        </w:rPr>
        <w:commentReference w:id="43"/>
      </w:r>
      <w:r w:rsidR="00370E93">
        <w:t xml:space="preserve">Muligheden herfor afhænger af systemarkitekturen. I Danmark </w:t>
      </w:r>
      <w:r w:rsidR="003D5C1A">
        <w:t>burde vi have</w:t>
      </w:r>
      <w:r w:rsidR="00370E93">
        <w:t xml:space="preserve"> mulighed for </w:t>
      </w:r>
      <w:r w:rsidR="00370E93">
        <w:lastRenderedPageBreak/>
        <w:t xml:space="preserve">at integrere SMV i OSM2, pga. den tekniske måde webservices er opbygget på. </w:t>
      </w:r>
      <w:r w:rsidR="00E97E07">
        <w:t xml:space="preserve">Det er på nuværende tidspunkt </w:t>
      </w:r>
      <w:r w:rsidR="005903B8">
        <w:t xml:space="preserve">uklart </w:t>
      </w:r>
      <w:r w:rsidR="00E97E07">
        <w:t xml:space="preserve">om nogle af de andre EU-medlemslande vil </w:t>
      </w:r>
      <w:r w:rsidR="002803B4">
        <w:t>vælge at</w:t>
      </w:r>
      <w:r w:rsidR="00E97E07">
        <w:t xml:space="preserve"> </w:t>
      </w:r>
      <w:r w:rsidR="00370E93">
        <w:t xml:space="preserve">implementeres </w:t>
      </w:r>
      <w:r w:rsidR="008C66A9">
        <w:t>SMV</w:t>
      </w:r>
      <w:r w:rsidR="005903B8">
        <w:t>-</w:t>
      </w:r>
      <w:r w:rsidR="008C66A9">
        <w:t xml:space="preserve">løsningen i deres OSM2-løsning. </w:t>
      </w:r>
      <w:r w:rsidR="008724E8">
        <w:t xml:space="preserve"> </w:t>
      </w:r>
      <w:r w:rsidR="101F29F2">
        <w:t xml:space="preserve">Projektet har valgt at </w:t>
      </w:r>
      <w:r w:rsidR="0C931EBE">
        <w:t xml:space="preserve">afdække to </w:t>
      </w:r>
      <w:r w:rsidR="70E7DBBD">
        <w:t xml:space="preserve">mulige </w:t>
      </w:r>
      <w:r w:rsidR="0C931EBE">
        <w:t>scenarier som en del af foranalysen</w:t>
      </w:r>
      <w:r w:rsidR="70E7DBBD">
        <w:t>:</w:t>
      </w:r>
      <w:r w:rsidR="0C931EBE">
        <w:t xml:space="preserve"> </w:t>
      </w:r>
    </w:p>
    <w:p w14:paraId="7A7739F9" w14:textId="0371C4EF" w:rsidR="00D05BE6" w:rsidRDefault="55CDB9A9" w:rsidP="001273A6">
      <w:pPr>
        <w:pStyle w:val="Brdtekst"/>
        <w:numPr>
          <w:ilvl w:val="0"/>
          <w:numId w:val="44"/>
        </w:numPr>
      </w:pPr>
      <w:r>
        <w:t>Scenarie 1</w:t>
      </w:r>
      <w:r w:rsidR="55A972FB">
        <w:t xml:space="preserve"> </w:t>
      </w:r>
      <w:r w:rsidR="70E7DBBD">
        <w:t>tager udgangspunkt i</w:t>
      </w:r>
      <w:r w:rsidR="0C931EBE">
        <w:t xml:space="preserve"> en </w:t>
      </w:r>
      <w:r w:rsidR="544421E5">
        <w:t>SMV-</w:t>
      </w:r>
      <w:r w:rsidR="3707524D">
        <w:t>systemløsning</w:t>
      </w:r>
      <w:r w:rsidR="55A972FB">
        <w:t xml:space="preserve">, </w:t>
      </w:r>
      <w:r w:rsidR="2B548880">
        <w:t>som</w:t>
      </w:r>
      <w:r w:rsidR="55A972FB">
        <w:t xml:space="preserve"> </w:t>
      </w:r>
      <w:r w:rsidR="0C931EBE">
        <w:t>udvikle</w:t>
      </w:r>
      <w:r w:rsidR="50B6F7EF">
        <w:t xml:space="preserve">s i </w:t>
      </w:r>
      <w:r w:rsidR="0C931EBE">
        <w:t>regi af OSM2</w:t>
      </w:r>
      <w:r w:rsidR="544421E5">
        <w:t xml:space="preserve">. Scenariet vil derfor </w:t>
      </w:r>
      <w:r w:rsidR="0D57E9EC">
        <w:t>have fokus på at identificere, hvorvidt og hvorledes SMV</w:t>
      </w:r>
      <w:r w:rsidR="00E867A4">
        <w:t>-systemløsningen</w:t>
      </w:r>
      <w:r w:rsidR="0D57E9EC">
        <w:t xml:space="preserve"> kan genbruge </w:t>
      </w:r>
      <w:r w:rsidR="55394DB2">
        <w:t xml:space="preserve">tekniske </w:t>
      </w:r>
      <w:r w:rsidR="6B9A4971">
        <w:t>komponenter</w:t>
      </w:r>
      <w:r w:rsidR="55394DB2">
        <w:t xml:space="preserve"> </w:t>
      </w:r>
      <w:r w:rsidR="0D57E9EC">
        <w:t>fra OSM2</w:t>
      </w:r>
      <w:r w:rsidR="00584F5D">
        <w:t xml:space="preserve">, </w:t>
      </w:r>
      <w:commentRangeStart w:id="44"/>
      <w:r w:rsidR="00584F5D">
        <w:t>samt hvor</w:t>
      </w:r>
      <w:r w:rsidR="00564AE9">
        <w:t>ledes SMV kan indgå i OSM2s roadmap</w:t>
      </w:r>
      <w:commentRangeEnd w:id="44"/>
      <w:r w:rsidR="005C35DE">
        <w:rPr>
          <w:rStyle w:val="Kommentarhenvisning"/>
        </w:rPr>
        <w:commentReference w:id="44"/>
      </w:r>
      <w:r w:rsidR="26FE8ADC">
        <w:t xml:space="preserve">. </w:t>
      </w:r>
      <w:r w:rsidR="3707524D">
        <w:t xml:space="preserve"> </w:t>
      </w:r>
    </w:p>
    <w:p w14:paraId="0EC664B4" w14:textId="292E8863" w:rsidR="00D05BE6" w:rsidDel="004717FB" w:rsidRDefault="55CDB9A9" w:rsidP="001273A6">
      <w:pPr>
        <w:pStyle w:val="Brdtekst"/>
        <w:numPr>
          <w:ilvl w:val="0"/>
          <w:numId w:val="44"/>
        </w:numPr>
      </w:pPr>
      <w:r>
        <w:t>Scenarie 2 er en</w:t>
      </w:r>
      <w:r w:rsidR="0C931EBE">
        <w:t xml:space="preserve"> selvstændig løsning</w:t>
      </w:r>
      <w:r w:rsidR="0D189318">
        <w:t>, hvor de</w:t>
      </w:r>
      <w:r w:rsidR="00145ADF">
        <w:t>t</w:t>
      </w:r>
      <w:r w:rsidR="0D189318">
        <w:t xml:space="preserve"> skal afdækkes hvorledes en SMV-systemløsning kan </w:t>
      </w:r>
      <w:r w:rsidR="168586BA">
        <w:t>udvikles uden væsentlige afhængigheder til OSM2. Scenariet vil derfor tage udgangspunkt i</w:t>
      </w:r>
      <w:r w:rsidR="000833FE">
        <w:t>,</w:t>
      </w:r>
      <w:r w:rsidR="168586BA">
        <w:t xml:space="preserve"> at der skal udvikles en SMV-systemløsning, uden genbrug af tekniske komponenter fra OSM2.</w:t>
      </w:r>
    </w:p>
    <w:p w14:paraId="68082298" w14:textId="05A032DB" w:rsidR="7064DF7D" w:rsidRDefault="7064DF7D" w:rsidP="00BF1CF8">
      <w:pPr>
        <w:pStyle w:val="Brdtekst"/>
        <w:ind w:left="720"/>
      </w:pPr>
    </w:p>
    <w:p w14:paraId="2D1E6A78" w14:textId="7933049E" w:rsidR="00D51DAD" w:rsidRDefault="7064DF7D" w:rsidP="00D51DAD">
      <w:pPr>
        <w:pStyle w:val="Brdtekst"/>
      </w:pPr>
      <w:commentRangeStart w:id="45"/>
      <w:commentRangeStart w:id="46"/>
      <w:r>
        <w:t xml:space="preserve">Formålet med at belyse de to scenarier, er at skabe det bedst mulige </w:t>
      </w:r>
      <w:r w:rsidR="008B5578">
        <w:t xml:space="preserve">grundlag </w:t>
      </w:r>
      <w:r>
        <w:t>for at kunne afgøre</w:t>
      </w:r>
      <w:r w:rsidR="000833FE">
        <w:t>,</w:t>
      </w:r>
      <w:r>
        <w:t xml:space="preserve"> hvilket af de to scenarier</w:t>
      </w:r>
      <w:r w:rsidR="0049059D">
        <w:t>,</w:t>
      </w:r>
      <w:r>
        <w:t xml:space="preserve"> som er mindst kompleks</w:t>
      </w:r>
      <w:r w:rsidR="00093FAB">
        <w:t>t</w:t>
      </w:r>
      <w:r>
        <w:t xml:space="preserve"> og risikobetonet</w:t>
      </w:r>
      <w:r w:rsidR="0072275D">
        <w:t>, samtidig med at det giver det bedst mulige grundlag for at forretningen kan administrere ordningen</w:t>
      </w:r>
      <w:r>
        <w:t>. I foranalysen har projektet udpeget specifikke kriterier, hvorpå de to scenarier kan vurderes og sam</w:t>
      </w:r>
      <w:r w:rsidR="00F41354">
        <w:t>men</w:t>
      </w:r>
      <w:r>
        <w:t>lignes.</w:t>
      </w:r>
      <w:commentRangeEnd w:id="45"/>
      <w:r w:rsidR="004E54C4">
        <w:rPr>
          <w:rStyle w:val="Kommentarhenvisning"/>
        </w:rPr>
        <w:commentReference w:id="45"/>
      </w:r>
      <w:commentRangeEnd w:id="46"/>
      <w:r w:rsidR="00B6438A">
        <w:rPr>
          <w:rStyle w:val="Kommentarhenvisning"/>
        </w:rPr>
        <w:commentReference w:id="46"/>
      </w:r>
    </w:p>
    <w:p w14:paraId="6039D333" w14:textId="32FD88F6" w:rsidR="004F7A2A" w:rsidRPr="00D51DAD" w:rsidRDefault="004F7A2A" w:rsidP="00D51DAD">
      <w:pPr>
        <w:pStyle w:val="Brdtekst"/>
      </w:pPr>
      <w:r>
        <w:t xml:space="preserve">Valget af </w:t>
      </w:r>
      <w:r w:rsidR="00053549">
        <w:t xml:space="preserve">hvilket </w:t>
      </w:r>
      <w:r w:rsidR="00395C88">
        <w:t>scenarie</w:t>
      </w:r>
      <w:r w:rsidR="00053549">
        <w:t>, der skal arbejdes videre med,</w:t>
      </w:r>
      <w:r w:rsidR="00395C88">
        <w:t xml:space="preserve"> sker i Porteføljeboardet</w:t>
      </w:r>
      <w:r w:rsidR="005040F0">
        <w:t xml:space="preserve">. Styregruppen </w:t>
      </w:r>
      <w:r w:rsidR="00B6438A">
        <w:t>anbefaler, at Porteføljeboardet vælger</w:t>
      </w:r>
      <w:r w:rsidR="005040F0">
        <w:t xml:space="preserve"> scenarie 1</w:t>
      </w:r>
      <w:r w:rsidR="00B6438A">
        <w:t>.</w:t>
      </w:r>
    </w:p>
    <w:p w14:paraId="43B67626" w14:textId="1524410C" w:rsidR="00E3021E" w:rsidRDefault="00E3021E" w:rsidP="0019606E">
      <w:pPr>
        <w:pStyle w:val="Brdtekst"/>
      </w:pPr>
      <w:r>
        <w:t xml:space="preserve">I </w:t>
      </w:r>
      <w:r w:rsidRPr="00666598">
        <w:rPr>
          <w:i/>
          <w:iCs/>
        </w:rPr>
        <w:t>tabel 1.2a og 1.2b</w:t>
      </w:r>
      <w:r>
        <w:t xml:space="preserve"> </w:t>
      </w:r>
      <w:r w:rsidR="0019606E">
        <w:t xml:space="preserve">ses en sammenfatning af scenarie 1 og scenarie 2 fordelt på forskellige kriterier. </w:t>
      </w:r>
      <w:r w:rsidR="006A2AA8">
        <w:t xml:space="preserve">Uddybning </w:t>
      </w:r>
      <w:r w:rsidR="00537D4D">
        <w:t xml:space="preserve">af </w:t>
      </w:r>
      <w:r w:rsidR="00FF5CDA">
        <w:t>kriterierne</w:t>
      </w:r>
      <w:r w:rsidR="00E80E29">
        <w:t xml:space="preserve"> for de to scenarier </w:t>
      </w:r>
      <w:r w:rsidR="00E02166">
        <w:t>kan læses i de respektive afsnit</w:t>
      </w:r>
      <w:r w:rsidR="000D63A3">
        <w:t xml:space="preserve">, </w:t>
      </w:r>
      <w:commentRangeStart w:id="47"/>
      <w:commentRangeStart w:id="48"/>
      <w:r w:rsidR="000D63A3">
        <w:t xml:space="preserve">eksempelvis risici i afsnittet </w:t>
      </w:r>
      <w:r w:rsidR="000D63A3" w:rsidRPr="000D63A3">
        <w:rPr>
          <w:i/>
          <w:iCs/>
        </w:rPr>
        <w:t>2.5 risici og risikostyring</w:t>
      </w:r>
      <w:commentRangeEnd w:id="47"/>
      <w:r w:rsidR="0019680F">
        <w:rPr>
          <w:rStyle w:val="Kommentarhenvisning"/>
        </w:rPr>
        <w:commentReference w:id="47"/>
      </w:r>
      <w:commentRangeEnd w:id="48"/>
      <w:r w:rsidR="00BC0792">
        <w:rPr>
          <w:rStyle w:val="Kommentarhenvisning"/>
        </w:rPr>
        <w:commentReference w:id="48"/>
      </w:r>
      <w:r w:rsidR="000D63A3">
        <w:t>.</w:t>
      </w:r>
      <w:commentRangeStart w:id="49"/>
      <w:commentRangeEnd w:id="49"/>
      <w:r w:rsidR="0019606E">
        <w:commentReference w:id="49"/>
      </w:r>
      <w:r>
        <w:t xml:space="preserve"> </w:t>
      </w:r>
    </w:p>
    <w:p w14:paraId="307B627F" w14:textId="767E7A17" w:rsidR="009879CC" w:rsidRDefault="00D21452" w:rsidP="0019606E">
      <w:pPr>
        <w:pStyle w:val="Brdtekst"/>
      </w:pPr>
      <w:r>
        <w:rPr>
          <w:rFonts w:cstheme="minorHAnsi"/>
          <w:szCs w:val="20"/>
        </w:rPr>
        <w:t>Tabellerne udgår ved faseovergang.</w:t>
      </w:r>
    </w:p>
    <w:p w14:paraId="3F9F5311" w14:textId="73C40226" w:rsidR="0019606E" w:rsidRPr="0019606E" w:rsidRDefault="009879CC" w:rsidP="00666598">
      <w:pPr>
        <w:pStyle w:val="Billedtekst"/>
      </w:pPr>
      <w:r w:rsidRPr="00DA5904">
        <w:t xml:space="preserve">Tabel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rsidR="009F19CA">
        <w:rPr>
          <w:noProof/>
        </w:rPr>
        <w:t>a</w:t>
      </w:r>
      <w:r w:rsidRPr="00DA5904">
        <w:t xml:space="preserve">: </w:t>
      </w:r>
      <w:r w:rsidR="009F19CA">
        <w:t xml:space="preserve">Sammenfatning </w:t>
      </w:r>
      <w:r w:rsidR="00FA3BDA">
        <w:t>scenarie 1 og scenarie 2 fordelt på kriterier</w:t>
      </w:r>
    </w:p>
    <w:tbl>
      <w:tblPr>
        <w:tblStyle w:val="Tabel-Gitter"/>
        <w:tblW w:w="10910" w:type="dxa"/>
        <w:jc w:val="center"/>
        <w:tblLook w:val="04A0" w:firstRow="1" w:lastRow="0" w:firstColumn="1" w:lastColumn="0" w:noHBand="0" w:noVBand="1"/>
      </w:tblPr>
      <w:tblGrid>
        <w:gridCol w:w="2124"/>
        <w:gridCol w:w="5186"/>
        <w:gridCol w:w="3600"/>
      </w:tblGrid>
      <w:tr w:rsidR="0019606E" w14:paraId="352B542A" w14:textId="77777777" w:rsidTr="00666598">
        <w:trPr>
          <w:jc w:val="center"/>
        </w:trPr>
        <w:tc>
          <w:tcPr>
            <w:tcW w:w="2124" w:type="dxa"/>
            <w:shd w:val="clear" w:color="auto" w:fill="D9D9D9" w:themeFill="background1" w:themeFillShade="D9"/>
            <w:tcMar>
              <w:left w:w="28" w:type="dxa"/>
              <w:right w:w="28" w:type="dxa"/>
            </w:tcMar>
          </w:tcPr>
          <w:p w14:paraId="0BC49E49" w14:textId="101698A2" w:rsidR="0019606E" w:rsidRDefault="0019606E" w:rsidP="00153836">
            <w:pPr>
              <w:jc w:val="center"/>
            </w:pPr>
            <w:r>
              <w:t>Kriterie</w:t>
            </w:r>
          </w:p>
        </w:tc>
        <w:tc>
          <w:tcPr>
            <w:tcW w:w="5186" w:type="dxa"/>
            <w:shd w:val="clear" w:color="auto" w:fill="D9D9D9" w:themeFill="background1" w:themeFillShade="D9"/>
            <w:tcMar>
              <w:left w:w="28" w:type="dxa"/>
              <w:right w:w="28" w:type="dxa"/>
            </w:tcMar>
          </w:tcPr>
          <w:p w14:paraId="10F903C8" w14:textId="77777777" w:rsidR="0019606E" w:rsidRDefault="0019606E" w:rsidP="00153836">
            <w:pPr>
              <w:jc w:val="center"/>
            </w:pPr>
            <w:r>
              <w:t>Scenarie 1 - OSM2 Løsning</w:t>
            </w:r>
          </w:p>
        </w:tc>
        <w:tc>
          <w:tcPr>
            <w:tcW w:w="3600" w:type="dxa"/>
            <w:shd w:val="clear" w:color="auto" w:fill="D9D9D9" w:themeFill="background1" w:themeFillShade="D9"/>
            <w:tcMar>
              <w:left w:w="28" w:type="dxa"/>
              <w:right w:w="28" w:type="dxa"/>
            </w:tcMar>
          </w:tcPr>
          <w:p w14:paraId="3C12B80B" w14:textId="0427C5C3" w:rsidR="0019606E" w:rsidRDefault="0019606E" w:rsidP="00153836">
            <w:pPr>
              <w:jc w:val="center"/>
            </w:pPr>
            <w:r>
              <w:t>Scenarie 2 - Selvstændig løsning</w:t>
            </w:r>
          </w:p>
        </w:tc>
      </w:tr>
      <w:tr w:rsidR="0019606E" w14:paraId="70066A4E" w14:textId="77777777" w:rsidTr="00666598">
        <w:trPr>
          <w:jc w:val="center"/>
        </w:trPr>
        <w:tc>
          <w:tcPr>
            <w:tcW w:w="2124" w:type="dxa"/>
            <w:tcMar>
              <w:left w:w="28" w:type="dxa"/>
              <w:right w:w="28" w:type="dxa"/>
            </w:tcMar>
          </w:tcPr>
          <w:p w14:paraId="140B5C04" w14:textId="77777777" w:rsidR="0019606E" w:rsidRDefault="0019606E" w:rsidP="00153836">
            <w:r>
              <w:t>Økonomi</w:t>
            </w:r>
          </w:p>
          <w:p w14:paraId="699952BA" w14:textId="07A44DC8" w:rsidR="00CD6959" w:rsidRPr="00666598" w:rsidRDefault="00CD6959" w:rsidP="00153836">
            <w:pPr>
              <w:rPr>
                <w:i/>
                <w:iCs/>
                <w:sz w:val="18"/>
                <w:szCs w:val="18"/>
              </w:rPr>
            </w:pPr>
            <w:r w:rsidRPr="00666598">
              <w:rPr>
                <w:i/>
                <w:iCs/>
                <w:sz w:val="18"/>
                <w:szCs w:val="18"/>
              </w:rPr>
              <w:t>Afsnit 2.2</w:t>
            </w:r>
          </w:p>
        </w:tc>
        <w:tc>
          <w:tcPr>
            <w:tcW w:w="5186" w:type="dxa"/>
            <w:tcMar>
              <w:left w:w="28" w:type="dxa"/>
              <w:right w:w="28" w:type="dxa"/>
            </w:tcMar>
          </w:tcPr>
          <w:p w14:paraId="3D0A5653" w14:textId="7746FE8E" w:rsidR="00D44049" w:rsidRPr="00473F23" w:rsidRDefault="00D44049" w:rsidP="00153836">
            <w:pPr>
              <w:pStyle w:val="Listeafsnit"/>
              <w:numPr>
                <w:ilvl w:val="0"/>
                <w:numId w:val="46"/>
              </w:numPr>
              <w:rPr>
                <w:rFonts w:cstheme="minorHAnsi"/>
                <w:sz w:val="20"/>
                <w:szCs w:val="20"/>
              </w:rPr>
            </w:pPr>
            <w:commentRangeStart w:id="50"/>
            <w:r w:rsidRPr="00473F23">
              <w:rPr>
                <w:rFonts w:cstheme="minorHAnsi"/>
                <w:sz w:val="20"/>
                <w:szCs w:val="20"/>
              </w:rPr>
              <w:t>Analysefase: 6</w:t>
            </w:r>
            <w:r w:rsidR="001F498F" w:rsidRPr="00473F23">
              <w:rPr>
                <w:rFonts w:cstheme="minorHAnsi"/>
                <w:sz w:val="20"/>
                <w:szCs w:val="20"/>
              </w:rPr>
              <w:t>,</w:t>
            </w:r>
            <w:r w:rsidR="00F735EE" w:rsidRPr="00473F23">
              <w:rPr>
                <w:rFonts w:cstheme="minorHAnsi"/>
                <w:sz w:val="20"/>
                <w:szCs w:val="20"/>
              </w:rPr>
              <w:t>4</w:t>
            </w:r>
            <w:r w:rsidRPr="00473F23">
              <w:rPr>
                <w:rFonts w:cstheme="minorHAnsi"/>
                <w:sz w:val="20"/>
                <w:szCs w:val="20"/>
              </w:rPr>
              <w:t xml:space="preserve"> mio. kr.</w:t>
            </w:r>
          </w:p>
          <w:p w14:paraId="509E71D0" w14:textId="0DE629CF" w:rsidR="00D44049" w:rsidRPr="00473F23" w:rsidRDefault="00D44049" w:rsidP="00153836">
            <w:pPr>
              <w:pStyle w:val="Listeafsnit"/>
              <w:numPr>
                <w:ilvl w:val="0"/>
                <w:numId w:val="46"/>
              </w:numPr>
              <w:rPr>
                <w:rFonts w:cstheme="minorHAnsi"/>
                <w:sz w:val="20"/>
                <w:szCs w:val="20"/>
              </w:rPr>
            </w:pPr>
            <w:r w:rsidRPr="00473F23">
              <w:rPr>
                <w:rFonts w:cstheme="minorHAnsi"/>
                <w:sz w:val="20"/>
                <w:szCs w:val="20"/>
              </w:rPr>
              <w:t xml:space="preserve">Gennemførelsesfase: </w:t>
            </w:r>
            <w:r w:rsidR="717E6FC5" w:rsidRPr="00473F23">
              <w:rPr>
                <w:rFonts w:cstheme="minorHAnsi"/>
                <w:sz w:val="20"/>
                <w:szCs w:val="20"/>
              </w:rPr>
              <w:t>23,</w:t>
            </w:r>
            <w:r w:rsidR="000E55AD" w:rsidRPr="00473F23">
              <w:rPr>
                <w:rFonts w:cstheme="minorHAnsi"/>
                <w:sz w:val="20"/>
                <w:szCs w:val="20"/>
              </w:rPr>
              <w:t>1</w:t>
            </w:r>
            <w:r w:rsidRPr="00473F23">
              <w:rPr>
                <w:rFonts w:cstheme="minorHAnsi"/>
                <w:sz w:val="20"/>
                <w:szCs w:val="20"/>
              </w:rPr>
              <w:t xml:space="preserve"> mio. kr. </w:t>
            </w:r>
          </w:p>
          <w:p w14:paraId="69811339" w14:textId="07CF0B51" w:rsidR="00D44049" w:rsidRPr="00473F23" w:rsidRDefault="00D44049" w:rsidP="00153836">
            <w:pPr>
              <w:pStyle w:val="Listeafsnit"/>
              <w:numPr>
                <w:ilvl w:val="0"/>
                <w:numId w:val="46"/>
              </w:numPr>
              <w:rPr>
                <w:rFonts w:cstheme="minorHAnsi"/>
                <w:sz w:val="20"/>
                <w:szCs w:val="20"/>
              </w:rPr>
            </w:pPr>
            <w:r w:rsidRPr="00473F23">
              <w:rPr>
                <w:rFonts w:cstheme="minorHAnsi"/>
                <w:sz w:val="20"/>
                <w:szCs w:val="20"/>
              </w:rPr>
              <w:t xml:space="preserve">Risikopulje: </w:t>
            </w:r>
            <w:r w:rsidR="001F498F" w:rsidRPr="00473F23">
              <w:rPr>
                <w:rFonts w:cstheme="minorHAnsi"/>
                <w:sz w:val="20"/>
                <w:szCs w:val="20"/>
              </w:rPr>
              <w:t>7</w:t>
            </w:r>
            <w:r w:rsidRPr="00473F23">
              <w:rPr>
                <w:rFonts w:cstheme="minorHAnsi"/>
                <w:sz w:val="20"/>
                <w:szCs w:val="20"/>
              </w:rPr>
              <w:t>,</w:t>
            </w:r>
            <w:r w:rsidR="001F498F" w:rsidRPr="00473F23">
              <w:rPr>
                <w:rFonts w:cstheme="minorHAnsi"/>
                <w:sz w:val="20"/>
                <w:szCs w:val="20"/>
              </w:rPr>
              <w:t>8</w:t>
            </w:r>
            <w:r w:rsidRPr="00473F23">
              <w:rPr>
                <w:rFonts w:cstheme="minorHAnsi"/>
                <w:sz w:val="20"/>
                <w:szCs w:val="20"/>
              </w:rPr>
              <w:t xml:space="preserve"> mio. kr.</w:t>
            </w:r>
          </w:p>
          <w:p w14:paraId="17CB69AC" w14:textId="5AF35C49" w:rsidR="00D44049" w:rsidRPr="00473F23" w:rsidRDefault="00D44049" w:rsidP="00153836">
            <w:pPr>
              <w:pStyle w:val="Listeafsnit"/>
              <w:numPr>
                <w:ilvl w:val="0"/>
                <w:numId w:val="46"/>
              </w:numPr>
              <w:rPr>
                <w:rFonts w:cstheme="minorHAnsi"/>
                <w:sz w:val="20"/>
                <w:szCs w:val="20"/>
              </w:rPr>
            </w:pPr>
            <w:r w:rsidRPr="00473F23">
              <w:rPr>
                <w:rFonts w:cstheme="minorHAnsi"/>
                <w:sz w:val="20"/>
                <w:szCs w:val="20"/>
              </w:rPr>
              <w:t xml:space="preserve">Samlet udgifter: </w:t>
            </w:r>
            <w:r w:rsidR="001F498F" w:rsidRPr="00473F23">
              <w:rPr>
                <w:rFonts w:cstheme="minorHAnsi"/>
                <w:sz w:val="20"/>
                <w:szCs w:val="20"/>
              </w:rPr>
              <w:t>37,</w:t>
            </w:r>
            <w:r w:rsidR="00BF2C3D" w:rsidRPr="00473F23">
              <w:rPr>
                <w:rFonts w:cstheme="minorHAnsi"/>
                <w:sz w:val="20"/>
                <w:szCs w:val="20"/>
              </w:rPr>
              <w:t>4</w:t>
            </w:r>
            <w:r w:rsidRPr="00473F23">
              <w:rPr>
                <w:rFonts w:cstheme="minorHAnsi"/>
                <w:sz w:val="20"/>
                <w:szCs w:val="20"/>
              </w:rPr>
              <w:t xml:space="preserve"> mio. kr.</w:t>
            </w:r>
          </w:p>
          <w:p w14:paraId="351BF232" w14:textId="240388C2" w:rsidR="001F498F" w:rsidRPr="00473F23" w:rsidRDefault="00D44049" w:rsidP="00153836">
            <w:pPr>
              <w:pStyle w:val="Listeafsnit"/>
              <w:numPr>
                <w:ilvl w:val="0"/>
                <w:numId w:val="46"/>
              </w:numPr>
              <w:spacing w:after="0"/>
              <w:rPr>
                <w:rFonts w:cstheme="minorHAnsi"/>
                <w:sz w:val="20"/>
                <w:szCs w:val="20"/>
              </w:rPr>
            </w:pPr>
            <w:r w:rsidRPr="00473F23">
              <w:rPr>
                <w:rFonts w:cstheme="minorHAnsi"/>
                <w:sz w:val="20"/>
                <w:szCs w:val="20"/>
              </w:rPr>
              <w:t>IT-Driftsomkostninger</w:t>
            </w:r>
            <w:r w:rsidR="00901F14" w:rsidRPr="00473F23">
              <w:rPr>
                <w:rFonts w:cstheme="minorHAnsi"/>
                <w:sz w:val="20"/>
                <w:szCs w:val="20"/>
              </w:rPr>
              <w:t>:</w:t>
            </w:r>
            <w:r w:rsidRPr="00473F23">
              <w:rPr>
                <w:rFonts w:cstheme="minorHAnsi"/>
                <w:sz w:val="20"/>
                <w:szCs w:val="20"/>
              </w:rPr>
              <w:t xml:space="preserve"> 4</w:t>
            </w:r>
            <w:r w:rsidR="001F498F" w:rsidRPr="00473F23">
              <w:rPr>
                <w:rFonts w:cstheme="minorHAnsi"/>
                <w:sz w:val="20"/>
                <w:szCs w:val="20"/>
              </w:rPr>
              <w:t>,1</w:t>
            </w:r>
            <w:r w:rsidRPr="00473F23">
              <w:rPr>
                <w:rFonts w:cstheme="minorHAnsi"/>
                <w:sz w:val="20"/>
                <w:szCs w:val="20"/>
              </w:rPr>
              <w:t xml:space="preserve"> mio. kr. årligt</w:t>
            </w:r>
          </w:p>
          <w:p w14:paraId="3A0795EB" w14:textId="06BEA2EC" w:rsidR="005A7716" w:rsidRPr="00473F23" w:rsidRDefault="00901F14" w:rsidP="00153836">
            <w:pPr>
              <w:pStyle w:val="Brdtekst"/>
              <w:numPr>
                <w:ilvl w:val="0"/>
                <w:numId w:val="46"/>
              </w:numPr>
              <w:rPr>
                <w:rFonts w:cstheme="minorHAnsi"/>
                <w:sz w:val="20"/>
                <w:szCs w:val="20"/>
              </w:rPr>
            </w:pPr>
            <w:r w:rsidRPr="00473F23">
              <w:rPr>
                <w:rFonts w:cstheme="minorHAnsi"/>
                <w:sz w:val="20"/>
                <w:szCs w:val="20"/>
              </w:rPr>
              <w:t xml:space="preserve">SKTST-Driftsomkostninger: </w:t>
            </w:r>
            <w:r w:rsidR="003A4FB3" w:rsidRPr="00473F23">
              <w:rPr>
                <w:rFonts w:cstheme="minorHAnsi"/>
                <w:sz w:val="20"/>
                <w:szCs w:val="20"/>
              </w:rPr>
              <w:t>6,0</w:t>
            </w:r>
            <w:r w:rsidRPr="00473F23">
              <w:rPr>
                <w:rFonts w:cstheme="minorHAnsi"/>
                <w:sz w:val="20"/>
                <w:szCs w:val="20"/>
              </w:rPr>
              <w:t xml:space="preserve"> mio. kr. årligt</w:t>
            </w:r>
          </w:p>
        </w:tc>
        <w:tc>
          <w:tcPr>
            <w:tcW w:w="3600" w:type="dxa"/>
            <w:tcMar>
              <w:left w:w="28" w:type="dxa"/>
              <w:right w:w="28" w:type="dxa"/>
            </w:tcMar>
          </w:tcPr>
          <w:p w14:paraId="42094045" w14:textId="4A782819" w:rsidR="001F498F" w:rsidRPr="00473F23" w:rsidRDefault="001F498F" w:rsidP="00153836">
            <w:pPr>
              <w:pStyle w:val="Listeafsnit"/>
              <w:numPr>
                <w:ilvl w:val="0"/>
                <w:numId w:val="46"/>
              </w:numPr>
              <w:rPr>
                <w:rFonts w:cstheme="minorHAnsi"/>
                <w:sz w:val="20"/>
                <w:szCs w:val="20"/>
              </w:rPr>
            </w:pPr>
            <w:r w:rsidRPr="00473F23">
              <w:rPr>
                <w:rFonts w:cstheme="minorHAnsi"/>
                <w:sz w:val="20"/>
                <w:szCs w:val="20"/>
              </w:rPr>
              <w:t>Analysefase: 6,</w:t>
            </w:r>
            <w:r w:rsidR="00423331" w:rsidRPr="00473F23">
              <w:rPr>
                <w:rFonts w:cstheme="minorHAnsi"/>
                <w:sz w:val="20"/>
                <w:szCs w:val="20"/>
              </w:rPr>
              <w:t>4</w:t>
            </w:r>
            <w:r w:rsidRPr="00473F23">
              <w:rPr>
                <w:rFonts w:cstheme="minorHAnsi"/>
                <w:sz w:val="20"/>
                <w:szCs w:val="20"/>
              </w:rPr>
              <w:t xml:space="preserve"> mio. kr.</w:t>
            </w:r>
          </w:p>
          <w:p w14:paraId="0F4D643E" w14:textId="19CCD3B2" w:rsidR="001F498F" w:rsidRPr="00473F23" w:rsidRDefault="001F498F" w:rsidP="00153836">
            <w:pPr>
              <w:pStyle w:val="Listeafsnit"/>
              <w:numPr>
                <w:ilvl w:val="0"/>
                <w:numId w:val="46"/>
              </w:numPr>
              <w:rPr>
                <w:rFonts w:cstheme="minorHAnsi"/>
                <w:sz w:val="20"/>
                <w:szCs w:val="20"/>
              </w:rPr>
            </w:pPr>
            <w:r w:rsidRPr="00473F23">
              <w:rPr>
                <w:rFonts w:cstheme="minorHAnsi"/>
                <w:sz w:val="20"/>
                <w:szCs w:val="20"/>
              </w:rPr>
              <w:t>Gennemførelsesfase.</w:t>
            </w:r>
            <w:r w:rsidR="67C80B4F" w:rsidRPr="00473F23">
              <w:rPr>
                <w:rFonts w:cstheme="minorHAnsi"/>
                <w:sz w:val="20"/>
                <w:szCs w:val="20"/>
              </w:rPr>
              <w:t xml:space="preserve"> 4</w:t>
            </w:r>
            <w:r w:rsidR="00713D1B" w:rsidRPr="00473F23">
              <w:rPr>
                <w:rFonts w:cstheme="minorHAnsi"/>
                <w:sz w:val="20"/>
                <w:szCs w:val="20"/>
              </w:rPr>
              <w:t>3</w:t>
            </w:r>
            <w:r w:rsidR="67C80B4F" w:rsidRPr="00473F23">
              <w:rPr>
                <w:rFonts w:cstheme="minorHAnsi"/>
                <w:sz w:val="20"/>
                <w:szCs w:val="20"/>
              </w:rPr>
              <w:t>,</w:t>
            </w:r>
            <w:r w:rsidR="00713D1B" w:rsidRPr="00473F23">
              <w:rPr>
                <w:rFonts w:cstheme="minorHAnsi"/>
                <w:sz w:val="20"/>
                <w:szCs w:val="20"/>
              </w:rPr>
              <w:t>2</w:t>
            </w:r>
            <w:r w:rsidR="67C80B4F" w:rsidRPr="00473F23">
              <w:rPr>
                <w:rFonts w:cstheme="minorHAnsi"/>
                <w:sz w:val="20"/>
                <w:szCs w:val="20"/>
              </w:rPr>
              <w:t xml:space="preserve"> mio. kr.</w:t>
            </w:r>
          </w:p>
          <w:p w14:paraId="0D4AC45C" w14:textId="03E2991B" w:rsidR="001F498F" w:rsidRPr="00473F23" w:rsidRDefault="001F498F" w:rsidP="00153836">
            <w:pPr>
              <w:pStyle w:val="Listeafsnit"/>
              <w:numPr>
                <w:ilvl w:val="0"/>
                <w:numId w:val="46"/>
              </w:numPr>
              <w:rPr>
                <w:rFonts w:cstheme="minorHAnsi"/>
                <w:sz w:val="20"/>
                <w:szCs w:val="20"/>
              </w:rPr>
            </w:pPr>
            <w:r w:rsidRPr="00473F23">
              <w:rPr>
                <w:rFonts w:cstheme="minorHAnsi"/>
                <w:sz w:val="20"/>
                <w:szCs w:val="20"/>
              </w:rPr>
              <w:t xml:space="preserve">Risikopulje: </w:t>
            </w:r>
            <w:r w:rsidR="00503ADB" w:rsidRPr="00473F23">
              <w:rPr>
                <w:rFonts w:cstheme="minorHAnsi"/>
                <w:sz w:val="20"/>
                <w:szCs w:val="20"/>
              </w:rPr>
              <w:t>14,8</w:t>
            </w:r>
            <w:r w:rsidR="67C80B4F" w:rsidRPr="00473F23">
              <w:rPr>
                <w:rFonts w:cstheme="minorHAnsi"/>
                <w:sz w:val="20"/>
                <w:szCs w:val="20"/>
              </w:rPr>
              <w:t xml:space="preserve"> mio. kr.</w:t>
            </w:r>
          </w:p>
          <w:p w14:paraId="085BBBC4" w14:textId="2718527D" w:rsidR="001F498F" w:rsidRPr="00473F23" w:rsidRDefault="001F498F" w:rsidP="00153836">
            <w:pPr>
              <w:pStyle w:val="Listeafsnit"/>
              <w:numPr>
                <w:ilvl w:val="0"/>
                <w:numId w:val="46"/>
              </w:numPr>
              <w:rPr>
                <w:rFonts w:cstheme="minorHAnsi"/>
                <w:sz w:val="20"/>
                <w:szCs w:val="20"/>
              </w:rPr>
            </w:pPr>
            <w:r w:rsidRPr="00473F23">
              <w:rPr>
                <w:rFonts w:cstheme="minorHAnsi"/>
                <w:sz w:val="20"/>
                <w:szCs w:val="20"/>
              </w:rPr>
              <w:t xml:space="preserve">Samlet udgift: </w:t>
            </w:r>
            <w:r w:rsidR="006642F2" w:rsidRPr="00473F23">
              <w:rPr>
                <w:rFonts w:cstheme="minorHAnsi"/>
                <w:sz w:val="20"/>
                <w:szCs w:val="20"/>
              </w:rPr>
              <w:t>64,4</w:t>
            </w:r>
            <w:r w:rsidR="67C80B4F" w:rsidRPr="00473F23">
              <w:rPr>
                <w:rFonts w:cstheme="minorHAnsi"/>
                <w:sz w:val="20"/>
                <w:szCs w:val="20"/>
              </w:rPr>
              <w:t xml:space="preserve"> mio. kr.</w:t>
            </w:r>
          </w:p>
          <w:p w14:paraId="423F0679" w14:textId="387A553C" w:rsidR="001F498F" w:rsidRPr="00473F23" w:rsidRDefault="006642F2" w:rsidP="00153836">
            <w:pPr>
              <w:pStyle w:val="Listeafsnit"/>
              <w:numPr>
                <w:ilvl w:val="0"/>
                <w:numId w:val="46"/>
              </w:numPr>
              <w:spacing w:after="0"/>
              <w:rPr>
                <w:rFonts w:cstheme="minorHAnsi"/>
                <w:sz w:val="20"/>
                <w:szCs w:val="20"/>
              </w:rPr>
            </w:pPr>
            <w:r w:rsidRPr="00473F23">
              <w:rPr>
                <w:rFonts w:cstheme="minorHAnsi"/>
                <w:sz w:val="20"/>
                <w:szCs w:val="20"/>
              </w:rPr>
              <w:t>IT-</w:t>
            </w:r>
            <w:r w:rsidR="001F498F" w:rsidRPr="00473F23">
              <w:rPr>
                <w:rFonts w:cstheme="minorHAnsi"/>
                <w:sz w:val="20"/>
                <w:szCs w:val="20"/>
              </w:rPr>
              <w:t>Driftsomkostninger</w:t>
            </w:r>
            <w:r w:rsidR="67C80B4F" w:rsidRPr="00473F23">
              <w:rPr>
                <w:rFonts w:cstheme="minorHAnsi"/>
                <w:sz w:val="20"/>
                <w:szCs w:val="20"/>
              </w:rPr>
              <w:t>:  7,</w:t>
            </w:r>
            <w:r w:rsidR="004C5098" w:rsidRPr="00473F23">
              <w:rPr>
                <w:rFonts w:cstheme="minorHAnsi"/>
                <w:sz w:val="20"/>
                <w:szCs w:val="20"/>
              </w:rPr>
              <w:t>5</w:t>
            </w:r>
            <w:r w:rsidR="67C80B4F" w:rsidRPr="00473F23">
              <w:rPr>
                <w:rFonts w:cstheme="minorHAnsi"/>
                <w:sz w:val="20"/>
                <w:szCs w:val="20"/>
              </w:rPr>
              <w:t xml:space="preserve"> mio. kr. årligt</w:t>
            </w:r>
          </w:p>
          <w:p w14:paraId="500F24DF" w14:textId="64189C97" w:rsidR="00CD2DA9" w:rsidRPr="00666598" w:rsidRDefault="003D1E87" w:rsidP="00153836">
            <w:pPr>
              <w:pStyle w:val="Brdtekst"/>
              <w:numPr>
                <w:ilvl w:val="0"/>
                <w:numId w:val="46"/>
              </w:numPr>
              <w:rPr>
                <w:rFonts w:cstheme="minorHAnsi"/>
                <w:sz w:val="20"/>
                <w:szCs w:val="20"/>
              </w:rPr>
            </w:pPr>
            <w:r w:rsidRPr="00473F23">
              <w:rPr>
                <w:rFonts w:cstheme="minorHAnsi"/>
                <w:sz w:val="20"/>
                <w:szCs w:val="20"/>
              </w:rPr>
              <w:t xml:space="preserve">SKTST-Driftsomkostninger: </w:t>
            </w:r>
            <w:r w:rsidR="003A4FB3" w:rsidRPr="00473F23">
              <w:rPr>
                <w:rFonts w:cstheme="minorHAnsi"/>
                <w:sz w:val="20"/>
                <w:szCs w:val="20"/>
              </w:rPr>
              <w:t>6,0</w:t>
            </w:r>
            <w:r w:rsidRPr="00473F23">
              <w:rPr>
                <w:rFonts w:cstheme="minorHAnsi"/>
                <w:sz w:val="20"/>
                <w:szCs w:val="20"/>
              </w:rPr>
              <w:t xml:space="preserve"> mio. kr. årligt</w:t>
            </w:r>
            <w:commentRangeEnd w:id="50"/>
            <w:r w:rsidR="006642F2" w:rsidRPr="00473F23">
              <w:rPr>
                <w:rStyle w:val="Kommentarhenvisning"/>
                <w:rFonts w:cstheme="minorHAnsi"/>
                <w:sz w:val="20"/>
                <w:szCs w:val="20"/>
              </w:rPr>
              <w:commentReference w:id="50"/>
            </w:r>
          </w:p>
        </w:tc>
      </w:tr>
      <w:tr w:rsidR="0019606E" w14:paraId="122CFD8B" w14:textId="77777777" w:rsidTr="00666598">
        <w:trPr>
          <w:jc w:val="center"/>
        </w:trPr>
        <w:tc>
          <w:tcPr>
            <w:tcW w:w="2124" w:type="dxa"/>
            <w:tcMar>
              <w:left w:w="28" w:type="dxa"/>
              <w:right w:w="28" w:type="dxa"/>
            </w:tcMar>
          </w:tcPr>
          <w:p w14:paraId="1EE416F2" w14:textId="77777777" w:rsidR="0019606E" w:rsidRDefault="0019606E" w:rsidP="00153836">
            <w:r>
              <w:t>Tids</w:t>
            </w:r>
            <w:r w:rsidR="009A0A76">
              <w:t>estimat</w:t>
            </w:r>
          </w:p>
          <w:p w14:paraId="412936BC" w14:textId="786729BB" w:rsidR="008F680A" w:rsidRDefault="00CE163B" w:rsidP="00153836">
            <w:r w:rsidRPr="00304396">
              <w:rPr>
                <w:i/>
                <w:iCs/>
                <w:sz w:val="18"/>
                <w:szCs w:val="18"/>
              </w:rPr>
              <w:t>Afsnit 2.</w:t>
            </w:r>
            <w:r>
              <w:rPr>
                <w:i/>
                <w:iCs/>
                <w:sz w:val="18"/>
                <w:szCs w:val="18"/>
              </w:rPr>
              <w:t>1</w:t>
            </w:r>
          </w:p>
        </w:tc>
        <w:tc>
          <w:tcPr>
            <w:tcW w:w="5186" w:type="dxa"/>
            <w:tcMar>
              <w:left w:w="28" w:type="dxa"/>
              <w:right w:w="28" w:type="dxa"/>
            </w:tcMar>
          </w:tcPr>
          <w:p w14:paraId="3753284F" w14:textId="77777777" w:rsidR="00CD2DA9" w:rsidRPr="00580C13" w:rsidRDefault="00CD2DA9" w:rsidP="00153836">
            <w:pPr>
              <w:pStyle w:val="Listeafsnit"/>
              <w:spacing w:after="0"/>
              <w:ind w:left="360"/>
              <w:jc w:val="center"/>
              <w:rPr>
                <w:rFonts w:cstheme="minorHAnsi"/>
                <w:sz w:val="20"/>
                <w:szCs w:val="20"/>
              </w:rPr>
            </w:pPr>
          </w:p>
          <w:p w14:paraId="4E15DC46" w14:textId="7E6EBFFC" w:rsidR="003C1FDD" w:rsidRPr="00580C13" w:rsidRDefault="003C1FDD" w:rsidP="00153836">
            <w:pPr>
              <w:pStyle w:val="Listeafsnit"/>
              <w:spacing w:after="0"/>
              <w:ind w:left="0"/>
              <w:jc w:val="center"/>
              <w:rPr>
                <w:rFonts w:cstheme="minorHAnsi"/>
                <w:sz w:val="20"/>
                <w:szCs w:val="20"/>
              </w:rPr>
            </w:pPr>
            <w:r w:rsidRPr="00580C13">
              <w:rPr>
                <w:rFonts w:cstheme="minorHAnsi"/>
                <w:sz w:val="20"/>
                <w:szCs w:val="20"/>
              </w:rPr>
              <w:t xml:space="preserve">Analysefase: </w:t>
            </w:r>
            <w:r w:rsidR="0086319F" w:rsidRPr="00580C13">
              <w:rPr>
                <w:rFonts w:cstheme="minorHAnsi"/>
                <w:sz w:val="20"/>
                <w:szCs w:val="20"/>
              </w:rPr>
              <w:t>1</w:t>
            </w:r>
            <w:r w:rsidR="00BF344C" w:rsidRPr="00580C13">
              <w:rPr>
                <w:rFonts w:cstheme="minorHAnsi"/>
                <w:sz w:val="20"/>
                <w:szCs w:val="20"/>
              </w:rPr>
              <w:t>1</w:t>
            </w:r>
            <w:r w:rsidR="00D07D08" w:rsidRPr="00580C13">
              <w:rPr>
                <w:rFonts w:cstheme="minorHAnsi"/>
                <w:sz w:val="20"/>
                <w:szCs w:val="20"/>
              </w:rPr>
              <w:t xml:space="preserve"> måneder</w:t>
            </w:r>
          </w:p>
          <w:p w14:paraId="4348F459" w14:textId="514B3CB5" w:rsidR="009A0A76" w:rsidRPr="00666598" w:rsidRDefault="003C1FDD" w:rsidP="00153836">
            <w:pPr>
              <w:pStyle w:val="Listeafsnit"/>
              <w:spacing w:after="0"/>
              <w:ind w:left="0"/>
              <w:jc w:val="center"/>
              <w:rPr>
                <w:rFonts w:cstheme="minorHAnsi"/>
                <w:sz w:val="20"/>
                <w:szCs w:val="20"/>
              </w:rPr>
            </w:pPr>
            <w:r w:rsidRPr="00473F23">
              <w:rPr>
                <w:rFonts w:cstheme="minorHAnsi"/>
                <w:sz w:val="20"/>
                <w:szCs w:val="20"/>
              </w:rPr>
              <w:t>Gennemførelsesfase</w:t>
            </w:r>
            <w:commentRangeStart w:id="51"/>
            <w:commentRangeStart w:id="52"/>
            <w:r w:rsidR="00592481" w:rsidRPr="00473F23">
              <w:rPr>
                <w:rFonts w:cstheme="minorHAnsi"/>
                <w:sz w:val="20"/>
                <w:szCs w:val="20"/>
              </w:rPr>
              <w:t>: 14 måneder</w:t>
            </w:r>
            <w:commentRangeEnd w:id="51"/>
            <w:r w:rsidR="00592481" w:rsidRPr="00473F23">
              <w:rPr>
                <w:rStyle w:val="Kommentarhenvisning"/>
                <w:rFonts w:cstheme="minorHAnsi"/>
                <w:sz w:val="20"/>
                <w:szCs w:val="20"/>
              </w:rPr>
              <w:commentReference w:id="51"/>
            </w:r>
            <w:commentRangeEnd w:id="52"/>
            <w:r w:rsidR="006642F2" w:rsidRPr="00473F23">
              <w:rPr>
                <w:rStyle w:val="Kommentarhenvisning"/>
                <w:rFonts w:cstheme="minorHAnsi"/>
                <w:sz w:val="20"/>
                <w:szCs w:val="20"/>
              </w:rPr>
              <w:commentReference w:id="52"/>
            </w:r>
          </w:p>
          <w:p w14:paraId="6525A2A3" w14:textId="3A2F4A7A" w:rsidR="009A0A76" w:rsidRPr="00473F23" w:rsidRDefault="009A0A76" w:rsidP="00153836">
            <w:pPr>
              <w:pStyle w:val="Brdtekst"/>
              <w:rPr>
                <w:rFonts w:cstheme="minorHAnsi"/>
                <w:sz w:val="20"/>
                <w:szCs w:val="20"/>
              </w:rPr>
            </w:pPr>
          </w:p>
        </w:tc>
        <w:tc>
          <w:tcPr>
            <w:tcW w:w="3600" w:type="dxa"/>
            <w:tcMar>
              <w:left w:w="28" w:type="dxa"/>
              <w:right w:w="28" w:type="dxa"/>
            </w:tcMar>
          </w:tcPr>
          <w:p w14:paraId="238B75E2" w14:textId="77777777" w:rsidR="00CD2DA9" w:rsidRPr="00580C13" w:rsidRDefault="00CD2DA9" w:rsidP="00153836">
            <w:pPr>
              <w:jc w:val="center"/>
              <w:rPr>
                <w:rFonts w:cstheme="minorHAnsi"/>
                <w:sz w:val="20"/>
                <w:szCs w:val="20"/>
              </w:rPr>
            </w:pPr>
          </w:p>
          <w:p w14:paraId="6200F743" w14:textId="0007C21B" w:rsidR="009A0A76" w:rsidRPr="00580C13" w:rsidRDefault="009A0A76" w:rsidP="00153836">
            <w:pPr>
              <w:jc w:val="center"/>
              <w:rPr>
                <w:rFonts w:cstheme="minorHAnsi"/>
                <w:sz w:val="20"/>
                <w:szCs w:val="20"/>
              </w:rPr>
            </w:pPr>
            <w:r w:rsidRPr="00580C13">
              <w:rPr>
                <w:rFonts w:cstheme="minorHAnsi"/>
                <w:sz w:val="20"/>
                <w:szCs w:val="20"/>
              </w:rPr>
              <w:t xml:space="preserve">Analysefase: </w:t>
            </w:r>
            <w:r w:rsidR="0086319F" w:rsidRPr="00580C13">
              <w:rPr>
                <w:rFonts w:cstheme="minorHAnsi"/>
                <w:sz w:val="20"/>
                <w:szCs w:val="20"/>
              </w:rPr>
              <w:t>11</w:t>
            </w:r>
            <w:r w:rsidR="00D07D08" w:rsidRPr="00580C13">
              <w:rPr>
                <w:rFonts w:cstheme="minorHAnsi"/>
                <w:sz w:val="20"/>
                <w:szCs w:val="20"/>
              </w:rPr>
              <w:t xml:space="preserve"> måneder</w:t>
            </w:r>
          </w:p>
          <w:p w14:paraId="6C7AC237" w14:textId="7F2F8B73" w:rsidR="0019606E" w:rsidRPr="00473F23" w:rsidRDefault="003C1FDD" w:rsidP="00153836">
            <w:pPr>
              <w:jc w:val="center"/>
              <w:rPr>
                <w:rFonts w:cstheme="minorHAnsi"/>
                <w:sz w:val="20"/>
                <w:szCs w:val="20"/>
              </w:rPr>
            </w:pPr>
            <w:r w:rsidRPr="00473F23">
              <w:rPr>
                <w:rFonts w:cstheme="minorHAnsi"/>
                <w:sz w:val="20"/>
                <w:szCs w:val="20"/>
              </w:rPr>
              <w:t xml:space="preserve">Gennemførelsesfase: </w:t>
            </w:r>
            <w:r w:rsidR="6FC1DA71" w:rsidRPr="00473F23">
              <w:rPr>
                <w:rFonts w:cstheme="minorHAnsi"/>
                <w:sz w:val="20"/>
                <w:szCs w:val="20"/>
              </w:rPr>
              <w:t>19</w:t>
            </w:r>
            <w:r w:rsidR="00667737" w:rsidRPr="00473F23">
              <w:rPr>
                <w:rFonts w:cstheme="minorHAnsi"/>
                <w:sz w:val="20"/>
                <w:szCs w:val="20"/>
              </w:rPr>
              <w:t xml:space="preserve"> måneder</w:t>
            </w:r>
          </w:p>
          <w:p w14:paraId="6FDD26F8" w14:textId="0E26403B" w:rsidR="00CD2DA9" w:rsidRPr="00580C13" w:rsidRDefault="00CD2DA9" w:rsidP="00153836">
            <w:pPr>
              <w:jc w:val="center"/>
              <w:rPr>
                <w:rFonts w:cstheme="minorHAnsi"/>
                <w:sz w:val="20"/>
                <w:szCs w:val="20"/>
              </w:rPr>
            </w:pPr>
          </w:p>
        </w:tc>
      </w:tr>
      <w:tr w:rsidR="00942B0F" w14:paraId="24A4E5CB" w14:textId="77777777" w:rsidTr="00666598">
        <w:trPr>
          <w:jc w:val="center"/>
        </w:trPr>
        <w:tc>
          <w:tcPr>
            <w:tcW w:w="2124" w:type="dxa"/>
            <w:tcMar>
              <w:left w:w="28" w:type="dxa"/>
              <w:right w:w="28" w:type="dxa"/>
            </w:tcMar>
          </w:tcPr>
          <w:p w14:paraId="0FF79F00" w14:textId="77777777" w:rsidR="00942B0F" w:rsidRDefault="00942B0F" w:rsidP="00153836">
            <w:r>
              <w:t>Sourcingsnit</w:t>
            </w:r>
          </w:p>
          <w:p w14:paraId="45280076" w14:textId="4C3F516D" w:rsidR="00E84116" w:rsidRDefault="00E84116" w:rsidP="00153836">
            <w:r w:rsidRPr="00666598">
              <w:rPr>
                <w:i/>
                <w:iCs/>
                <w:sz w:val="18"/>
                <w:szCs w:val="18"/>
              </w:rPr>
              <w:t>Bilag F</w:t>
            </w:r>
          </w:p>
        </w:tc>
        <w:tc>
          <w:tcPr>
            <w:tcW w:w="5186" w:type="dxa"/>
            <w:tcMar>
              <w:left w:w="28" w:type="dxa"/>
              <w:right w:w="28" w:type="dxa"/>
            </w:tcMar>
          </w:tcPr>
          <w:p w14:paraId="462355FC" w14:textId="0C8CB7EB" w:rsidR="00942B0F" w:rsidRDefault="00942B0F" w:rsidP="00153836">
            <w:pPr>
              <w:rPr>
                <w:rFonts w:cstheme="minorHAnsi"/>
                <w:sz w:val="20"/>
                <w:szCs w:val="20"/>
              </w:rPr>
            </w:pPr>
            <w:r w:rsidRPr="00473F23">
              <w:rPr>
                <w:rFonts w:cstheme="minorHAnsi"/>
                <w:sz w:val="20"/>
                <w:szCs w:val="20"/>
              </w:rPr>
              <w:t>Sourcingsnittet er fastlåst på intern</w:t>
            </w:r>
            <w:r w:rsidR="0010456F" w:rsidRPr="00473F23">
              <w:rPr>
                <w:rFonts w:cstheme="minorHAnsi"/>
                <w:sz w:val="20"/>
                <w:szCs w:val="20"/>
              </w:rPr>
              <w:t xml:space="preserve"> </w:t>
            </w:r>
            <w:r w:rsidRPr="00473F23">
              <w:rPr>
                <w:rFonts w:cstheme="minorHAnsi"/>
                <w:sz w:val="20"/>
                <w:szCs w:val="20"/>
              </w:rPr>
              <w:t>udvikling</w:t>
            </w:r>
            <w:r w:rsidR="00580C13">
              <w:rPr>
                <w:rFonts w:cstheme="minorHAnsi"/>
                <w:sz w:val="20"/>
                <w:szCs w:val="20"/>
              </w:rPr>
              <w:t>. D</w:t>
            </w:r>
            <w:r w:rsidR="0010456F" w:rsidRPr="00666598">
              <w:rPr>
                <w:rFonts w:cstheme="minorHAnsi"/>
                <w:sz w:val="20"/>
                <w:szCs w:val="20"/>
              </w:rPr>
              <w:t>er er</w:t>
            </w:r>
            <w:r w:rsidRPr="00666598">
              <w:rPr>
                <w:rFonts w:cstheme="minorHAnsi"/>
                <w:sz w:val="20"/>
                <w:szCs w:val="20"/>
              </w:rPr>
              <w:t xml:space="preserve"> dermed begrænset mulighed for at gå i udbud </w:t>
            </w:r>
            <w:r w:rsidR="00580C13" w:rsidRPr="00666598">
              <w:rPr>
                <w:rFonts w:cstheme="minorHAnsi"/>
                <w:sz w:val="20"/>
                <w:szCs w:val="20"/>
              </w:rPr>
              <w:t>med henblik på ekstern udvikling</w:t>
            </w:r>
            <w:r w:rsidRPr="00666598">
              <w:rPr>
                <w:rFonts w:cstheme="minorHAnsi"/>
                <w:sz w:val="20"/>
                <w:szCs w:val="20"/>
              </w:rPr>
              <w:t>.</w:t>
            </w:r>
          </w:p>
          <w:p w14:paraId="2AA67706" w14:textId="7F219378" w:rsidR="00942B0F" w:rsidRPr="00473F23" w:rsidRDefault="00942B0F" w:rsidP="00153836">
            <w:pPr>
              <w:rPr>
                <w:rFonts w:cstheme="minorHAnsi"/>
                <w:sz w:val="20"/>
                <w:szCs w:val="20"/>
              </w:rPr>
            </w:pPr>
          </w:p>
        </w:tc>
        <w:tc>
          <w:tcPr>
            <w:tcW w:w="3600" w:type="dxa"/>
            <w:tcMar>
              <w:left w:w="28" w:type="dxa"/>
              <w:right w:w="28" w:type="dxa"/>
            </w:tcMar>
          </w:tcPr>
          <w:p w14:paraId="4F30F7F2" w14:textId="5F3B63C0" w:rsidR="00942B0F" w:rsidRPr="00473F23" w:rsidRDefault="00942B0F" w:rsidP="00153836">
            <w:pPr>
              <w:rPr>
                <w:rFonts w:cstheme="minorHAnsi"/>
                <w:sz w:val="20"/>
                <w:szCs w:val="20"/>
              </w:rPr>
            </w:pPr>
            <w:r w:rsidRPr="00473F23">
              <w:rPr>
                <w:rFonts w:cstheme="minorHAnsi"/>
                <w:sz w:val="20"/>
                <w:szCs w:val="20"/>
              </w:rPr>
              <w:t xml:space="preserve">Sourcingsnittet er ikke </w:t>
            </w:r>
            <w:r w:rsidR="6531C257" w:rsidRPr="00473F23">
              <w:rPr>
                <w:rFonts w:cstheme="minorHAnsi"/>
                <w:sz w:val="20"/>
                <w:szCs w:val="20"/>
              </w:rPr>
              <w:t>fastlåst</w:t>
            </w:r>
            <w:r w:rsidR="00580C13">
              <w:rPr>
                <w:rFonts w:cstheme="minorHAnsi"/>
                <w:sz w:val="20"/>
                <w:szCs w:val="20"/>
              </w:rPr>
              <w:t>,</w:t>
            </w:r>
            <w:r w:rsidRPr="00473F23">
              <w:rPr>
                <w:rFonts w:cstheme="minorHAnsi"/>
                <w:sz w:val="20"/>
                <w:szCs w:val="20"/>
              </w:rPr>
              <w:t xml:space="preserve"> og der </w:t>
            </w:r>
            <w:r w:rsidR="00457A85">
              <w:rPr>
                <w:rFonts w:cstheme="minorHAnsi"/>
                <w:sz w:val="20"/>
                <w:szCs w:val="20"/>
              </w:rPr>
              <w:t>er</w:t>
            </w:r>
            <w:r w:rsidRPr="00666598">
              <w:rPr>
                <w:rFonts w:cstheme="minorHAnsi"/>
                <w:sz w:val="20"/>
                <w:szCs w:val="20"/>
              </w:rPr>
              <w:t xml:space="preserve"> derfor være mulighed for </w:t>
            </w:r>
            <w:r w:rsidR="00457A85">
              <w:rPr>
                <w:rFonts w:cstheme="minorHAnsi"/>
                <w:sz w:val="20"/>
                <w:szCs w:val="20"/>
              </w:rPr>
              <w:t xml:space="preserve">at vælge enten </w:t>
            </w:r>
            <w:r w:rsidRPr="00473F23">
              <w:rPr>
                <w:rFonts w:cstheme="minorHAnsi"/>
                <w:sz w:val="20"/>
                <w:szCs w:val="20"/>
              </w:rPr>
              <w:t>intern</w:t>
            </w:r>
            <w:r w:rsidR="0010456F" w:rsidRPr="00473F23">
              <w:rPr>
                <w:rFonts w:cstheme="minorHAnsi"/>
                <w:sz w:val="20"/>
                <w:szCs w:val="20"/>
              </w:rPr>
              <w:t xml:space="preserve"> </w:t>
            </w:r>
            <w:r w:rsidRPr="00473F23">
              <w:rPr>
                <w:rFonts w:cstheme="minorHAnsi"/>
                <w:sz w:val="20"/>
                <w:szCs w:val="20"/>
              </w:rPr>
              <w:t xml:space="preserve">udvikling </w:t>
            </w:r>
            <w:r w:rsidR="00457A85">
              <w:rPr>
                <w:rFonts w:cstheme="minorHAnsi"/>
                <w:sz w:val="20"/>
                <w:szCs w:val="20"/>
              </w:rPr>
              <w:t>eller</w:t>
            </w:r>
            <w:r w:rsidR="00457A85" w:rsidRPr="00473F23">
              <w:rPr>
                <w:rFonts w:cstheme="minorHAnsi"/>
                <w:sz w:val="20"/>
                <w:szCs w:val="20"/>
              </w:rPr>
              <w:t xml:space="preserve"> </w:t>
            </w:r>
            <w:r w:rsidRPr="00473F23">
              <w:rPr>
                <w:rFonts w:cstheme="minorHAnsi"/>
                <w:sz w:val="20"/>
                <w:szCs w:val="20"/>
              </w:rPr>
              <w:t>ekstern</w:t>
            </w:r>
            <w:r w:rsidR="0010456F" w:rsidRPr="00473F23">
              <w:rPr>
                <w:rFonts w:cstheme="minorHAnsi"/>
                <w:sz w:val="20"/>
                <w:szCs w:val="20"/>
              </w:rPr>
              <w:t xml:space="preserve"> </w:t>
            </w:r>
            <w:r w:rsidRPr="00473F23">
              <w:rPr>
                <w:rFonts w:cstheme="minorHAnsi"/>
                <w:sz w:val="20"/>
                <w:szCs w:val="20"/>
              </w:rPr>
              <w:t>udvikling i forbindelse med et udbud.</w:t>
            </w:r>
          </w:p>
        </w:tc>
      </w:tr>
      <w:tr w:rsidR="00942B0F" w14:paraId="224FC6EC" w14:textId="77777777" w:rsidTr="00666598">
        <w:trPr>
          <w:jc w:val="center"/>
        </w:trPr>
        <w:tc>
          <w:tcPr>
            <w:tcW w:w="2124" w:type="dxa"/>
            <w:tcMar>
              <w:left w:w="28" w:type="dxa"/>
              <w:right w:w="28" w:type="dxa"/>
            </w:tcMar>
          </w:tcPr>
          <w:p w14:paraId="28CD9F70" w14:textId="77777777" w:rsidR="00942B0F" w:rsidRDefault="00942B0F" w:rsidP="00153836">
            <w:commentRangeStart w:id="53"/>
            <w:commentRangeStart w:id="54"/>
            <w:commentRangeStart w:id="55"/>
            <w:r>
              <w:t>Risic</w:t>
            </w:r>
            <w:commentRangeEnd w:id="53"/>
            <w:r w:rsidR="008F71DE">
              <w:rPr>
                <w:rStyle w:val="Kommentarhenvisning"/>
              </w:rPr>
              <w:commentReference w:id="53"/>
            </w:r>
            <w:commentRangeEnd w:id="54"/>
            <w:r w:rsidR="00086D84">
              <w:rPr>
                <w:rStyle w:val="Kommentarhenvisning"/>
              </w:rPr>
              <w:commentReference w:id="54"/>
            </w:r>
            <w:r>
              <w:t>i</w:t>
            </w:r>
            <w:commentRangeEnd w:id="55"/>
            <w:r w:rsidR="008F71DE">
              <w:rPr>
                <w:rStyle w:val="Kommentarhenvisning"/>
              </w:rPr>
              <w:commentReference w:id="55"/>
            </w:r>
            <w:r>
              <w:t>*</w:t>
            </w:r>
          </w:p>
          <w:p w14:paraId="45345349" w14:textId="6BDE12AD" w:rsidR="00E511E5" w:rsidRDefault="00E511E5" w:rsidP="00153836">
            <w:r w:rsidRPr="00304396">
              <w:rPr>
                <w:i/>
                <w:iCs/>
                <w:sz w:val="18"/>
                <w:szCs w:val="18"/>
              </w:rPr>
              <w:t>Afsnit 2.</w:t>
            </w:r>
            <w:r>
              <w:rPr>
                <w:i/>
                <w:iCs/>
                <w:sz w:val="18"/>
                <w:szCs w:val="18"/>
              </w:rPr>
              <w:t>5</w:t>
            </w:r>
          </w:p>
        </w:tc>
        <w:tc>
          <w:tcPr>
            <w:tcW w:w="5186" w:type="dxa"/>
            <w:tcMar>
              <w:left w:w="28" w:type="dxa"/>
              <w:right w:w="28" w:type="dxa"/>
            </w:tcMar>
          </w:tcPr>
          <w:p w14:paraId="7A019E45" w14:textId="5072298F" w:rsidR="00601109" w:rsidRPr="00580C13" w:rsidRDefault="002D11F6" w:rsidP="00153836">
            <w:pPr>
              <w:pStyle w:val="Tabel"/>
              <w:numPr>
                <w:ilvl w:val="0"/>
                <w:numId w:val="81"/>
              </w:numPr>
              <w:rPr>
                <w:rFonts w:cstheme="minorHAnsi"/>
                <w:szCs w:val="20"/>
              </w:rPr>
            </w:pPr>
            <w:r w:rsidRPr="00580C13">
              <w:rPr>
                <w:rFonts w:cstheme="minorHAnsi"/>
                <w:szCs w:val="20"/>
              </w:rPr>
              <w:t>Der er risiko for, at OSM2 arkitektur, datamodel og funktionalitet ikke er i tilstrækkelig kvalitet, til at det er en relevant platform</w:t>
            </w:r>
            <w:r w:rsidR="007B5A86">
              <w:rPr>
                <w:rFonts w:cstheme="minorHAnsi"/>
                <w:szCs w:val="20"/>
              </w:rPr>
              <w:t xml:space="preserve"> for SMV-ordningen</w:t>
            </w:r>
          </w:p>
          <w:p w14:paraId="1DE5A9BD" w14:textId="46B12F30" w:rsidR="00601109" w:rsidRDefault="00601109" w:rsidP="00153836">
            <w:pPr>
              <w:pStyle w:val="Tabel"/>
              <w:numPr>
                <w:ilvl w:val="0"/>
                <w:numId w:val="81"/>
              </w:numPr>
              <w:rPr>
                <w:rFonts w:cstheme="minorHAnsi"/>
                <w:szCs w:val="20"/>
              </w:rPr>
            </w:pPr>
            <w:r w:rsidRPr="00580C13">
              <w:rPr>
                <w:rFonts w:cstheme="minorHAnsi"/>
                <w:szCs w:val="20"/>
              </w:rPr>
              <w:t>Udviklere skal have OSM2 erfaring</w:t>
            </w:r>
            <w:r w:rsidR="007B5A86">
              <w:rPr>
                <w:rFonts w:cstheme="minorHAnsi"/>
                <w:szCs w:val="20"/>
              </w:rPr>
              <w:t>. Det er derfor en risiko</w:t>
            </w:r>
            <w:r w:rsidR="000558CF">
              <w:rPr>
                <w:rFonts w:cstheme="minorHAnsi"/>
                <w:szCs w:val="20"/>
              </w:rPr>
              <w:t xml:space="preserve"> for at det ikke er muligt at</w:t>
            </w:r>
            <w:r w:rsidRPr="00580C13">
              <w:rPr>
                <w:rFonts w:cstheme="minorHAnsi"/>
                <w:szCs w:val="20"/>
              </w:rPr>
              <w:t xml:space="preserve"> fastholde, erfarne OSM2 udviklere til gennemførelsesfase</w:t>
            </w:r>
            <w:r w:rsidR="000558CF">
              <w:rPr>
                <w:rFonts w:cstheme="minorHAnsi"/>
                <w:szCs w:val="20"/>
              </w:rPr>
              <w:t>n for SMV-ordningen</w:t>
            </w:r>
            <w:r w:rsidRPr="00580C13">
              <w:rPr>
                <w:rFonts w:cstheme="minorHAnsi"/>
                <w:szCs w:val="20"/>
              </w:rPr>
              <w:t xml:space="preserve"> starter</w:t>
            </w:r>
          </w:p>
          <w:p w14:paraId="3D68B8A9" w14:textId="54D8ED8E" w:rsidR="00235851" w:rsidRPr="00580C13" w:rsidRDefault="00235851" w:rsidP="00153836">
            <w:pPr>
              <w:pStyle w:val="Tabel"/>
              <w:numPr>
                <w:ilvl w:val="0"/>
                <w:numId w:val="81"/>
              </w:numPr>
              <w:rPr>
                <w:rFonts w:cstheme="minorHAnsi"/>
                <w:szCs w:val="20"/>
              </w:rPr>
            </w:pPr>
            <w:r w:rsidRPr="00935FFF">
              <w:rPr>
                <w:rFonts w:ascii="Calibri" w:hAnsi="Calibri" w:cs="Calibri"/>
                <w:color w:val="000000"/>
                <w:szCs w:val="20"/>
              </w:rPr>
              <w:lastRenderedPageBreak/>
              <w:t>System</w:t>
            </w:r>
            <w:r>
              <w:rPr>
                <w:rFonts w:ascii="Calibri" w:hAnsi="Calibri" w:cs="Calibri"/>
                <w:color w:val="000000"/>
                <w:szCs w:val="20"/>
              </w:rPr>
              <w:t xml:space="preserve">krav fra EU til de nationale løsninger, </w:t>
            </w:r>
            <w:r w:rsidRPr="00935FFF">
              <w:rPr>
                <w:rFonts w:ascii="Calibri" w:hAnsi="Calibri" w:cs="Calibri"/>
                <w:color w:val="000000"/>
                <w:szCs w:val="20"/>
              </w:rPr>
              <w:t>kan påføre ændringer</w:t>
            </w:r>
            <w:r w:rsidR="003D3F31">
              <w:rPr>
                <w:rFonts w:ascii="Calibri" w:hAnsi="Calibri" w:cs="Calibri"/>
                <w:color w:val="000000"/>
                <w:szCs w:val="20"/>
              </w:rPr>
              <w:t xml:space="preserve">, og </w:t>
            </w:r>
            <w:r w:rsidR="00AB3BE9">
              <w:rPr>
                <w:rFonts w:ascii="Calibri" w:hAnsi="Calibri" w:cs="Calibri"/>
                <w:color w:val="000000"/>
                <w:szCs w:val="20"/>
              </w:rPr>
              <w:t xml:space="preserve">påvirke </w:t>
            </w:r>
            <w:r w:rsidR="003D3F31">
              <w:rPr>
                <w:rFonts w:ascii="Calibri" w:hAnsi="Calibri" w:cs="Calibri"/>
                <w:color w:val="000000"/>
                <w:szCs w:val="20"/>
              </w:rPr>
              <w:t>benyttelsen af genbrug fra OSM2</w:t>
            </w:r>
          </w:p>
          <w:p w14:paraId="036BEE11" w14:textId="0C48A0BD" w:rsidR="0033023B" w:rsidRPr="00473F23" w:rsidRDefault="0033023B" w:rsidP="00153836">
            <w:pPr>
              <w:pStyle w:val="Brdtekst"/>
              <w:ind w:left="360"/>
              <w:rPr>
                <w:rFonts w:cstheme="minorHAnsi"/>
                <w:sz w:val="20"/>
                <w:szCs w:val="20"/>
              </w:rPr>
            </w:pPr>
          </w:p>
        </w:tc>
        <w:tc>
          <w:tcPr>
            <w:tcW w:w="3600" w:type="dxa"/>
            <w:tcMar>
              <w:left w:w="28" w:type="dxa"/>
              <w:right w:w="28" w:type="dxa"/>
            </w:tcMar>
          </w:tcPr>
          <w:p w14:paraId="2A07F478" w14:textId="773A3D57" w:rsidR="008A4714" w:rsidRDefault="008A4714" w:rsidP="00666598">
            <w:pPr>
              <w:pStyle w:val="Tabel"/>
              <w:numPr>
                <w:ilvl w:val="0"/>
                <w:numId w:val="91"/>
              </w:numPr>
              <w:rPr>
                <w:rFonts w:cstheme="minorHAnsi"/>
                <w:szCs w:val="20"/>
              </w:rPr>
            </w:pPr>
            <w:r>
              <w:rPr>
                <w:rFonts w:cstheme="minorHAnsi"/>
                <w:szCs w:val="20"/>
              </w:rPr>
              <w:lastRenderedPageBreak/>
              <w:t>E</w:t>
            </w:r>
            <w:r w:rsidRPr="00580C13">
              <w:rPr>
                <w:rFonts w:cstheme="minorHAnsi"/>
                <w:szCs w:val="20"/>
              </w:rPr>
              <w:t>ndnu et virksomhedsregister</w:t>
            </w:r>
            <w:r>
              <w:rPr>
                <w:rFonts w:cstheme="minorHAnsi"/>
                <w:szCs w:val="20"/>
              </w:rPr>
              <w:t xml:space="preserve"> giver risiko for dobbelt administration og uoverensstemmelse i data i forskellige registre, så virksomhedens anmodning ikke behandles korrekt</w:t>
            </w:r>
          </w:p>
          <w:p w14:paraId="41A9CDFA" w14:textId="4B5A7B3D" w:rsidR="008A4714" w:rsidRDefault="0019507C" w:rsidP="00153836">
            <w:pPr>
              <w:pStyle w:val="Tabel"/>
              <w:numPr>
                <w:ilvl w:val="0"/>
                <w:numId w:val="82"/>
              </w:numPr>
              <w:rPr>
                <w:rFonts w:cstheme="minorHAnsi"/>
                <w:szCs w:val="20"/>
              </w:rPr>
            </w:pPr>
            <w:r>
              <w:rPr>
                <w:rFonts w:cstheme="minorHAnsi"/>
                <w:szCs w:val="20"/>
              </w:rPr>
              <w:lastRenderedPageBreak/>
              <w:t xml:space="preserve">Det tager længere tid at </w:t>
            </w:r>
            <w:r w:rsidR="002D11F6" w:rsidRPr="00580C13">
              <w:rPr>
                <w:rFonts w:cstheme="minorHAnsi"/>
                <w:szCs w:val="20"/>
              </w:rPr>
              <w:t>etabler</w:t>
            </w:r>
            <w:r>
              <w:rPr>
                <w:rFonts w:cstheme="minorHAnsi"/>
                <w:szCs w:val="20"/>
              </w:rPr>
              <w:t>e</w:t>
            </w:r>
            <w:r w:rsidR="002D11F6" w:rsidRPr="00580C13">
              <w:rPr>
                <w:rFonts w:cstheme="minorHAnsi"/>
                <w:szCs w:val="20"/>
              </w:rPr>
              <w:t xml:space="preserve"> ny projektorganisation og </w:t>
            </w:r>
            <w:r w:rsidR="007E2C50" w:rsidRPr="002847FD">
              <w:rPr>
                <w:rFonts w:cstheme="minorHAnsi"/>
                <w:szCs w:val="20"/>
              </w:rPr>
              <w:t xml:space="preserve">dermed kan der være risiko for at </w:t>
            </w:r>
            <w:r w:rsidR="00DC1223">
              <w:rPr>
                <w:rFonts w:cstheme="minorHAnsi"/>
                <w:szCs w:val="20"/>
              </w:rPr>
              <w:t>projektet</w:t>
            </w:r>
            <w:r w:rsidR="002847FD">
              <w:rPr>
                <w:rFonts w:cstheme="minorHAnsi"/>
                <w:szCs w:val="20"/>
              </w:rPr>
              <w:t xml:space="preserve"> forsinkes</w:t>
            </w:r>
          </w:p>
          <w:p w14:paraId="11FDEE57" w14:textId="3A2BE56D" w:rsidR="00601109" w:rsidRPr="00580C13" w:rsidRDefault="008A4714" w:rsidP="00153836">
            <w:pPr>
              <w:pStyle w:val="Tabel"/>
              <w:numPr>
                <w:ilvl w:val="0"/>
                <w:numId w:val="82"/>
              </w:numPr>
              <w:rPr>
                <w:rFonts w:cstheme="minorHAnsi"/>
                <w:szCs w:val="20"/>
              </w:rPr>
            </w:pPr>
            <w:r w:rsidRPr="00580C13">
              <w:rPr>
                <w:rFonts w:cstheme="minorHAnsi"/>
                <w:szCs w:val="20"/>
              </w:rPr>
              <w:t xml:space="preserve">Risiko i forhold til ikke at kunne bemande projektet med </w:t>
            </w:r>
            <w:r>
              <w:rPr>
                <w:rFonts w:cstheme="minorHAnsi"/>
                <w:szCs w:val="20"/>
              </w:rPr>
              <w:t xml:space="preserve">tilstrækkeligt erfarne </w:t>
            </w:r>
            <w:r w:rsidRPr="00580C13">
              <w:rPr>
                <w:rFonts w:cstheme="minorHAnsi"/>
                <w:szCs w:val="20"/>
              </w:rPr>
              <w:t>udvikl</w:t>
            </w:r>
            <w:r w:rsidR="00F94C4C">
              <w:rPr>
                <w:rFonts w:cstheme="minorHAnsi"/>
                <w:szCs w:val="20"/>
              </w:rPr>
              <w:t>in</w:t>
            </w:r>
            <w:r w:rsidR="009C66F1">
              <w:rPr>
                <w:rFonts w:cstheme="minorHAnsi"/>
                <w:szCs w:val="20"/>
              </w:rPr>
              <w:t>gsprofiler</w:t>
            </w:r>
          </w:p>
          <w:p w14:paraId="1FD56D8F" w14:textId="7373C191" w:rsidR="00601109" w:rsidRPr="00580C13" w:rsidRDefault="00601109" w:rsidP="00153836">
            <w:pPr>
              <w:pStyle w:val="Tabel"/>
              <w:numPr>
                <w:ilvl w:val="0"/>
                <w:numId w:val="82"/>
              </w:numPr>
              <w:rPr>
                <w:rFonts w:cstheme="minorHAnsi"/>
                <w:szCs w:val="20"/>
              </w:rPr>
            </w:pPr>
            <w:r w:rsidRPr="00580C13">
              <w:rPr>
                <w:rFonts w:cstheme="minorHAnsi"/>
                <w:szCs w:val="20"/>
              </w:rPr>
              <w:t>Risiko for børnesygdomme i løsningen</w:t>
            </w:r>
            <w:r w:rsidR="00C14485">
              <w:rPr>
                <w:rFonts w:cstheme="minorHAnsi"/>
                <w:szCs w:val="20"/>
              </w:rPr>
              <w:t xml:space="preserve">, som kan </w:t>
            </w:r>
            <w:r w:rsidR="001E4914">
              <w:rPr>
                <w:rFonts w:cstheme="minorHAnsi"/>
                <w:szCs w:val="20"/>
              </w:rPr>
              <w:t xml:space="preserve">trække ud at få ændret og </w:t>
            </w:r>
            <w:r w:rsidR="003F04CE">
              <w:rPr>
                <w:rFonts w:cstheme="minorHAnsi"/>
                <w:szCs w:val="20"/>
              </w:rPr>
              <w:t>dermed vanskeliggøre sagsbehandlingen</w:t>
            </w:r>
          </w:p>
          <w:p w14:paraId="5E98ADC8" w14:textId="77777777" w:rsidR="00942B0F" w:rsidRPr="00473F23" w:rsidRDefault="00942B0F" w:rsidP="00153836">
            <w:pPr>
              <w:rPr>
                <w:rFonts w:cstheme="minorHAnsi"/>
                <w:sz w:val="20"/>
                <w:szCs w:val="20"/>
              </w:rPr>
            </w:pPr>
          </w:p>
        </w:tc>
      </w:tr>
    </w:tbl>
    <w:p w14:paraId="2E4860E3" w14:textId="07D7C2AC" w:rsidR="00DC78C1" w:rsidRDefault="00E511E5" w:rsidP="00666598">
      <w:pPr>
        <w:pStyle w:val="Brdtekst"/>
      </w:pPr>
      <w:r w:rsidRPr="00C121EF">
        <w:rPr>
          <w:sz w:val="18"/>
          <w:szCs w:val="18"/>
        </w:rPr>
        <w:lastRenderedPageBreak/>
        <w:t>Anm. *Uddybning af risici findes i afsnit 2.5, herunder fælles risici for begge løsninger</w:t>
      </w:r>
    </w:p>
    <w:p w14:paraId="7470085A" w14:textId="77777777" w:rsidR="00DC78C1" w:rsidRDefault="00DC78C1"/>
    <w:p w14:paraId="58CD25DF" w14:textId="51C82D87" w:rsidR="00DC78C1" w:rsidRDefault="001A4E2A">
      <w:pPr>
        <w:rPr>
          <w:rFonts w:cstheme="minorHAnsi"/>
          <w:szCs w:val="20"/>
        </w:rPr>
      </w:pPr>
      <w:r>
        <w:rPr>
          <w:rFonts w:cstheme="minorHAnsi"/>
          <w:szCs w:val="20"/>
        </w:rPr>
        <w:t xml:space="preserve">I </w:t>
      </w:r>
      <w:r w:rsidRPr="00666598">
        <w:rPr>
          <w:rFonts w:cstheme="minorHAnsi"/>
          <w:i/>
          <w:iCs/>
          <w:szCs w:val="20"/>
        </w:rPr>
        <w:t>tabel 1.2b</w:t>
      </w:r>
      <w:r w:rsidR="00DC78C1">
        <w:rPr>
          <w:rFonts w:cstheme="minorHAnsi"/>
          <w:szCs w:val="20"/>
        </w:rPr>
        <w:t xml:space="preserve"> fremgår fordele og ulemper ved de to scenarier</w:t>
      </w:r>
      <w:r>
        <w:rPr>
          <w:rFonts w:cstheme="minorHAnsi"/>
          <w:szCs w:val="20"/>
        </w:rPr>
        <w:t>,</w:t>
      </w:r>
      <w:r w:rsidR="00DC78C1">
        <w:rPr>
          <w:rFonts w:cstheme="minorHAnsi"/>
          <w:szCs w:val="20"/>
        </w:rPr>
        <w:t xml:space="preserve"> som er indgået i styregruppens beslutningsgrundlag. </w:t>
      </w:r>
    </w:p>
    <w:p w14:paraId="0B6344E1" w14:textId="77777777" w:rsidR="00B67247" w:rsidRDefault="00B67247">
      <w:pPr>
        <w:rPr>
          <w:rFonts w:cstheme="minorHAnsi"/>
          <w:szCs w:val="20"/>
        </w:rPr>
      </w:pPr>
    </w:p>
    <w:p w14:paraId="54D0AAC5" w14:textId="011B4D5C" w:rsidR="00B67247" w:rsidRDefault="00FA3BDA" w:rsidP="00666598">
      <w:pPr>
        <w:pStyle w:val="Billedtekst"/>
      </w:pPr>
      <w:r w:rsidRPr="00DA5904">
        <w:t xml:space="preserve">Tabel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rPr>
          <w:noProof/>
        </w:rPr>
        <w:t>b</w:t>
      </w:r>
      <w:r w:rsidRPr="00DA5904">
        <w:t xml:space="preserve">: </w:t>
      </w:r>
      <w:r w:rsidR="00E511E5">
        <w:t>Fordele og ulemper</w:t>
      </w:r>
      <w:r>
        <w:t xml:space="preserve"> </w:t>
      </w:r>
      <w:r w:rsidR="00E511E5">
        <w:t xml:space="preserve">ved </w:t>
      </w:r>
      <w:r>
        <w:t>scenarie 1 og scenarie 2</w:t>
      </w:r>
    </w:p>
    <w:tbl>
      <w:tblPr>
        <w:tblStyle w:val="Tabel-Gitter"/>
        <w:tblW w:w="10910" w:type="dxa"/>
        <w:jc w:val="center"/>
        <w:tblLook w:val="04A0" w:firstRow="1" w:lastRow="0" w:firstColumn="1" w:lastColumn="0" w:noHBand="0" w:noVBand="1"/>
      </w:tblPr>
      <w:tblGrid>
        <w:gridCol w:w="2124"/>
        <w:gridCol w:w="2494"/>
        <w:gridCol w:w="2692"/>
        <w:gridCol w:w="1846"/>
        <w:gridCol w:w="1754"/>
      </w:tblGrid>
      <w:tr w:rsidR="00086D84" w14:paraId="3D5194BB" w14:textId="77777777" w:rsidTr="00666598">
        <w:trPr>
          <w:jc w:val="center"/>
        </w:trPr>
        <w:tc>
          <w:tcPr>
            <w:tcW w:w="2124" w:type="dxa"/>
            <w:shd w:val="clear" w:color="auto" w:fill="D9D9D9" w:themeFill="background1" w:themeFillShade="D9"/>
            <w:tcMar>
              <w:left w:w="28" w:type="dxa"/>
              <w:right w:w="28" w:type="dxa"/>
            </w:tcMar>
          </w:tcPr>
          <w:p w14:paraId="6C44F3E0" w14:textId="3B21AED1" w:rsidR="00506D89" w:rsidRPr="00666598" w:rsidRDefault="00506D89" w:rsidP="00153836">
            <w:pPr>
              <w:jc w:val="center"/>
              <w:rPr>
                <w:b/>
                <w:bCs/>
              </w:rPr>
            </w:pPr>
            <w:commentRangeStart w:id="56"/>
            <w:r w:rsidRPr="00666598">
              <w:rPr>
                <w:b/>
                <w:bCs/>
              </w:rPr>
              <w:t>Kriterie</w:t>
            </w:r>
          </w:p>
        </w:tc>
        <w:tc>
          <w:tcPr>
            <w:tcW w:w="0" w:type="dxa"/>
            <w:shd w:val="clear" w:color="auto" w:fill="D9D9D9" w:themeFill="background1" w:themeFillShade="D9"/>
            <w:tcMar>
              <w:left w:w="28" w:type="dxa"/>
              <w:right w:w="28" w:type="dxa"/>
            </w:tcMar>
          </w:tcPr>
          <w:p w14:paraId="657E5E42" w14:textId="22B85D91" w:rsidR="00506D89" w:rsidRPr="00506D89" w:rsidRDefault="00506D89" w:rsidP="00153836">
            <w:pPr>
              <w:jc w:val="center"/>
              <w:rPr>
                <w:b/>
                <w:bCs/>
                <w:sz w:val="20"/>
                <w:szCs w:val="20"/>
              </w:rPr>
            </w:pPr>
            <w:r w:rsidRPr="00506D89">
              <w:rPr>
                <w:b/>
                <w:bCs/>
                <w:sz w:val="20"/>
                <w:szCs w:val="20"/>
              </w:rPr>
              <w:t>Fordele</w:t>
            </w:r>
          </w:p>
        </w:tc>
        <w:tc>
          <w:tcPr>
            <w:tcW w:w="2692" w:type="dxa"/>
            <w:shd w:val="clear" w:color="auto" w:fill="D9D9D9" w:themeFill="background1" w:themeFillShade="D9"/>
          </w:tcPr>
          <w:p w14:paraId="2C4CC6D2" w14:textId="14670E0D" w:rsidR="00506D89" w:rsidRPr="00506D89" w:rsidRDefault="00506D89" w:rsidP="00153836">
            <w:pPr>
              <w:jc w:val="center"/>
              <w:rPr>
                <w:b/>
                <w:bCs/>
                <w:sz w:val="20"/>
                <w:szCs w:val="20"/>
              </w:rPr>
            </w:pPr>
            <w:r w:rsidRPr="00506D89">
              <w:rPr>
                <w:b/>
                <w:bCs/>
                <w:sz w:val="20"/>
                <w:szCs w:val="20"/>
              </w:rPr>
              <w:t>Ulemper</w:t>
            </w:r>
          </w:p>
        </w:tc>
        <w:tc>
          <w:tcPr>
            <w:tcW w:w="1846" w:type="dxa"/>
            <w:shd w:val="clear" w:color="auto" w:fill="D9D9D9" w:themeFill="background1" w:themeFillShade="D9"/>
            <w:tcMar>
              <w:left w:w="28" w:type="dxa"/>
              <w:right w:w="28" w:type="dxa"/>
            </w:tcMar>
          </w:tcPr>
          <w:p w14:paraId="4DEB0A29" w14:textId="54E0FFFE" w:rsidR="00506D89" w:rsidRPr="00506D89" w:rsidRDefault="00506D89" w:rsidP="00153836">
            <w:pPr>
              <w:jc w:val="center"/>
              <w:rPr>
                <w:b/>
                <w:bCs/>
                <w:sz w:val="20"/>
                <w:szCs w:val="20"/>
              </w:rPr>
            </w:pPr>
            <w:r w:rsidRPr="00506D89">
              <w:rPr>
                <w:b/>
                <w:bCs/>
                <w:sz w:val="20"/>
                <w:szCs w:val="20"/>
              </w:rPr>
              <w:t>Fordele</w:t>
            </w:r>
            <w:commentRangeStart w:id="57"/>
            <w:commentRangeEnd w:id="57"/>
            <w:r>
              <w:commentReference w:id="57"/>
            </w:r>
          </w:p>
        </w:tc>
        <w:tc>
          <w:tcPr>
            <w:tcW w:w="1754" w:type="dxa"/>
            <w:shd w:val="clear" w:color="auto" w:fill="D9D9D9" w:themeFill="background1" w:themeFillShade="D9"/>
          </w:tcPr>
          <w:p w14:paraId="1874363E" w14:textId="19A275D6" w:rsidR="00506D89" w:rsidRPr="00506D89" w:rsidRDefault="00506D89" w:rsidP="00153836">
            <w:pPr>
              <w:jc w:val="center"/>
              <w:rPr>
                <w:b/>
                <w:bCs/>
                <w:sz w:val="20"/>
                <w:szCs w:val="20"/>
              </w:rPr>
            </w:pPr>
            <w:r w:rsidRPr="00506D89">
              <w:rPr>
                <w:b/>
                <w:bCs/>
                <w:sz w:val="20"/>
                <w:szCs w:val="20"/>
              </w:rPr>
              <w:t>Ulemper</w:t>
            </w:r>
          </w:p>
        </w:tc>
      </w:tr>
      <w:tr w:rsidR="00942B0F" w14:paraId="6EE4250C" w14:textId="77777777" w:rsidTr="00666598">
        <w:trPr>
          <w:jc w:val="center"/>
        </w:trPr>
        <w:tc>
          <w:tcPr>
            <w:tcW w:w="2124" w:type="dxa"/>
            <w:tcMar>
              <w:left w:w="28" w:type="dxa"/>
              <w:right w:w="28" w:type="dxa"/>
            </w:tcMar>
          </w:tcPr>
          <w:p w14:paraId="3757CE66" w14:textId="7B53E353" w:rsidR="00942B0F" w:rsidRDefault="00942B0F" w:rsidP="00153836">
            <w:r>
              <w:t xml:space="preserve">Teknisk Kvalitet </w:t>
            </w:r>
          </w:p>
          <w:p w14:paraId="22ADBDED" w14:textId="3D02CE74" w:rsidR="00AD04BE" w:rsidRDefault="00272B0D" w:rsidP="00153836">
            <w:r w:rsidRPr="00304396">
              <w:rPr>
                <w:i/>
                <w:iCs/>
                <w:sz w:val="18"/>
                <w:szCs w:val="18"/>
              </w:rPr>
              <w:t xml:space="preserve">Afsnit </w:t>
            </w:r>
            <w:r>
              <w:rPr>
                <w:i/>
                <w:iCs/>
                <w:sz w:val="18"/>
                <w:szCs w:val="18"/>
              </w:rPr>
              <w:t>3</w:t>
            </w:r>
          </w:p>
        </w:tc>
        <w:tc>
          <w:tcPr>
            <w:tcW w:w="2494" w:type="dxa"/>
            <w:tcMar>
              <w:left w:w="28" w:type="dxa"/>
              <w:right w:w="28" w:type="dxa"/>
            </w:tcMar>
          </w:tcPr>
          <w:p w14:paraId="7E5BFDA4" w14:textId="3C8F0399" w:rsidR="00942B0F" w:rsidRPr="00C773A9" w:rsidRDefault="00942B0F" w:rsidP="00153836">
            <w:pPr>
              <w:pStyle w:val="Listeafsnit"/>
              <w:numPr>
                <w:ilvl w:val="0"/>
                <w:numId w:val="36"/>
              </w:numPr>
              <w:spacing w:after="0"/>
              <w:rPr>
                <w:sz w:val="20"/>
                <w:szCs w:val="20"/>
              </w:rPr>
            </w:pPr>
            <w:r>
              <w:rPr>
                <w:sz w:val="20"/>
                <w:szCs w:val="20"/>
              </w:rPr>
              <w:t xml:space="preserve">Ved at lægge sig op ad OSM2 teknologien, og </w:t>
            </w:r>
            <w:r>
              <w:rPr>
                <w:sz w:val="20"/>
                <w:szCs w:val="20"/>
              </w:rPr>
              <w:lastRenderedPageBreak/>
              <w:t>genanvende komponenter fra OSM2, er der mulighed for at sikre en højere kvalitet, baseret på udviklernes erfaring, samt viden i forhold til g</w:t>
            </w:r>
            <w:r w:rsidRPr="00F56519">
              <w:rPr>
                <w:sz w:val="20"/>
                <w:szCs w:val="20"/>
              </w:rPr>
              <w:t>enbrug af dele</w:t>
            </w:r>
            <w:r>
              <w:rPr>
                <w:sz w:val="20"/>
                <w:szCs w:val="20"/>
              </w:rPr>
              <w:t xml:space="preserve"> fra OSM2s teknologi</w:t>
            </w:r>
            <w:r w:rsidRPr="00F56519">
              <w:rPr>
                <w:sz w:val="20"/>
                <w:szCs w:val="20"/>
              </w:rPr>
              <w:t>.</w:t>
            </w:r>
          </w:p>
        </w:tc>
        <w:tc>
          <w:tcPr>
            <w:tcW w:w="2692" w:type="dxa"/>
            <w:tcMar>
              <w:left w:w="28" w:type="dxa"/>
              <w:right w:w="28" w:type="dxa"/>
            </w:tcMar>
          </w:tcPr>
          <w:p w14:paraId="2A1E86E6" w14:textId="5C44D2BF" w:rsidR="00942B0F" w:rsidRDefault="00942B0F" w:rsidP="00153836">
            <w:pPr>
              <w:pStyle w:val="Listeafsnit"/>
              <w:numPr>
                <w:ilvl w:val="0"/>
                <w:numId w:val="33"/>
              </w:numPr>
              <w:spacing w:after="0"/>
              <w:rPr>
                <w:sz w:val="20"/>
                <w:szCs w:val="20"/>
              </w:rPr>
            </w:pPr>
            <w:r w:rsidRPr="00CE2B5E">
              <w:rPr>
                <w:sz w:val="20"/>
                <w:szCs w:val="20"/>
              </w:rPr>
              <w:lastRenderedPageBreak/>
              <w:t>Estimat er lavet under forudsætning</w:t>
            </w:r>
            <w:r w:rsidR="007A0D9C">
              <w:rPr>
                <w:sz w:val="20"/>
                <w:szCs w:val="20"/>
              </w:rPr>
              <w:t xml:space="preserve"> af</w:t>
            </w:r>
            <w:r w:rsidR="003E3961">
              <w:rPr>
                <w:sz w:val="20"/>
                <w:szCs w:val="20"/>
              </w:rPr>
              <w:t>,</w:t>
            </w:r>
            <w:r w:rsidRPr="00CE2B5E">
              <w:rPr>
                <w:sz w:val="20"/>
                <w:szCs w:val="20"/>
              </w:rPr>
              <w:t xml:space="preserve"> at OSM2 </w:t>
            </w:r>
            <w:r w:rsidRPr="00CE2B5E">
              <w:rPr>
                <w:sz w:val="20"/>
                <w:szCs w:val="20"/>
              </w:rPr>
              <w:lastRenderedPageBreak/>
              <w:t xml:space="preserve">når at implementere </w:t>
            </w:r>
            <w:r>
              <w:rPr>
                <w:sz w:val="20"/>
                <w:szCs w:val="20"/>
              </w:rPr>
              <w:t xml:space="preserve">samt idriftsætte </w:t>
            </w:r>
            <w:r w:rsidRPr="00CE2B5E">
              <w:rPr>
                <w:sz w:val="20"/>
                <w:szCs w:val="20"/>
              </w:rPr>
              <w:t>udestående</w:t>
            </w:r>
            <w:r w:rsidR="007A0D9C">
              <w:rPr>
                <w:sz w:val="20"/>
                <w:szCs w:val="20"/>
              </w:rPr>
              <w:t>r</w:t>
            </w:r>
            <w:r w:rsidRPr="00CE2B5E">
              <w:rPr>
                <w:sz w:val="20"/>
                <w:szCs w:val="20"/>
              </w:rPr>
              <w:t xml:space="preserve"> på stabiliserings-roadmap.</w:t>
            </w:r>
          </w:p>
          <w:p w14:paraId="7029E504" w14:textId="780D18FA" w:rsidR="00942B0F" w:rsidRPr="00CE2B5E" w:rsidRDefault="004E3EE8" w:rsidP="00153836">
            <w:pPr>
              <w:pStyle w:val="Listeafsnit"/>
              <w:numPr>
                <w:ilvl w:val="0"/>
                <w:numId w:val="33"/>
              </w:numPr>
              <w:spacing w:after="0"/>
              <w:rPr>
                <w:sz w:val="20"/>
                <w:szCs w:val="20"/>
              </w:rPr>
            </w:pPr>
            <w:commentRangeStart w:id="58"/>
            <w:commentRangeEnd w:id="58"/>
            <w:r>
              <w:rPr>
                <w:rStyle w:val="Kommentarhenvisning"/>
              </w:rPr>
              <w:commentReference w:id="58"/>
            </w:r>
            <w:r w:rsidR="004721CC">
              <w:rPr>
                <w:sz w:val="20"/>
                <w:szCs w:val="20"/>
              </w:rPr>
              <w:t>H</w:t>
            </w:r>
            <w:r w:rsidR="00942B0F" w:rsidRPr="00094FEE">
              <w:rPr>
                <w:sz w:val="20"/>
                <w:szCs w:val="20"/>
              </w:rPr>
              <w:t>åndtering af kompleksitet</w:t>
            </w:r>
            <w:r w:rsidR="00E67A75">
              <w:rPr>
                <w:sz w:val="20"/>
                <w:szCs w:val="20"/>
              </w:rPr>
              <w:t>en</w:t>
            </w:r>
            <w:r w:rsidR="00942B0F" w:rsidRPr="00094FEE">
              <w:rPr>
                <w:sz w:val="20"/>
                <w:szCs w:val="20"/>
              </w:rPr>
              <w:t xml:space="preserve"> ifm. EU-kommunikation – både EU-dataudveksling og transaktionssporing</w:t>
            </w:r>
            <w:r w:rsidR="00992C1C">
              <w:rPr>
                <w:sz w:val="20"/>
                <w:szCs w:val="20"/>
              </w:rPr>
              <w:t>, hvis ikke adresseret i OSM2 inden SMV kommer i gang</w:t>
            </w:r>
            <w:r w:rsidR="00E67A75">
              <w:rPr>
                <w:sz w:val="20"/>
                <w:szCs w:val="20"/>
              </w:rPr>
              <w:t>.</w:t>
            </w:r>
          </w:p>
        </w:tc>
        <w:tc>
          <w:tcPr>
            <w:tcW w:w="1846" w:type="dxa"/>
            <w:tcMar>
              <w:left w:w="28" w:type="dxa"/>
              <w:right w:w="28" w:type="dxa"/>
            </w:tcMar>
          </w:tcPr>
          <w:p w14:paraId="1243C4E4" w14:textId="298425A9" w:rsidR="00942B0F" w:rsidRDefault="00942B0F" w:rsidP="00153836">
            <w:pPr>
              <w:pStyle w:val="Listeafsnit"/>
              <w:numPr>
                <w:ilvl w:val="0"/>
                <w:numId w:val="39"/>
              </w:numPr>
              <w:rPr>
                <w:sz w:val="20"/>
                <w:szCs w:val="20"/>
              </w:rPr>
            </w:pPr>
            <w:r>
              <w:rPr>
                <w:sz w:val="20"/>
                <w:szCs w:val="20"/>
              </w:rPr>
              <w:lastRenderedPageBreak/>
              <w:t xml:space="preserve">Uafhængig af </w:t>
            </w:r>
            <w:r w:rsidR="00F33D5E">
              <w:rPr>
                <w:sz w:val="20"/>
                <w:szCs w:val="20"/>
              </w:rPr>
              <w:t>OSM2’s</w:t>
            </w:r>
            <w:r>
              <w:rPr>
                <w:sz w:val="20"/>
                <w:szCs w:val="20"/>
              </w:rPr>
              <w:t xml:space="preserve"> </w:t>
            </w:r>
            <w:r>
              <w:rPr>
                <w:sz w:val="20"/>
                <w:szCs w:val="20"/>
              </w:rPr>
              <w:lastRenderedPageBreak/>
              <w:t>teknologivalg og dermed større frihed i forhold til valg af teknik og andre tekniske forhold.</w:t>
            </w:r>
          </w:p>
          <w:p w14:paraId="4CE50AD0" w14:textId="4DA57B2B" w:rsidR="00942B0F" w:rsidRPr="00CC49E1" w:rsidRDefault="00942B0F" w:rsidP="00153836">
            <w:pPr>
              <w:pStyle w:val="Listeafsnit"/>
              <w:numPr>
                <w:ilvl w:val="0"/>
                <w:numId w:val="39"/>
              </w:numPr>
              <w:spacing w:after="0"/>
              <w:rPr>
                <w:sz w:val="20"/>
                <w:szCs w:val="20"/>
              </w:rPr>
            </w:pPr>
            <w:r w:rsidRPr="00753631">
              <w:rPr>
                <w:sz w:val="20"/>
                <w:szCs w:val="20"/>
              </w:rPr>
              <w:t xml:space="preserve">En lavere afhængighed til </w:t>
            </w:r>
            <w:r w:rsidR="00F33D5E" w:rsidRPr="00753631">
              <w:rPr>
                <w:sz w:val="20"/>
                <w:szCs w:val="20"/>
              </w:rPr>
              <w:t>OSM2’s</w:t>
            </w:r>
            <w:r w:rsidRPr="00753631">
              <w:rPr>
                <w:sz w:val="20"/>
                <w:szCs w:val="20"/>
              </w:rPr>
              <w:t xml:space="preserve"> tekniske forbedringstiltag.</w:t>
            </w:r>
          </w:p>
        </w:tc>
        <w:tc>
          <w:tcPr>
            <w:tcW w:w="1754" w:type="dxa"/>
            <w:tcMar>
              <w:left w:w="28" w:type="dxa"/>
              <w:right w:w="28" w:type="dxa"/>
            </w:tcMar>
          </w:tcPr>
          <w:p w14:paraId="09DC98F2" w14:textId="4DB93269" w:rsidR="00942B0F" w:rsidRPr="0039281F" w:rsidRDefault="0039281F" w:rsidP="00153836">
            <w:pPr>
              <w:pStyle w:val="Brdtekst"/>
              <w:numPr>
                <w:ilvl w:val="0"/>
                <w:numId w:val="40"/>
              </w:numPr>
              <w:rPr>
                <w:sz w:val="20"/>
                <w:szCs w:val="20"/>
              </w:rPr>
            </w:pPr>
            <w:r>
              <w:rPr>
                <w:sz w:val="20"/>
                <w:szCs w:val="20"/>
              </w:rPr>
              <w:lastRenderedPageBreak/>
              <w:t>G</w:t>
            </w:r>
            <w:r w:rsidRPr="0039281F">
              <w:rPr>
                <w:sz w:val="20"/>
                <w:szCs w:val="20"/>
              </w:rPr>
              <w:t xml:space="preserve">enbrug af </w:t>
            </w:r>
            <w:r w:rsidR="0060106D">
              <w:rPr>
                <w:sz w:val="20"/>
                <w:szCs w:val="20"/>
              </w:rPr>
              <w:t>relevante</w:t>
            </w:r>
            <w:r w:rsidRPr="0039281F">
              <w:rPr>
                <w:sz w:val="20"/>
                <w:szCs w:val="20"/>
              </w:rPr>
              <w:t xml:space="preserve"> tekniske komponenter fra OSM2 er ikke muligt</w:t>
            </w:r>
          </w:p>
        </w:tc>
      </w:tr>
      <w:tr w:rsidR="00942B0F" w14:paraId="6EE8AC01" w14:textId="77777777" w:rsidTr="00666598">
        <w:trPr>
          <w:jc w:val="center"/>
        </w:trPr>
        <w:tc>
          <w:tcPr>
            <w:tcW w:w="2124" w:type="dxa"/>
            <w:tcMar>
              <w:left w:w="28" w:type="dxa"/>
              <w:right w:w="28" w:type="dxa"/>
            </w:tcMar>
          </w:tcPr>
          <w:p w14:paraId="1E360CE0" w14:textId="54CFD3B0" w:rsidR="00942B0F" w:rsidRDefault="00A00C5D" w:rsidP="00153836">
            <w:r>
              <w:lastRenderedPageBreak/>
              <w:t>Arkitektur</w:t>
            </w:r>
            <w:r w:rsidR="00942B0F">
              <w:t xml:space="preserve"> </w:t>
            </w:r>
          </w:p>
          <w:p w14:paraId="416E32D9" w14:textId="7699A572" w:rsidR="00272B0D" w:rsidRDefault="00272B0D" w:rsidP="00153836">
            <w:r w:rsidRPr="00304396">
              <w:rPr>
                <w:i/>
                <w:iCs/>
                <w:sz w:val="18"/>
                <w:szCs w:val="18"/>
              </w:rPr>
              <w:t xml:space="preserve">Afsnit </w:t>
            </w:r>
            <w:r>
              <w:rPr>
                <w:i/>
                <w:iCs/>
                <w:sz w:val="18"/>
                <w:szCs w:val="18"/>
              </w:rPr>
              <w:t>3</w:t>
            </w:r>
          </w:p>
        </w:tc>
        <w:tc>
          <w:tcPr>
            <w:tcW w:w="2494" w:type="dxa"/>
            <w:tcMar>
              <w:left w:w="28" w:type="dxa"/>
              <w:right w:w="28" w:type="dxa"/>
            </w:tcMar>
          </w:tcPr>
          <w:p w14:paraId="3BA1817B" w14:textId="77777777" w:rsidR="00942B0F" w:rsidRDefault="00942B0F" w:rsidP="00153836">
            <w:pPr>
              <w:pStyle w:val="Listeafsnit"/>
              <w:numPr>
                <w:ilvl w:val="0"/>
                <w:numId w:val="37"/>
              </w:numPr>
              <w:spacing w:after="0"/>
              <w:rPr>
                <w:sz w:val="20"/>
                <w:szCs w:val="20"/>
              </w:rPr>
            </w:pPr>
            <w:r w:rsidRPr="00BA6657">
              <w:rPr>
                <w:sz w:val="20"/>
                <w:szCs w:val="20"/>
              </w:rPr>
              <w:t>Mulighed for at genanvende registre og moduler fra OSM2</w:t>
            </w:r>
          </w:p>
          <w:p w14:paraId="3DF10C92" w14:textId="58FC6C7A" w:rsidR="00942B0F" w:rsidRDefault="00942B0F" w:rsidP="00153836">
            <w:pPr>
              <w:pStyle w:val="Listeafsnit"/>
              <w:numPr>
                <w:ilvl w:val="0"/>
                <w:numId w:val="37"/>
              </w:numPr>
              <w:spacing w:after="0"/>
              <w:rPr>
                <w:sz w:val="20"/>
                <w:szCs w:val="20"/>
              </w:rPr>
            </w:pPr>
            <w:commentRangeStart w:id="59"/>
            <w:commentRangeStart w:id="60"/>
            <w:r w:rsidRPr="001117CA">
              <w:rPr>
                <w:sz w:val="20"/>
                <w:szCs w:val="20"/>
              </w:rPr>
              <w:t xml:space="preserve">Noget funktionalitet udvikles uafhængigt af OSM2 </w:t>
            </w:r>
            <w:commentRangeEnd w:id="59"/>
            <w:r w:rsidR="00FA7A3A">
              <w:rPr>
                <w:rStyle w:val="Kommentarhenvisning"/>
              </w:rPr>
              <w:commentReference w:id="59"/>
            </w:r>
            <w:commentRangeEnd w:id="60"/>
            <w:r w:rsidR="00A00C5D">
              <w:rPr>
                <w:rStyle w:val="Kommentarhenvisning"/>
              </w:rPr>
              <w:commentReference w:id="60"/>
            </w:r>
          </w:p>
          <w:p w14:paraId="637C226A" w14:textId="2E466A24" w:rsidR="00942B0F" w:rsidRPr="00BA6657" w:rsidRDefault="00942B0F" w:rsidP="00153836">
            <w:pPr>
              <w:pStyle w:val="Listeafsnit"/>
              <w:numPr>
                <w:ilvl w:val="0"/>
                <w:numId w:val="37"/>
              </w:numPr>
              <w:spacing w:after="0"/>
              <w:rPr>
                <w:sz w:val="20"/>
                <w:szCs w:val="20"/>
              </w:rPr>
            </w:pPr>
            <w:r w:rsidRPr="007E1CBB">
              <w:rPr>
                <w:sz w:val="20"/>
                <w:szCs w:val="20"/>
              </w:rPr>
              <w:t>Mulighed for at tilføje SMV</w:t>
            </w:r>
            <w:r>
              <w:t>-systemløsningen</w:t>
            </w:r>
            <w:r w:rsidRPr="007E1CBB">
              <w:rPr>
                <w:sz w:val="20"/>
                <w:szCs w:val="20"/>
              </w:rPr>
              <w:t xml:space="preserve"> til OSM2</w:t>
            </w:r>
            <w:r w:rsidR="00BE20E1">
              <w:rPr>
                <w:sz w:val="20"/>
                <w:szCs w:val="20"/>
              </w:rPr>
              <w:t>s brugergrænseflade</w:t>
            </w:r>
            <w:r w:rsidRPr="007E1CBB">
              <w:rPr>
                <w:sz w:val="20"/>
                <w:szCs w:val="20"/>
              </w:rPr>
              <w:t>. Dette vil medføre en fælles indgang fra NTSE til OSM2 og SMV med fælles test etc.</w:t>
            </w:r>
            <w:r>
              <w:rPr>
                <w:sz w:val="20"/>
                <w:szCs w:val="20"/>
              </w:rPr>
              <w:t xml:space="preserve"> </w:t>
            </w:r>
          </w:p>
        </w:tc>
        <w:tc>
          <w:tcPr>
            <w:tcW w:w="2692" w:type="dxa"/>
            <w:tcMar>
              <w:left w:w="28" w:type="dxa"/>
              <w:right w:w="28" w:type="dxa"/>
            </w:tcMar>
          </w:tcPr>
          <w:p w14:paraId="2C41337F" w14:textId="1B91CE35" w:rsidR="00942B0F" w:rsidRPr="001117CA" w:rsidRDefault="00942B0F" w:rsidP="00153836">
            <w:pPr>
              <w:pStyle w:val="Listeafsnit"/>
              <w:numPr>
                <w:ilvl w:val="0"/>
                <w:numId w:val="38"/>
              </w:numPr>
              <w:spacing w:after="0"/>
              <w:rPr>
                <w:sz w:val="20"/>
                <w:szCs w:val="20"/>
              </w:rPr>
            </w:pPr>
            <w:r>
              <w:rPr>
                <w:sz w:val="20"/>
                <w:szCs w:val="20"/>
              </w:rPr>
              <w:t>Der er en afhængighed af OSM2 snitflader i løsningen, hvilket giver en væsentlig højere afhængighed til OSM2 projektet/systemet, hvilket kan være en risiko</w:t>
            </w:r>
          </w:p>
        </w:tc>
        <w:tc>
          <w:tcPr>
            <w:tcW w:w="1846" w:type="dxa"/>
            <w:tcMar>
              <w:left w:w="28" w:type="dxa"/>
              <w:right w:w="28" w:type="dxa"/>
            </w:tcMar>
          </w:tcPr>
          <w:p w14:paraId="5C6153B2" w14:textId="0EDEAD41" w:rsidR="00942B0F" w:rsidRDefault="00942B0F" w:rsidP="00153836">
            <w:pPr>
              <w:pStyle w:val="Listeafsnit"/>
              <w:numPr>
                <w:ilvl w:val="0"/>
                <w:numId w:val="35"/>
              </w:numPr>
              <w:spacing w:after="0"/>
              <w:rPr>
                <w:sz w:val="20"/>
                <w:szCs w:val="20"/>
              </w:rPr>
            </w:pPr>
            <w:r w:rsidRPr="00B43666">
              <w:rPr>
                <w:sz w:val="20"/>
                <w:szCs w:val="20"/>
              </w:rPr>
              <w:t>Alt SMV-funktionalitet udvikles uafhængig af OSM2</w:t>
            </w:r>
            <w:r>
              <w:rPr>
                <w:sz w:val="20"/>
                <w:szCs w:val="20"/>
              </w:rPr>
              <w:t xml:space="preserve"> og dermed ingen afhængighed til OSM2-projektet</w:t>
            </w:r>
          </w:p>
          <w:p w14:paraId="1CD4B539" w14:textId="09C714A1" w:rsidR="00942B0F" w:rsidRPr="00B43666" w:rsidRDefault="00942B0F" w:rsidP="00153836">
            <w:pPr>
              <w:pStyle w:val="Listeafsnit"/>
              <w:numPr>
                <w:ilvl w:val="0"/>
                <w:numId w:val="35"/>
              </w:numPr>
              <w:spacing w:after="0"/>
              <w:rPr>
                <w:sz w:val="20"/>
                <w:szCs w:val="20"/>
              </w:rPr>
            </w:pPr>
            <w:r w:rsidRPr="00690974">
              <w:rPr>
                <w:sz w:val="20"/>
                <w:szCs w:val="20"/>
              </w:rPr>
              <w:t>Ny SMV-</w:t>
            </w:r>
            <w:r w:rsidR="002B2616">
              <w:rPr>
                <w:sz w:val="20"/>
                <w:szCs w:val="20"/>
              </w:rPr>
              <w:t>brugergrænseflade</w:t>
            </w:r>
            <w:r w:rsidRPr="00690974">
              <w:rPr>
                <w:sz w:val="20"/>
                <w:szCs w:val="20"/>
              </w:rPr>
              <w:t xml:space="preserve"> samt separat link på/fra NTSE.</w:t>
            </w:r>
            <w:r>
              <w:rPr>
                <w:sz w:val="20"/>
                <w:szCs w:val="20"/>
              </w:rPr>
              <w:t xml:space="preserve"> Hvilket giver en uafhængighed af OSM2 og dermed lavere risici forbundet og en større frihed i forhold til </w:t>
            </w:r>
            <w:r w:rsidR="00BE20E1">
              <w:rPr>
                <w:sz w:val="20"/>
                <w:szCs w:val="20"/>
              </w:rPr>
              <w:t>brugergrænseflade</w:t>
            </w:r>
          </w:p>
        </w:tc>
        <w:tc>
          <w:tcPr>
            <w:tcW w:w="1754" w:type="dxa"/>
            <w:tcMar>
              <w:left w:w="28" w:type="dxa"/>
              <w:right w:w="28" w:type="dxa"/>
            </w:tcMar>
          </w:tcPr>
          <w:p w14:paraId="27391237" w14:textId="77777777" w:rsidR="00942B0F" w:rsidRDefault="00942B0F" w:rsidP="00153836">
            <w:pPr>
              <w:pStyle w:val="Listeafsnit"/>
              <w:numPr>
                <w:ilvl w:val="0"/>
                <w:numId w:val="34"/>
              </w:numPr>
              <w:spacing w:after="0"/>
              <w:rPr>
                <w:sz w:val="20"/>
                <w:szCs w:val="20"/>
              </w:rPr>
            </w:pPr>
            <w:r w:rsidRPr="00E022B4">
              <w:rPr>
                <w:sz w:val="20"/>
                <w:szCs w:val="20"/>
              </w:rPr>
              <w:t xml:space="preserve">Ikke mulighed for at genanvende registre og </w:t>
            </w:r>
            <w:commentRangeStart w:id="61"/>
            <w:r w:rsidRPr="00E022B4">
              <w:rPr>
                <w:sz w:val="20"/>
                <w:szCs w:val="20"/>
              </w:rPr>
              <w:t xml:space="preserve">moduler </w:t>
            </w:r>
            <w:commentRangeEnd w:id="61"/>
            <w:r w:rsidR="004A6020">
              <w:rPr>
                <w:rStyle w:val="Kommentarhenvisning"/>
              </w:rPr>
              <w:commentReference w:id="61"/>
            </w:r>
            <w:r w:rsidRPr="00E022B4">
              <w:rPr>
                <w:sz w:val="20"/>
                <w:szCs w:val="20"/>
              </w:rPr>
              <w:t>fra OSM</w:t>
            </w:r>
            <w:r>
              <w:rPr>
                <w:sz w:val="20"/>
                <w:szCs w:val="20"/>
              </w:rPr>
              <w:t>2</w:t>
            </w:r>
          </w:p>
          <w:p w14:paraId="537C9EE5" w14:textId="40910F18" w:rsidR="00942B0F" w:rsidRPr="00E022B4" w:rsidRDefault="00942B0F" w:rsidP="00153836">
            <w:pPr>
              <w:pStyle w:val="Listeafsnit"/>
              <w:numPr>
                <w:ilvl w:val="0"/>
                <w:numId w:val="34"/>
              </w:numPr>
              <w:spacing w:after="0"/>
              <w:rPr>
                <w:sz w:val="20"/>
                <w:szCs w:val="20"/>
              </w:rPr>
            </w:pPr>
            <w:r>
              <w:rPr>
                <w:sz w:val="20"/>
                <w:szCs w:val="20"/>
              </w:rPr>
              <w:t xml:space="preserve">Ikke mulighed for at udnytte eksisterende </w:t>
            </w:r>
            <w:r w:rsidR="00BE20E1" w:rsidRPr="00BE20E1">
              <w:rPr>
                <w:sz w:val="20"/>
                <w:szCs w:val="20"/>
              </w:rPr>
              <w:t>brugergrænseflade</w:t>
            </w:r>
            <w:r>
              <w:rPr>
                <w:sz w:val="20"/>
                <w:szCs w:val="20"/>
              </w:rPr>
              <w:t xml:space="preserve"> fra OSM2</w:t>
            </w:r>
          </w:p>
        </w:tc>
      </w:tr>
      <w:tr w:rsidR="00942B0F" w14:paraId="4DA7A4E4" w14:textId="77777777" w:rsidTr="00666598">
        <w:trPr>
          <w:jc w:val="center"/>
        </w:trPr>
        <w:tc>
          <w:tcPr>
            <w:tcW w:w="2124" w:type="dxa"/>
            <w:tcMar>
              <w:left w:w="28" w:type="dxa"/>
              <w:right w:w="28" w:type="dxa"/>
            </w:tcMar>
          </w:tcPr>
          <w:p w14:paraId="3F296F3B" w14:textId="5DE25AE5" w:rsidR="00942B0F" w:rsidRDefault="00942B0F" w:rsidP="00153836">
            <w:r>
              <w:t>Udviklingsproces</w:t>
            </w:r>
          </w:p>
          <w:p w14:paraId="6F1B8305" w14:textId="5684CD75" w:rsidR="00C7084A" w:rsidRDefault="00C7084A" w:rsidP="00153836">
            <w:r w:rsidRPr="00304396">
              <w:rPr>
                <w:i/>
                <w:iCs/>
                <w:sz w:val="18"/>
                <w:szCs w:val="18"/>
              </w:rPr>
              <w:t>Bilag F</w:t>
            </w:r>
          </w:p>
        </w:tc>
        <w:tc>
          <w:tcPr>
            <w:tcW w:w="2494" w:type="dxa"/>
            <w:tcMar>
              <w:left w:w="28" w:type="dxa"/>
              <w:right w:w="28" w:type="dxa"/>
            </w:tcMar>
          </w:tcPr>
          <w:p w14:paraId="0D7E3CF2" w14:textId="4FC5DAC8" w:rsidR="00942B0F" w:rsidRPr="00F94CEB" w:rsidRDefault="00942B0F" w:rsidP="00153836">
            <w:pPr>
              <w:pStyle w:val="Listeafsnit"/>
              <w:numPr>
                <w:ilvl w:val="0"/>
                <w:numId w:val="45"/>
              </w:numPr>
              <w:spacing w:after="0"/>
              <w:rPr>
                <w:sz w:val="20"/>
                <w:szCs w:val="20"/>
              </w:rPr>
            </w:pPr>
            <w:r w:rsidRPr="00F4696C">
              <w:rPr>
                <w:sz w:val="20"/>
                <w:szCs w:val="20"/>
              </w:rPr>
              <w:t xml:space="preserve">Inhouse udvikling, med en allerede etableret DevOps, og dermed meget </w:t>
            </w:r>
            <w:r w:rsidRPr="00F4696C">
              <w:rPr>
                <w:sz w:val="20"/>
                <w:szCs w:val="20"/>
              </w:rPr>
              <w:lastRenderedPageBreak/>
              <w:t>nemt og hurtigt at etablere udviklingsprocessen.</w:t>
            </w:r>
          </w:p>
        </w:tc>
        <w:tc>
          <w:tcPr>
            <w:tcW w:w="2692" w:type="dxa"/>
            <w:tcMar>
              <w:left w:w="28" w:type="dxa"/>
              <w:right w:w="28" w:type="dxa"/>
            </w:tcMar>
          </w:tcPr>
          <w:p w14:paraId="3EF4D992" w14:textId="74671174" w:rsidR="00942B0F" w:rsidRDefault="005B2E76" w:rsidP="00153836">
            <w:pPr>
              <w:pStyle w:val="Listeafsnit"/>
              <w:numPr>
                <w:ilvl w:val="0"/>
                <w:numId w:val="42"/>
              </w:numPr>
              <w:rPr>
                <w:sz w:val="20"/>
                <w:szCs w:val="20"/>
              </w:rPr>
            </w:pPr>
            <w:r>
              <w:rPr>
                <w:sz w:val="20"/>
                <w:szCs w:val="20"/>
              </w:rPr>
              <w:lastRenderedPageBreak/>
              <w:t>Der estimeres med et p</w:t>
            </w:r>
            <w:r w:rsidR="00942B0F" w:rsidRPr="10D874E0">
              <w:rPr>
                <w:sz w:val="20"/>
                <w:szCs w:val="20"/>
              </w:rPr>
              <w:t xml:space="preserve">roduktivitetstab på </w:t>
            </w:r>
            <w:commentRangeStart w:id="62"/>
            <w:r w:rsidR="00942B0F" w:rsidRPr="10D874E0">
              <w:rPr>
                <w:sz w:val="20"/>
                <w:szCs w:val="20"/>
              </w:rPr>
              <w:t xml:space="preserve">10% </w:t>
            </w:r>
            <w:commentRangeEnd w:id="62"/>
            <w:r w:rsidR="0060106D">
              <w:rPr>
                <w:rStyle w:val="Kommentarhenvisning"/>
              </w:rPr>
              <w:commentReference w:id="62"/>
            </w:r>
            <w:r w:rsidR="00942B0F" w:rsidRPr="10D874E0">
              <w:rPr>
                <w:sz w:val="20"/>
                <w:szCs w:val="20"/>
              </w:rPr>
              <w:t>grun</w:t>
            </w:r>
            <w:r w:rsidR="00942B0F" w:rsidRPr="10D874E0">
              <w:rPr>
                <w:sz w:val="20"/>
                <w:szCs w:val="20"/>
              </w:rPr>
              <w:lastRenderedPageBreak/>
              <w:t>det antagelse om, at komplekse forretningskrav fra EU vil have en negativ effekt på udviklingsteams produktivitet.</w:t>
            </w:r>
          </w:p>
          <w:p w14:paraId="524B7EB8" w14:textId="62F8CDA7" w:rsidR="00942B0F" w:rsidRPr="006D6B31" w:rsidRDefault="00942B0F" w:rsidP="00153836">
            <w:pPr>
              <w:rPr>
                <w:sz w:val="20"/>
                <w:szCs w:val="20"/>
              </w:rPr>
            </w:pPr>
          </w:p>
        </w:tc>
        <w:tc>
          <w:tcPr>
            <w:tcW w:w="1846" w:type="dxa"/>
            <w:tcMar>
              <w:left w:w="28" w:type="dxa"/>
              <w:right w:w="28" w:type="dxa"/>
            </w:tcMar>
          </w:tcPr>
          <w:p w14:paraId="35493A07" w14:textId="77777777" w:rsidR="00942B0F" w:rsidRPr="00DF2B6D" w:rsidRDefault="00942B0F" w:rsidP="00153836">
            <w:pPr>
              <w:pStyle w:val="Listeafsnit"/>
              <w:numPr>
                <w:ilvl w:val="0"/>
                <w:numId w:val="43"/>
              </w:numPr>
              <w:rPr>
                <w:sz w:val="20"/>
                <w:szCs w:val="20"/>
              </w:rPr>
            </w:pPr>
            <w:r>
              <w:rPr>
                <w:sz w:val="20"/>
                <w:szCs w:val="20"/>
              </w:rPr>
              <w:lastRenderedPageBreak/>
              <w:t xml:space="preserve">Bred mulighed for at vælge udviklingsporces og </w:t>
            </w:r>
            <w:r>
              <w:rPr>
                <w:sz w:val="20"/>
                <w:szCs w:val="20"/>
              </w:rPr>
              <w:lastRenderedPageBreak/>
              <w:t>metode, alt fra DevOps struktur, til om systemet skal udviklings internt eller eksternt(udbud)</w:t>
            </w:r>
          </w:p>
        </w:tc>
        <w:tc>
          <w:tcPr>
            <w:tcW w:w="1754" w:type="dxa"/>
            <w:tcMar>
              <w:left w:w="28" w:type="dxa"/>
              <w:right w:w="28" w:type="dxa"/>
            </w:tcMar>
          </w:tcPr>
          <w:p w14:paraId="5543E892" w14:textId="31159770" w:rsidR="00942B0F" w:rsidRDefault="005B2E76" w:rsidP="00153836">
            <w:pPr>
              <w:pStyle w:val="Listeafsnit"/>
              <w:numPr>
                <w:ilvl w:val="0"/>
                <w:numId w:val="41"/>
              </w:numPr>
              <w:rPr>
                <w:sz w:val="20"/>
                <w:szCs w:val="20"/>
              </w:rPr>
            </w:pPr>
            <w:r>
              <w:rPr>
                <w:sz w:val="20"/>
                <w:szCs w:val="20"/>
              </w:rPr>
              <w:lastRenderedPageBreak/>
              <w:t>Der estimeres med et p</w:t>
            </w:r>
            <w:commentRangeStart w:id="63"/>
            <w:r w:rsidR="00942B0F" w:rsidRPr="10D874E0">
              <w:rPr>
                <w:sz w:val="20"/>
                <w:szCs w:val="20"/>
              </w:rPr>
              <w:t xml:space="preserve">roduktivitetstab på </w:t>
            </w:r>
            <w:r w:rsidR="00942B0F" w:rsidRPr="10D874E0">
              <w:rPr>
                <w:sz w:val="20"/>
                <w:szCs w:val="20"/>
              </w:rPr>
              <w:lastRenderedPageBreak/>
              <w:t xml:space="preserve">15% </w:t>
            </w:r>
            <w:commentRangeEnd w:id="63"/>
            <w:r w:rsidR="003917D5">
              <w:rPr>
                <w:rStyle w:val="Kommentarhenvisning"/>
              </w:rPr>
              <w:commentReference w:id="63"/>
            </w:r>
            <w:r w:rsidR="00942B0F" w:rsidRPr="10D874E0">
              <w:rPr>
                <w:sz w:val="20"/>
                <w:szCs w:val="20"/>
              </w:rPr>
              <w:t>grundet antagelse om, at komplekse forretningskrav fra EU vil have en negativ effekt på udviklingsteams produktivitet.</w:t>
            </w:r>
          </w:p>
          <w:p w14:paraId="293E1490" w14:textId="5956888D" w:rsidR="00942B0F" w:rsidRPr="00A92040" w:rsidRDefault="00942B0F" w:rsidP="00153836">
            <w:pPr>
              <w:pStyle w:val="Listeafsnit"/>
              <w:numPr>
                <w:ilvl w:val="0"/>
                <w:numId w:val="41"/>
              </w:numPr>
              <w:rPr>
                <w:sz w:val="20"/>
                <w:szCs w:val="20"/>
              </w:rPr>
            </w:pPr>
            <w:r w:rsidRPr="0027265A">
              <w:rPr>
                <w:sz w:val="20"/>
                <w:szCs w:val="20"/>
              </w:rPr>
              <w:t xml:space="preserve">Højere etableringsomkostninger i forhold til at opbygge en DevOps struktur, samt også </w:t>
            </w:r>
            <w:r w:rsidRPr="0027265A">
              <w:rPr>
                <w:sz w:val="20"/>
                <w:szCs w:val="20"/>
              </w:rPr>
              <w:lastRenderedPageBreak/>
              <w:t>høje omkostninger forbundet med udbud og tidskrævende aktivitet.</w:t>
            </w:r>
            <w:commentRangeEnd w:id="56"/>
            <w:r w:rsidR="000356C8">
              <w:rPr>
                <w:rStyle w:val="Kommentarhenvisning"/>
              </w:rPr>
              <w:commentReference w:id="56"/>
            </w:r>
          </w:p>
        </w:tc>
      </w:tr>
    </w:tbl>
    <w:p w14:paraId="0421A4F7" w14:textId="77777777" w:rsidR="00FB79C7" w:rsidRPr="00C121EF" w:rsidRDefault="00FB79C7" w:rsidP="00864A06">
      <w:pPr>
        <w:pStyle w:val="Brdtekst"/>
        <w:rPr>
          <w:sz w:val="18"/>
          <w:szCs w:val="18"/>
        </w:rPr>
      </w:pPr>
    </w:p>
    <w:p w14:paraId="5969D4CD" w14:textId="4D1BA151" w:rsidR="00162B7E" w:rsidRPr="00E260E2" w:rsidRDefault="00864A06" w:rsidP="00E260E2">
      <w:pPr>
        <w:pStyle w:val="Overskrift2"/>
      </w:pPr>
      <w:bookmarkStart w:id="64" w:name="_Toc519426313"/>
      <w:bookmarkStart w:id="65" w:name="_Toc519987195"/>
      <w:bookmarkStart w:id="66" w:name="_Ref525294291"/>
      <w:bookmarkStart w:id="67" w:name="_Ref525298248"/>
      <w:bookmarkStart w:id="68" w:name="_Ref525298295"/>
      <w:bookmarkStart w:id="69" w:name="_Toc109308926"/>
      <w:r w:rsidRPr="00E260E2">
        <w:t>Projektets gevinster</w:t>
      </w:r>
      <w:bookmarkEnd w:id="64"/>
      <w:bookmarkEnd w:id="65"/>
      <w:bookmarkEnd w:id="66"/>
      <w:bookmarkEnd w:id="67"/>
      <w:bookmarkEnd w:id="68"/>
      <w:bookmarkEnd w:id="69"/>
    </w:p>
    <w:p w14:paraId="6D57600D" w14:textId="6178358E" w:rsidR="002962B1" w:rsidRPr="0041036A" w:rsidRDefault="002962B1" w:rsidP="002962B1">
      <w:pPr>
        <w:pStyle w:val="Brdtekst"/>
        <w:rPr>
          <w:rStyle w:val="eop"/>
          <w:rFonts w:cs="Calibri"/>
        </w:rPr>
      </w:pPr>
      <w:commentRangeStart w:id="70"/>
      <w:r w:rsidRPr="0041036A">
        <w:rPr>
          <w:rStyle w:val="normaltextrun"/>
          <w:rFonts w:cs="Calibri"/>
        </w:rPr>
        <w:t>Nedenfor gives et overblik over projektets gevinster.</w:t>
      </w:r>
      <w:r w:rsidR="00FA1CAA">
        <w:rPr>
          <w:rStyle w:val="normaltextrun"/>
          <w:rFonts w:cs="Calibri"/>
        </w:rPr>
        <w:t xml:space="preserve"> </w:t>
      </w:r>
      <w:r w:rsidR="004D4587" w:rsidRPr="0041036A">
        <w:rPr>
          <w:rStyle w:val="normaltextrun"/>
          <w:rFonts w:cs="Calibri"/>
        </w:rPr>
        <w:t xml:space="preserve">Gevinsterne </w:t>
      </w:r>
      <w:r w:rsidR="004D4587" w:rsidRPr="0041036A">
        <w:rPr>
          <w:rStyle w:val="eop"/>
          <w:rFonts w:cs="Calibri"/>
        </w:rPr>
        <w:t>genbesøges i analysefasen.</w:t>
      </w:r>
      <w:commentRangeEnd w:id="70"/>
      <w:r w:rsidR="00B21010">
        <w:rPr>
          <w:rStyle w:val="Kommentarhenvisning"/>
        </w:rPr>
        <w:commentReference w:id="70"/>
      </w:r>
    </w:p>
    <w:p w14:paraId="4C0CB57A" w14:textId="5C051D93" w:rsidR="002962B1" w:rsidRPr="0041036A" w:rsidRDefault="1F123C09" w:rsidP="002962B1">
      <w:pPr>
        <w:pStyle w:val="Brdtekst"/>
        <w:rPr>
          <w:rStyle w:val="eop"/>
          <w:rFonts w:cs="Calibri"/>
        </w:rPr>
      </w:pPr>
      <w:r w:rsidRPr="0041036A">
        <w:rPr>
          <w:rStyle w:val="eop"/>
          <w:rFonts w:cs="Calibri"/>
        </w:rPr>
        <w:t xml:space="preserve">Der er identificeret </w:t>
      </w:r>
      <w:r w:rsidR="00F25DC2">
        <w:rPr>
          <w:rStyle w:val="eop"/>
          <w:rFonts w:cs="Calibri"/>
        </w:rPr>
        <w:t>seks</w:t>
      </w:r>
      <w:r w:rsidR="00F25DC2" w:rsidRPr="0041036A">
        <w:rPr>
          <w:rStyle w:val="eop"/>
          <w:rFonts w:cs="Calibri"/>
        </w:rPr>
        <w:t xml:space="preserve"> </w:t>
      </w:r>
      <w:r w:rsidRPr="0041036A">
        <w:rPr>
          <w:rStyle w:val="eop"/>
          <w:rFonts w:cs="Calibri"/>
        </w:rPr>
        <w:t>gevinstområder i foranalysen, fra G1 til G</w:t>
      </w:r>
      <w:r w:rsidR="3782C87F" w:rsidRPr="0041036A">
        <w:rPr>
          <w:rStyle w:val="eop"/>
          <w:rFonts w:cs="Calibri"/>
        </w:rPr>
        <w:t>3</w:t>
      </w:r>
      <w:r w:rsidR="3CBDE1DC" w:rsidRPr="0041036A">
        <w:rPr>
          <w:rStyle w:val="eop"/>
          <w:rFonts w:cs="Calibri"/>
        </w:rPr>
        <w:t>:</w:t>
      </w:r>
    </w:p>
    <w:p w14:paraId="6DF1528B" w14:textId="2E2E7A2D" w:rsidR="00D90260" w:rsidRDefault="00D90260" w:rsidP="00D90260">
      <w:pPr>
        <w:pStyle w:val="Listeafsnit"/>
        <w:numPr>
          <w:ilvl w:val="0"/>
          <w:numId w:val="97"/>
        </w:numPr>
      </w:pPr>
      <w:r>
        <w:t>G1 omfatter funktionalitet, som giver den danske skattemyndighed mulighed for at administrere ordningen korrekt i compliance med EU-lovgivning.</w:t>
      </w:r>
    </w:p>
    <w:p w14:paraId="5DF87F3A" w14:textId="77777777" w:rsidR="00D90260" w:rsidRDefault="00D90260" w:rsidP="00D90260">
      <w:pPr>
        <w:pStyle w:val="Listeafsnit"/>
        <w:numPr>
          <w:ilvl w:val="0"/>
          <w:numId w:val="97"/>
        </w:numPr>
      </w:pPr>
      <w:r>
        <w:t>G2 er driften af løsningen og opdeles i:</w:t>
      </w:r>
    </w:p>
    <w:p w14:paraId="2135C118" w14:textId="77777777" w:rsidR="00D90260" w:rsidRDefault="00D90260" w:rsidP="00D90260">
      <w:pPr>
        <w:pStyle w:val="Listeafsnit"/>
        <w:numPr>
          <w:ilvl w:val="1"/>
          <w:numId w:val="97"/>
        </w:numPr>
      </w:pPr>
      <w:r>
        <w:t>G2a Udviklings- og Forenklingsstyrelsens (UFST) drift.</w:t>
      </w:r>
    </w:p>
    <w:p w14:paraId="263D7436" w14:textId="77777777" w:rsidR="00D90260" w:rsidRDefault="00D90260" w:rsidP="00D90260">
      <w:pPr>
        <w:pStyle w:val="Listeafsnit"/>
        <w:numPr>
          <w:ilvl w:val="1"/>
          <w:numId w:val="97"/>
        </w:numPr>
      </w:pPr>
      <w:r>
        <w:t>G2b Skattestyrelsens (SKTST) drift.</w:t>
      </w:r>
    </w:p>
    <w:p w14:paraId="1EA001D4" w14:textId="77777777" w:rsidR="00D90260" w:rsidRDefault="00D90260" w:rsidP="00D90260">
      <w:pPr>
        <w:pStyle w:val="Listeafsnit"/>
        <w:numPr>
          <w:ilvl w:val="0"/>
          <w:numId w:val="97"/>
        </w:numPr>
      </w:pPr>
      <w:r>
        <w:t>G3 er muligheden for at opnå bedre momskontrol, end det i dag er muligt med nuværende datagrundlag.</w:t>
      </w:r>
    </w:p>
    <w:p w14:paraId="4F5D2BB3" w14:textId="77777777" w:rsidR="00A9202F" w:rsidRDefault="00A9202F" w:rsidP="000F053F">
      <w:pPr>
        <w:pStyle w:val="Brdtekst"/>
        <w:rPr>
          <w:rStyle w:val="eop"/>
          <w:rFonts w:cs="Calibri"/>
        </w:rPr>
      </w:pPr>
    </w:p>
    <w:p w14:paraId="6D07FCBF" w14:textId="3DA60C5C" w:rsidR="00E5434B" w:rsidRPr="00755F54" w:rsidRDefault="002962B1" w:rsidP="002962B1">
      <w:pPr>
        <w:pStyle w:val="Brdtekst"/>
        <w:rPr>
          <w:rStyle w:val="eop"/>
          <w:rFonts w:cs="Calibri"/>
        </w:rPr>
      </w:pPr>
      <w:r w:rsidRPr="00755F54">
        <w:rPr>
          <w:rStyle w:val="eop"/>
          <w:rFonts w:cs="Calibri"/>
        </w:rPr>
        <w:t>G2</w:t>
      </w:r>
      <w:r w:rsidR="00E71901" w:rsidRPr="00755F54">
        <w:rPr>
          <w:rStyle w:val="eop"/>
          <w:rFonts w:cs="Calibri"/>
        </w:rPr>
        <w:t xml:space="preserve">a og b </w:t>
      </w:r>
      <w:r w:rsidR="00C86C35" w:rsidRPr="00755F54">
        <w:rPr>
          <w:rStyle w:val="eop"/>
          <w:rFonts w:cs="Calibri"/>
        </w:rPr>
        <w:t>er</w:t>
      </w:r>
      <w:r w:rsidRPr="00755F54">
        <w:rPr>
          <w:rStyle w:val="eop"/>
          <w:rFonts w:cs="Calibri"/>
        </w:rPr>
        <w:t xml:space="preserve"> økonomisk </w:t>
      </w:r>
      <w:r w:rsidR="00E71901" w:rsidRPr="00755F54">
        <w:rPr>
          <w:rStyle w:val="eop"/>
          <w:rFonts w:cs="Calibri"/>
        </w:rPr>
        <w:t xml:space="preserve">negative </w:t>
      </w:r>
      <w:r w:rsidR="00B473A6">
        <w:rPr>
          <w:rStyle w:val="eop"/>
          <w:rFonts w:cs="Calibri"/>
        </w:rPr>
        <w:t>effekter</w:t>
      </w:r>
      <w:r w:rsidR="00A85C8B" w:rsidRPr="00755F54">
        <w:rPr>
          <w:rStyle w:val="eop"/>
          <w:rFonts w:cs="Calibri"/>
        </w:rPr>
        <w:t>.</w:t>
      </w:r>
      <w:r w:rsidR="00AA2DCE" w:rsidRPr="00755F54" w:rsidDel="00AA2DCE">
        <w:rPr>
          <w:rStyle w:val="eop"/>
          <w:rFonts w:cs="Calibri"/>
        </w:rPr>
        <w:t xml:space="preserve"> </w:t>
      </w:r>
    </w:p>
    <w:p w14:paraId="72C27850" w14:textId="1C61DBD9" w:rsidR="000F2F0B" w:rsidRPr="00E260E2" w:rsidRDefault="000F2F0B" w:rsidP="00E260E2">
      <w:pPr>
        <w:pStyle w:val="Brdtekst"/>
      </w:pPr>
      <w:r>
        <w:rPr>
          <w:noProof/>
        </w:rPr>
        <mc:AlternateContent>
          <mc:Choice Requires="wps">
            <w:drawing>
              <wp:inline distT="0" distB="0" distL="0" distR="0" wp14:anchorId="713BCE0C" wp14:editId="2F3F19B7">
                <wp:extent cx="6120000" cy="277090"/>
                <wp:effectExtent l="0" t="0" r="14605" b="27940"/>
                <wp:docPr id="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277090"/>
                        </a:xfrm>
                        <a:prstGeom prst="rect">
                          <a:avLst/>
                        </a:prstGeom>
                        <a:solidFill>
                          <a:srgbClr val="FFFFFF"/>
                        </a:solidFill>
                        <a:ln w="9525">
                          <a:solidFill>
                            <a:srgbClr val="FF0000"/>
                          </a:solidFill>
                          <a:miter lim="800000"/>
                          <a:headEnd/>
                          <a:tailEnd/>
                        </a:ln>
                      </wps:spPr>
                      <wps:txbx>
                        <w:txbxContent>
                          <w:p w14:paraId="29A9C7EA" w14:textId="59127049" w:rsidR="000F2F0B" w:rsidRPr="00C36586" w:rsidRDefault="000F2F0B" w:rsidP="000F2F0B">
                            <w:pPr>
                              <w:pStyle w:val="Brdtekst"/>
                              <w:rPr>
                                <w:rFonts w:ascii="Segoe UI" w:hAnsi="Segoe UI" w:cs="Segoe UI"/>
                                <w:sz w:val="18"/>
                                <w:szCs w:val="18"/>
                              </w:rPr>
                            </w:pPr>
                            <w:r>
                              <w:t>Note: Der arbejdes videre med gevinsterne i analysefasen</w:t>
                            </w:r>
                          </w:p>
                        </w:txbxContent>
                      </wps:txbx>
                      <wps:bodyPr rot="0" vert="horz" wrap="square" lIns="91440" tIns="45720" rIns="91440" bIns="45720" anchor="t" anchorCtr="0">
                        <a:noAutofit/>
                      </wps:bodyPr>
                    </wps:wsp>
                  </a:graphicData>
                </a:graphic>
              </wp:inline>
            </w:drawing>
          </mc:Choice>
          <mc:Fallback>
            <w:pict>
              <v:shape w14:anchorId="713BCE0C" id="_x0000_s1027" type="#_x0000_t202" style="width:481.9pt;height: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" strokecolor="red">
                <v:textbox>
                  <w:txbxContent>
                    <w:p w14:paraId="29A9C7EA" w14:textId="59127049" w:rsidR="000F2F0B" w:rsidRPr="00C36586" w:rsidRDefault="000F2F0B" w:rsidP="000F2F0B">
                      <w:pPr>
                        <w:pStyle w:val="Brdtekst"/>
                        <w:rPr>
                          <w:rFonts w:ascii="Segoe UI" w:hAnsi="Segoe UI" w:cs="Segoe UI"/>
                          <w:sz w:val="18"/>
                          <w:szCs w:val="18"/>
                        </w:rPr>
                      </w:pPr>
                      <w:r>
                        <w:t>Note: Der arbejdes videre med gevinsterne i analysefasen</w:t>
                      </w:r>
                    </w:p>
                  </w:txbxContent>
                </v:textbox>
                <w10:anchorlock/>
              </v:shape>
            </w:pict>
          </mc:Fallback>
        </mc:AlternateContent>
      </w:r>
      <w:bookmarkStart w:id="71" w:name="H_5"/>
    </w:p>
    <w:sdt>
      <w:sdtPr>
        <w:alias w:val="Hjælp"/>
        <w:tag w:val="MPK hjælp"/>
        <w:id w:val="731593283"/>
        <w:lock w:val="sdtContentLocked"/>
        <w:placeholder>
          <w:docPart w:val="DefaultPlaceholder_-1854013440"/>
        </w:placeholder>
      </w:sdtPr>
      <w:sdtContent>
        <w:p w14:paraId="4C6A4BF2" w14:textId="77777777" w:rsidR="002A0749" w:rsidRPr="002A0749" w:rsidRDefault="002A0749" w:rsidP="002A0749">
          <w:pPr>
            <w:pStyle w:val="MPKhjlp"/>
          </w:pPr>
          <w:r w:rsidRPr="002A0749">
            <w:fldChar w:fldCharType="begin"/>
          </w:r>
          <w:r w:rsidRPr="002A0749">
            <w:instrText>HYPERLINK  \l "_DocTools_ScreenTip_60" \o "1.2 Projektets gevinster</w:instrText>
          </w:r>
        </w:p>
        <w:p w14:paraId="34444F44" w14:textId="77777777" w:rsidR="002A0749" w:rsidRPr="002A0749" w:rsidRDefault="002A0749" w:rsidP="002A0749">
          <w:pPr>
            <w:pStyle w:val="MPKhjlp"/>
          </w:pPr>
        </w:p>
        <w:p w14:paraId="50576BB3" w14:textId="77777777" w:rsidR="002A0749" w:rsidRPr="002A0749" w:rsidRDefault="002A0749" w:rsidP="002A0749">
          <w:pPr>
            <w:pStyle w:val="MPKhjlp"/>
          </w:pPr>
          <w:r w:rsidRPr="002A0749">
            <w:instrText>Projektet udarbejder gevinstoversigterne for hhv. økonomiske og ikke-økonomiske gevinster i idéfasen på baggrund af gevinstdiagrammet. Beskriv overvejelserne bag udvælgelsen af disse gevinster i projektet og angiv hvilke gevinster, der er særligt centrale for projektets succes, dem vi også kalder de styrende gevinster. Styrende gevinster er de gevinster, der berettiger projektet og som er udgangspunkt for scope, planlægning og styring af projektet.</w:instrText>
          </w:r>
        </w:p>
        <w:p w14:paraId="4C01CD69" w14:textId="77777777" w:rsidR="002A0749" w:rsidRPr="002A0749" w:rsidRDefault="002A0749" w:rsidP="002A0749">
          <w:pPr>
            <w:pStyle w:val="MPKhjlp"/>
          </w:pPr>
          <w:r w:rsidRPr="002A0749">
            <w:instrText xml:space="preserve">For hver gevinst indsættes en ny række i enten de to tabeller for økonomiske gevinster, eller de to tabeller for ikke-økonomiske gevinster. Gevinstoversigten skal løbende opdateres, når projektet identificerer nye gevinster, revurderer gevinstpotentialet, eller fravælger tidligere identificerede gevinster. </w:instrText>
          </w:r>
        </w:p>
        <w:p w14:paraId="26535848" w14:textId="77777777" w:rsidR="002A0749" w:rsidRPr="002A0749" w:rsidRDefault="002A0749" w:rsidP="002A0749">
          <w:pPr>
            <w:pStyle w:val="MPKhjlp"/>
          </w:pPr>
          <w:r w:rsidRPr="002A0749">
            <w:instrText>Se Vejledning til gevinstrealisering for yderligere vejledning. Du finder vejledningen her.</w:instrText>
          </w:r>
        </w:p>
        <w:p w14:paraId="778B600D" w14:textId="77777777" w:rsidR="002A0749" w:rsidRPr="002A0749" w:rsidRDefault="002A0749" w:rsidP="002A0749">
          <w:pPr>
            <w:pStyle w:val="MPKhjlp"/>
          </w:pPr>
          <w:r w:rsidRPr="002A0749">
            <w:instrText>I beskrivelsen af de økonomiske gevinster, skal det fremgå, hvilke driftsaktiviteter, som gevinsten vil berøre, eksempelvis lønudgifter eller udgifter til teknisk drift.</w:instrText>
          </w:r>
        </w:p>
        <w:p w14:paraId="094046C7" w14:textId="77777777" w:rsidR="002A0749" w:rsidRPr="002A0749" w:rsidRDefault="002A0749" w:rsidP="002A0749">
          <w:pPr>
            <w:pStyle w:val="MPKhjlp"/>
          </w:pPr>
        </w:p>
        <w:p w14:paraId="0961321E" w14:textId="77777777" w:rsidR="002A0749" w:rsidRPr="002A0749" w:rsidRDefault="002A0749" w:rsidP="002A0749">
          <w:pPr>
            <w:pStyle w:val="MPKhjlp"/>
          </w:pPr>
          <w:r w:rsidRPr="002A0749">
            <w:instrText xml:space="preserve">Sidst i hver af de to afsnit, 1.2.1 og 1.2.2 beskrives årsagerne til, at netop disse gevinster anses for at være de styrende for projektet. Såfremt styrende gevinster høstes af interessenter uden for den projektejende myndighed, skal det beskrives, hvilken dialog der har været med den pågældende myndighed om at indfri gevinsterne. Selvom gevinsterne høstes af andre interessenter, skal der fortsat være udnævnt en gevinstejer i den projektejende myndighed. </w:instrText>
          </w:r>
        </w:p>
        <w:p w14:paraId="76445848" w14:textId="77777777" w:rsidR="002A0749" w:rsidRPr="002A0749" w:rsidRDefault="002A0749" w:rsidP="002A0749">
          <w:pPr>
            <w:pStyle w:val="MPKhjlp"/>
          </w:pPr>
          <w:r w:rsidRPr="002A0749">
            <w:instrText>Det er helt i orden for fuldstændighedens skyld at indlægge både styrende og ikke-styrende gevinster i punkt 1.2.2, men indsæt i så fald altid de styrende gevinster øverst og gør udtrykkeligt opmærksom på, hvilke ikke-økonomiske gevinster der er styrende, og hvilke der ikke er.</w:instrText>
          </w:r>
        </w:p>
        <w:p w14:paraId="74140CE4" w14:textId="77777777" w:rsidR="002A0749" w:rsidRPr="002A0749" w:rsidRDefault="002A0749" w:rsidP="002A0749">
          <w:pPr>
            <w:pStyle w:val="MPKhjlp"/>
          </w:pPr>
        </w:p>
        <w:p w14:paraId="5C1E5E6A" w14:textId="77777777" w:rsidR="002A0749" w:rsidRPr="002A0749" w:rsidRDefault="002A0749" w:rsidP="002A0749">
          <w:pPr>
            <w:pStyle w:val="MPKhjlp"/>
          </w:pPr>
          <w:r w:rsidRPr="002A0749">
            <w:instrText xml:space="preserve">Klik på H-hjælpeteksten for mere vejledning. </w:instrText>
          </w:r>
        </w:p>
        <w:p w14:paraId="1F5BF1F6" w14:textId="3D298FE5" w:rsidR="002A0749" w:rsidRDefault="002A0749" w:rsidP="002A0749">
          <w:pPr>
            <w:pStyle w:val="MPKhjlp"/>
          </w:pPr>
          <w:r w:rsidRPr="002A0749">
            <w:instrText>"</w:instrText>
          </w:r>
          <w:r w:rsidRPr="002A0749">
            <w:fldChar w:fldCharType="separate"/>
          </w:r>
          <w:r w:rsidRPr="002A0749">
            <w:t>H</w:t>
          </w:r>
          <w:r w:rsidRPr="002A0749">
            <w:fldChar w:fldCharType="end"/>
          </w:r>
          <w:r>
            <w:t>-</w:t>
          </w:r>
          <w:r w:rsidR="00D82899">
            <w:rPr>
              <w:noProof/>
            </w:rPr>
            <w:fldChar w:fldCharType="begin"/>
          </w:r>
          <w:r w:rsidR="00D82899">
            <w:rPr>
              <w:noProof/>
            </w:rPr>
            <w:instrText xml:space="preserve"> SEQ H </w:instrText>
          </w:r>
          <w:r w:rsidR="00D82899">
            <w:rPr>
              <w:noProof/>
            </w:rPr>
            <w:fldChar w:fldCharType="separate"/>
          </w:r>
          <w:r>
            <w:rPr>
              <w:noProof/>
            </w:rPr>
            <w:t>5</w:t>
          </w:r>
          <w:r w:rsidR="00D82899">
            <w:rPr>
              <w:noProof/>
            </w:rPr>
            <w:fldChar w:fldCharType="end"/>
          </w:r>
        </w:p>
      </w:sdtContent>
    </w:sdt>
    <w:p w14:paraId="6EE2747B" w14:textId="3650A5EA" w:rsidR="0065139E" w:rsidRPr="00E260E2" w:rsidRDefault="0065139E" w:rsidP="00E260E2">
      <w:pPr>
        <w:pStyle w:val="Overskrift3"/>
      </w:pPr>
      <w:bookmarkStart w:id="72" w:name="_Ref268464"/>
      <w:bookmarkStart w:id="73" w:name="_Toc109308927"/>
      <w:r w:rsidRPr="00E260E2">
        <w:t>Økonomiske gevinster</w:t>
      </w:r>
      <w:bookmarkEnd w:id="72"/>
      <w:bookmarkEnd w:id="73"/>
    </w:p>
    <w:p w14:paraId="5969D4D0" w14:textId="26350BA0" w:rsidR="00864A06" w:rsidRPr="00DA5904" w:rsidRDefault="00864A06" w:rsidP="00864A06">
      <w:pPr>
        <w:pStyle w:val="Billedtekst"/>
      </w:pPr>
      <w:bookmarkStart w:id="74" w:name="_Ref182258"/>
      <w:r w:rsidRPr="00DA5904">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r w:rsidR="00D82899">
        <w:t>.</w:t>
      </w:r>
      <w:bookmarkEnd w:id="74"/>
      <w:r w:rsidR="00E511E5">
        <w:rPr>
          <w:noProof/>
        </w:rPr>
        <w:t>3</w:t>
      </w:r>
      <w:r w:rsidRPr="00DA5904">
        <w:t>: Gevinstoversigt</w:t>
      </w:r>
      <w:r w:rsidR="00132595">
        <w:t xml:space="preserve"> for økonomiske gevinster</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563"/>
        <w:gridCol w:w="992"/>
        <w:gridCol w:w="991"/>
        <w:gridCol w:w="4962"/>
        <w:gridCol w:w="2120"/>
      </w:tblGrid>
      <w:tr w:rsidR="00601C5F" w:rsidRPr="00CC51C4" w14:paraId="5969D4D7" w14:textId="77777777" w:rsidTr="27AD8DAB">
        <w:trPr>
          <w:tblHeader/>
        </w:trPr>
        <w:tc>
          <w:tcPr>
            <w:tcW w:w="563" w:type="dxa"/>
            <w:shd w:val="clear" w:color="auto" w:fill="D9D9D9" w:themeFill="background1" w:themeFillShade="D9"/>
          </w:tcPr>
          <w:p w14:paraId="5969D4D1" w14:textId="77777777" w:rsidR="00601C5F" w:rsidRPr="000A6721" w:rsidRDefault="00601C5F" w:rsidP="000A6721">
            <w:pPr>
              <w:pStyle w:val="Tabeloverskrift"/>
            </w:pPr>
            <w:r w:rsidRPr="000A6721">
              <w:t>ID</w:t>
            </w:r>
          </w:p>
        </w:tc>
        <w:tc>
          <w:tcPr>
            <w:tcW w:w="992" w:type="dxa"/>
            <w:shd w:val="clear" w:color="auto" w:fill="D9D9D9" w:themeFill="background1" w:themeFillShade="D9"/>
          </w:tcPr>
          <w:p w14:paraId="5969D4D2" w14:textId="77777777" w:rsidR="00601C5F" w:rsidRPr="000A6721" w:rsidRDefault="00601C5F" w:rsidP="000A6721">
            <w:pPr>
              <w:pStyle w:val="Tabeloverskrift"/>
            </w:pPr>
            <w:r w:rsidRPr="000A6721">
              <w:t>Gevinst</w:t>
            </w:r>
            <w:r w:rsidRPr="000A6721">
              <w:noBreakHyphen/>
            </w:r>
            <w:r w:rsidRPr="000A6721">
              <w:br/>
              <w:t>navn</w:t>
            </w:r>
          </w:p>
        </w:tc>
        <w:tc>
          <w:tcPr>
            <w:tcW w:w="991" w:type="dxa"/>
            <w:shd w:val="clear" w:color="auto" w:fill="D9D9D9" w:themeFill="background1" w:themeFillShade="D9"/>
          </w:tcPr>
          <w:p w14:paraId="5969D4D3" w14:textId="77777777" w:rsidR="00601C5F" w:rsidRPr="000A6721" w:rsidRDefault="00601C5F" w:rsidP="000A6721">
            <w:pPr>
              <w:pStyle w:val="Tabeloverskrift"/>
            </w:pPr>
            <w:r w:rsidRPr="000A6721">
              <w:t>Gevinst</w:t>
            </w:r>
            <w:r w:rsidRPr="000A6721">
              <w:noBreakHyphen/>
            </w:r>
            <w:r w:rsidRPr="000A6721">
              <w:br/>
              <w:t>type</w:t>
            </w:r>
          </w:p>
        </w:tc>
        <w:tc>
          <w:tcPr>
            <w:tcW w:w="4962" w:type="dxa"/>
            <w:shd w:val="clear" w:color="auto" w:fill="D9D9D9" w:themeFill="background1" w:themeFillShade="D9"/>
          </w:tcPr>
          <w:p w14:paraId="5969D4D4" w14:textId="77777777" w:rsidR="00601C5F" w:rsidRPr="000A6721" w:rsidRDefault="00601C5F" w:rsidP="000A6721">
            <w:pPr>
              <w:pStyle w:val="Tabeloverskrift"/>
            </w:pPr>
            <w:r w:rsidRPr="000A6721">
              <w:t>Beskrivelse</w:t>
            </w:r>
          </w:p>
        </w:tc>
        <w:tc>
          <w:tcPr>
            <w:tcW w:w="2120" w:type="dxa"/>
            <w:shd w:val="clear" w:color="auto" w:fill="D9D9D9" w:themeFill="background1" w:themeFillShade="D9"/>
          </w:tcPr>
          <w:p w14:paraId="5969D4D5" w14:textId="77777777" w:rsidR="00601C5F" w:rsidRPr="000A6721" w:rsidRDefault="00601C5F" w:rsidP="000A6721">
            <w:pPr>
              <w:pStyle w:val="Tabeloverskrift"/>
            </w:pPr>
            <w:r w:rsidRPr="000A6721">
              <w:t>Gevinstejer</w:t>
            </w:r>
          </w:p>
        </w:tc>
      </w:tr>
      <w:tr w:rsidR="00601C5F" w:rsidRPr="00CC51C4" w14:paraId="5969D4DE" w14:textId="77777777" w:rsidTr="002A0749">
        <w:tc>
          <w:tcPr>
            <w:tcW w:w="563" w:type="dxa"/>
            <w:shd w:val="clear" w:color="auto" w:fill="auto"/>
          </w:tcPr>
          <w:p w14:paraId="5969D4D8" w14:textId="450D15FD" w:rsidR="00601C5F" w:rsidRPr="00CC51C4" w:rsidRDefault="00601C5F" w:rsidP="00E52407">
            <w:pPr>
              <w:pStyle w:val="Tabel"/>
            </w:pPr>
            <w:r>
              <w:t>G</w:t>
            </w:r>
            <w:r w:rsidR="00CE5F37">
              <w:t>2a</w:t>
            </w:r>
          </w:p>
        </w:tc>
        <w:tc>
          <w:tcPr>
            <w:tcW w:w="992" w:type="dxa"/>
            <w:shd w:val="clear" w:color="auto" w:fill="auto"/>
          </w:tcPr>
          <w:p w14:paraId="5969D4D9" w14:textId="7BC93E2D" w:rsidR="00601C5F" w:rsidRPr="00CC51C4" w:rsidRDefault="00CE5F37" w:rsidP="00426C37">
            <w:pPr>
              <w:pStyle w:val="Tabel"/>
            </w:pPr>
            <w:r w:rsidRPr="00CE5F37">
              <w:t xml:space="preserve">Driftsomkostninger </w:t>
            </w:r>
            <w:r w:rsidRPr="00CE5F37">
              <w:lastRenderedPageBreak/>
              <w:t>IT</w:t>
            </w:r>
            <w:r w:rsidR="00E15B1B">
              <w:t>-</w:t>
            </w:r>
            <w:r w:rsidRPr="00CE5F37">
              <w:t>system</w:t>
            </w:r>
          </w:p>
        </w:tc>
        <w:tc>
          <w:tcPr>
            <w:tcW w:w="991" w:type="dxa"/>
            <w:shd w:val="clear" w:color="auto" w:fill="auto"/>
          </w:tcPr>
          <w:p w14:paraId="5969D4DA" w14:textId="3CA13C91" w:rsidR="00601C5F" w:rsidRPr="00CC51C4" w:rsidRDefault="00E43B77" w:rsidP="00E52407">
            <w:pPr>
              <w:pStyle w:val="Tabel"/>
            </w:pPr>
            <w:r>
              <w:lastRenderedPageBreak/>
              <w:t xml:space="preserve">Økonomisk gevinst </w:t>
            </w:r>
            <w:r w:rsidRPr="00F03923">
              <w:t>(Negativ)</w:t>
            </w:r>
          </w:p>
        </w:tc>
        <w:tc>
          <w:tcPr>
            <w:tcW w:w="4962" w:type="dxa"/>
            <w:shd w:val="clear" w:color="auto" w:fill="auto"/>
          </w:tcPr>
          <w:p w14:paraId="5969D4DB" w14:textId="152517DE" w:rsidR="00601C5F" w:rsidRPr="00270FD3" w:rsidRDefault="00270FD3" w:rsidP="00E52407">
            <w:pPr>
              <w:pStyle w:val="Tabel"/>
              <w:rPr>
                <w:rFonts w:ascii="Calibri" w:hAnsi="Calibri" w:cs="Calibri"/>
                <w:color w:val="000000"/>
                <w:szCs w:val="20"/>
                <w:shd w:val="clear" w:color="auto" w:fill="FFFFFF"/>
              </w:rPr>
            </w:pPr>
            <w:r>
              <w:rPr>
                <w:rStyle w:val="normaltextrun"/>
                <w:rFonts w:ascii="Calibri" w:hAnsi="Calibri" w:cs="Calibri"/>
                <w:color w:val="000000"/>
                <w:szCs w:val="20"/>
                <w:shd w:val="clear" w:color="auto" w:fill="FFFFFF"/>
              </w:rPr>
              <w:t>Denne gevinst omfatter de udgifter, der forekommer i forbindelse med drift af it-løsningen, når denne er færdigudviklet og implementeret. Således er dette også en nettoomkostning eller ”negativ gevinst” for projektet.</w:t>
            </w:r>
          </w:p>
        </w:tc>
        <w:tc>
          <w:tcPr>
            <w:tcW w:w="2120" w:type="dxa"/>
          </w:tcPr>
          <w:p w14:paraId="5969D4DC" w14:textId="3A4E7EA4" w:rsidR="00601C5F" w:rsidRPr="00C4345C" w:rsidRDefault="00E54C25" w:rsidP="00E52407">
            <w:pPr>
              <w:pStyle w:val="Tabel"/>
              <w:rPr>
                <w:rFonts w:ascii="Calibri" w:hAnsi="Calibri" w:cs="Calibri"/>
                <w:szCs w:val="20"/>
              </w:rPr>
            </w:pPr>
            <w:r>
              <w:rPr>
                <w:rStyle w:val="normaltextrun"/>
                <w:rFonts w:ascii="Calibri" w:hAnsi="Calibri" w:cs="Calibri"/>
                <w:szCs w:val="20"/>
              </w:rPr>
              <w:t>Helene O’Sullivan</w:t>
            </w:r>
            <w:r w:rsidR="00821988">
              <w:rPr>
                <w:rStyle w:val="normaltextrun"/>
                <w:rFonts w:ascii="Calibri" w:hAnsi="Calibri" w:cs="Calibri"/>
                <w:szCs w:val="20"/>
              </w:rPr>
              <w:t xml:space="preserve">, underdirektør, </w:t>
            </w:r>
            <w:r w:rsidR="00740E83">
              <w:rPr>
                <w:rStyle w:val="normaltextrun"/>
                <w:rFonts w:ascii="Calibri" w:hAnsi="Calibri" w:cs="Calibri"/>
                <w:szCs w:val="20"/>
              </w:rPr>
              <w:t>OSM2</w:t>
            </w:r>
            <w:r w:rsidR="00821988">
              <w:rPr>
                <w:rStyle w:val="normaltextrun"/>
                <w:rFonts w:ascii="Calibri" w:hAnsi="Calibri" w:cs="Calibri"/>
                <w:szCs w:val="20"/>
              </w:rPr>
              <w:t>, UFST</w:t>
            </w:r>
            <w:r w:rsidR="00821988">
              <w:rPr>
                <w:rStyle w:val="eop"/>
                <w:rFonts w:ascii="Calibri" w:hAnsi="Calibri" w:cs="Calibri"/>
                <w:szCs w:val="20"/>
              </w:rPr>
              <w:t> </w:t>
            </w:r>
          </w:p>
        </w:tc>
      </w:tr>
      <w:tr w:rsidR="00601C5F" w:rsidRPr="00CC51C4" w14:paraId="5969D4E5" w14:textId="77777777" w:rsidTr="002A0749">
        <w:tc>
          <w:tcPr>
            <w:tcW w:w="563" w:type="dxa"/>
            <w:shd w:val="clear" w:color="auto" w:fill="auto"/>
          </w:tcPr>
          <w:p w14:paraId="5969D4DF" w14:textId="38BEE27D" w:rsidR="00601C5F" w:rsidRPr="00CC51C4" w:rsidRDefault="00E43B77" w:rsidP="00E52407">
            <w:pPr>
              <w:pStyle w:val="Tabel"/>
            </w:pPr>
            <w:r>
              <w:t>G2b</w:t>
            </w:r>
          </w:p>
        </w:tc>
        <w:tc>
          <w:tcPr>
            <w:tcW w:w="992" w:type="dxa"/>
            <w:shd w:val="clear" w:color="auto" w:fill="auto"/>
          </w:tcPr>
          <w:p w14:paraId="5969D4E0" w14:textId="6547B367" w:rsidR="00601C5F" w:rsidRPr="00CC51C4" w:rsidRDefault="00E43B77" w:rsidP="00E52407">
            <w:pPr>
              <w:pStyle w:val="Tabel"/>
            </w:pPr>
            <w:r w:rsidRPr="00CE5F37">
              <w:t>Driftsomkostninger Manuel sagsbehandling</w:t>
            </w:r>
          </w:p>
        </w:tc>
        <w:tc>
          <w:tcPr>
            <w:tcW w:w="991" w:type="dxa"/>
            <w:shd w:val="clear" w:color="auto" w:fill="auto"/>
          </w:tcPr>
          <w:p w14:paraId="5969D4E1" w14:textId="4451E3C0" w:rsidR="00601C5F" w:rsidRPr="00CC51C4" w:rsidRDefault="00E43B77" w:rsidP="00E52407">
            <w:pPr>
              <w:pStyle w:val="Tabel"/>
            </w:pPr>
            <w:r>
              <w:t xml:space="preserve">Økonomisk gevinst </w:t>
            </w:r>
            <w:r w:rsidRPr="00F03923">
              <w:t>(Negativ)</w:t>
            </w:r>
          </w:p>
        </w:tc>
        <w:tc>
          <w:tcPr>
            <w:tcW w:w="4962" w:type="dxa"/>
            <w:shd w:val="clear" w:color="auto" w:fill="auto"/>
          </w:tcPr>
          <w:p w14:paraId="5969D4E2" w14:textId="0DADE4A4" w:rsidR="00601C5F" w:rsidRPr="00CC51C4" w:rsidRDefault="007B50F5" w:rsidP="00E52407">
            <w:pPr>
              <w:pStyle w:val="Tabel"/>
            </w:pPr>
            <w:r w:rsidRPr="3EB6356F">
              <w:rPr>
                <w:rStyle w:val="normaltextrun"/>
                <w:rFonts w:ascii="Calibri" w:hAnsi="Calibri" w:cs="Calibri"/>
                <w:color w:val="000000"/>
                <w:shd w:val="clear" w:color="auto" w:fill="FFFFFF"/>
              </w:rPr>
              <w:t>Denne</w:t>
            </w:r>
            <w:r w:rsidR="00B61EBB" w:rsidRPr="3EB6356F">
              <w:rPr>
                <w:rStyle w:val="normaltextrun"/>
                <w:rFonts w:ascii="Calibri" w:hAnsi="Calibri" w:cs="Calibri"/>
                <w:color w:val="000000"/>
                <w:shd w:val="clear" w:color="auto" w:fill="FFFFFF"/>
              </w:rPr>
              <w:t xml:space="preserve"> gevinst omfatter de driftsomkostninger, der vil forekomme i Skattestyrelsen til registreringskontrol af virksomheder, løbende angivelseskontrol, løbende kontrol af fritagelsesgrænser, efterkontrol samt afmelding og tvangsafmeldelser. Omkostningerne omfatter primært ÅV til sagsbehandling ved registrering, angivelse, håndhævelse af fritagelsesgrænser i DK og EU samt tvangsafmeldelse. Dette er en nettoomkostning eller ”negativ gevinst” for projektet, </w:t>
            </w:r>
            <w:r w:rsidR="7C14ADC8" w:rsidRPr="3EB6356F">
              <w:rPr>
                <w:rStyle w:val="normaltextrun"/>
                <w:rFonts w:ascii="Calibri" w:hAnsi="Calibri" w:cs="Calibri"/>
                <w:color w:val="000000"/>
                <w:shd w:val="clear" w:color="auto" w:fill="FFFFFF"/>
              </w:rPr>
              <w:t>da der</w:t>
            </w:r>
            <w:r w:rsidR="00B61EBB" w:rsidRPr="3EB6356F">
              <w:rPr>
                <w:rStyle w:val="normaltextrun"/>
                <w:rFonts w:ascii="Calibri" w:hAnsi="Calibri" w:cs="Calibri"/>
                <w:color w:val="000000"/>
                <w:shd w:val="clear" w:color="auto" w:fill="FFFFFF"/>
              </w:rPr>
              <w:t xml:space="preserve"> er tale </w:t>
            </w:r>
            <w:r w:rsidR="7C14ADC8" w:rsidRPr="3EB6356F">
              <w:rPr>
                <w:rStyle w:val="normaltextrun"/>
                <w:rFonts w:ascii="Calibri" w:hAnsi="Calibri" w:cs="Calibri"/>
                <w:color w:val="000000"/>
                <w:shd w:val="clear" w:color="auto" w:fill="FFFFFF"/>
              </w:rPr>
              <w:t>om en</w:t>
            </w:r>
            <w:r w:rsidR="00B61EBB" w:rsidRPr="3EB6356F">
              <w:rPr>
                <w:rStyle w:val="normaltextrun"/>
                <w:rFonts w:ascii="Calibri" w:hAnsi="Calibri" w:cs="Calibri"/>
                <w:color w:val="000000"/>
                <w:shd w:val="clear" w:color="auto" w:fill="FFFFFF"/>
              </w:rPr>
              <w:t xml:space="preserve"> drift, som ikke findes i dag.</w:t>
            </w:r>
          </w:p>
        </w:tc>
        <w:tc>
          <w:tcPr>
            <w:tcW w:w="2120" w:type="dxa"/>
          </w:tcPr>
          <w:p w14:paraId="5969D4E3" w14:textId="1BAB7536" w:rsidR="00601C5F" w:rsidRPr="00CC51C4" w:rsidRDefault="00B61EBB" w:rsidP="00E52407">
            <w:pPr>
              <w:pStyle w:val="Tabel"/>
            </w:pPr>
            <w:r w:rsidRPr="00B61EBB">
              <w:rPr>
                <w:rStyle w:val="normaltextrun"/>
                <w:rFonts w:ascii="Calibri" w:hAnsi="Calibri" w:cs="Calibri"/>
                <w:color w:val="000000"/>
                <w:szCs w:val="20"/>
                <w:shd w:val="clear" w:color="auto" w:fill="FFFFFF"/>
              </w:rPr>
              <w:t>Mia E.B. Hansen, UDIR Registrering og E-</w:t>
            </w:r>
            <w:r w:rsidRPr="00B61EBB">
              <w:rPr>
                <w:rStyle w:val="contextualspellingandgrammarerror"/>
                <w:rFonts w:ascii="Calibri" w:hAnsi="Calibri" w:cs="Calibri"/>
                <w:color w:val="000000"/>
                <w:szCs w:val="20"/>
                <w:shd w:val="clear" w:color="auto" w:fill="FFFFFF"/>
              </w:rPr>
              <w:t>handel</w:t>
            </w:r>
            <w:r w:rsidR="00056EC8">
              <w:rPr>
                <w:rStyle w:val="contextualspellingandgrammarerror"/>
                <w:rFonts w:ascii="Calibri" w:hAnsi="Calibri" w:cs="Calibri"/>
                <w:color w:val="000000"/>
                <w:szCs w:val="20"/>
                <w:shd w:val="clear" w:color="auto" w:fill="FFFFFF"/>
              </w:rPr>
              <w:t>, SKTST</w:t>
            </w:r>
          </w:p>
        </w:tc>
      </w:tr>
    </w:tbl>
    <w:p w14:paraId="555E5AEE" w14:textId="77777777" w:rsidR="00C36E26" w:rsidRDefault="00C36E26" w:rsidP="000A6721">
      <w:pPr>
        <w:pStyle w:val="Brdtekst-eftertabel"/>
      </w:pPr>
    </w:p>
    <w:p w14:paraId="71CED906" w14:textId="5C0BC9AC" w:rsidR="00741EF0" w:rsidRDefault="00741EF0" w:rsidP="00741EF0">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E511E5">
        <w:rPr>
          <w:noProof/>
        </w:rPr>
        <w:t>4</w:t>
      </w:r>
      <w:r w:rsidR="00643EB6">
        <w:rPr>
          <w:noProof/>
        </w:rPr>
        <w:fldChar w:fldCharType="end"/>
      </w:r>
      <w:r>
        <w:t xml:space="preserve"> Estimering af årlige økonomiske gevinster </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633"/>
        <w:gridCol w:w="2349"/>
        <w:gridCol w:w="5646"/>
      </w:tblGrid>
      <w:tr w:rsidR="00C36E26" w:rsidRPr="00CC51C4" w14:paraId="1C24CEDE" w14:textId="77777777" w:rsidTr="00741EF0">
        <w:tc>
          <w:tcPr>
            <w:tcW w:w="1633" w:type="dxa"/>
            <w:tcBorders>
              <w:right w:val="single" w:sz="4" w:space="0" w:color="808080" w:themeColor="background1" w:themeShade="80"/>
            </w:tcBorders>
            <w:shd w:val="clear" w:color="auto" w:fill="D9D9D9" w:themeFill="background1" w:themeFillShade="D9"/>
          </w:tcPr>
          <w:p w14:paraId="0E2EBFE0" w14:textId="77777777" w:rsidR="00C36E26" w:rsidRPr="00FC552D" w:rsidRDefault="00C36E26" w:rsidP="00A5556D">
            <w:pPr>
              <w:pStyle w:val="Tabel"/>
              <w:rPr>
                <w:b/>
              </w:rPr>
            </w:pPr>
            <w:r>
              <w:rPr>
                <w:b/>
              </w:rPr>
              <w:t>Gevinst</w:t>
            </w:r>
          </w:p>
        </w:tc>
        <w:tc>
          <w:tcPr>
            <w:tcW w:w="2349" w:type="dxa"/>
            <w:tcBorders>
              <w:left w:val="single" w:sz="4" w:space="0" w:color="808080" w:themeColor="background1" w:themeShade="80"/>
            </w:tcBorders>
            <w:shd w:val="clear" w:color="auto" w:fill="D9D9D9" w:themeFill="background1" w:themeFillShade="D9"/>
          </w:tcPr>
          <w:p w14:paraId="3283A53B" w14:textId="77777777" w:rsidR="00C36E26" w:rsidRPr="00E110BA" w:rsidRDefault="00C36E26" w:rsidP="00A5556D">
            <w:pPr>
              <w:pStyle w:val="Tabel"/>
              <w:rPr>
                <w:b/>
              </w:rPr>
            </w:pPr>
            <w:r>
              <w:rPr>
                <w:b/>
              </w:rPr>
              <w:t>Gevinstestimat (mio. kr.)</w:t>
            </w:r>
          </w:p>
        </w:tc>
        <w:tc>
          <w:tcPr>
            <w:tcW w:w="5646" w:type="dxa"/>
            <w:tcBorders>
              <w:left w:val="single" w:sz="4" w:space="0" w:color="808080" w:themeColor="background1" w:themeShade="80"/>
            </w:tcBorders>
            <w:shd w:val="clear" w:color="auto" w:fill="D9D9D9" w:themeFill="background1" w:themeFillShade="D9"/>
          </w:tcPr>
          <w:p w14:paraId="7F668C64" w14:textId="77777777" w:rsidR="00C36E26" w:rsidRPr="00B515BB" w:rsidRDefault="00C36E26" w:rsidP="00A5556D">
            <w:pPr>
              <w:pStyle w:val="Tabel"/>
              <w:rPr>
                <w:b/>
              </w:rPr>
            </w:pPr>
            <w:r>
              <w:rPr>
                <w:b/>
              </w:rPr>
              <w:t xml:space="preserve">Beregningsprincipper </w:t>
            </w:r>
          </w:p>
        </w:tc>
      </w:tr>
      <w:tr w:rsidR="00C36E26" w:rsidRPr="00CC51C4" w14:paraId="3213E789" w14:textId="77777777" w:rsidTr="00741EF0">
        <w:tc>
          <w:tcPr>
            <w:tcW w:w="1633" w:type="dxa"/>
            <w:tcBorders>
              <w:right w:val="single" w:sz="4" w:space="0" w:color="808080" w:themeColor="background1" w:themeShade="80"/>
            </w:tcBorders>
            <w:shd w:val="clear" w:color="auto" w:fill="auto"/>
          </w:tcPr>
          <w:p w14:paraId="4B20DBE9" w14:textId="6C4DD994" w:rsidR="00C36E26" w:rsidRPr="00CC51C4" w:rsidRDefault="00C36E26" w:rsidP="00A5556D">
            <w:pPr>
              <w:pStyle w:val="Tabel"/>
            </w:pPr>
            <w:r>
              <w:t>G</w:t>
            </w:r>
            <w:r w:rsidR="008117C5">
              <w:t>2a</w:t>
            </w:r>
          </w:p>
        </w:tc>
        <w:tc>
          <w:tcPr>
            <w:tcW w:w="2349" w:type="dxa"/>
            <w:tcBorders>
              <w:left w:val="single" w:sz="4" w:space="0" w:color="808080" w:themeColor="background1" w:themeShade="80"/>
            </w:tcBorders>
            <w:shd w:val="clear" w:color="auto" w:fill="auto"/>
          </w:tcPr>
          <w:p w14:paraId="2229FBE0" w14:textId="6A1F0A64" w:rsidR="00774F4F" w:rsidRDefault="009F23E8" w:rsidP="00A5556D">
            <w:pPr>
              <w:pStyle w:val="Tabel"/>
            </w:pPr>
            <w:r>
              <w:t>Scenarie</w:t>
            </w:r>
            <w:r w:rsidR="00774F4F">
              <w:t xml:space="preserve"> 1: </w:t>
            </w:r>
            <w:r w:rsidR="1AB52AFA">
              <w:t>32,9</w:t>
            </w:r>
            <w:r w:rsidR="00774F4F">
              <w:t xml:space="preserve"> mio</w:t>
            </w:r>
            <w:r w:rsidR="00166B9D">
              <w:t>.</w:t>
            </w:r>
            <w:r w:rsidR="00774F4F">
              <w:t xml:space="preserve"> kr</w:t>
            </w:r>
            <w:r w:rsidR="00854BF3">
              <w:t xml:space="preserve">. </w:t>
            </w:r>
            <w:r w:rsidR="00166B9D">
              <w:t>over en årrække på 8 år</w:t>
            </w:r>
          </w:p>
          <w:p w14:paraId="46A15B80" w14:textId="7614E2B1" w:rsidR="00C36E26" w:rsidRPr="00CC51C4" w:rsidRDefault="00774F4F" w:rsidP="00A5556D">
            <w:pPr>
              <w:pStyle w:val="Tabel"/>
            </w:pPr>
            <w:r>
              <w:t xml:space="preserve">Scenarie 2: ca. </w:t>
            </w:r>
            <w:r w:rsidR="46BAB9B2">
              <w:t>6</w:t>
            </w:r>
            <w:r w:rsidR="00DA09B5">
              <w:t>0,4</w:t>
            </w:r>
            <w:r w:rsidR="00B02618">
              <w:t xml:space="preserve"> mio kr. </w:t>
            </w:r>
            <w:r w:rsidR="00166B9D">
              <w:t>over en årrække på 8 år</w:t>
            </w:r>
          </w:p>
        </w:tc>
        <w:tc>
          <w:tcPr>
            <w:tcW w:w="5646" w:type="dxa"/>
            <w:tcBorders>
              <w:left w:val="single" w:sz="4" w:space="0" w:color="808080" w:themeColor="background1" w:themeShade="80"/>
            </w:tcBorders>
            <w:shd w:val="clear" w:color="auto" w:fill="auto"/>
          </w:tcPr>
          <w:p w14:paraId="3B976026" w14:textId="0F8CF455" w:rsidR="00C36E26" w:rsidRPr="00CC51C4" w:rsidRDefault="00712D4F" w:rsidP="00601109">
            <w:pPr>
              <w:pStyle w:val="Tabel"/>
            </w:pPr>
            <w:r w:rsidRPr="00712D4F">
              <w:t xml:space="preserve">Beregningen af metrikken for drift er baseret på </w:t>
            </w:r>
            <w:r w:rsidR="1B116CE1">
              <w:t>re</w:t>
            </w:r>
            <w:r w:rsidR="007A695B">
              <w:t>-</w:t>
            </w:r>
            <w:r w:rsidR="1B116CE1">
              <w:t>estimering af OSM2 primo 2022</w:t>
            </w:r>
            <w:r w:rsidR="266840AB">
              <w:t xml:space="preserve">, fordi dette vurderes at være det bedste </w:t>
            </w:r>
            <w:r w:rsidR="00736F93">
              <w:t>beregningsgrundlag,</w:t>
            </w:r>
            <w:r w:rsidRPr="00712D4F">
              <w:t xml:space="preserve"> hvor driftsestimatet </w:t>
            </w:r>
            <w:commentRangeStart w:id="75"/>
            <w:commentRangeStart w:id="76"/>
            <w:commentRangeStart w:id="77"/>
            <w:r w:rsidR="00520B52">
              <w:t>er</w:t>
            </w:r>
            <w:commentRangeEnd w:id="75"/>
            <w:r>
              <w:commentReference w:id="75"/>
            </w:r>
            <w:commentRangeEnd w:id="76"/>
            <w:r w:rsidR="0039453B">
              <w:rPr>
                <w:rStyle w:val="Kommentarhenvisning"/>
              </w:rPr>
              <w:commentReference w:id="76"/>
            </w:r>
            <w:commentRangeEnd w:id="77"/>
            <w:r w:rsidR="005B0F11">
              <w:rPr>
                <w:rStyle w:val="Kommentarhenvisning"/>
              </w:rPr>
              <w:commentReference w:id="77"/>
            </w:r>
            <w:r w:rsidR="00520B52">
              <w:t xml:space="preserve"> estimeret til</w:t>
            </w:r>
            <w:r w:rsidRPr="00712D4F">
              <w:t xml:space="preserve"> ml. </w:t>
            </w:r>
            <w:r w:rsidR="007B1798">
              <w:t xml:space="preserve">ca. </w:t>
            </w:r>
            <w:r w:rsidR="00490087">
              <w:t>18</w:t>
            </w:r>
            <w:r w:rsidRPr="00712D4F">
              <w:t xml:space="preserve">% og </w:t>
            </w:r>
            <w:r w:rsidR="007B1798">
              <w:t xml:space="preserve">ca. </w:t>
            </w:r>
            <w:r w:rsidR="00643BF6">
              <w:t>22</w:t>
            </w:r>
            <w:r w:rsidRPr="00712D4F">
              <w:t xml:space="preserve">% ift. det samlede udviklingsestimat </w:t>
            </w:r>
            <w:r w:rsidR="00520B52">
              <w:t>for</w:t>
            </w:r>
            <w:r w:rsidRPr="00712D4F">
              <w:t xml:space="preserve"> perioden </w:t>
            </w:r>
            <w:commentRangeStart w:id="78"/>
            <w:commentRangeStart w:id="79"/>
            <w:r w:rsidRPr="00712D4F">
              <w:t>202</w:t>
            </w:r>
            <w:r w:rsidR="00AC1C6F">
              <w:t>5</w:t>
            </w:r>
            <w:r w:rsidRPr="00712D4F">
              <w:t xml:space="preserve"> – 20</w:t>
            </w:r>
            <w:r w:rsidR="00520B52">
              <w:t>3</w:t>
            </w:r>
            <w:r w:rsidR="00AC1C6F">
              <w:t>2</w:t>
            </w:r>
            <w:r w:rsidRPr="00712D4F">
              <w:t>.</w:t>
            </w:r>
            <w:commentRangeStart w:id="80"/>
            <w:commentRangeEnd w:id="80"/>
            <w:r>
              <w:commentReference w:id="80"/>
            </w:r>
            <w:commentRangeEnd w:id="78"/>
            <w:r w:rsidR="009925D1">
              <w:rPr>
                <w:rStyle w:val="Kommentarhenvisning"/>
              </w:rPr>
              <w:commentReference w:id="78"/>
            </w:r>
            <w:commentRangeEnd w:id="79"/>
            <w:r w:rsidR="005318AE">
              <w:rPr>
                <w:rStyle w:val="Kommentarhenvisning"/>
              </w:rPr>
              <w:commentReference w:id="79"/>
            </w:r>
            <w:r w:rsidR="003D31A3">
              <w:t xml:space="preserve"> Den anvendte metr</w:t>
            </w:r>
            <w:r w:rsidR="000E7DF8">
              <w:t>ik</w:t>
            </w:r>
            <w:r w:rsidR="002E3D6E">
              <w:t xml:space="preserve"> </w:t>
            </w:r>
            <w:r w:rsidR="00F01691">
              <w:t>til beregning af it-driftsudgifterne for SMV</w:t>
            </w:r>
            <w:r w:rsidR="0045261F">
              <w:t>-ordning</w:t>
            </w:r>
            <w:r w:rsidR="00F01691">
              <w:t xml:space="preserve"> er derfor </w:t>
            </w:r>
            <w:r w:rsidR="007B1798">
              <w:t>19%</w:t>
            </w:r>
            <w:r w:rsidR="00273244">
              <w:t>.</w:t>
            </w:r>
          </w:p>
          <w:p w14:paraId="06612F5D" w14:textId="55C1DB41" w:rsidR="00C36E26" w:rsidRPr="00CC51C4" w:rsidRDefault="00C36E26" w:rsidP="003035B6">
            <w:pPr>
              <w:pStyle w:val="Tabel"/>
              <w:rPr>
                <w:szCs w:val="20"/>
              </w:rPr>
            </w:pPr>
          </w:p>
          <w:p w14:paraId="37401FE2" w14:textId="675B492A" w:rsidR="00C36E26" w:rsidRPr="00CC51C4" w:rsidRDefault="1BAFD315" w:rsidP="003035B6">
            <w:pPr>
              <w:pStyle w:val="Tabel"/>
            </w:pPr>
            <w:r>
              <w:t>Der er valgt en årrække på 8 år pga. den regnskabsmæssige afskrivningsperiode for nyudvikling efter idriftsættelse af den tekniske løsning.</w:t>
            </w:r>
          </w:p>
        </w:tc>
      </w:tr>
      <w:tr w:rsidR="00C36E26" w:rsidRPr="00CC51C4" w14:paraId="46813FE2" w14:textId="77777777" w:rsidTr="00741EF0">
        <w:tc>
          <w:tcPr>
            <w:tcW w:w="1633" w:type="dxa"/>
            <w:tcBorders>
              <w:right w:val="single" w:sz="4" w:space="0" w:color="808080" w:themeColor="background1" w:themeShade="80"/>
            </w:tcBorders>
            <w:shd w:val="clear" w:color="auto" w:fill="auto"/>
          </w:tcPr>
          <w:p w14:paraId="40A642B8" w14:textId="6A3EC521" w:rsidR="00C36E26" w:rsidRPr="00CC51C4" w:rsidRDefault="00C36E26" w:rsidP="00A5556D">
            <w:pPr>
              <w:pStyle w:val="Tabel"/>
            </w:pPr>
            <w:r>
              <w:t>G2</w:t>
            </w:r>
            <w:r w:rsidR="008117C5">
              <w:t>b</w:t>
            </w:r>
          </w:p>
        </w:tc>
        <w:tc>
          <w:tcPr>
            <w:tcW w:w="2349" w:type="dxa"/>
            <w:tcBorders>
              <w:left w:val="single" w:sz="4" w:space="0" w:color="808080" w:themeColor="background1" w:themeShade="80"/>
            </w:tcBorders>
            <w:shd w:val="clear" w:color="auto" w:fill="auto"/>
          </w:tcPr>
          <w:p w14:paraId="455A5F6A" w14:textId="2D862A63" w:rsidR="00C36E26" w:rsidRPr="00CC51C4" w:rsidRDefault="20D267B3" w:rsidP="20D267B3">
            <w:pPr>
              <w:pStyle w:val="Tabel"/>
              <w:spacing w:line="259" w:lineRule="auto"/>
            </w:pPr>
            <w:r>
              <w:t xml:space="preserve">Begge scenarier: </w:t>
            </w:r>
            <w:commentRangeStart w:id="81"/>
            <w:r w:rsidR="005B6E9C">
              <w:t xml:space="preserve">47,6 </w:t>
            </w:r>
            <w:r>
              <w:t xml:space="preserve"> </w:t>
            </w:r>
            <w:commentRangeEnd w:id="81"/>
            <w:r w:rsidR="005B6E9C">
              <w:rPr>
                <w:rStyle w:val="Kommentarhenvisning"/>
              </w:rPr>
              <w:commentReference w:id="81"/>
            </w:r>
            <w:r>
              <w:t xml:space="preserve">mio. kr. over en årrække på 8 år </w:t>
            </w:r>
          </w:p>
        </w:tc>
        <w:tc>
          <w:tcPr>
            <w:tcW w:w="5646" w:type="dxa"/>
            <w:tcBorders>
              <w:left w:val="single" w:sz="4" w:space="0" w:color="808080" w:themeColor="background1" w:themeShade="80"/>
            </w:tcBorders>
            <w:shd w:val="clear" w:color="auto" w:fill="auto"/>
          </w:tcPr>
          <w:p w14:paraId="3CEE1870" w14:textId="6AB88543" w:rsidR="00C36E26" w:rsidRPr="00666598" w:rsidRDefault="547A9241" w:rsidP="0014793F">
            <w:pPr>
              <w:pStyle w:val="Tabel"/>
              <w:rPr>
                <w:rStyle w:val="normaltextrun"/>
                <w:rFonts w:ascii="Calibri" w:hAnsi="Calibri" w:cs="Calibri"/>
                <w:color w:val="000000"/>
                <w:shd w:val="clear" w:color="auto" w:fill="FFFFFF"/>
              </w:rPr>
            </w:pPr>
            <w:r w:rsidRPr="0014793F">
              <w:rPr>
                <w:rStyle w:val="normaltextrun"/>
                <w:rFonts w:ascii="Calibri" w:hAnsi="Calibri" w:cs="Calibri"/>
                <w:color w:val="000000"/>
                <w:shd w:val="clear" w:color="auto" w:fill="FFFFFF"/>
              </w:rPr>
              <w:t xml:space="preserve">De estimerede udgifter til forretningsdriften i Skattestyrelsen er estimeret </w:t>
            </w:r>
            <w:commentRangeStart w:id="82"/>
            <w:r w:rsidRPr="0014793F">
              <w:rPr>
                <w:rStyle w:val="normaltextrun"/>
                <w:rFonts w:ascii="Calibri" w:hAnsi="Calibri" w:cs="Calibri"/>
                <w:color w:val="000000"/>
                <w:shd w:val="clear" w:color="auto" w:fill="FFFFFF"/>
              </w:rPr>
              <w:t xml:space="preserve">til </w:t>
            </w:r>
            <w:r w:rsidR="005B6E9C" w:rsidRPr="0014793F">
              <w:rPr>
                <w:rStyle w:val="normaltextrun"/>
                <w:rFonts w:ascii="Calibri" w:hAnsi="Calibri" w:cs="Calibri"/>
                <w:color w:val="000000"/>
                <w:shd w:val="clear" w:color="auto" w:fill="FFFFFF"/>
              </w:rPr>
              <w:t>6,0</w:t>
            </w:r>
            <w:r w:rsidRPr="0014793F">
              <w:rPr>
                <w:rStyle w:val="normaltextrun"/>
                <w:rFonts w:ascii="Calibri" w:hAnsi="Calibri" w:cs="Calibri"/>
                <w:color w:val="000000"/>
                <w:shd w:val="clear" w:color="auto" w:fill="FFFFFF"/>
              </w:rPr>
              <w:t xml:space="preserve"> mio. kr. å</w:t>
            </w:r>
            <w:r w:rsidRPr="00F03923">
              <w:rPr>
                <w:rStyle w:val="normaltextrun"/>
                <w:rFonts w:ascii="Calibri" w:hAnsi="Calibri" w:cs="Calibri"/>
                <w:color w:val="000000"/>
                <w:shd w:val="clear" w:color="auto" w:fill="FFFFFF"/>
              </w:rPr>
              <w:t xml:space="preserve">rligt, svarende til ca. </w:t>
            </w:r>
            <w:r w:rsidR="00F17CCA" w:rsidRPr="00F03923">
              <w:rPr>
                <w:rStyle w:val="normaltextrun"/>
                <w:rFonts w:ascii="Calibri" w:hAnsi="Calibri" w:cs="Calibri"/>
                <w:color w:val="000000"/>
                <w:shd w:val="clear" w:color="auto" w:fill="FFFFFF"/>
              </w:rPr>
              <w:t>7,5 å</w:t>
            </w:r>
            <w:r w:rsidRPr="00666598">
              <w:rPr>
                <w:rStyle w:val="normaltextrun"/>
                <w:rFonts w:ascii="Calibri" w:hAnsi="Calibri" w:cs="Calibri"/>
                <w:color w:val="000000"/>
                <w:shd w:val="clear" w:color="auto" w:fill="FFFFFF"/>
              </w:rPr>
              <w:t xml:space="preserve">rsværk. </w:t>
            </w:r>
            <w:commentRangeEnd w:id="82"/>
            <w:r w:rsidR="005B6E9C" w:rsidRPr="00666598">
              <w:rPr>
                <w:rStyle w:val="normaltextrun"/>
                <w:rFonts w:ascii="Calibri" w:hAnsi="Calibri" w:cs="Calibri"/>
                <w:color w:val="000000"/>
                <w:shd w:val="clear" w:color="auto" w:fill="FFFFFF"/>
              </w:rPr>
              <w:commentReference w:id="82"/>
            </w:r>
          </w:p>
          <w:p w14:paraId="753842B0" w14:textId="75284488" w:rsidR="00C36E26" w:rsidRPr="00666598" w:rsidRDefault="00C36E26" w:rsidP="0014793F">
            <w:pPr>
              <w:pStyle w:val="Tabel"/>
              <w:rPr>
                <w:rStyle w:val="normaltextrun"/>
                <w:rFonts w:ascii="Calibri" w:hAnsi="Calibri" w:cs="Calibri"/>
                <w:color w:val="000000"/>
                <w:shd w:val="clear" w:color="auto" w:fill="FFFFFF"/>
              </w:rPr>
            </w:pPr>
          </w:p>
          <w:p w14:paraId="0DF1A7A1" w14:textId="23A64C33" w:rsidR="00C36E26" w:rsidRPr="00F03923" w:rsidRDefault="547A9241" w:rsidP="0014793F">
            <w:pPr>
              <w:pStyle w:val="Tabel"/>
              <w:rPr>
                <w:rStyle w:val="normaltextrun"/>
                <w:rFonts w:ascii="Calibri" w:hAnsi="Calibri" w:cs="Calibri"/>
                <w:color w:val="000000"/>
                <w:shd w:val="clear" w:color="auto" w:fill="FFFFFF"/>
              </w:rPr>
            </w:pPr>
            <w:r w:rsidRPr="00666598">
              <w:rPr>
                <w:rStyle w:val="normaltextrun"/>
                <w:rFonts w:ascii="Calibri" w:hAnsi="Calibri" w:cs="Calibri"/>
                <w:color w:val="000000"/>
                <w:shd w:val="clear" w:color="auto" w:fill="FFFFFF"/>
              </w:rPr>
              <w:lastRenderedPageBreak/>
              <w:t xml:space="preserve">Det estimeres, at ca. </w:t>
            </w:r>
            <w:r w:rsidR="008B46DA" w:rsidRPr="00F03923">
              <w:rPr>
                <w:rStyle w:val="normaltextrun"/>
                <w:rFonts w:ascii="Calibri" w:hAnsi="Calibri" w:cs="Calibri"/>
                <w:color w:val="000000"/>
                <w:shd w:val="clear" w:color="auto" w:fill="FFFFFF"/>
              </w:rPr>
              <w:t>1</w:t>
            </w:r>
            <w:commentRangeStart w:id="83"/>
            <w:commentRangeStart w:id="84"/>
            <w:r w:rsidRPr="00666598">
              <w:rPr>
                <w:rStyle w:val="normaltextrun"/>
                <w:rFonts w:ascii="Calibri" w:hAnsi="Calibri" w:cs="Calibri"/>
                <w:color w:val="000000"/>
                <w:shd w:val="clear" w:color="auto" w:fill="FFFFFF"/>
              </w:rPr>
              <w:t>.000 danske virksomheder vil søge momsfritagelse i andre EU-lande via SMV-</w:t>
            </w:r>
            <w:r w:rsidR="00B10CA9">
              <w:rPr>
                <w:rStyle w:val="normaltextrun"/>
                <w:rFonts w:ascii="Calibri" w:hAnsi="Calibri" w:cs="Calibri"/>
                <w:color w:val="000000"/>
                <w:shd w:val="clear" w:color="auto" w:fill="FFFFFF"/>
              </w:rPr>
              <w:t>ordningen</w:t>
            </w:r>
            <w:r w:rsidRPr="00666598">
              <w:rPr>
                <w:rStyle w:val="normaltextrun"/>
                <w:rFonts w:ascii="Calibri" w:hAnsi="Calibri" w:cs="Calibri"/>
                <w:color w:val="000000"/>
                <w:shd w:val="clear" w:color="auto" w:fill="FFFFFF"/>
              </w:rPr>
              <w:t xml:space="preserve"> og at </w:t>
            </w:r>
            <w:r w:rsidR="001243A4">
              <w:rPr>
                <w:rStyle w:val="normaltextrun"/>
                <w:rFonts w:ascii="Calibri" w:hAnsi="Calibri" w:cs="Calibri"/>
                <w:color w:val="000000"/>
                <w:shd w:val="clear" w:color="auto" w:fill="FFFFFF"/>
              </w:rPr>
              <w:t xml:space="preserve">ca. </w:t>
            </w:r>
            <w:r w:rsidR="008B46DA" w:rsidRPr="00F03923">
              <w:rPr>
                <w:rStyle w:val="normaltextrun"/>
                <w:rFonts w:ascii="Calibri" w:hAnsi="Calibri" w:cs="Calibri"/>
                <w:color w:val="000000"/>
                <w:shd w:val="clear" w:color="auto" w:fill="FFFFFF"/>
              </w:rPr>
              <w:t>11</w:t>
            </w:r>
            <w:r w:rsidRPr="00666598">
              <w:rPr>
                <w:rStyle w:val="normaltextrun"/>
                <w:rFonts w:ascii="Calibri" w:hAnsi="Calibri" w:cs="Calibri"/>
                <w:color w:val="000000"/>
                <w:shd w:val="clear" w:color="auto" w:fill="FFFFFF"/>
              </w:rPr>
              <w:t>.000 EU-virksomheder vil søge momsfritagelse i Danmark</w:t>
            </w:r>
            <w:commentRangeEnd w:id="83"/>
            <w:r w:rsidR="004D0AD2" w:rsidRPr="00666598">
              <w:rPr>
                <w:rStyle w:val="normaltextrun"/>
                <w:rFonts w:ascii="Calibri" w:hAnsi="Calibri" w:cs="Calibri"/>
                <w:color w:val="000000"/>
                <w:shd w:val="clear" w:color="auto" w:fill="FFFFFF"/>
              </w:rPr>
              <w:commentReference w:id="83"/>
            </w:r>
            <w:commentRangeEnd w:id="84"/>
            <w:r w:rsidR="002B1A95">
              <w:rPr>
                <w:rStyle w:val="Kommentarhenvisning"/>
              </w:rPr>
              <w:commentReference w:id="84"/>
            </w:r>
            <w:r w:rsidRPr="00F03923">
              <w:rPr>
                <w:rStyle w:val="normaltextrun"/>
                <w:rFonts w:ascii="Calibri" w:hAnsi="Calibri" w:cs="Calibri"/>
                <w:color w:val="000000"/>
                <w:shd w:val="clear" w:color="auto" w:fill="FFFFFF"/>
              </w:rPr>
              <w:t xml:space="preserve">.  </w:t>
            </w:r>
          </w:p>
          <w:p w14:paraId="630ED678" w14:textId="4D85E6B3" w:rsidR="00C36E26" w:rsidRPr="00F03923" w:rsidRDefault="00C36E26" w:rsidP="0014793F">
            <w:pPr>
              <w:pStyle w:val="Tabel"/>
              <w:rPr>
                <w:rStyle w:val="normaltextrun"/>
                <w:rFonts w:ascii="Calibri" w:hAnsi="Calibri" w:cs="Calibri"/>
                <w:color w:val="000000"/>
                <w:shd w:val="clear" w:color="auto" w:fill="FFFFFF"/>
              </w:rPr>
            </w:pPr>
          </w:p>
          <w:p w14:paraId="62C8F6D2" w14:textId="0FE402C6" w:rsidR="00C36E26" w:rsidRPr="00F03923" w:rsidRDefault="54363759" w:rsidP="0014793F">
            <w:pPr>
              <w:pStyle w:val="Tabel"/>
              <w:rPr>
                <w:rStyle w:val="normaltextrun"/>
                <w:rFonts w:ascii="Calibri" w:hAnsi="Calibri" w:cs="Calibri"/>
                <w:color w:val="000000"/>
                <w:shd w:val="clear" w:color="auto" w:fill="FFFFFF"/>
              </w:rPr>
            </w:pPr>
            <w:r w:rsidRPr="00F03923">
              <w:rPr>
                <w:rStyle w:val="normaltextrun"/>
                <w:rFonts w:ascii="Calibri" w:hAnsi="Calibri" w:cs="Calibri"/>
                <w:color w:val="000000"/>
                <w:shd w:val="clear" w:color="auto" w:fill="FFFFFF"/>
              </w:rPr>
              <w:t xml:space="preserve">De </w:t>
            </w:r>
            <w:r w:rsidR="002B1A95">
              <w:rPr>
                <w:rStyle w:val="normaltextrun"/>
                <w:rFonts w:ascii="Calibri" w:hAnsi="Calibri" w:cs="Calibri"/>
                <w:color w:val="000000"/>
                <w:shd w:val="clear" w:color="auto" w:fill="FFFFFF"/>
              </w:rPr>
              <w:t>7,</w:t>
            </w:r>
            <w:commentRangeStart w:id="85"/>
            <w:commentRangeStart w:id="86"/>
            <w:r w:rsidRPr="00666598">
              <w:rPr>
                <w:rStyle w:val="normaltextrun"/>
                <w:rFonts w:ascii="Calibri" w:hAnsi="Calibri" w:cs="Calibri"/>
                <w:color w:val="000000"/>
                <w:shd w:val="clear" w:color="auto" w:fill="FFFFFF"/>
              </w:rPr>
              <w:t>5</w:t>
            </w:r>
            <w:commentRangeEnd w:id="85"/>
            <w:r w:rsidR="00E73312" w:rsidRPr="00666598">
              <w:rPr>
                <w:rStyle w:val="normaltextrun"/>
                <w:rFonts w:ascii="Calibri" w:hAnsi="Calibri" w:cs="Calibri"/>
                <w:color w:val="000000"/>
                <w:shd w:val="clear" w:color="auto" w:fill="FFFFFF"/>
              </w:rPr>
              <w:commentReference w:id="85"/>
            </w:r>
            <w:commentRangeEnd w:id="86"/>
            <w:r w:rsidR="002B1A95">
              <w:rPr>
                <w:rStyle w:val="Kommentarhenvisning"/>
              </w:rPr>
              <w:commentReference w:id="86"/>
            </w:r>
            <w:r w:rsidRPr="00F03923">
              <w:rPr>
                <w:rStyle w:val="normaltextrun"/>
                <w:rFonts w:ascii="Calibri" w:hAnsi="Calibri" w:cs="Calibri"/>
                <w:color w:val="000000"/>
                <w:shd w:val="clear" w:color="auto" w:fill="FFFFFF"/>
              </w:rPr>
              <w:t xml:space="preserve"> årsværk forventes at skulle anvendes til registreringskontrol af danske og europæiske virksomheder, til kommunikation med andre EU-lande, løbende kontrol med at de nationale og EU’s omsætningsgrænser overholdes, sagsbehandling ifm. overskridelse af omsætningsgrænserne, efterkontrol af danske og udenlandske virksomheder, mm. Med den angivne volumen, forventes det, at der skal </w:t>
            </w:r>
            <w:commentRangeStart w:id="87"/>
            <w:r w:rsidRPr="00F03923">
              <w:rPr>
                <w:rStyle w:val="normaltextrun"/>
                <w:rFonts w:ascii="Calibri" w:hAnsi="Calibri" w:cs="Calibri"/>
                <w:color w:val="000000"/>
                <w:shd w:val="clear" w:color="auto" w:fill="FFFFFF"/>
              </w:rPr>
              <w:t xml:space="preserve">anvendes </w:t>
            </w:r>
            <w:r w:rsidR="00B013A5" w:rsidRPr="00F03923">
              <w:rPr>
                <w:rStyle w:val="normaltextrun"/>
                <w:rFonts w:ascii="Calibri" w:hAnsi="Calibri" w:cs="Calibri"/>
                <w:color w:val="000000"/>
                <w:shd w:val="clear" w:color="auto" w:fill="FFFFFF"/>
              </w:rPr>
              <w:t>0,6</w:t>
            </w:r>
            <w:r w:rsidRPr="00F03923">
              <w:rPr>
                <w:rStyle w:val="normaltextrun"/>
                <w:rFonts w:ascii="Calibri" w:hAnsi="Calibri" w:cs="Calibri"/>
                <w:color w:val="000000"/>
                <w:shd w:val="clear" w:color="auto" w:fill="FFFFFF"/>
              </w:rPr>
              <w:t xml:space="preserve"> ÅV til registrering, </w:t>
            </w:r>
            <w:r w:rsidR="00B013A5" w:rsidRPr="00F03923">
              <w:rPr>
                <w:rStyle w:val="normaltextrun"/>
                <w:rFonts w:ascii="Calibri" w:hAnsi="Calibri" w:cs="Calibri"/>
                <w:color w:val="000000"/>
                <w:shd w:val="clear" w:color="auto" w:fill="FFFFFF"/>
              </w:rPr>
              <w:t>5,1</w:t>
            </w:r>
            <w:r w:rsidRPr="00F03923">
              <w:rPr>
                <w:rStyle w:val="normaltextrun"/>
                <w:rFonts w:ascii="Calibri" w:hAnsi="Calibri" w:cs="Calibri"/>
                <w:color w:val="000000"/>
                <w:shd w:val="clear" w:color="auto" w:fill="FFFFFF"/>
              </w:rPr>
              <w:t xml:space="preserve"> ÅV til angivelse- og angivelseskontrol samt </w:t>
            </w:r>
            <w:r w:rsidR="00B013A5" w:rsidRPr="00F03923">
              <w:rPr>
                <w:rStyle w:val="normaltextrun"/>
                <w:rFonts w:ascii="Calibri" w:hAnsi="Calibri" w:cs="Calibri"/>
                <w:color w:val="000000"/>
                <w:shd w:val="clear" w:color="auto" w:fill="FFFFFF"/>
              </w:rPr>
              <w:t>1,8</w:t>
            </w:r>
            <w:r w:rsidRPr="00F03923">
              <w:rPr>
                <w:rStyle w:val="normaltextrun"/>
                <w:rFonts w:ascii="Calibri" w:hAnsi="Calibri" w:cs="Calibri"/>
                <w:color w:val="000000"/>
                <w:shd w:val="clear" w:color="auto" w:fill="FFFFFF"/>
              </w:rPr>
              <w:t xml:space="preserve"> ÅV til efterkontrol</w:t>
            </w:r>
            <w:commentRangeEnd w:id="87"/>
            <w:r w:rsidR="00C87A5C" w:rsidRPr="00F03923">
              <w:rPr>
                <w:rStyle w:val="normaltextrun"/>
                <w:rFonts w:ascii="Calibri" w:hAnsi="Calibri" w:cs="Calibri"/>
                <w:color w:val="000000"/>
                <w:shd w:val="clear" w:color="auto" w:fill="FFFFFF"/>
              </w:rPr>
              <w:commentReference w:id="87"/>
            </w:r>
            <w:r w:rsidRPr="00F03923">
              <w:rPr>
                <w:rStyle w:val="normaltextrun"/>
                <w:rFonts w:ascii="Calibri" w:hAnsi="Calibri" w:cs="Calibri"/>
                <w:color w:val="000000"/>
                <w:shd w:val="clear" w:color="auto" w:fill="FFFFFF"/>
              </w:rPr>
              <w:t>.</w:t>
            </w:r>
          </w:p>
          <w:p w14:paraId="370B45CB" w14:textId="3B7F84EC" w:rsidR="00C36E26" w:rsidRPr="00F03923" w:rsidRDefault="00C36E26" w:rsidP="00601109">
            <w:pPr>
              <w:pStyle w:val="Tabel"/>
              <w:rPr>
                <w:rStyle w:val="normaltextrun"/>
                <w:rFonts w:ascii="Calibri" w:hAnsi="Calibri" w:cs="Calibri"/>
                <w:color w:val="000000"/>
                <w:shd w:val="clear" w:color="auto" w:fill="FFFFFF"/>
              </w:rPr>
            </w:pPr>
          </w:p>
        </w:tc>
      </w:tr>
      <w:bookmarkEnd w:id="71"/>
    </w:tbl>
    <w:p w14:paraId="0F2387AC" w14:textId="40656DF4" w:rsidR="00C36E26" w:rsidRPr="00C36E26" w:rsidRDefault="00C36E26" w:rsidP="000A6721">
      <w:pPr>
        <w:pStyle w:val="Brdtekst-eftertabel"/>
      </w:pPr>
    </w:p>
    <w:p w14:paraId="6FFD097F" w14:textId="0B20B230" w:rsidR="0065139E" w:rsidRPr="0065139E" w:rsidRDefault="00456BB3" w:rsidP="002A0749">
      <w:pPr>
        <w:pStyle w:val="Overskrift3"/>
      </w:pPr>
      <w:bookmarkStart w:id="88" w:name="_Ref268476"/>
      <w:bookmarkStart w:id="89" w:name="_Ref5020313"/>
      <w:bookmarkStart w:id="90" w:name="_Toc109308928"/>
      <w:r>
        <w:lastRenderedPageBreak/>
        <w:t>Ikke-økonomiske</w:t>
      </w:r>
      <w:r w:rsidR="0065139E">
        <w:t xml:space="preserve"> gevinster</w:t>
      </w:r>
      <w:bookmarkEnd w:id="88"/>
      <w:bookmarkEnd w:id="89"/>
      <w:bookmarkEnd w:id="90"/>
    </w:p>
    <w:p w14:paraId="5969D4F0" w14:textId="47009C2C" w:rsidR="00132595" w:rsidRPr="00DA5904" w:rsidRDefault="00132595" w:rsidP="00132595">
      <w:pPr>
        <w:pStyle w:val="Billedtekst"/>
      </w:pPr>
      <w:bookmarkStart w:id="91" w:name="_Ref182290"/>
      <w:r w:rsidRPr="00DA5904">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4</w:t>
      </w:r>
      <w:r w:rsidR="00643EB6">
        <w:rPr>
          <w:noProof/>
        </w:rPr>
        <w:fldChar w:fldCharType="end"/>
      </w:r>
      <w:bookmarkEnd w:id="91"/>
      <w:r w:rsidRPr="00DA5904">
        <w:t>: Gevinstoversigt</w:t>
      </w:r>
      <w:r>
        <w:t xml:space="preserve"> for </w:t>
      </w:r>
      <w:r w:rsidR="00456BB3">
        <w:t>ikke-økonomiske</w:t>
      </w:r>
      <w:r>
        <w:t xml:space="preserve"> gevinster</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569"/>
        <w:gridCol w:w="993"/>
        <w:gridCol w:w="994"/>
        <w:gridCol w:w="4952"/>
        <w:gridCol w:w="2120"/>
      </w:tblGrid>
      <w:tr w:rsidR="00601C5F" w:rsidRPr="00CC51C4" w14:paraId="5969D4F7" w14:textId="77777777" w:rsidTr="27AD8DAB">
        <w:trPr>
          <w:tblHeader/>
        </w:trPr>
        <w:tc>
          <w:tcPr>
            <w:tcW w:w="569" w:type="dxa"/>
            <w:shd w:val="clear" w:color="auto" w:fill="D9D9D9" w:themeFill="background1" w:themeFillShade="D9"/>
          </w:tcPr>
          <w:p w14:paraId="5969D4F1" w14:textId="77777777" w:rsidR="00601C5F" w:rsidRPr="000A6721" w:rsidRDefault="00601C5F" w:rsidP="000A6721">
            <w:pPr>
              <w:pStyle w:val="Tabeloverskrift"/>
            </w:pPr>
            <w:r w:rsidRPr="000A6721">
              <w:t>ID</w:t>
            </w:r>
          </w:p>
        </w:tc>
        <w:tc>
          <w:tcPr>
            <w:tcW w:w="993" w:type="dxa"/>
            <w:shd w:val="clear" w:color="auto" w:fill="D9D9D9" w:themeFill="background1" w:themeFillShade="D9"/>
          </w:tcPr>
          <w:p w14:paraId="5969D4F2" w14:textId="77777777" w:rsidR="00601C5F" w:rsidRPr="000A6721" w:rsidRDefault="00601C5F" w:rsidP="000A6721">
            <w:pPr>
              <w:pStyle w:val="Tabeloverskrift"/>
            </w:pPr>
            <w:r w:rsidRPr="000A6721">
              <w:t>Gevinst</w:t>
            </w:r>
            <w:r w:rsidRPr="000A6721">
              <w:noBreakHyphen/>
            </w:r>
            <w:r w:rsidRPr="000A6721">
              <w:br/>
              <w:t>navn</w:t>
            </w:r>
          </w:p>
        </w:tc>
        <w:tc>
          <w:tcPr>
            <w:tcW w:w="994" w:type="dxa"/>
            <w:shd w:val="clear" w:color="auto" w:fill="D9D9D9" w:themeFill="background1" w:themeFillShade="D9"/>
          </w:tcPr>
          <w:p w14:paraId="5969D4F3" w14:textId="77777777" w:rsidR="00601C5F" w:rsidRPr="000A6721" w:rsidRDefault="00601C5F" w:rsidP="000A6721">
            <w:pPr>
              <w:pStyle w:val="Tabeloverskrift"/>
            </w:pPr>
            <w:r w:rsidRPr="000A6721">
              <w:t>Gevinst</w:t>
            </w:r>
            <w:r w:rsidRPr="000A6721">
              <w:noBreakHyphen/>
            </w:r>
            <w:r w:rsidRPr="000A6721">
              <w:br/>
              <w:t>type</w:t>
            </w:r>
          </w:p>
        </w:tc>
        <w:tc>
          <w:tcPr>
            <w:tcW w:w="4952" w:type="dxa"/>
            <w:shd w:val="clear" w:color="auto" w:fill="D9D9D9" w:themeFill="background1" w:themeFillShade="D9"/>
          </w:tcPr>
          <w:p w14:paraId="5969D4F4" w14:textId="77777777" w:rsidR="00601C5F" w:rsidRPr="000A6721" w:rsidRDefault="00601C5F" w:rsidP="000A6721">
            <w:pPr>
              <w:pStyle w:val="Tabeloverskrift"/>
            </w:pPr>
            <w:r w:rsidRPr="000A6721">
              <w:t>Beskrivelse</w:t>
            </w:r>
          </w:p>
        </w:tc>
        <w:tc>
          <w:tcPr>
            <w:tcW w:w="2120" w:type="dxa"/>
            <w:shd w:val="clear" w:color="auto" w:fill="D9D9D9" w:themeFill="background1" w:themeFillShade="D9"/>
          </w:tcPr>
          <w:p w14:paraId="5969D4F5" w14:textId="77777777" w:rsidR="00601C5F" w:rsidRPr="000A6721" w:rsidRDefault="00601C5F" w:rsidP="000A6721">
            <w:pPr>
              <w:pStyle w:val="Tabeloverskrift"/>
            </w:pPr>
            <w:r w:rsidRPr="000A6721">
              <w:t>Gevinstejer</w:t>
            </w:r>
          </w:p>
        </w:tc>
      </w:tr>
      <w:tr w:rsidR="00601C5F" w:rsidRPr="00CC51C4" w14:paraId="5969D4FE" w14:textId="77777777" w:rsidTr="002A0749">
        <w:tc>
          <w:tcPr>
            <w:tcW w:w="569" w:type="dxa"/>
            <w:shd w:val="clear" w:color="auto" w:fill="auto"/>
          </w:tcPr>
          <w:p w14:paraId="5969D4F8" w14:textId="5211F59A" w:rsidR="00601C5F" w:rsidRPr="00CC51C4" w:rsidRDefault="00601C5F" w:rsidP="00132595">
            <w:pPr>
              <w:pStyle w:val="Tabel"/>
            </w:pPr>
            <w:r>
              <w:t>G</w:t>
            </w:r>
            <w:r w:rsidR="004167F4">
              <w:t>1</w:t>
            </w:r>
          </w:p>
        </w:tc>
        <w:tc>
          <w:tcPr>
            <w:tcW w:w="993" w:type="dxa"/>
            <w:shd w:val="clear" w:color="auto" w:fill="auto"/>
          </w:tcPr>
          <w:p w14:paraId="5969D4F9" w14:textId="4D12D3FD" w:rsidR="00601C5F" w:rsidRPr="00CC51C4" w:rsidRDefault="004167F4" w:rsidP="00132595">
            <w:pPr>
              <w:pStyle w:val="Tabel"/>
            </w:pPr>
            <w:r w:rsidRPr="004167F4">
              <w:t>Overholdelse af lovgivning</w:t>
            </w:r>
          </w:p>
        </w:tc>
        <w:tc>
          <w:tcPr>
            <w:tcW w:w="994" w:type="dxa"/>
            <w:shd w:val="clear" w:color="auto" w:fill="auto"/>
          </w:tcPr>
          <w:p w14:paraId="5969D4FA" w14:textId="3B033551" w:rsidR="00601C5F" w:rsidRPr="00CC51C4" w:rsidRDefault="007E764D" w:rsidP="00132595">
            <w:pPr>
              <w:pStyle w:val="Tabel"/>
            </w:pPr>
            <w:r>
              <w:rPr>
                <w:rStyle w:val="normaltextrun"/>
                <w:rFonts w:ascii="Calibri" w:hAnsi="Calibri" w:cs="Calibri"/>
                <w:color w:val="000000"/>
                <w:szCs w:val="20"/>
              </w:rPr>
              <w:t>Ikke-økonomisk (Lovgivning)</w:t>
            </w:r>
            <w:r>
              <w:rPr>
                <w:rStyle w:val="eop"/>
                <w:rFonts w:ascii="Calibri" w:hAnsi="Calibri" w:cs="Calibri"/>
                <w:color w:val="000000"/>
                <w:szCs w:val="20"/>
              </w:rPr>
              <w:t> </w:t>
            </w:r>
          </w:p>
        </w:tc>
        <w:tc>
          <w:tcPr>
            <w:tcW w:w="4952" w:type="dxa"/>
            <w:shd w:val="clear" w:color="auto" w:fill="auto"/>
          </w:tcPr>
          <w:p w14:paraId="5969D4FB" w14:textId="4DAFAA6B" w:rsidR="00601C5F" w:rsidRPr="00CC51C4" w:rsidRDefault="004E4E79" w:rsidP="00132595">
            <w:pPr>
              <w:pStyle w:val="Tabel"/>
            </w:pPr>
            <w:r>
              <w:rPr>
                <w:rStyle w:val="normaltextrun"/>
                <w:rFonts w:ascii="Calibri" w:hAnsi="Calibri" w:cs="Calibri"/>
                <w:color w:val="000000"/>
                <w:szCs w:val="20"/>
              </w:rPr>
              <w:t xml:space="preserve">Der opnås </w:t>
            </w:r>
            <w:r w:rsidR="00FB2155">
              <w:rPr>
                <w:rStyle w:val="normaltextrun"/>
                <w:rFonts w:ascii="Calibri" w:hAnsi="Calibri" w:cs="Calibri"/>
                <w:color w:val="000000"/>
                <w:szCs w:val="20"/>
              </w:rPr>
              <w:t>funktionalitet der sikrer at ordningen kan administreres i</w:t>
            </w:r>
            <w:r>
              <w:rPr>
                <w:rStyle w:val="normaltextrun"/>
                <w:rFonts w:ascii="Calibri" w:hAnsi="Calibri" w:cs="Calibri"/>
                <w:color w:val="000000"/>
                <w:szCs w:val="20"/>
              </w:rPr>
              <w:t xml:space="preserve"> fuld compliance</w:t>
            </w:r>
            <w:r w:rsidR="002B069B">
              <w:rPr>
                <w:rStyle w:val="normaltextrun"/>
                <w:rFonts w:ascii="Calibri" w:hAnsi="Calibri" w:cs="Calibri"/>
                <w:color w:val="000000"/>
                <w:szCs w:val="20"/>
              </w:rPr>
              <w:t xml:space="preserve"> på de</w:t>
            </w:r>
            <w:r w:rsidR="00540ECD">
              <w:rPr>
                <w:rStyle w:val="normaltextrun"/>
                <w:rFonts w:ascii="Calibri" w:hAnsi="Calibri" w:cs="Calibri"/>
                <w:color w:val="000000"/>
                <w:szCs w:val="20"/>
              </w:rPr>
              <w:t>n</w:t>
            </w:r>
            <w:r w:rsidR="002B069B">
              <w:rPr>
                <w:rStyle w:val="normaltextrun"/>
                <w:rFonts w:ascii="Calibri" w:hAnsi="Calibri" w:cs="Calibri"/>
                <w:color w:val="000000"/>
                <w:szCs w:val="20"/>
              </w:rPr>
              <w:t xml:space="preserve"> kommende</w:t>
            </w:r>
            <w:r>
              <w:rPr>
                <w:rStyle w:val="normaltextrun"/>
                <w:rFonts w:ascii="Calibri" w:hAnsi="Calibri" w:cs="Calibri"/>
                <w:color w:val="000000"/>
                <w:szCs w:val="20"/>
              </w:rPr>
              <w:t> nye</w:t>
            </w:r>
            <w:r w:rsidR="003F24F2">
              <w:rPr>
                <w:rStyle w:val="normaltextrun"/>
                <w:rFonts w:ascii="Calibri" w:hAnsi="Calibri" w:cs="Calibri"/>
                <w:color w:val="000000"/>
                <w:szCs w:val="20"/>
              </w:rPr>
              <w:t xml:space="preserve"> danske</w:t>
            </w:r>
            <w:r>
              <w:rPr>
                <w:rStyle w:val="normaltextrun"/>
                <w:rFonts w:ascii="Calibri" w:hAnsi="Calibri" w:cs="Calibri"/>
                <w:color w:val="000000"/>
                <w:szCs w:val="20"/>
              </w:rPr>
              <w:t xml:space="preserve"> lovgivning</w:t>
            </w:r>
            <w:r w:rsidR="00F00AAA">
              <w:rPr>
                <w:rStyle w:val="normaltextrun"/>
                <w:rFonts w:ascii="Calibri" w:hAnsi="Calibri" w:cs="Calibri"/>
                <w:color w:val="000000"/>
                <w:szCs w:val="20"/>
              </w:rPr>
              <w:t xml:space="preserve"> på momsområdet</w:t>
            </w:r>
            <w:r w:rsidR="00DD45BD">
              <w:rPr>
                <w:rStyle w:val="normaltextrun"/>
                <w:rFonts w:ascii="Calibri" w:hAnsi="Calibri" w:cs="Calibri"/>
                <w:color w:val="000000"/>
                <w:szCs w:val="20"/>
              </w:rPr>
              <w:t>,</w:t>
            </w:r>
            <w:r>
              <w:rPr>
                <w:rStyle w:val="normaltextrun"/>
                <w:rFonts w:ascii="Calibri" w:hAnsi="Calibri" w:cs="Calibri"/>
                <w:color w:val="000000"/>
                <w:szCs w:val="20"/>
              </w:rPr>
              <w:t> </w:t>
            </w:r>
            <w:r w:rsidR="006F0FEE">
              <w:rPr>
                <w:rStyle w:val="normaltextrun"/>
                <w:rFonts w:ascii="Calibri" w:hAnsi="Calibri" w:cs="Calibri"/>
                <w:color w:val="000000"/>
                <w:szCs w:val="20"/>
              </w:rPr>
              <w:t xml:space="preserve">baseret på implementeringen af EU-direktivet </w:t>
            </w:r>
            <w:r w:rsidR="009B5BDD">
              <w:rPr>
                <w:rStyle w:val="normaltextrun"/>
                <w:rFonts w:ascii="Calibri" w:hAnsi="Calibri" w:cs="Calibri"/>
                <w:color w:val="000000"/>
                <w:szCs w:val="20"/>
              </w:rPr>
              <w:t>for SM</w:t>
            </w:r>
            <w:r w:rsidR="00384E2A">
              <w:rPr>
                <w:rStyle w:val="normaltextrun"/>
                <w:rFonts w:ascii="Calibri" w:hAnsi="Calibri" w:cs="Calibri"/>
                <w:color w:val="000000"/>
                <w:szCs w:val="20"/>
              </w:rPr>
              <w:t>V</w:t>
            </w:r>
            <w:r w:rsidR="009B5BDD">
              <w:rPr>
                <w:rStyle w:val="normaltextrun"/>
                <w:rFonts w:ascii="Calibri" w:hAnsi="Calibri" w:cs="Calibri"/>
                <w:color w:val="000000"/>
                <w:szCs w:val="20"/>
              </w:rPr>
              <w:t xml:space="preserve"> </w:t>
            </w:r>
            <w:r>
              <w:rPr>
                <w:rStyle w:val="normaltextrun"/>
                <w:rFonts w:ascii="Calibri" w:hAnsi="Calibri" w:cs="Calibri"/>
                <w:color w:val="000000"/>
                <w:szCs w:val="20"/>
              </w:rPr>
              <w:t>omhandlende</w:t>
            </w:r>
            <w:r w:rsidR="003F24F2">
              <w:rPr>
                <w:rStyle w:val="normaltextrun"/>
                <w:rFonts w:ascii="Calibri" w:hAnsi="Calibri" w:cs="Calibri"/>
                <w:color w:val="000000"/>
                <w:szCs w:val="20"/>
              </w:rPr>
              <w:t xml:space="preserve"> momsfritagelse på tværs af EU</w:t>
            </w:r>
            <w:r w:rsidR="000757BB">
              <w:rPr>
                <w:rStyle w:val="normaltextrun"/>
                <w:rFonts w:ascii="Calibri" w:hAnsi="Calibri" w:cs="Calibri"/>
                <w:color w:val="000000"/>
                <w:szCs w:val="20"/>
              </w:rPr>
              <w:t>’s grænser</w:t>
            </w:r>
          </w:p>
        </w:tc>
        <w:tc>
          <w:tcPr>
            <w:tcW w:w="2120" w:type="dxa"/>
          </w:tcPr>
          <w:p w14:paraId="5969D4FC" w14:textId="47B0EC74" w:rsidR="00601C5F" w:rsidRPr="00CC51C4" w:rsidRDefault="00191F15" w:rsidP="00132595">
            <w:pPr>
              <w:pStyle w:val="Tabel"/>
            </w:pPr>
            <w:r w:rsidRPr="00191F15">
              <w:t>Philip Ancher</w:t>
            </w:r>
            <w:r>
              <w:t>, funktionsleder</w:t>
            </w:r>
            <w:r w:rsidR="00BC06DA">
              <w:t xml:space="preserve">, </w:t>
            </w:r>
            <w:r w:rsidR="00BC06DA" w:rsidRPr="00BC06DA">
              <w:t>Registrering og e-handel</w:t>
            </w:r>
            <w:r w:rsidR="00BC06DA">
              <w:t>, SKTST</w:t>
            </w:r>
          </w:p>
        </w:tc>
      </w:tr>
      <w:tr w:rsidR="00601C5F" w:rsidRPr="00CC51C4" w14:paraId="5969D505" w14:textId="77777777" w:rsidTr="002A0749">
        <w:tc>
          <w:tcPr>
            <w:tcW w:w="569" w:type="dxa"/>
            <w:shd w:val="clear" w:color="auto" w:fill="auto"/>
          </w:tcPr>
          <w:p w14:paraId="5969D4FF" w14:textId="44190608" w:rsidR="00601C5F" w:rsidRPr="00CC51C4" w:rsidRDefault="00601C5F" w:rsidP="00132595">
            <w:pPr>
              <w:pStyle w:val="Tabel"/>
            </w:pPr>
            <w:r>
              <w:t>G</w:t>
            </w:r>
            <w:r w:rsidR="00D863DB">
              <w:t>3</w:t>
            </w:r>
          </w:p>
        </w:tc>
        <w:tc>
          <w:tcPr>
            <w:tcW w:w="993" w:type="dxa"/>
            <w:shd w:val="clear" w:color="auto" w:fill="auto"/>
          </w:tcPr>
          <w:p w14:paraId="5969D500" w14:textId="6690A65A" w:rsidR="00601C5F" w:rsidRPr="00CC51C4" w:rsidRDefault="00D863DB" w:rsidP="00132595">
            <w:pPr>
              <w:pStyle w:val="Tabel"/>
            </w:pPr>
            <w:r w:rsidRPr="00D863DB">
              <w:t>Bedre kontrol mulighed/ datagrundlag</w:t>
            </w:r>
          </w:p>
        </w:tc>
        <w:tc>
          <w:tcPr>
            <w:tcW w:w="994" w:type="dxa"/>
            <w:shd w:val="clear" w:color="auto" w:fill="auto"/>
          </w:tcPr>
          <w:p w14:paraId="5969D501" w14:textId="5D14FA35" w:rsidR="00601C5F" w:rsidRPr="00CC51C4" w:rsidRDefault="00BE2E7B" w:rsidP="00132595">
            <w:pPr>
              <w:pStyle w:val="Tabel"/>
            </w:pPr>
            <w:r>
              <w:rPr>
                <w:rStyle w:val="normaltextrun"/>
                <w:rFonts w:ascii="Calibri" w:hAnsi="Calibri" w:cs="Calibri"/>
                <w:color w:val="000000"/>
                <w:szCs w:val="20"/>
              </w:rPr>
              <w:t>Ikke-økonomisk</w:t>
            </w:r>
            <w:r>
              <w:rPr>
                <w:rStyle w:val="eop"/>
                <w:rFonts w:ascii="Calibri" w:hAnsi="Calibri" w:cs="Calibri"/>
                <w:color w:val="000000"/>
                <w:szCs w:val="20"/>
              </w:rPr>
              <w:t> </w:t>
            </w:r>
          </w:p>
        </w:tc>
        <w:tc>
          <w:tcPr>
            <w:tcW w:w="4952" w:type="dxa"/>
            <w:shd w:val="clear" w:color="auto" w:fill="auto"/>
          </w:tcPr>
          <w:p w14:paraId="5969D502" w14:textId="7DBCE6E1" w:rsidR="00601C5F" w:rsidRPr="00056EC8" w:rsidRDefault="006C20D3" w:rsidP="00056EC8">
            <w:pPr>
              <w:textAlignment w:val="baseline"/>
              <w:rPr>
                <w:rFonts w:ascii="Times New Roman" w:eastAsia="Times New Roman" w:hAnsi="Times New Roman" w:cs="Times New Roman"/>
                <w:sz w:val="24"/>
                <w:szCs w:val="24"/>
              </w:rPr>
            </w:pPr>
            <w:r w:rsidRPr="00F16CC0">
              <w:rPr>
                <w:rFonts w:ascii="Calibri" w:eastAsia="Times New Roman" w:hAnsi="Calibri" w:cs="Calibri"/>
                <w:sz w:val="20"/>
                <w:szCs w:val="20"/>
              </w:rPr>
              <w:t xml:space="preserve">Der vil med løsningen være øget mulighed for at foretage kontrol på </w:t>
            </w:r>
            <w:r w:rsidR="00056EC8" w:rsidRPr="00F16CC0">
              <w:rPr>
                <w:rFonts w:ascii="Calibri" w:eastAsia="Times New Roman" w:hAnsi="Calibri" w:cs="Calibri"/>
                <w:sz w:val="20"/>
                <w:szCs w:val="20"/>
              </w:rPr>
              <w:t>momsområdet for</w:t>
            </w:r>
            <w:r w:rsidRPr="00F16CC0">
              <w:rPr>
                <w:rFonts w:ascii="Calibri" w:eastAsia="Times New Roman" w:hAnsi="Calibri" w:cs="Calibri"/>
                <w:sz w:val="20"/>
                <w:szCs w:val="20"/>
              </w:rPr>
              <w:t xml:space="preserve"> grænseoverskridende e-handel, da et bedre datagrundlag</w:t>
            </w:r>
            <w:r w:rsidR="00056EC8">
              <w:rPr>
                <w:rFonts w:ascii="Calibri" w:eastAsia="Times New Roman" w:hAnsi="Calibri" w:cs="Calibri"/>
                <w:sz w:val="20"/>
                <w:szCs w:val="20"/>
              </w:rPr>
              <w:t xml:space="preserve"> </w:t>
            </w:r>
            <w:r>
              <w:rPr>
                <w:rFonts w:ascii="Calibri" w:eastAsia="Times New Roman" w:hAnsi="Calibri" w:cs="Calibri"/>
                <w:sz w:val="20"/>
                <w:szCs w:val="20"/>
              </w:rPr>
              <w:t>vil gøre det muligt at få overblik over virksomhedernes handel på tværs af grænser og dermed bedre grundlag for en korrekt registrering og afregning af moms.</w:t>
            </w:r>
            <w:r w:rsidR="00056EC8">
              <w:rPr>
                <w:rFonts w:ascii="Calibri" w:eastAsia="Times New Roman" w:hAnsi="Calibri" w:cs="Calibri"/>
                <w:sz w:val="20"/>
                <w:szCs w:val="20"/>
              </w:rPr>
              <w:t xml:space="preserve"> </w:t>
            </w:r>
            <w:r w:rsidR="00056EC8">
              <w:rPr>
                <w:rFonts w:eastAsia="Times New Roman"/>
                <w:sz w:val="20"/>
              </w:rPr>
              <w:t xml:space="preserve">Der vil samtidig være mulighed for en bedre kontrol af de nationale grænser for momsfritagelse. </w:t>
            </w:r>
          </w:p>
        </w:tc>
        <w:tc>
          <w:tcPr>
            <w:tcW w:w="2120" w:type="dxa"/>
          </w:tcPr>
          <w:p w14:paraId="5969D503" w14:textId="51CAE643" w:rsidR="00601C5F" w:rsidRPr="00CC51C4" w:rsidRDefault="00056EC8" w:rsidP="00132595">
            <w:pPr>
              <w:pStyle w:val="Tabel"/>
            </w:pPr>
            <w:r w:rsidRPr="00B61EBB">
              <w:rPr>
                <w:rStyle w:val="normaltextrun"/>
                <w:rFonts w:ascii="Calibri" w:hAnsi="Calibri" w:cs="Calibri"/>
                <w:color w:val="000000"/>
                <w:szCs w:val="20"/>
                <w:shd w:val="clear" w:color="auto" w:fill="FFFFFF"/>
              </w:rPr>
              <w:t>Mia E.B. Hansen, UDIR Registrering og E-</w:t>
            </w:r>
            <w:r w:rsidRPr="00B61EBB">
              <w:rPr>
                <w:rStyle w:val="contextualspellingandgrammarerror"/>
                <w:rFonts w:ascii="Calibri" w:hAnsi="Calibri" w:cs="Calibri"/>
                <w:color w:val="000000"/>
                <w:szCs w:val="20"/>
                <w:shd w:val="clear" w:color="auto" w:fill="FFFFFF"/>
              </w:rPr>
              <w:t>handel</w:t>
            </w:r>
            <w:r>
              <w:rPr>
                <w:rStyle w:val="contextualspellingandgrammarerror"/>
                <w:rFonts w:ascii="Calibri" w:hAnsi="Calibri" w:cs="Calibri"/>
                <w:color w:val="000000"/>
                <w:szCs w:val="20"/>
                <w:shd w:val="clear" w:color="auto" w:fill="FFFFFF"/>
              </w:rPr>
              <w:t>, SKTST</w:t>
            </w:r>
          </w:p>
        </w:tc>
      </w:tr>
    </w:tbl>
    <w:p w14:paraId="29CB73AC" w14:textId="13B14B45" w:rsidR="00C84F3D" w:rsidRPr="00C84F3D" w:rsidRDefault="00772764" w:rsidP="00741EF0">
      <w:pPr>
        <w:pStyle w:val="Brdtekst-eftertabel"/>
      </w:pPr>
      <w:r>
        <w:rPr>
          <w:noProof/>
        </w:rPr>
        <mc:AlternateContent>
          <mc:Choice Requires="wps">
            <w:drawing>
              <wp:inline distT="0" distB="0" distL="0" distR="0" wp14:anchorId="31B71D48" wp14:editId="58EB1564">
                <wp:extent cx="6120000" cy="312420"/>
                <wp:effectExtent l="0" t="0" r="14605" b="11430"/>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312420"/>
                        </a:xfrm>
                        <a:prstGeom prst="rect">
                          <a:avLst/>
                        </a:prstGeom>
                        <a:solidFill>
                          <a:srgbClr val="FFFFFF"/>
                        </a:solidFill>
                        <a:ln w="9525">
                          <a:solidFill>
                            <a:srgbClr val="FF0000"/>
                          </a:solidFill>
                          <a:miter lim="800000"/>
                          <a:headEnd/>
                          <a:tailEnd/>
                        </a:ln>
                      </wps:spPr>
                      <wps:txbx>
                        <w:txbxContent>
                          <w:p w14:paraId="3A3EA005" w14:textId="77777777" w:rsidR="00772764" w:rsidRPr="00C36586" w:rsidRDefault="00772764" w:rsidP="00772764">
                            <w:pPr>
                              <w:pStyle w:val="Brdtekst"/>
                              <w:rPr>
                                <w:rFonts w:ascii="Segoe UI" w:hAnsi="Segoe UI" w:cs="Segoe UI"/>
                                <w:sz w:val="18"/>
                                <w:szCs w:val="18"/>
                              </w:rPr>
                            </w:pPr>
                            <w:r>
                              <w:t>Note: Nedenstående tabel udfyldes i analysefasen.</w:t>
                            </w:r>
                          </w:p>
                        </w:txbxContent>
                      </wps:txbx>
                      <wps:bodyPr rot="0" vert="horz" wrap="square" lIns="91440" tIns="45720" rIns="91440" bIns="45720" anchor="t" anchorCtr="0">
                        <a:noAutofit/>
                      </wps:bodyPr>
                    </wps:wsp>
                  </a:graphicData>
                </a:graphic>
              </wp:inline>
            </w:drawing>
          </mc:Choice>
          <mc:Fallback>
            <w:pict>
              <v:shape w14:anchorId="31B71D48" id="_x0000_s1028" type="#_x0000_t202" style="width:481.9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" strokecolor="red">
                <v:textbox>
                  <w:txbxContent>
                    <w:p w14:paraId="3A3EA005" w14:textId="77777777" w:rsidR="00772764" w:rsidRPr="00C36586" w:rsidRDefault="00772764" w:rsidP="00772764">
                      <w:pPr>
                        <w:pStyle w:val="Brdtekst"/>
                        <w:rPr>
                          <w:rFonts w:ascii="Segoe UI" w:hAnsi="Segoe UI" w:cs="Segoe UI"/>
                          <w:sz w:val="18"/>
                          <w:szCs w:val="18"/>
                        </w:rPr>
                      </w:pPr>
                      <w:r>
                        <w:t>Note: Nedenstående tabel udfyldes i analysefasen.</w:t>
                      </w:r>
                    </w:p>
                  </w:txbxContent>
                </v:textbox>
                <w10:anchorlock/>
              </v:shape>
            </w:pict>
          </mc:Fallback>
        </mc:AlternateContent>
      </w:r>
    </w:p>
    <w:p w14:paraId="3ED8C0FD" w14:textId="49BD6099" w:rsidR="00741EF0" w:rsidRDefault="00741EF0" w:rsidP="00741EF0">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5</w:t>
      </w:r>
      <w:r w:rsidR="00643EB6">
        <w:rPr>
          <w:noProof/>
        </w:rPr>
        <w:fldChar w:fldCharType="end"/>
      </w:r>
      <w:r>
        <w:t xml:space="preserve"> Estimering af årlige ikke-økonomiske gevinster </w:t>
      </w:r>
      <w:commentRangeStart w:id="92"/>
      <w:commentRangeStart w:id="93"/>
      <w:commentRangeStart w:id="94"/>
      <w:commentRangeStart w:id="95"/>
      <w:commentRangeEnd w:id="92"/>
      <w:r>
        <w:rPr>
          <w:rStyle w:val="Kommentarhenvisning"/>
        </w:rPr>
        <w:commentReference w:id="92"/>
      </w:r>
      <w:commentRangeEnd w:id="93"/>
      <w:r w:rsidR="000E0F2E">
        <w:rPr>
          <w:rStyle w:val="Kommentarhenvisning"/>
        </w:rPr>
        <w:commentReference w:id="93"/>
      </w:r>
      <w:commentRangeEnd w:id="94"/>
      <w:r>
        <w:rPr>
          <w:rStyle w:val="Kommentarhenvisning"/>
        </w:rPr>
        <w:commentReference w:id="94"/>
      </w:r>
      <w:commentRangeEnd w:id="95"/>
      <w:r w:rsidR="003C4C5D">
        <w:rPr>
          <w:rStyle w:val="Kommentarhenvisning"/>
          <w:b w:val="0"/>
          <w:iCs w:val="0"/>
        </w:rPr>
        <w:commentReference w:id="95"/>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633"/>
        <w:gridCol w:w="2329"/>
        <w:gridCol w:w="5666"/>
      </w:tblGrid>
      <w:tr w:rsidR="007A5193" w:rsidRPr="00CC51C4" w14:paraId="1B50A794" w14:textId="77B0BCA3" w:rsidTr="7A12B152">
        <w:tc>
          <w:tcPr>
            <w:tcW w:w="1633" w:type="dxa"/>
            <w:tcBorders>
              <w:right w:val="single" w:sz="4" w:space="0" w:color="808080" w:themeColor="background1" w:themeShade="80"/>
            </w:tcBorders>
            <w:shd w:val="clear" w:color="auto" w:fill="D9D9D9" w:themeFill="background1" w:themeFillShade="D9"/>
          </w:tcPr>
          <w:p w14:paraId="72BB20BD" w14:textId="65D34FD3" w:rsidR="007A5193" w:rsidRPr="00FC552D" w:rsidRDefault="007A5193" w:rsidP="00ED46A0">
            <w:pPr>
              <w:pStyle w:val="Tabel"/>
              <w:rPr>
                <w:b/>
              </w:rPr>
            </w:pPr>
            <w:r w:rsidRPr="009F23A1">
              <w:rPr>
                <w:b/>
              </w:rPr>
              <w:t>Gevinst</w:t>
            </w:r>
          </w:p>
        </w:tc>
        <w:tc>
          <w:tcPr>
            <w:tcW w:w="2329" w:type="dxa"/>
            <w:tcBorders>
              <w:left w:val="single" w:sz="4" w:space="0" w:color="808080" w:themeColor="background1" w:themeShade="80"/>
            </w:tcBorders>
            <w:shd w:val="clear" w:color="auto" w:fill="D9D9D9" w:themeFill="background1" w:themeFillShade="D9"/>
          </w:tcPr>
          <w:p w14:paraId="0FE3EF0B" w14:textId="396BD244" w:rsidR="007A5193" w:rsidRPr="00CC51C4" w:rsidRDefault="007A5193" w:rsidP="00ED46A0">
            <w:pPr>
              <w:pStyle w:val="Tabel"/>
            </w:pPr>
            <w:r>
              <w:rPr>
                <w:b/>
              </w:rPr>
              <w:t>Gevinstestimat</w:t>
            </w:r>
          </w:p>
        </w:tc>
        <w:tc>
          <w:tcPr>
            <w:tcW w:w="5666" w:type="dxa"/>
            <w:tcBorders>
              <w:right w:val="single" w:sz="4" w:space="0" w:color="808080" w:themeColor="background1" w:themeShade="80"/>
            </w:tcBorders>
            <w:shd w:val="clear" w:color="auto" w:fill="D9D9D9" w:themeFill="background1" w:themeFillShade="D9"/>
          </w:tcPr>
          <w:p w14:paraId="3656408E" w14:textId="7260C332" w:rsidR="007A5193" w:rsidRPr="00FC552D" w:rsidRDefault="007A5193" w:rsidP="00ED46A0">
            <w:pPr>
              <w:pStyle w:val="Tabel"/>
              <w:rPr>
                <w:b/>
              </w:rPr>
            </w:pPr>
            <w:r>
              <w:rPr>
                <w:b/>
              </w:rPr>
              <w:t>Beregningsprincipper</w:t>
            </w:r>
          </w:p>
        </w:tc>
      </w:tr>
      <w:tr w:rsidR="007A5193" w:rsidRPr="00CC51C4" w14:paraId="1ACC18E5" w14:textId="4DF87910" w:rsidTr="7A12B152">
        <w:tc>
          <w:tcPr>
            <w:tcW w:w="1633" w:type="dxa"/>
            <w:tcBorders>
              <w:right w:val="single" w:sz="4" w:space="0" w:color="808080" w:themeColor="background1" w:themeShade="80"/>
            </w:tcBorders>
            <w:shd w:val="clear" w:color="auto" w:fill="auto"/>
          </w:tcPr>
          <w:p w14:paraId="0039984F" w14:textId="715B9ECE" w:rsidR="007A5193" w:rsidRPr="00CC51C4" w:rsidRDefault="6E89AD7D" w:rsidP="00ED46A0">
            <w:pPr>
              <w:pStyle w:val="Tabel"/>
              <w:spacing w:after="0"/>
            </w:pPr>
            <w:r>
              <w:t>G1</w:t>
            </w:r>
          </w:p>
        </w:tc>
        <w:tc>
          <w:tcPr>
            <w:tcW w:w="2329" w:type="dxa"/>
            <w:tcBorders>
              <w:left w:val="single" w:sz="4" w:space="0" w:color="808080" w:themeColor="background1" w:themeShade="80"/>
            </w:tcBorders>
            <w:shd w:val="clear" w:color="auto" w:fill="auto"/>
          </w:tcPr>
          <w:p w14:paraId="3C94C360" w14:textId="5A940025" w:rsidR="007A5193" w:rsidRPr="00CC51C4" w:rsidRDefault="005D04B9" w:rsidP="00ED46A0">
            <w:pPr>
              <w:pStyle w:val="Tabel"/>
            </w:pPr>
            <w:r>
              <w:rPr>
                <w:i/>
                <w:iCs/>
              </w:rPr>
              <w:t>G</w:t>
            </w:r>
            <w:r w:rsidR="00900A4A" w:rsidRPr="00666598">
              <w:rPr>
                <w:i/>
                <w:iCs/>
              </w:rPr>
              <w:t>enbesøges i analysefasen</w:t>
            </w:r>
          </w:p>
        </w:tc>
        <w:tc>
          <w:tcPr>
            <w:tcW w:w="5666" w:type="dxa"/>
            <w:tcBorders>
              <w:right w:val="single" w:sz="4" w:space="0" w:color="808080" w:themeColor="background1" w:themeShade="80"/>
            </w:tcBorders>
            <w:shd w:val="clear" w:color="auto" w:fill="auto"/>
          </w:tcPr>
          <w:p w14:paraId="321807F4" w14:textId="3C71A451" w:rsidR="007A5193" w:rsidRPr="00CC51C4" w:rsidRDefault="00900A4A" w:rsidP="00ED46A0">
            <w:pPr>
              <w:pStyle w:val="Tabel"/>
            </w:pPr>
            <w:r>
              <w:t xml:space="preserve"> </w:t>
            </w:r>
            <w:r w:rsidRPr="00F03923">
              <w:rPr>
                <w:i/>
              </w:rPr>
              <w:t>Genbesøges i analysefasen</w:t>
            </w:r>
          </w:p>
        </w:tc>
      </w:tr>
      <w:tr w:rsidR="007A5193" w:rsidRPr="00CC51C4" w14:paraId="55725525" w14:textId="3993267E" w:rsidTr="7A12B152">
        <w:tc>
          <w:tcPr>
            <w:tcW w:w="1633" w:type="dxa"/>
            <w:tcBorders>
              <w:right w:val="single" w:sz="4" w:space="0" w:color="808080" w:themeColor="background1" w:themeShade="80"/>
            </w:tcBorders>
            <w:shd w:val="clear" w:color="auto" w:fill="auto"/>
          </w:tcPr>
          <w:p w14:paraId="22E3D159" w14:textId="603D4CEB" w:rsidR="007A5193" w:rsidRPr="00CC51C4" w:rsidRDefault="002E0F0A" w:rsidP="00ED46A0">
            <w:pPr>
              <w:pStyle w:val="Tabel"/>
            </w:pPr>
            <w:commentRangeStart w:id="98"/>
            <w:commentRangeStart w:id="99"/>
            <w:commentRangeStart w:id="100"/>
            <w:commentRangeStart w:id="101"/>
            <w:commentRangeStart w:id="102"/>
            <w:commentRangeStart w:id="103"/>
            <w:commentRangeStart w:id="104"/>
            <w:r>
              <w:lastRenderedPageBreak/>
              <w:t>G</w:t>
            </w:r>
            <w:commentRangeEnd w:id="98"/>
            <w:r>
              <w:rPr>
                <w:rStyle w:val="Kommentarhenvisning"/>
              </w:rPr>
              <w:commentReference w:id="98"/>
            </w:r>
            <w:commentRangeEnd w:id="99"/>
            <w:r>
              <w:rPr>
                <w:rStyle w:val="Kommentarhenvisning"/>
              </w:rPr>
              <w:commentReference w:id="99"/>
            </w:r>
            <w:commentRangeEnd w:id="100"/>
            <w:r>
              <w:rPr>
                <w:rStyle w:val="Kommentarhenvisning"/>
              </w:rPr>
              <w:commentReference w:id="100"/>
            </w:r>
            <w:commentRangeEnd w:id="101"/>
            <w:r>
              <w:rPr>
                <w:rStyle w:val="Kommentarhenvisning"/>
              </w:rPr>
              <w:commentReference w:id="101"/>
            </w:r>
            <w:commentRangeEnd w:id="102"/>
            <w:r>
              <w:rPr>
                <w:rStyle w:val="Kommentarhenvisning"/>
              </w:rPr>
              <w:commentReference w:id="102"/>
            </w:r>
            <w:commentRangeEnd w:id="103"/>
            <w:r>
              <w:rPr>
                <w:rStyle w:val="Kommentarhenvisning"/>
              </w:rPr>
              <w:commentReference w:id="103"/>
            </w:r>
            <w:commentRangeEnd w:id="104"/>
            <w:r w:rsidR="00F3126D">
              <w:rPr>
                <w:rStyle w:val="Kommentarhenvisning"/>
              </w:rPr>
              <w:commentReference w:id="104"/>
            </w:r>
            <w:r w:rsidR="00B551FC">
              <w:t>3</w:t>
            </w:r>
          </w:p>
        </w:tc>
        <w:tc>
          <w:tcPr>
            <w:tcW w:w="2329" w:type="dxa"/>
            <w:tcBorders>
              <w:left w:val="single" w:sz="4" w:space="0" w:color="808080" w:themeColor="background1" w:themeShade="80"/>
            </w:tcBorders>
            <w:shd w:val="clear" w:color="auto" w:fill="auto"/>
          </w:tcPr>
          <w:p w14:paraId="18E31A1A" w14:textId="586EA395" w:rsidR="007A5193" w:rsidRPr="00CC51C4" w:rsidRDefault="7A12B152" w:rsidP="00ED46A0">
            <w:pPr>
              <w:pStyle w:val="Tabel"/>
            </w:pPr>
            <w:r>
              <w:t>Færre fejlregistrerede PMV’er (personlige mindre virksomheder</w:t>
            </w:r>
            <w:r w:rsidR="22C18EE3">
              <w:t>).</w:t>
            </w:r>
          </w:p>
        </w:tc>
        <w:tc>
          <w:tcPr>
            <w:tcW w:w="5666" w:type="dxa"/>
            <w:tcBorders>
              <w:right w:val="single" w:sz="4" w:space="0" w:color="808080" w:themeColor="background1" w:themeShade="80"/>
            </w:tcBorders>
            <w:shd w:val="clear" w:color="auto" w:fill="auto"/>
          </w:tcPr>
          <w:p w14:paraId="5B6D17F5" w14:textId="6C681639" w:rsidR="007A5193" w:rsidRPr="00CC51C4" w:rsidRDefault="22C18EE3" w:rsidP="00ED46A0">
            <w:pPr>
              <w:pStyle w:val="Tabel"/>
            </w:pPr>
            <w:r>
              <w:t>Nogle danske PMV’er har muligvi</w:t>
            </w:r>
            <w:r w:rsidR="61E46419">
              <w:t xml:space="preserve">s en omsætning, der overstiger den danske momsfritagelsesgrænse på 50.000 kr. </w:t>
            </w:r>
            <w:r w:rsidR="1A5A88C1">
              <w:t>Gennem SMV-indberetninger i DK og EU kan disse identificeres, så det sikres, at de bliver korrekt momsregistreret i Danmark.</w:t>
            </w:r>
          </w:p>
        </w:tc>
      </w:tr>
    </w:tbl>
    <w:p w14:paraId="35B7B5A9" w14:textId="77777777" w:rsidR="00BF1707" w:rsidRPr="00666598" w:rsidRDefault="00BF1707" w:rsidP="00666598">
      <w:pPr>
        <w:pStyle w:val="Brdtekst"/>
        <w:rPr>
          <w:rStyle w:val="Pladsholdertekst"/>
          <w:b/>
          <w:bCs/>
        </w:rPr>
      </w:pPr>
      <w:bookmarkStart w:id="111" w:name="_Toc108427417"/>
      <w:bookmarkEnd w:id="111"/>
    </w:p>
    <w:p w14:paraId="6EBF64FF" w14:textId="7A3C897D" w:rsidR="00790A53" w:rsidRPr="002F55F9" w:rsidRDefault="2C0D8AC3" w:rsidP="00666598">
      <w:pPr>
        <w:pStyle w:val="Brdtekst"/>
        <w:rPr>
          <w:bCs/>
        </w:rPr>
      </w:pPr>
      <w:r w:rsidRPr="00666598">
        <w:rPr>
          <w:b/>
          <w:bCs/>
        </w:rPr>
        <w:t>Supplerende gevinster</w:t>
      </w:r>
    </w:p>
    <w:p w14:paraId="01B5C9E8" w14:textId="77777777" w:rsidR="00843634" w:rsidRDefault="2C0D8AC3" w:rsidP="00843634">
      <w:pPr>
        <w:pStyle w:val="Brdtekst"/>
      </w:pPr>
      <w:r>
        <w:t>I forbindelse med direktivet er der også identificeret supplerende gevinster, som projektet ikke vil måle på, men kan med fordel, nævnes som gevinster som muligvis vil indtræffe i forbindelse med implementeringen af SMV-ordningen, disse er:</w:t>
      </w:r>
    </w:p>
    <w:p w14:paraId="0B3D2292" w14:textId="77777777" w:rsidR="00D75423" w:rsidRDefault="00D75423" w:rsidP="00D75423">
      <w:pPr>
        <w:pStyle w:val="Listeafsnit"/>
        <w:numPr>
          <w:ilvl w:val="0"/>
          <w:numId w:val="97"/>
        </w:numPr>
      </w:pPr>
      <w:r>
        <w:t>G4 er den lige konkurrence, der kan opstå på baggrund af implementeringen</w:t>
      </w:r>
    </w:p>
    <w:p w14:paraId="4363E2FA" w14:textId="77777777" w:rsidR="00D75423" w:rsidRDefault="00D75423" w:rsidP="00D75423">
      <w:pPr>
        <w:pStyle w:val="Listeafsnit"/>
        <w:numPr>
          <w:ilvl w:val="0"/>
          <w:numId w:val="97"/>
        </w:numPr>
      </w:pPr>
      <w:r>
        <w:t>G5 er det forventede mindre provenu, der vil opstå på baggrund af implementeringen.</w:t>
      </w:r>
    </w:p>
    <w:p w14:paraId="6A07638A" w14:textId="77777777" w:rsidR="00D75423" w:rsidRDefault="00D75423" w:rsidP="00D75423">
      <w:pPr>
        <w:pStyle w:val="Listeafsnit"/>
        <w:numPr>
          <w:ilvl w:val="0"/>
          <w:numId w:val="97"/>
        </w:numPr>
      </w:pPr>
      <w:r>
        <w:t>G6 er lempelser af de administrative byrder for virksomheder, der vil opstå på baggrund af implementeringen.</w:t>
      </w:r>
    </w:p>
    <w:p w14:paraId="4410DE92" w14:textId="7683622B" w:rsidR="00F45CAE" w:rsidRDefault="00F45CAE" w:rsidP="00E44394">
      <w:pPr>
        <w:pStyle w:val="Brdtekst"/>
        <w:ind w:left="567"/>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569"/>
        <w:gridCol w:w="993"/>
        <w:gridCol w:w="994"/>
        <w:gridCol w:w="4952"/>
        <w:gridCol w:w="2120"/>
      </w:tblGrid>
      <w:tr w:rsidR="00106090" w:rsidRPr="000A6721" w14:paraId="135BD49A" w14:textId="19A28163" w:rsidTr="3EB6356F">
        <w:trPr>
          <w:tblHeader/>
        </w:trPr>
        <w:tc>
          <w:tcPr>
            <w:tcW w:w="569" w:type="dxa"/>
            <w:shd w:val="clear" w:color="auto" w:fill="D9D9D9" w:themeFill="background1" w:themeFillShade="D9"/>
          </w:tcPr>
          <w:p w14:paraId="53624D8B" w14:textId="7C6527EA" w:rsidR="00106090" w:rsidRPr="000A6721" w:rsidRDefault="00106090" w:rsidP="002B06E5">
            <w:pPr>
              <w:pStyle w:val="Tabeloverskrift"/>
            </w:pPr>
            <w:r w:rsidRPr="000A6721">
              <w:lastRenderedPageBreak/>
              <w:t>ID</w:t>
            </w:r>
          </w:p>
        </w:tc>
        <w:tc>
          <w:tcPr>
            <w:tcW w:w="993" w:type="dxa"/>
            <w:shd w:val="clear" w:color="auto" w:fill="D9D9D9" w:themeFill="background1" w:themeFillShade="D9"/>
          </w:tcPr>
          <w:p w14:paraId="7D45B352" w14:textId="0E4AEC55" w:rsidR="00106090" w:rsidRPr="000A6721" w:rsidRDefault="00106090" w:rsidP="002B06E5">
            <w:pPr>
              <w:pStyle w:val="Tabeloverskrift"/>
            </w:pPr>
            <w:r w:rsidRPr="000A6721">
              <w:t>Gevinst</w:t>
            </w:r>
            <w:r w:rsidRPr="000A6721">
              <w:noBreakHyphen/>
            </w:r>
            <w:r w:rsidRPr="000A6721">
              <w:br/>
              <w:t>navn</w:t>
            </w:r>
          </w:p>
        </w:tc>
        <w:tc>
          <w:tcPr>
            <w:tcW w:w="994" w:type="dxa"/>
            <w:shd w:val="clear" w:color="auto" w:fill="D9D9D9" w:themeFill="background1" w:themeFillShade="D9"/>
          </w:tcPr>
          <w:p w14:paraId="75FD4B38" w14:textId="5920F88C" w:rsidR="00106090" w:rsidRPr="000A6721" w:rsidRDefault="00106090" w:rsidP="002B06E5">
            <w:pPr>
              <w:pStyle w:val="Tabeloverskrift"/>
            </w:pPr>
            <w:r w:rsidRPr="000A6721">
              <w:t>Gevinst</w:t>
            </w:r>
            <w:r w:rsidRPr="000A6721">
              <w:noBreakHyphen/>
            </w:r>
            <w:r w:rsidRPr="000A6721">
              <w:br/>
              <w:t>type</w:t>
            </w:r>
          </w:p>
        </w:tc>
        <w:tc>
          <w:tcPr>
            <w:tcW w:w="4952" w:type="dxa"/>
            <w:shd w:val="clear" w:color="auto" w:fill="D9D9D9" w:themeFill="background1" w:themeFillShade="D9"/>
          </w:tcPr>
          <w:p w14:paraId="113B9C0E" w14:textId="5554A72A" w:rsidR="00106090" w:rsidRPr="000A6721" w:rsidRDefault="00106090" w:rsidP="002B06E5">
            <w:pPr>
              <w:pStyle w:val="Tabeloverskrift"/>
            </w:pPr>
            <w:r w:rsidRPr="000A6721">
              <w:t>Beskrivelse</w:t>
            </w:r>
          </w:p>
        </w:tc>
        <w:tc>
          <w:tcPr>
            <w:tcW w:w="2120" w:type="dxa"/>
            <w:shd w:val="clear" w:color="auto" w:fill="D9D9D9" w:themeFill="background1" w:themeFillShade="D9"/>
          </w:tcPr>
          <w:p w14:paraId="36DE908A" w14:textId="625608F5" w:rsidR="00106090" w:rsidRPr="000A6721" w:rsidRDefault="00106090" w:rsidP="002B06E5">
            <w:pPr>
              <w:pStyle w:val="Tabeloverskrift"/>
            </w:pPr>
            <w:r w:rsidRPr="000A6721">
              <w:t>Gevinstejer</w:t>
            </w:r>
          </w:p>
        </w:tc>
      </w:tr>
      <w:tr w:rsidR="00106090" w:rsidRPr="000A6721" w14:paraId="2FCFB82D" w14:textId="37412F9F" w:rsidTr="3EB6356F">
        <w:trPr>
          <w:tblHeader/>
        </w:trPr>
        <w:tc>
          <w:tcPr>
            <w:tcW w:w="569" w:type="dxa"/>
            <w:shd w:val="clear" w:color="auto" w:fill="auto"/>
          </w:tcPr>
          <w:p w14:paraId="412F25BE" w14:textId="66200E00" w:rsidR="00106090" w:rsidRPr="00666598" w:rsidRDefault="00106090" w:rsidP="002B06E5">
            <w:pPr>
              <w:pStyle w:val="Tabeloverskrift"/>
              <w:rPr>
                <w:b w:val="0"/>
                <w:bCs/>
              </w:rPr>
            </w:pPr>
            <w:r w:rsidRPr="00666598">
              <w:rPr>
                <w:b w:val="0"/>
                <w:bCs/>
              </w:rPr>
              <w:t>G4</w:t>
            </w:r>
          </w:p>
        </w:tc>
        <w:tc>
          <w:tcPr>
            <w:tcW w:w="993" w:type="dxa"/>
            <w:shd w:val="clear" w:color="auto" w:fill="auto"/>
          </w:tcPr>
          <w:p w14:paraId="48C7D146" w14:textId="2737C71C" w:rsidR="00106090" w:rsidRPr="00666598" w:rsidRDefault="00106090" w:rsidP="002B06E5">
            <w:pPr>
              <w:pStyle w:val="Tabeloverskrift"/>
              <w:rPr>
                <w:b w:val="0"/>
                <w:bCs/>
              </w:rPr>
            </w:pPr>
            <w:r w:rsidRPr="00666598">
              <w:rPr>
                <w:b w:val="0"/>
                <w:bCs/>
              </w:rPr>
              <w:t>Lige konkurrencevilkår</w:t>
            </w:r>
          </w:p>
        </w:tc>
        <w:tc>
          <w:tcPr>
            <w:tcW w:w="994" w:type="dxa"/>
            <w:shd w:val="clear" w:color="auto" w:fill="auto"/>
          </w:tcPr>
          <w:p w14:paraId="3A70ACD0" w14:textId="76D02A3F" w:rsidR="00106090" w:rsidRDefault="00106090" w:rsidP="00106090">
            <w:pPr>
              <w:pStyle w:val="Tabel"/>
              <w:spacing w:line="256" w:lineRule="auto"/>
            </w:pPr>
            <w:r>
              <w:rPr>
                <w:rStyle w:val="normaltextrun"/>
                <w:rFonts w:ascii="Calibri" w:hAnsi="Calibri" w:cs="Calibri"/>
                <w:color w:val="000000"/>
                <w:szCs w:val="20"/>
              </w:rPr>
              <w:t>Ikke-økonomisk</w:t>
            </w:r>
            <w:r>
              <w:rPr>
                <w:rStyle w:val="eop"/>
                <w:rFonts w:ascii="Calibri" w:hAnsi="Calibri" w:cs="Calibri"/>
                <w:color w:val="000000"/>
                <w:szCs w:val="20"/>
              </w:rPr>
              <w:t> </w:t>
            </w:r>
          </w:p>
          <w:p w14:paraId="257A8AD6" w14:textId="2AF1A96D" w:rsidR="00106090" w:rsidRDefault="00106090" w:rsidP="002B06E5">
            <w:pPr>
              <w:pStyle w:val="Tabeloverskrift"/>
            </w:pPr>
          </w:p>
          <w:p w14:paraId="34B44FCF" w14:textId="13FD7BDD" w:rsidR="00106090" w:rsidRPr="008E0A29" w:rsidRDefault="00106090" w:rsidP="0042134A"/>
        </w:tc>
        <w:tc>
          <w:tcPr>
            <w:tcW w:w="4952" w:type="dxa"/>
            <w:shd w:val="clear" w:color="auto" w:fill="auto"/>
          </w:tcPr>
          <w:p w14:paraId="7FF1397E" w14:textId="5717A4B9" w:rsidR="00BD69C9" w:rsidRDefault="00BD69C9" w:rsidP="00CD2DF3">
            <w:pPr>
              <w:pStyle w:val="Tabel"/>
              <w:rPr>
                <w:szCs w:val="20"/>
              </w:rPr>
            </w:pPr>
            <w:r>
              <w:t>Særordningen for små virksomheder giver i øjeblikket kun mulighed for fritagelse for virksomheder, der er etableret i den medlemsstat, hvor momsen skal betales. Dette har negativ indvirkning på konkurrencen på det indre marked for virksomheder, der ikke er etableret i den pågældende medlemsstat.</w:t>
            </w:r>
          </w:p>
          <w:p w14:paraId="643788D0" w14:textId="4117332F" w:rsidR="00BD69C9" w:rsidRDefault="00BD69C9" w:rsidP="00CD2DF3">
            <w:pPr>
              <w:pStyle w:val="Tabel"/>
              <w:rPr>
                <w:szCs w:val="20"/>
              </w:rPr>
            </w:pPr>
          </w:p>
          <w:p w14:paraId="41887F16" w14:textId="132D3171" w:rsidR="00BD69C9" w:rsidRDefault="00BD69C9" w:rsidP="00CD2DF3">
            <w:pPr>
              <w:pStyle w:val="Tabel"/>
              <w:rPr>
                <w:szCs w:val="20"/>
              </w:rPr>
            </w:pPr>
            <w:r>
              <w:rPr>
                <w:szCs w:val="20"/>
              </w:rPr>
              <w:t xml:space="preserve">Således skal en dansk virksomhed ved salg af varer og ydelser i Danmark ikke betale moms, når den samlede afgiftspligtige leverancer ikke overstiger 50.000 kr. årligt, mens en udenlandsk virksomhed efter de nuværende regler ikke vil kunne udnytte denne fordel ved salg til Danmark. </w:t>
            </w:r>
          </w:p>
          <w:p w14:paraId="2C803B92" w14:textId="47CE82EF" w:rsidR="00BD69C9" w:rsidRDefault="00BD69C9" w:rsidP="00CD2DF3">
            <w:pPr>
              <w:pStyle w:val="Tabel"/>
              <w:rPr>
                <w:szCs w:val="20"/>
              </w:rPr>
            </w:pPr>
          </w:p>
          <w:p w14:paraId="4E7A1BF1" w14:textId="459809C1" w:rsidR="00BD69C9" w:rsidRDefault="00BD69C9" w:rsidP="00CD2DF3">
            <w:pPr>
              <w:pStyle w:val="Tabel"/>
            </w:pPr>
            <w:r>
              <w:t xml:space="preserve">Derudover er der stor forskel på den fritagelsesgrænse, som de enkelte lande har fastsat. Nogle lande har ingen fritagelsesgrænse eller en fritagelsesgrænse, som er lavere end i Danmark, mens der er andre lande, som har fastsat en fritagelsesgrænse, som er væsentlig højere end den danske, eksempelvis Irland med en fritagelsesgrænse på 75.000 EUR. </w:t>
            </w:r>
          </w:p>
          <w:p w14:paraId="3D8EC677" w14:textId="74BB046E" w:rsidR="00BD69C9" w:rsidRDefault="00BD69C9" w:rsidP="00CD2DF3">
            <w:pPr>
              <w:pStyle w:val="Tabel"/>
              <w:rPr>
                <w:szCs w:val="20"/>
              </w:rPr>
            </w:pPr>
          </w:p>
          <w:p w14:paraId="29609BDF" w14:textId="18F3DC3E" w:rsidR="00BD69C9" w:rsidRDefault="00BD69C9" w:rsidP="00CD2DF3">
            <w:pPr>
              <w:pStyle w:val="Tabel"/>
              <w:rPr>
                <w:rFonts w:ascii="Times New Roman" w:eastAsiaTheme="minorHAnsi" w:hAnsi="Times New Roman" w:cs="Times New Roman"/>
                <w:sz w:val="24"/>
                <w:szCs w:val="24"/>
              </w:rPr>
            </w:pPr>
            <w:r>
              <w:rPr>
                <w:rStyle w:val="normaltextrun"/>
                <w:rFonts w:ascii="Calibri" w:hAnsi="Calibri" w:cs="Calibri"/>
                <w:color w:val="000000" w:themeColor="text1"/>
                <w:szCs w:val="20"/>
              </w:rPr>
              <w:t xml:space="preserve">Ved implementeringen af SMV-direktivet vil virksomheder, som ikke er etableret i medlemsstaten, kunne søge om fritagelse og dermed opnå de samme fordele - på lige vilkår med de virksomheder, der er etableret i medlemsstaten. </w:t>
            </w:r>
          </w:p>
          <w:p w14:paraId="046688D3" w14:textId="5E54E401" w:rsidR="00106090" w:rsidRPr="000A6721" w:rsidRDefault="00106090" w:rsidP="00CD2DF3">
            <w:pPr>
              <w:pStyle w:val="Tabel"/>
            </w:pPr>
          </w:p>
        </w:tc>
        <w:tc>
          <w:tcPr>
            <w:tcW w:w="2120" w:type="dxa"/>
            <w:shd w:val="clear" w:color="auto" w:fill="auto"/>
          </w:tcPr>
          <w:p w14:paraId="6C9BCB36" w14:textId="79BBDE04" w:rsidR="00106090" w:rsidRPr="000A6721" w:rsidRDefault="00106090" w:rsidP="002B06E5">
            <w:pPr>
              <w:pStyle w:val="Tabeloverskrift"/>
            </w:pPr>
          </w:p>
        </w:tc>
      </w:tr>
      <w:tr w:rsidR="00BD69C9" w:rsidRPr="000A6721" w14:paraId="0567E702" w14:textId="1756A695" w:rsidTr="3EB6356F">
        <w:trPr>
          <w:tblHeader/>
        </w:trPr>
        <w:tc>
          <w:tcPr>
            <w:tcW w:w="569" w:type="dxa"/>
            <w:shd w:val="clear" w:color="auto" w:fill="auto"/>
          </w:tcPr>
          <w:p w14:paraId="217B41A5" w14:textId="7B8CEB0C" w:rsidR="00BD69C9" w:rsidRPr="00666598" w:rsidRDefault="00BD69C9" w:rsidP="002B06E5">
            <w:pPr>
              <w:pStyle w:val="Tabeloverskrift"/>
              <w:rPr>
                <w:b w:val="0"/>
                <w:bCs/>
              </w:rPr>
            </w:pPr>
            <w:r w:rsidRPr="00666598">
              <w:rPr>
                <w:b w:val="0"/>
                <w:bCs/>
              </w:rPr>
              <w:t>G5</w:t>
            </w:r>
          </w:p>
        </w:tc>
        <w:tc>
          <w:tcPr>
            <w:tcW w:w="993" w:type="dxa"/>
            <w:shd w:val="clear" w:color="auto" w:fill="auto"/>
          </w:tcPr>
          <w:p w14:paraId="10922D56" w14:textId="5CDB0CCC" w:rsidR="00BD69C9" w:rsidRPr="00666598" w:rsidRDefault="00BD69C9" w:rsidP="002B06E5">
            <w:pPr>
              <w:pStyle w:val="Tabeloverskrift"/>
              <w:rPr>
                <w:b w:val="0"/>
                <w:bCs/>
              </w:rPr>
            </w:pPr>
            <w:r w:rsidRPr="00666598">
              <w:rPr>
                <w:rStyle w:val="eop"/>
                <w:rFonts w:ascii="Calibri" w:hAnsi="Calibri" w:cs="Calibri"/>
                <w:b w:val="0"/>
                <w:bCs/>
              </w:rPr>
              <w:t>Forventede mindre provenu</w:t>
            </w:r>
          </w:p>
        </w:tc>
        <w:tc>
          <w:tcPr>
            <w:tcW w:w="994" w:type="dxa"/>
            <w:shd w:val="clear" w:color="auto" w:fill="auto"/>
          </w:tcPr>
          <w:p w14:paraId="52E20047" w14:textId="003B80BF" w:rsidR="00BD69C9" w:rsidRDefault="00BD69C9" w:rsidP="00106090">
            <w:pPr>
              <w:pStyle w:val="Tabel"/>
              <w:spacing w:line="256" w:lineRule="auto"/>
              <w:rPr>
                <w:rStyle w:val="normaltextrun"/>
                <w:rFonts w:ascii="Calibri" w:hAnsi="Calibri" w:cs="Calibri"/>
                <w:color w:val="000000"/>
                <w:szCs w:val="20"/>
              </w:rPr>
            </w:pPr>
            <w:r>
              <w:rPr>
                <w:rStyle w:val="normaltextrun"/>
                <w:rFonts w:ascii="Calibri" w:hAnsi="Calibri" w:cs="Calibri"/>
                <w:color w:val="000000"/>
                <w:szCs w:val="20"/>
              </w:rPr>
              <w:t>Økonomisk</w:t>
            </w:r>
          </w:p>
        </w:tc>
        <w:tc>
          <w:tcPr>
            <w:tcW w:w="4952" w:type="dxa"/>
            <w:shd w:val="clear" w:color="auto" w:fill="auto"/>
          </w:tcPr>
          <w:p w14:paraId="09F84D49" w14:textId="583E6419" w:rsidR="00BD69C9" w:rsidRDefault="00BD69C9" w:rsidP="00CD2DF3">
            <w:pPr>
              <w:pStyle w:val="Tabel"/>
              <w:rPr>
                <w:rFonts w:ascii="Times New Roman" w:eastAsiaTheme="minorHAnsi" w:hAnsi="Times New Roman" w:cs="Times New Roman"/>
                <w:sz w:val="24"/>
                <w:szCs w:val="24"/>
              </w:rPr>
            </w:pPr>
            <w:r>
              <w:rPr>
                <w:rStyle w:val="normaltextrun"/>
                <w:rFonts w:ascii="Calibri" w:hAnsi="Calibri" w:cs="Calibri"/>
                <w:color w:val="000000"/>
                <w:szCs w:val="20"/>
                <w:shd w:val="clear" w:color="auto" w:fill="FFFFFF"/>
              </w:rPr>
              <w:t>Muligheden for at udenlandske virksomheder med omsætning under den danske momsfritagelsesgrænse på 50.000 kr. ikke længere vil skulle registrere sig for moms, skønnes med væsentlig usikkerhed at medføre et mindre provenu på ca. 10 mio. kr. årligt.</w:t>
            </w:r>
            <w:r>
              <w:rPr>
                <w:rStyle w:val="Fodnotehenvisning"/>
              </w:rPr>
              <w:footnoteReference w:id="2"/>
            </w:r>
            <w:r>
              <w:rPr>
                <w:rFonts w:ascii="Times New Roman" w:eastAsiaTheme="minorHAnsi" w:hAnsi="Times New Roman" w:cs="Times New Roman"/>
                <w:sz w:val="24"/>
                <w:szCs w:val="24"/>
              </w:rPr>
              <w:t xml:space="preserve"> </w:t>
            </w:r>
          </w:p>
          <w:p w14:paraId="43317AEF" w14:textId="6C92F4DC" w:rsidR="00BD69C9" w:rsidRDefault="00BD69C9" w:rsidP="00CD2DF3">
            <w:pPr>
              <w:pStyle w:val="Tabel"/>
            </w:pPr>
          </w:p>
        </w:tc>
        <w:tc>
          <w:tcPr>
            <w:tcW w:w="2120" w:type="dxa"/>
            <w:shd w:val="clear" w:color="auto" w:fill="auto"/>
          </w:tcPr>
          <w:p w14:paraId="5C46062D" w14:textId="5CC89DB2" w:rsidR="00BD69C9" w:rsidRPr="000A6721" w:rsidRDefault="00BD69C9" w:rsidP="002B06E5">
            <w:pPr>
              <w:pStyle w:val="Tabeloverskrift"/>
            </w:pPr>
          </w:p>
        </w:tc>
      </w:tr>
      <w:tr w:rsidR="00BD69C9" w:rsidRPr="000A6721" w14:paraId="2BC2312D" w14:textId="6D73DD9C" w:rsidTr="3EB6356F">
        <w:trPr>
          <w:tblHeader/>
        </w:trPr>
        <w:tc>
          <w:tcPr>
            <w:tcW w:w="569" w:type="dxa"/>
            <w:shd w:val="clear" w:color="auto" w:fill="auto"/>
          </w:tcPr>
          <w:p w14:paraId="494D35EA" w14:textId="53B3DC7B" w:rsidR="00BD69C9" w:rsidRPr="00666598" w:rsidRDefault="00BD69C9" w:rsidP="002B06E5">
            <w:pPr>
              <w:pStyle w:val="Tabeloverskrift"/>
              <w:rPr>
                <w:b w:val="0"/>
                <w:bCs/>
              </w:rPr>
            </w:pPr>
            <w:r w:rsidRPr="00666598">
              <w:rPr>
                <w:b w:val="0"/>
                <w:bCs/>
              </w:rPr>
              <w:t>G6</w:t>
            </w:r>
          </w:p>
        </w:tc>
        <w:tc>
          <w:tcPr>
            <w:tcW w:w="993" w:type="dxa"/>
            <w:shd w:val="clear" w:color="auto" w:fill="auto"/>
          </w:tcPr>
          <w:p w14:paraId="321A2CE6" w14:textId="5DDE7481" w:rsidR="00BD69C9" w:rsidRPr="00666598" w:rsidRDefault="00BD69C9" w:rsidP="002B06E5">
            <w:pPr>
              <w:pStyle w:val="Tabeloverskrift"/>
              <w:rPr>
                <w:rStyle w:val="eop"/>
                <w:rFonts w:ascii="Calibri" w:hAnsi="Calibri" w:cs="Calibri"/>
                <w:b w:val="0"/>
                <w:bCs/>
              </w:rPr>
            </w:pPr>
            <w:r w:rsidRPr="00666598">
              <w:rPr>
                <w:rStyle w:val="eop"/>
                <w:rFonts w:ascii="Calibri" w:hAnsi="Calibri" w:cs="Calibri"/>
                <w:b w:val="0"/>
                <w:bCs/>
              </w:rPr>
              <w:t>Lempelser af de administrative byrder for virksomheder</w:t>
            </w:r>
          </w:p>
        </w:tc>
        <w:tc>
          <w:tcPr>
            <w:tcW w:w="994" w:type="dxa"/>
            <w:shd w:val="clear" w:color="auto" w:fill="auto"/>
          </w:tcPr>
          <w:p w14:paraId="313933B2" w14:textId="394FA5AC" w:rsidR="00BD69C9" w:rsidRDefault="00BD69C9" w:rsidP="00106090">
            <w:pPr>
              <w:pStyle w:val="Tabel"/>
              <w:spacing w:line="256" w:lineRule="auto"/>
              <w:rPr>
                <w:rStyle w:val="normaltextrun"/>
                <w:rFonts w:ascii="Calibri" w:hAnsi="Calibri" w:cs="Calibri"/>
                <w:color w:val="000000"/>
                <w:szCs w:val="20"/>
              </w:rPr>
            </w:pPr>
            <w:r>
              <w:rPr>
                <w:rStyle w:val="normaltextrun"/>
                <w:rFonts w:ascii="Calibri" w:hAnsi="Calibri" w:cs="Calibri"/>
                <w:color w:val="000000"/>
                <w:szCs w:val="20"/>
              </w:rPr>
              <w:t>Økonomisk</w:t>
            </w:r>
          </w:p>
        </w:tc>
        <w:tc>
          <w:tcPr>
            <w:tcW w:w="4952" w:type="dxa"/>
            <w:shd w:val="clear" w:color="auto" w:fill="auto"/>
          </w:tcPr>
          <w:p w14:paraId="3E3925C5" w14:textId="370E97A8" w:rsidR="00EE0278" w:rsidRDefault="55F41C1A" w:rsidP="00CD2DF3">
            <w:pPr>
              <w:pStyle w:val="Tabel"/>
              <w:rPr>
                <w:rFonts w:ascii="Times New Roman" w:hAnsi="Times New Roman" w:cs="Times New Roman"/>
                <w:sz w:val="24"/>
                <w:szCs w:val="24"/>
              </w:rPr>
            </w:pPr>
            <w:r w:rsidRPr="3EB6356F">
              <w:rPr>
                <w:rStyle w:val="normaltextrun"/>
                <w:rFonts w:ascii="Calibri" w:hAnsi="Calibri" w:cs="Calibri"/>
                <w:color w:val="000000"/>
                <w:shd w:val="clear" w:color="auto" w:fill="FFFFFF"/>
              </w:rPr>
              <w:t xml:space="preserve">SMV-direktivet medfører både administrative lettelser og administrative byrder. Det vurderes dog samlet, at forslaget potentielt vil kunne medføre væsentlige administrative lettelser, </w:t>
            </w:r>
            <w:r w:rsidR="00984945" w:rsidRPr="28AD7DFE">
              <w:rPr>
                <w:rStyle w:val="normaltextrun"/>
                <w:rFonts w:ascii="Calibri" w:hAnsi="Calibri" w:cs="Calibri"/>
                <w:color w:val="000000" w:themeColor="text1"/>
              </w:rPr>
              <w:t>ca</w:t>
            </w:r>
            <w:commentRangeStart w:id="113"/>
            <w:commentRangeStart w:id="114"/>
            <w:r w:rsidRPr="3EB6356F">
              <w:rPr>
                <w:rStyle w:val="normaltextrun"/>
                <w:rFonts w:ascii="Calibri" w:hAnsi="Calibri" w:cs="Calibri"/>
                <w:color w:val="000000"/>
                <w:shd w:val="clear" w:color="auto" w:fill="FFFFFF"/>
              </w:rPr>
              <w:t xml:space="preserve">. </w:t>
            </w:r>
            <w:r w:rsidRPr="28AD7DFE">
              <w:rPr>
                <w:rStyle w:val="normaltextrun"/>
                <w:rFonts w:ascii="Calibri" w:hAnsi="Calibri" w:cs="Calibri"/>
                <w:color w:val="000000" w:themeColor="text1"/>
              </w:rPr>
              <w:t xml:space="preserve">over </w:t>
            </w:r>
            <w:r w:rsidRPr="3EB6356F">
              <w:rPr>
                <w:rStyle w:val="normaltextrun"/>
                <w:rFonts w:ascii="Calibri" w:hAnsi="Calibri" w:cs="Calibri"/>
                <w:color w:val="000000"/>
                <w:shd w:val="clear" w:color="auto" w:fill="FFFFFF"/>
              </w:rPr>
              <w:t>4 mio.</w:t>
            </w:r>
            <w:commentRangeEnd w:id="113"/>
            <w:r w:rsidR="00EE0278">
              <w:commentReference w:id="113"/>
            </w:r>
            <w:commentRangeEnd w:id="114"/>
            <w:r w:rsidR="00E062AE">
              <w:rPr>
                <w:rStyle w:val="Kommentarhenvisning"/>
              </w:rPr>
              <w:commentReference w:id="114"/>
            </w:r>
            <w:r w:rsidRPr="3EB6356F">
              <w:rPr>
                <w:rStyle w:val="normaltextrun"/>
                <w:rFonts w:ascii="Calibri" w:hAnsi="Calibri" w:cs="Calibri"/>
                <w:color w:val="000000"/>
                <w:shd w:val="clear" w:color="auto" w:fill="FFFFFF"/>
              </w:rPr>
              <w:t xml:space="preserve"> kr. årligt, for de mindre danske virksomheder.</w:t>
            </w:r>
            <w:r w:rsidR="00EE0278" w:rsidRPr="3EB6356F">
              <w:rPr>
                <w:rStyle w:val="Fodnotehenvisning"/>
                <w:rFonts w:ascii="Calibri" w:hAnsi="Calibri" w:cs="Calibri"/>
                <w:color w:val="000000"/>
                <w:shd w:val="clear" w:color="auto" w:fill="FFFFFF"/>
              </w:rPr>
              <w:footnoteReference w:id="3"/>
            </w:r>
            <w:r w:rsidRPr="3EB6356F">
              <w:rPr>
                <w:rFonts w:ascii="Times New Roman" w:hAnsi="Times New Roman" w:cs="Times New Roman"/>
                <w:sz w:val="24"/>
                <w:szCs w:val="24"/>
              </w:rPr>
              <w:t xml:space="preserve"> </w:t>
            </w:r>
          </w:p>
          <w:p w14:paraId="7A80F9B8" w14:textId="20B48DF2" w:rsidR="00BD69C9" w:rsidRDefault="00BD69C9" w:rsidP="00CD2DF3">
            <w:pPr>
              <w:pStyle w:val="Tabel"/>
              <w:rPr>
                <w:rStyle w:val="normaltextrun"/>
                <w:rFonts w:ascii="Calibri" w:hAnsi="Calibri" w:cs="Calibri"/>
                <w:color w:val="000000"/>
                <w:szCs w:val="20"/>
                <w:shd w:val="clear" w:color="auto" w:fill="FFFFFF"/>
              </w:rPr>
            </w:pPr>
          </w:p>
        </w:tc>
        <w:tc>
          <w:tcPr>
            <w:tcW w:w="2120" w:type="dxa"/>
            <w:shd w:val="clear" w:color="auto" w:fill="auto"/>
          </w:tcPr>
          <w:p w14:paraId="40F901AD" w14:textId="49B6309D" w:rsidR="00BD69C9" w:rsidRPr="000A6721" w:rsidRDefault="00BD69C9" w:rsidP="002B06E5">
            <w:pPr>
              <w:pStyle w:val="Tabeloverskrift"/>
            </w:pPr>
          </w:p>
        </w:tc>
      </w:tr>
    </w:tbl>
    <w:p w14:paraId="295ABA2C" w14:textId="179DD843" w:rsidR="00F45CAE" w:rsidRPr="00F45CAE" w:rsidRDefault="00106090" w:rsidP="0042134A">
      <w:pPr>
        <w:pStyle w:val="Brdtekst"/>
      </w:pPr>
      <w:r>
        <w:tab/>
      </w:r>
      <w:r>
        <w:tab/>
      </w:r>
    </w:p>
    <w:p w14:paraId="73172EF1" w14:textId="4013F41B" w:rsidR="0065139E" w:rsidRDefault="0065139E" w:rsidP="000A6721">
      <w:pPr>
        <w:pStyle w:val="Overskrift3"/>
      </w:pPr>
      <w:bookmarkStart w:id="116" w:name="_Ref435578"/>
      <w:bookmarkStart w:id="117" w:name="_Toc109308929"/>
      <w:r>
        <w:lastRenderedPageBreak/>
        <w:t>Gevinstdiagram</w:t>
      </w:r>
      <w:bookmarkEnd w:id="116"/>
      <w:bookmarkEnd w:id="117"/>
    </w:p>
    <w:p w14:paraId="4C3DC136" w14:textId="06CAFB9C" w:rsidR="0000006B" w:rsidRPr="001959F9" w:rsidRDefault="00864A06" w:rsidP="0000006B">
      <w:pPr>
        <w:pStyle w:val="Kommentartekst"/>
        <w:rPr>
          <w:sz w:val="22"/>
          <w:szCs w:val="22"/>
        </w:rPr>
      </w:pPr>
      <w:r w:rsidRPr="001959F9">
        <w:rPr>
          <w:sz w:val="22"/>
          <w:szCs w:val="22"/>
        </w:rPr>
        <w:t xml:space="preserve">Nedenfor vises </w:t>
      </w:r>
      <w:r w:rsidR="00807F8E" w:rsidRPr="001959F9">
        <w:rPr>
          <w:sz w:val="22"/>
          <w:szCs w:val="22"/>
        </w:rPr>
        <w:t>sammenhængen mellem formål, gevinster</w:t>
      </w:r>
      <w:r w:rsidR="00A83B95" w:rsidRPr="001959F9">
        <w:rPr>
          <w:sz w:val="22"/>
          <w:szCs w:val="22"/>
        </w:rPr>
        <w:t>, adfærd, kompetencer</w:t>
      </w:r>
      <w:r w:rsidR="00807F8E" w:rsidRPr="001959F9">
        <w:rPr>
          <w:sz w:val="22"/>
          <w:szCs w:val="22"/>
        </w:rPr>
        <w:t xml:space="preserve"> og projektets </w:t>
      </w:r>
      <w:r w:rsidR="007233DA" w:rsidRPr="001959F9">
        <w:rPr>
          <w:sz w:val="22"/>
          <w:szCs w:val="22"/>
        </w:rPr>
        <w:t>forretnings</w:t>
      </w:r>
      <w:r w:rsidR="003E67F1" w:rsidRPr="001959F9">
        <w:rPr>
          <w:sz w:val="22"/>
          <w:szCs w:val="22"/>
        </w:rPr>
        <w:t>leverancer i et gevinstdiagram.</w:t>
      </w:r>
      <w:bookmarkStart w:id="118" w:name="H_6"/>
      <w:r w:rsidR="0000006B" w:rsidRPr="001959F9">
        <w:rPr>
          <w:sz w:val="22"/>
          <w:szCs w:val="22"/>
        </w:rPr>
        <w:t xml:space="preserve"> Leverancerne i diagram</w:t>
      </w:r>
      <w:r w:rsidR="00755F54">
        <w:rPr>
          <w:sz w:val="22"/>
          <w:szCs w:val="22"/>
        </w:rPr>
        <w:t>met</w:t>
      </w:r>
      <w:r w:rsidR="0000006B" w:rsidRPr="001959F9">
        <w:rPr>
          <w:sz w:val="22"/>
          <w:szCs w:val="22"/>
        </w:rPr>
        <w:t xml:space="preserve"> henviser til de af Skattestyrelsen godkendte forretningsleverancer. </w:t>
      </w:r>
      <w:r w:rsidR="00297E57">
        <w:rPr>
          <w:sz w:val="22"/>
          <w:szCs w:val="22"/>
        </w:rPr>
        <w:t xml:space="preserve">Leverancerne </w:t>
      </w:r>
      <w:commentRangeStart w:id="119"/>
      <w:commentRangeStart w:id="120"/>
      <w:commentRangeStart w:id="121"/>
      <w:r w:rsidR="00297E57">
        <w:rPr>
          <w:sz w:val="22"/>
          <w:szCs w:val="22"/>
        </w:rPr>
        <w:t xml:space="preserve">er </w:t>
      </w:r>
      <w:r w:rsidR="0000006B" w:rsidRPr="001959F9">
        <w:rPr>
          <w:sz w:val="22"/>
          <w:szCs w:val="22"/>
        </w:rPr>
        <w:t xml:space="preserve">beskrevet </w:t>
      </w:r>
      <w:r w:rsidR="00297E57">
        <w:rPr>
          <w:sz w:val="22"/>
          <w:szCs w:val="22"/>
        </w:rPr>
        <w:t xml:space="preserve">nærmere </w:t>
      </w:r>
      <w:r w:rsidR="0000006B" w:rsidRPr="001959F9">
        <w:rPr>
          <w:sz w:val="22"/>
          <w:szCs w:val="22"/>
        </w:rPr>
        <w:t>under det tekniske afsnit.</w:t>
      </w:r>
      <w:commentRangeEnd w:id="119"/>
      <w:r w:rsidRPr="00CD2DF3">
        <w:rPr>
          <w:sz w:val="22"/>
          <w:szCs w:val="22"/>
        </w:rPr>
        <w:commentReference w:id="119"/>
      </w:r>
      <w:commentRangeEnd w:id="120"/>
      <w:r w:rsidR="002F65A6" w:rsidRPr="00CD2DF3">
        <w:rPr>
          <w:rStyle w:val="Kommentarhenvisning"/>
          <w:sz w:val="22"/>
          <w:szCs w:val="22"/>
        </w:rPr>
        <w:commentReference w:id="120"/>
      </w:r>
      <w:commentRangeEnd w:id="121"/>
      <w:r w:rsidR="00297E57">
        <w:rPr>
          <w:rStyle w:val="Kommentarhenvisning"/>
        </w:rPr>
        <w:commentReference w:id="121"/>
      </w:r>
    </w:p>
    <w:p w14:paraId="5969D510" w14:textId="782A1160" w:rsidR="00807F8E" w:rsidRPr="00807F8E" w:rsidRDefault="00807F8E" w:rsidP="000551BB">
      <w:pPr>
        <w:pStyle w:val="Brdtekst"/>
      </w:pPr>
    </w:p>
    <w:sdt>
      <w:sdtPr>
        <w:alias w:val="Hjælp"/>
        <w:tag w:val="MPK hjælp"/>
        <w:id w:val="1183790028"/>
        <w:lock w:val="sdtContentLocked"/>
        <w:placeholder>
          <w:docPart w:val="518A96DB21E8487FA91167677528D7CC"/>
        </w:placeholder>
      </w:sdtPr>
      <w:sdtContent>
        <w:p w14:paraId="08515CEE" w14:textId="77777777" w:rsidR="003E67F1" w:rsidRPr="003E67F1" w:rsidRDefault="003E67F1" w:rsidP="00A5556D">
          <w:pPr>
            <w:pStyle w:val="MPKhjlp"/>
          </w:pPr>
          <w:r>
            <w:fldChar w:fldCharType="begin"/>
          </w:r>
          <w:r w:rsidRPr="003E67F1">
            <w:instrText>HYPERLINK  \l "_DocTools_ScreenTip_62" \o "1.2.3 Gevinstdiagram - Sammenhæng mellem formål, gevinster, adfærd, kompetencer og projektleverancer</w:instrText>
          </w:r>
        </w:p>
        <w:p w14:paraId="64FC3DC4" w14:textId="77777777" w:rsidR="003E67F1" w:rsidRPr="003E67F1" w:rsidRDefault="003E67F1" w:rsidP="00A5556D">
          <w:pPr>
            <w:pStyle w:val="MPKhjlp"/>
          </w:pPr>
        </w:p>
        <w:p w14:paraId="4A374140" w14:textId="77777777" w:rsidR="003E67F1" w:rsidRPr="003E67F1" w:rsidRDefault="003E67F1" w:rsidP="00A5556D">
          <w:pPr>
            <w:pStyle w:val="MPKhjlp"/>
          </w:pPr>
          <w:r w:rsidRPr="003E67F1">
            <w:instrText>Indsæt projektets gevinstdiagram her, der viser sammenhængen mellem formål, de styrende gevinster, den nødvendige adfærd og kompetencer for gevinsternes opnåelse samt projektet hovedleverancer - det viste diagram er et generisk eksempel.</w:instrText>
          </w:r>
        </w:p>
        <w:p w14:paraId="54A76DAF" w14:textId="77777777" w:rsidR="003E67F1" w:rsidRPr="003E67F1" w:rsidRDefault="003E67F1" w:rsidP="00A5556D">
          <w:pPr>
            <w:pStyle w:val="MPKhjlp"/>
          </w:pPr>
          <w:r w:rsidRPr="003E67F1">
            <w:instrText xml:space="preserve"> </w:instrText>
          </w:r>
        </w:p>
        <w:p w14:paraId="0D4F2A86" w14:textId="77777777" w:rsidR="003E67F1" w:rsidRPr="003E67F1" w:rsidRDefault="003E67F1" w:rsidP="00A5556D">
          <w:pPr>
            <w:pStyle w:val="MPKhjlp"/>
          </w:pPr>
          <w:r w:rsidRPr="003E67F1">
            <w:instrText xml:space="preserve">Diagrammet udarbejdes første gang i Idéfasen, hvor der evt. kan anvendes et overordnet gevinstdiagram (se vejledningen til gevinstrealisering for mere information om dette). Projektet opdaterer løbende gevinstdiagrammet for at sikre, at projektets formål og gevinster er helt tydelige og styrende for projektets omfang. Mange projekter identificerer rigtig mange mulige gevinster af deres projekt i første udgave af diagrammet. Det anbefales, at projektet udvælger de 4-6 vigtigste og styrende gevinster i projektet, som bidrager mest til projektets formål og som er dem projektet planlægges efter at realisere. </w:instrText>
          </w:r>
        </w:p>
        <w:p w14:paraId="0D76C1FC" w14:textId="77777777" w:rsidR="003E67F1" w:rsidRPr="003E67F1" w:rsidRDefault="003E67F1" w:rsidP="00A5556D">
          <w:pPr>
            <w:pStyle w:val="MPKhjlp"/>
          </w:pPr>
        </w:p>
        <w:p w14:paraId="3101D974" w14:textId="77777777" w:rsidR="003E67F1" w:rsidRPr="003E67F1" w:rsidRDefault="003E67F1" w:rsidP="00A5556D">
          <w:pPr>
            <w:pStyle w:val="MPKhjlp"/>
          </w:pPr>
          <w:r w:rsidRPr="003E67F1">
            <w:instrText>Se Vejledningen til gevinstrealisering for begrebsforklaringer, et generisk diagram der kan tages udgangspunkt i samt yderligere vejledning til gevinstdiagrammet. I Drejebog til gevinstrealisering er der endvidere givet forslag til konkrete processer, der leder frem til dette diagram. Du finder drejebogen her</w:instrText>
          </w:r>
        </w:p>
        <w:p w14:paraId="2C25F212" w14:textId="77777777" w:rsidR="003E67F1" w:rsidRPr="003E67F1" w:rsidRDefault="003E67F1" w:rsidP="00A5556D">
          <w:pPr>
            <w:pStyle w:val="MPKhjlp"/>
          </w:pPr>
        </w:p>
        <w:p w14:paraId="77469834" w14:textId="77777777" w:rsidR="003E67F1" w:rsidRPr="003E67F1" w:rsidRDefault="003E67F1" w:rsidP="00A5556D">
          <w:pPr>
            <w:pStyle w:val="MPKhjlp"/>
          </w:pPr>
          <w:r w:rsidRPr="003E67F1">
            <w:instrText>Beskrivelsesdybde</w:instrText>
          </w:r>
        </w:p>
        <w:p w14:paraId="344E8280" w14:textId="77777777" w:rsidR="003E67F1" w:rsidRPr="003E67F1" w:rsidRDefault="003E67F1" w:rsidP="00A5556D">
          <w:pPr>
            <w:pStyle w:val="MPKhjlp"/>
          </w:pPr>
          <w:r w:rsidRPr="003E67F1">
            <w:instrText>Ved afslutning af analysefasen skal dette afsnit indeholde et færdigudarbejdet gevinstdiagram.</w:instrText>
          </w:r>
        </w:p>
        <w:p w14:paraId="3CB5F357" w14:textId="77777777" w:rsidR="003E67F1" w:rsidRPr="003E67F1" w:rsidRDefault="003E67F1" w:rsidP="00A5556D">
          <w:pPr>
            <w:pStyle w:val="MPKhjlp"/>
          </w:pPr>
        </w:p>
        <w:p w14:paraId="13E53258" w14:textId="77777777" w:rsidR="003E67F1" w:rsidRPr="003E67F1" w:rsidRDefault="003E67F1" w:rsidP="00A5556D">
          <w:pPr>
            <w:pStyle w:val="MPKhjlp"/>
          </w:pPr>
          <w:r w:rsidRPr="003E67F1">
            <w:instrText>Færdiggørelsesgrad ved risikovurdering</w:instrText>
          </w:r>
        </w:p>
        <w:p w14:paraId="4B9E9964" w14:textId="77777777" w:rsidR="003E67F1" w:rsidRPr="003E67F1" w:rsidRDefault="003E67F1" w:rsidP="00A5556D">
          <w:pPr>
            <w:pStyle w:val="MPKhjlp"/>
          </w:pPr>
          <w:r w:rsidRPr="003E67F1">
            <w:instrText>På det aftalte tidspunkt for risikovurderingen forventes det, at gevinstdiagrammet er udarbejdet samt at potentialet i de styrende gevinster er estimeret (eventuelt angivet som et spænd). De identificerede kompetencer og adfærd anvendes som input til vurderingen af den organisatoriske implementering, men det forventes ikke, at der er opstillet målepunkter for opnåelse af de nødvendige kompetencer og adfærd.</w:instrText>
          </w:r>
        </w:p>
        <w:p w14:paraId="312D5C4A" w14:textId="77777777" w:rsidR="003E67F1" w:rsidRPr="003E67F1" w:rsidRDefault="003E67F1" w:rsidP="00A5556D">
          <w:pPr>
            <w:pStyle w:val="MPKhjlp"/>
          </w:pPr>
          <w:r w:rsidRPr="003E67F1">
            <w:instrText>Det forventes ikke, at gevinsterne er tilbundsgående beskrevet eller at der er udarbejdet en gevinstrealiseringsplan ved risikovurderingen.</w:instrText>
          </w:r>
        </w:p>
        <w:p w14:paraId="12C457BD" w14:textId="4AD3212F" w:rsidR="001029A4" w:rsidRDefault="003E67F1" w:rsidP="00A5556D">
          <w:pPr>
            <w:pStyle w:val="MPKhjlp"/>
          </w:pPr>
          <w:r>
            <w:instrText>"</w:instrText>
          </w:r>
          <w:r>
            <w:fldChar w:fldCharType="separate"/>
          </w:r>
          <w:r w:rsidR="5DE3C09C">
            <w:t>H-</w:t>
          </w:r>
          <w:r>
            <w:fldChar w:fldCharType="end"/>
          </w:r>
          <w:r w:rsidRPr="41C993B5">
            <w:rPr>
              <w:noProof/>
            </w:rPr>
            <w:fldChar w:fldCharType="begin"/>
          </w:r>
          <w:r w:rsidRPr="41C993B5">
            <w:rPr>
              <w:noProof/>
            </w:rPr>
            <w:instrText xml:space="preserve"> SEQ H </w:instrText>
          </w:r>
          <w:r w:rsidRPr="41C993B5">
            <w:rPr>
              <w:noProof/>
            </w:rPr>
            <w:fldChar w:fldCharType="separate"/>
          </w:r>
          <w:r w:rsidR="5483CFFC" w:rsidRPr="41C993B5">
            <w:rPr>
              <w:noProof/>
            </w:rPr>
            <w:t>6</w:t>
          </w:r>
          <w:r w:rsidRPr="41C993B5">
            <w:rPr>
              <w:noProof/>
            </w:rPr>
            <w:fldChar w:fldCharType="end"/>
          </w:r>
        </w:p>
      </w:sdtContent>
    </w:sdt>
    <w:p w14:paraId="7573DB6E" w14:textId="4AD3212F" w:rsidR="00B07921" w:rsidRDefault="6C27B7E8" w:rsidP="00B07921">
      <w:pPr>
        <w:pStyle w:val="Billedtekst"/>
      </w:pPr>
      <w:commentRangeStart w:id="122"/>
      <w:commentRangeStart w:id="123"/>
      <w:commentRangeStart w:id="124"/>
      <w:r>
        <w:t xml:space="preserve">Figur </w:t>
      </w:r>
      <w:r w:rsidR="00B07921" w:rsidRPr="41C993B5">
        <w:rPr>
          <w:noProof/>
        </w:rPr>
        <w:fldChar w:fldCharType="begin"/>
      </w:r>
      <w:r w:rsidR="00B07921" w:rsidRPr="41C993B5">
        <w:rPr>
          <w:noProof/>
        </w:rPr>
        <w:instrText xml:space="preserve"> STYLEREF 1 \s </w:instrText>
      </w:r>
      <w:r w:rsidR="00B07921" w:rsidRPr="41C993B5">
        <w:rPr>
          <w:noProof/>
        </w:rPr>
        <w:fldChar w:fldCharType="separate"/>
      </w:r>
      <w:r w:rsidRPr="41C993B5">
        <w:rPr>
          <w:noProof/>
        </w:rPr>
        <w:t>1</w:t>
      </w:r>
      <w:r w:rsidR="00B07921" w:rsidRPr="41C993B5">
        <w:rPr>
          <w:noProof/>
        </w:rPr>
        <w:fldChar w:fldCharType="end"/>
      </w:r>
      <w:r>
        <w:t>.</w:t>
      </w:r>
      <w:r w:rsidR="00B07921" w:rsidRPr="41C993B5">
        <w:rPr>
          <w:noProof/>
        </w:rPr>
        <w:fldChar w:fldCharType="begin"/>
      </w:r>
      <w:r w:rsidR="00B07921" w:rsidRPr="41C993B5">
        <w:rPr>
          <w:noProof/>
        </w:rPr>
        <w:instrText xml:space="preserve"> SEQ Figur \* ARABIC \s 1 </w:instrText>
      </w:r>
      <w:r w:rsidR="00B07921" w:rsidRPr="41C993B5">
        <w:rPr>
          <w:noProof/>
        </w:rPr>
        <w:fldChar w:fldCharType="separate"/>
      </w:r>
      <w:r w:rsidRPr="41C993B5">
        <w:rPr>
          <w:noProof/>
        </w:rPr>
        <w:t>1</w:t>
      </w:r>
      <w:r w:rsidR="00B07921" w:rsidRPr="41C993B5">
        <w:rPr>
          <w:noProof/>
        </w:rPr>
        <w:fldChar w:fldCharType="end"/>
      </w:r>
      <w:r>
        <w:t>: Gevinstdiagram - sammenhæng mellem formål, gevinster, adfærd, kompetencer og leverancer</w:t>
      </w:r>
      <w:commentRangeEnd w:id="122"/>
      <w:r w:rsidR="00B07921">
        <w:commentReference w:id="122"/>
      </w:r>
      <w:commentRangeEnd w:id="123"/>
      <w:r w:rsidR="00144327">
        <w:rPr>
          <w:rStyle w:val="Kommentarhenvisning"/>
          <w:b w:val="0"/>
          <w:iCs w:val="0"/>
        </w:rPr>
        <w:commentReference w:id="123"/>
      </w:r>
      <w:commentRangeEnd w:id="124"/>
      <w:r w:rsidR="001B187B">
        <w:rPr>
          <w:rStyle w:val="Kommentarhenvisning"/>
          <w:b w:val="0"/>
          <w:iCs w:val="0"/>
        </w:rPr>
        <w:commentReference w:id="124"/>
      </w:r>
    </w:p>
    <w:bookmarkEnd w:id="118"/>
    <w:p w14:paraId="5AC0B605" w14:textId="1E023520" w:rsidR="00853FC2" w:rsidRPr="00853FC2" w:rsidRDefault="00000000" w:rsidP="008A447F">
      <w:pPr>
        <w:pStyle w:val="Brdtekst-eftertabel"/>
        <w:rPr>
          <w:noProof/>
          <w:sz w:val="18"/>
          <w:szCs w:val="18"/>
        </w:rPr>
      </w:pPr>
      <w:sdt>
        <w:sdtPr>
          <w:rPr>
            <w:noProof/>
          </w:rPr>
          <w:id w:val="-810476076"/>
          <w:picture/>
        </w:sdtPr>
        <w:sdtContent>
          <w:r w:rsidR="003A56AE">
            <w:rPr>
              <w:noProof/>
            </w:rPr>
            <w:drawing>
              <wp:inline distT="0" distB="0" distL="0" distR="0" wp14:anchorId="137D5D0B" wp14:editId="31C8CD6B">
                <wp:extent cx="6120130" cy="3442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120130" cy="3442335"/>
                        </a:xfrm>
                        <a:prstGeom prst="rect">
                          <a:avLst/>
                        </a:prstGeom>
                      </pic:spPr>
                    </pic:pic>
                  </a:graphicData>
                </a:graphic>
              </wp:inline>
            </w:drawing>
          </w:r>
        </w:sdtContent>
      </w:sdt>
      <w:r w:rsidR="00853FC2">
        <w:rPr>
          <w:noProof/>
        </w:rPr>
        <w:br/>
      </w:r>
      <w:r w:rsidR="0062737B" w:rsidRPr="008D39E4">
        <w:rPr>
          <w:noProof/>
          <w:sz w:val="16"/>
          <w:szCs w:val="16"/>
        </w:rPr>
        <w:t>L1</w:t>
      </w:r>
      <w:r w:rsidR="003A56AE">
        <w:rPr>
          <w:noProof/>
          <w:sz w:val="16"/>
          <w:szCs w:val="16"/>
        </w:rPr>
        <w:t>4</w:t>
      </w:r>
      <w:r w:rsidR="00043C27" w:rsidRPr="008D39E4">
        <w:rPr>
          <w:noProof/>
          <w:sz w:val="16"/>
          <w:szCs w:val="16"/>
        </w:rPr>
        <w:t>,</w:t>
      </w:r>
      <w:r w:rsidR="00323475" w:rsidRPr="008D39E4">
        <w:rPr>
          <w:noProof/>
          <w:sz w:val="16"/>
          <w:szCs w:val="16"/>
        </w:rPr>
        <w:t xml:space="preserve"> </w:t>
      </w:r>
      <w:r w:rsidR="00043C27" w:rsidRPr="008D39E4">
        <w:rPr>
          <w:noProof/>
          <w:sz w:val="16"/>
          <w:szCs w:val="16"/>
        </w:rPr>
        <w:t>L</w:t>
      </w:r>
      <w:r w:rsidR="00323475" w:rsidRPr="008D39E4">
        <w:rPr>
          <w:noProof/>
          <w:sz w:val="16"/>
          <w:szCs w:val="16"/>
        </w:rPr>
        <w:t>1</w:t>
      </w:r>
      <w:r w:rsidR="003A56AE">
        <w:rPr>
          <w:noProof/>
          <w:sz w:val="16"/>
          <w:szCs w:val="16"/>
        </w:rPr>
        <w:t>5</w:t>
      </w:r>
      <w:r w:rsidR="00323475" w:rsidRPr="008D39E4">
        <w:rPr>
          <w:noProof/>
          <w:sz w:val="16"/>
          <w:szCs w:val="16"/>
        </w:rPr>
        <w:t xml:space="preserve"> og L1</w:t>
      </w:r>
      <w:r w:rsidR="003A56AE">
        <w:rPr>
          <w:noProof/>
          <w:sz w:val="16"/>
          <w:szCs w:val="16"/>
        </w:rPr>
        <w:t>6</w:t>
      </w:r>
      <w:r w:rsidR="00323475" w:rsidRPr="008D39E4">
        <w:rPr>
          <w:noProof/>
          <w:sz w:val="16"/>
          <w:szCs w:val="16"/>
        </w:rPr>
        <w:t xml:space="preserve"> (mørk rød) </w:t>
      </w:r>
      <w:r w:rsidR="00AE366C" w:rsidRPr="008D39E4">
        <w:rPr>
          <w:noProof/>
          <w:sz w:val="16"/>
          <w:szCs w:val="16"/>
        </w:rPr>
        <w:t xml:space="preserve">er </w:t>
      </w:r>
      <w:r w:rsidR="00842111" w:rsidRPr="008D39E4">
        <w:rPr>
          <w:noProof/>
          <w:sz w:val="16"/>
          <w:szCs w:val="16"/>
        </w:rPr>
        <w:t xml:space="preserve">leverancer, </w:t>
      </w:r>
      <w:r w:rsidR="00297E57">
        <w:rPr>
          <w:noProof/>
          <w:sz w:val="16"/>
          <w:szCs w:val="16"/>
        </w:rPr>
        <w:t>kan betragtes som støtte</w:t>
      </w:r>
      <w:r w:rsidR="00CD68DC">
        <w:rPr>
          <w:noProof/>
          <w:sz w:val="16"/>
          <w:szCs w:val="16"/>
        </w:rPr>
        <w:t>elementer</w:t>
      </w:r>
      <w:r w:rsidR="00DD450E">
        <w:rPr>
          <w:noProof/>
          <w:sz w:val="16"/>
          <w:szCs w:val="16"/>
        </w:rPr>
        <w:t>,</w:t>
      </w:r>
      <w:r w:rsidR="00297E57">
        <w:rPr>
          <w:noProof/>
          <w:sz w:val="16"/>
          <w:szCs w:val="16"/>
        </w:rPr>
        <w:t xml:space="preserve"> der skal udføres i projektet. </w:t>
      </w:r>
    </w:p>
    <w:p w14:paraId="2A7CDB3C" w14:textId="09C9B159" w:rsidR="0068205F" w:rsidRDefault="00864A06" w:rsidP="00666598">
      <w:pPr>
        <w:pStyle w:val="Brdtekst-eftertabel"/>
      </w:pPr>
      <w:r w:rsidRPr="00254B5E">
        <w:t xml:space="preserve">Yderligere beskrivelse af projektets gevinstrealisering fremgår af </w:t>
      </w:r>
      <w:r w:rsidR="001F603D" w:rsidRPr="00254B5E">
        <w:t>g</w:t>
      </w:r>
      <w:r w:rsidR="00244578" w:rsidRPr="00254B5E">
        <w:t>evinstrealiserings</w:t>
      </w:r>
      <w:r w:rsidR="00030E90" w:rsidRPr="00254B5E">
        <w:t>planen i business case grundlaget</w:t>
      </w:r>
      <w:r w:rsidR="000F2F0B">
        <w:rPr>
          <w:rStyle w:val="Fodnotehenvisning"/>
        </w:rPr>
        <w:footnoteReference w:id="4"/>
      </w:r>
      <w:r w:rsidR="00694C5C">
        <w:t xml:space="preserve"> </w:t>
      </w:r>
      <w:commentRangeStart w:id="125"/>
      <w:commentRangeEnd w:id="125"/>
      <w:r w:rsidR="00755F54">
        <w:rPr>
          <w:rStyle w:val="Kommentarhenvisning"/>
        </w:rPr>
        <w:commentReference w:id="125"/>
      </w:r>
    </w:p>
    <w:p w14:paraId="5969D514" w14:textId="77777777" w:rsidR="00864A06" w:rsidRPr="001F5681" w:rsidRDefault="00864A06" w:rsidP="00864A06">
      <w:pPr>
        <w:pStyle w:val="Overskrift2"/>
      </w:pPr>
      <w:bookmarkStart w:id="126" w:name="_Toc109305579"/>
      <w:bookmarkStart w:id="127" w:name="_Toc109305716"/>
      <w:bookmarkStart w:id="128" w:name="_Toc109307387"/>
      <w:bookmarkStart w:id="129" w:name="_Toc109308965"/>
      <w:bookmarkStart w:id="130" w:name="_Toc109305580"/>
      <w:bookmarkStart w:id="131" w:name="_Toc109305717"/>
      <w:bookmarkStart w:id="132" w:name="_Toc109307388"/>
      <w:bookmarkStart w:id="133" w:name="_Toc109308966"/>
      <w:bookmarkStart w:id="134" w:name="_Toc519987197"/>
      <w:bookmarkStart w:id="135" w:name="_Toc109308967"/>
      <w:bookmarkEnd w:id="126"/>
      <w:bookmarkEnd w:id="127"/>
      <w:bookmarkEnd w:id="128"/>
      <w:bookmarkEnd w:id="129"/>
      <w:bookmarkEnd w:id="130"/>
      <w:bookmarkEnd w:id="131"/>
      <w:bookmarkEnd w:id="132"/>
      <w:bookmarkEnd w:id="133"/>
      <w:r w:rsidRPr="001F5681">
        <w:lastRenderedPageBreak/>
        <w:t xml:space="preserve">Projektets omfang og </w:t>
      </w:r>
      <w:bookmarkEnd w:id="134"/>
      <w:r w:rsidR="00ED485F">
        <w:t>afgrænsninger</w:t>
      </w:r>
      <w:bookmarkEnd w:id="135"/>
    </w:p>
    <w:p w14:paraId="0F4DEC40" w14:textId="77777777" w:rsidR="009C2DE1" w:rsidRPr="001F5681" w:rsidRDefault="009C2DE1" w:rsidP="009C2DE1">
      <w:pPr>
        <w:pStyle w:val="Brdtekst"/>
      </w:pPr>
      <w:bookmarkStart w:id="136" w:name="_Ref525298648"/>
      <w:r>
        <w:t>D</w:t>
      </w:r>
      <w:r w:rsidRPr="001F5681">
        <w:t xml:space="preserve">ette afsnit </w:t>
      </w:r>
      <w:r>
        <w:t xml:space="preserve">beskriver </w:t>
      </w:r>
      <w:r w:rsidRPr="001F5681">
        <w:t>projektets omfang</w:t>
      </w:r>
      <w:r>
        <w:t xml:space="preserve"> og afgrænsninger</w:t>
      </w:r>
      <w:r w:rsidRPr="001F5681">
        <w:t>, så det er klart, hvad projektet levere</w:t>
      </w:r>
      <w:r>
        <w:t>r</w:t>
      </w:r>
      <w:r w:rsidRPr="001F5681">
        <w:t xml:space="preserve"> og hvad, der ikke indgår i projektet.</w:t>
      </w:r>
    </w:p>
    <w:p w14:paraId="174AA77D" w14:textId="20E3725D" w:rsidR="3F1B26A9" w:rsidRDefault="3F1B26A9" w:rsidP="3F1B26A9"/>
    <w:p w14:paraId="5969D516" w14:textId="5541B0F2" w:rsidR="00864A06" w:rsidRPr="00B50947" w:rsidRDefault="00864A06" w:rsidP="004F7C75">
      <w:pPr>
        <w:pStyle w:val="Brdtekst"/>
        <w:rPr>
          <w:b/>
          <w:sz w:val="26"/>
          <w:szCs w:val="26"/>
        </w:rPr>
      </w:pPr>
      <w:r w:rsidRPr="00B50947">
        <w:rPr>
          <w:b/>
          <w:sz w:val="26"/>
          <w:szCs w:val="26"/>
        </w:rPr>
        <w:t>Omfang</w:t>
      </w:r>
      <w:bookmarkEnd w:id="136"/>
    </w:p>
    <w:bookmarkStart w:id="137" w:name="H_7" w:displacedByCustomXml="next"/>
    <w:sdt>
      <w:sdtPr>
        <w:alias w:val="Hjælp"/>
        <w:tag w:val="MPK hjælp"/>
        <w:id w:val="-1691835821"/>
        <w:lock w:val="sdtContentLocked"/>
        <w:placeholder>
          <w:docPart w:val="DefaultPlaceholder_1082065158"/>
        </w:placeholder>
      </w:sdtPr>
      <w:sdtContent>
        <w:p w14:paraId="6EA4A6EB" w14:textId="5541B0F2" w:rsidR="003E67F1" w:rsidRPr="003E67F1" w:rsidRDefault="003E67F1" w:rsidP="00162B7E">
          <w:pPr>
            <w:pStyle w:val="MPKhjlp"/>
          </w:pPr>
          <w:r w:rsidRPr="003E67F1">
            <w:fldChar w:fldCharType="begin"/>
          </w:r>
          <w:r w:rsidRPr="003E67F1">
            <w:instrText>HYPERLINK  \l "_DocTools_ScreenTip_61" \o "Omfang</w:instrText>
          </w:r>
        </w:p>
        <w:p w14:paraId="69A8611D" w14:textId="77777777" w:rsidR="003E67F1" w:rsidRPr="003E67F1" w:rsidRDefault="003E67F1" w:rsidP="00162B7E">
          <w:pPr>
            <w:pStyle w:val="MPKhjlp"/>
          </w:pPr>
        </w:p>
        <w:p w14:paraId="5C3DDE43" w14:textId="5541B0F2" w:rsidR="003E67F1" w:rsidRPr="003E67F1" w:rsidRDefault="003E67F1" w:rsidP="00162B7E">
          <w:pPr>
            <w:pStyle w:val="MPKhjlp"/>
          </w:pPr>
          <w:r w:rsidRPr="003E67F1">
            <w:instrText>Beskriv projektets omfang. Tag udgangspunkt i leverancer fra gevinstdiagrammet og suppler med andre væsentlige leverancer, som projektet også skal levere. Eksempelvis med udgangspunkt i første niveau i en Product Breakdown Structure eller en breakdown af epics i userstories.  Husk at inddrage leverancer rela-teret til uddannelse, organisatorisk implementering og overdragelse til drift. Ved afslutning af analysefasen skal de her nævnte leverancer\/epics kunne genfindes i business casen modellen.Begrund hvorfor det ovenstående omfang er valgt til fordel for andre mulige løsninger, som har været overvejet i projektet.</w:instrText>
          </w:r>
        </w:p>
        <w:p w14:paraId="15C6C097" w14:textId="77777777" w:rsidR="003E67F1" w:rsidRPr="003E67F1" w:rsidRDefault="003E67F1" w:rsidP="00162B7E">
          <w:pPr>
            <w:pStyle w:val="MPKhjlp"/>
          </w:pPr>
        </w:p>
        <w:p w14:paraId="4B7B83CF" w14:textId="77777777" w:rsidR="003E67F1" w:rsidRPr="003E67F1" w:rsidRDefault="003E67F1" w:rsidP="00162B7E">
          <w:pPr>
            <w:pStyle w:val="MPKhjlp"/>
          </w:pPr>
          <w:r w:rsidRPr="003E67F1">
            <w:instrText>Beskrivelsesdybde</w:instrText>
          </w:r>
        </w:p>
        <w:p w14:paraId="6FB7FF07" w14:textId="77777777" w:rsidR="003E67F1" w:rsidRPr="003E67F1" w:rsidRDefault="003E67F1" w:rsidP="00162B7E">
          <w:pPr>
            <w:pStyle w:val="MPKhjlp"/>
          </w:pPr>
          <w:r w:rsidRPr="003E67F1">
            <w:instrText>Dette afsnit skal give overblik over projektets overordnede omfang samt give mulighed for at vurdere om alle relevante elementer er taget med. Der er her ikke tale om en kravspecifikation, men udelukkende en mulighed for at give et klart billede af, hvad projektet kommer til at levere. Samtidig skal det være tydeligt, hvis projektets omfang ændres, hvilket vil få konsekvenser for projektets gevinster, business case og planer.</w:instrText>
          </w:r>
        </w:p>
        <w:p w14:paraId="5969D517" w14:textId="7CD585CF" w:rsidR="00162B7E" w:rsidRPr="00162B7E" w:rsidRDefault="003E67F1" w:rsidP="00162B7E">
          <w:pPr>
            <w:pStyle w:val="MPKhjlp"/>
          </w:pPr>
          <w:r w:rsidRPr="003E67F1">
            <w:instrText>"</w:instrText>
          </w:r>
          <w:r w:rsidRPr="003E67F1">
            <w:fldChar w:fldCharType="separate"/>
          </w:r>
          <w:r w:rsidRPr="003E67F1">
            <w:t>H-</w:t>
          </w:r>
          <w:r w:rsidRPr="003E67F1">
            <w:fldChar w:fldCharType="end"/>
          </w:r>
          <w:r w:rsidR="00324D10">
            <w:rPr>
              <w:noProof/>
            </w:rPr>
            <w:fldChar w:fldCharType="begin"/>
          </w:r>
          <w:r w:rsidR="00324D10">
            <w:rPr>
              <w:noProof/>
            </w:rPr>
            <w:instrText xml:space="preserve"> SEQ H </w:instrText>
          </w:r>
          <w:r w:rsidR="00324D10">
            <w:rPr>
              <w:noProof/>
            </w:rPr>
            <w:fldChar w:fldCharType="separate"/>
          </w:r>
          <w:r w:rsidR="0005577C">
            <w:rPr>
              <w:noProof/>
            </w:rPr>
            <w:t>7</w:t>
          </w:r>
          <w:r w:rsidR="00324D10">
            <w:rPr>
              <w:noProof/>
            </w:rPr>
            <w:fldChar w:fldCharType="end"/>
          </w:r>
        </w:p>
      </w:sdtContent>
    </w:sdt>
    <w:bookmarkEnd w:id="137" w:displacedByCustomXml="prev"/>
    <w:p w14:paraId="48268381" w14:textId="4525AD1C" w:rsidR="00415CF1" w:rsidRDefault="00864A06" w:rsidP="0039090A">
      <w:pPr>
        <w:pStyle w:val="Brdtekst"/>
      </w:pPr>
      <w:r w:rsidRPr="001F5681">
        <w:t xml:space="preserve">Baseret på projektets formål og de </w:t>
      </w:r>
      <w:r w:rsidR="00656901">
        <w:t>for</w:t>
      </w:r>
      <w:r w:rsidR="008654B8">
        <w:t>eløbige for</w:t>
      </w:r>
      <w:r w:rsidR="00656901">
        <w:t>ventede</w:t>
      </w:r>
      <w:r w:rsidR="00656901" w:rsidRPr="001F5681">
        <w:t xml:space="preserve"> </w:t>
      </w:r>
      <w:r w:rsidRPr="001F5681">
        <w:t>gevinster</w:t>
      </w:r>
      <w:r w:rsidR="00866F47">
        <w:t>,</w:t>
      </w:r>
      <w:r w:rsidRPr="001F5681">
        <w:t xml:space="preserve"> beskrives her de overordnede hovedleverancer, som projektet skal levere for at muliggøre d</w:t>
      </w:r>
      <w:r w:rsidR="0039090A">
        <w:t xml:space="preserve">en </w:t>
      </w:r>
      <w:commentRangeStart w:id="138"/>
      <w:commentRangeEnd w:id="138"/>
      <w:r>
        <w:commentReference w:id="138"/>
      </w:r>
      <w:r w:rsidR="008654B8">
        <w:t>forventede</w:t>
      </w:r>
      <w:r w:rsidR="0039090A">
        <w:t xml:space="preserve"> gevinstrealisering. </w:t>
      </w:r>
    </w:p>
    <w:p w14:paraId="5969D518" w14:textId="2BD5AFD0" w:rsidR="00E27A05" w:rsidRDefault="009474CE" w:rsidP="0039090A">
      <w:pPr>
        <w:pStyle w:val="Brdtekst"/>
      </w:pPr>
      <w:commentRangeStart w:id="139"/>
      <w:commentRangeEnd w:id="139"/>
      <w:r>
        <w:rPr>
          <w:rStyle w:val="Kommentarhenvisning"/>
        </w:rPr>
        <w:commentReference w:id="139"/>
      </w:r>
    </w:p>
    <w:p w14:paraId="5969D519" w14:textId="2C9D1539" w:rsidR="0039090A" w:rsidRDefault="0039090A" w:rsidP="0039090A">
      <w:pPr>
        <w:pStyle w:val="Billedtekst"/>
      </w:pPr>
      <w:r>
        <w:lastRenderedPageBreak/>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6</w:t>
      </w:r>
      <w:r w:rsidR="00643EB6">
        <w:rPr>
          <w:noProof/>
        </w:rPr>
        <w:fldChar w:fldCharType="end"/>
      </w:r>
      <w:r>
        <w:t xml:space="preserve">: </w:t>
      </w:r>
      <w:r w:rsidRPr="007464FE">
        <w:t>Projektets omfang</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562"/>
        <w:gridCol w:w="3475"/>
        <w:gridCol w:w="3612"/>
        <w:gridCol w:w="1979"/>
      </w:tblGrid>
      <w:tr w:rsidR="00864A06" w:rsidRPr="00CC51C4" w14:paraId="5969D51E" w14:textId="77777777" w:rsidTr="58DE62BE">
        <w:trPr>
          <w:tblHeader/>
        </w:trPr>
        <w:tc>
          <w:tcPr>
            <w:tcW w:w="562" w:type="dxa"/>
            <w:shd w:val="clear" w:color="auto" w:fill="D9D9D9" w:themeFill="background1" w:themeFillShade="D9"/>
            <w:vAlign w:val="bottom"/>
          </w:tcPr>
          <w:p w14:paraId="5969D51A" w14:textId="77777777" w:rsidR="00864A06" w:rsidRPr="00CC51C4" w:rsidRDefault="00864A06" w:rsidP="00E52407">
            <w:pPr>
              <w:pStyle w:val="Tabeloverskrift"/>
            </w:pPr>
            <w:r>
              <w:t>#</w:t>
            </w:r>
          </w:p>
        </w:tc>
        <w:tc>
          <w:tcPr>
            <w:tcW w:w="3475" w:type="dxa"/>
            <w:shd w:val="clear" w:color="auto" w:fill="D9D9D9" w:themeFill="background1" w:themeFillShade="D9"/>
            <w:vAlign w:val="bottom"/>
          </w:tcPr>
          <w:p w14:paraId="5969D51B" w14:textId="667C3EB5" w:rsidR="00864A06" w:rsidRPr="00CC51C4" w:rsidRDefault="00864A06" w:rsidP="00E52407">
            <w:pPr>
              <w:pStyle w:val="Tabeloverskrift"/>
            </w:pPr>
            <w:r>
              <w:rPr>
                <w:sz w:val="22"/>
              </w:rPr>
              <w:t>Projektets hovedleverancer</w:t>
            </w:r>
            <w:r w:rsidR="00ED485F">
              <w:rPr>
                <w:sz w:val="22"/>
              </w:rPr>
              <w:t>/</w:t>
            </w:r>
            <w:commentRangeStart w:id="140"/>
            <w:commentRangeStart w:id="141"/>
            <w:r w:rsidR="00516C79">
              <w:rPr>
                <w:sz w:val="22"/>
              </w:rPr>
              <w:t>e</w:t>
            </w:r>
            <w:r w:rsidR="00996742">
              <w:rPr>
                <w:sz w:val="22"/>
              </w:rPr>
              <w:t>pics</w:t>
            </w:r>
            <w:commentRangeEnd w:id="140"/>
            <w:r w:rsidR="00CF4EB7">
              <w:rPr>
                <w:rStyle w:val="Kommentarhenvisning"/>
                <w:b w:val="0"/>
              </w:rPr>
              <w:commentReference w:id="140"/>
            </w:r>
            <w:commentRangeEnd w:id="141"/>
            <w:r w:rsidR="00F11275">
              <w:rPr>
                <w:rStyle w:val="Kommentarhenvisning"/>
                <w:b w:val="0"/>
              </w:rPr>
              <w:commentReference w:id="141"/>
            </w:r>
          </w:p>
        </w:tc>
        <w:tc>
          <w:tcPr>
            <w:tcW w:w="3612" w:type="dxa"/>
            <w:shd w:val="clear" w:color="auto" w:fill="D9D9D9" w:themeFill="background1" w:themeFillShade="D9"/>
            <w:vAlign w:val="bottom"/>
          </w:tcPr>
          <w:p w14:paraId="5969D51C" w14:textId="77777777" w:rsidR="00864A06" w:rsidRPr="00CC51C4" w:rsidRDefault="00864A06" w:rsidP="00E52407">
            <w:pPr>
              <w:pStyle w:val="Tabeloverskrift"/>
            </w:pPr>
            <w:r>
              <w:rPr>
                <w:sz w:val="22"/>
              </w:rPr>
              <w:t>Beskrivelse</w:t>
            </w:r>
          </w:p>
        </w:tc>
        <w:tc>
          <w:tcPr>
            <w:tcW w:w="1979" w:type="dxa"/>
            <w:shd w:val="clear" w:color="auto" w:fill="D9D9D9" w:themeFill="background1" w:themeFillShade="D9"/>
            <w:vAlign w:val="bottom"/>
          </w:tcPr>
          <w:p w14:paraId="5969D51D" w14:textId="7F909F13" w:rsidR="00864A06" w:rsidRPr="00CC51C4" w:rsidRDefault="00864A06" w:rsidP="00E52407">
            <w:pPr>
              <w:pStyle w:val="Tabeloverskrift"/>
            </w:pPr>
            <w:r>
              <w:rPr>
                <w:sz w:val="22"/>
              </w:rPr>
              <w:t>Eventuel priori</w:t>
            </w:r>
            <w:r w:rsidRPr="008D38B2">
              <w:rPr>
                <w:sz w:val="22"/>
              </w:rPr>
              <w:t>tet</w:t>
            </w:r>
            <w:r>
              <w:rPr>
                <w:sz w:val="22"/>
              </w:rPr>
              <w:lastRenderedPageBreak/>
              <w:br/>
            </w:r>
            <w:r w:rsidRPr="008D38B2">
              <w:rPr>
                <w:sz w:val="22"/>
              </w:rPr>
              <w:t>(skal, bør, kan)</w:t>
            </w:r>
          </w:p>
        </w:tc>
      </w:tr>
      <w:tr w:rsidR="00864A06" w:rsidRPr="00CC51C4" w14:paraId="5969D523" w14:textId="77777777" w:rsidTr="007424B3">
        <w:tc>
          <w:tcPr>
            <w:tcW w:w="562" w:type="dxa"/>
            <w:shd w:val="clear" w:color="auto" w:fill="auto"/>
          </w:tcPr>
          <w:p w14:paraId="5969D51F" w14:textId="25E8353B" w:rsidR="00864A06" w:rsidRPr="008D767A" w:rsidRDefault="007424B3">
            <w:pPr>
              <w:pStyle w:val="Tabel"/>
            </w:pPr>
            <w:r w:rsidRPr="008D767A">
              <w:t>L</w:t>
            </w:r>
            <w:r w:rsidR="00864A06" w:rsidRPr="008D767A">
              <w:t>1</w:t>
            </w:r>
          </w:p>
        </w:tc>
        <w:tc>
          <w:tcPr>
            <w:tcW w:w="3475" w:type="dxa"/>
            <w:shd w:val="clear" w:color="auto" w:fill="auto"/>
          </w:tcPr>
          <w:p w14:paraId="5969D520" w14:textId="1A7CC3F0" w:rsidR="00864A06" w:rsidRPr="00D25495" w:rsidRDefault="00321143">
            <w:pPr>
              <w:pStyle w:val="Tabel"/>
            </w:pPr>
            <w:r w:rsidRPr="00D25495">
              <w:t>Modtagelse af danske virksomheders registreringer</w:t>
            </w:r>
          </w:p>
        </w:tc>
        <w:tc>
          <w:tcPr>
            <w:tcW w:w="3612" w:type="dxa"/>
            <w:shd w:val="clear" w:color="auto" w:fill="auto"/>
          </w:tcPr>
          <w:p w14:paraId="5969D521" w14:textId="4083DC95" w:rsidR="00864A06" w:rsidRPr="008D767A" w:rsidRDefault="003D633D">
            <w:pPr>
              <w:pStyle w:val="Tabel"/>
            </w:pPr>
            <w:r>
              <w:t>Registreringsanmodninger fra d</w:t>
            </w:r>
            <w:r w:rsidR="001C6B84" w:rsidRPr="00D25495">
              <w:t xml:space="preserve">anske virksomheder </w:t>
            </w:r>
            <w:r>
              <w:t>til</w:t>
            </w:r>
            <w:r w:rsidR="001C6B84" w:rsidRPr="00D25495">
              <w:t xml:space="preserve"> ordningen </w:t>
            </w:r>
            <w:r w:rsidR="00151661" w:rsidRPr="00D25495">
              <w:t>bliver modtaget og behandlet.</w:t>
            </w:r>
          </w:p>
        </w:tc>
        <w:tc>
          <w:tcPr>
            <w:tcW w:w="1979" w:type="dxa"/>
            <w:shd w:val="clear" w:color="auto" w:fill="auto"/>
          </w:tcPr>
          <w:p w14:paraId="5969D522" w14:textId="244F9906" w:rsidR="00864A06" w:rsidRPr="008D767A" w:rsidRDefault="000F5825">
            <w:pPr>
              <w:pStyle w:val="Tabel"/>
            </w:pPr>
            <w:r w:rsidRPr="008D767A">
              <w:t>S</w:t>
            </w:r>
            <w:r w:rsidR="007B06DF" w:rsidRPr="008D767A">
              <w:t>kal</w:t>
            </w:r>
          </w:p>
        </w:tc>
      </w:tr>
      <w:tr w:rsidR="00864A06" w:rsidRPr="00CC51C4" w14:paraId="5969D528" w14:textId="77777777" w:rsidTr="007424B3">
        <w:tc>
          <w:tcPr>
            <w:tcW w:w="562" w:type="dxa"/>
            <w:shd w:val="clear" w:color="auto" w:fill="auto"/>
          </w:tcPr>
          <w:p w14:paraId="5969D524" w14:textId="251580D7" w:rsidR="00864A06" w:rsidRPr="008D767A" w:rsidRDefault="007424B3">
            <w:pPr>
              <w:pStyle w:val="Tabel"/>
            </w:pPr>
            <w:r w:rsidRPr="008D767A">
              <w:t>L</w:t>
            </w:r>
            <w:r w:rsidR="00864A06" w:rsidRPr="008D767A">
              <w:t>2</w:t>
            </w:r>
          </w:p>
        </w:tc>
        <w:tc>
          <w:tcPr>
            <w:tcW w:w="3475" w:type="dxa"/>
            <w:shd w:val="clear" w:color="auto" w:fill="auto"/>
          </w:tcPr>
          <w:p w14:paraId="5969D525" w14:textId="02709726" w:rsidR="00864A06" w:rsidRPr="00D25495" w:rsidRDefault="00321143">
            <w:pPr>
              <w:pStyle w:val="Tabel"/>
            </w:pPr>
            <w:r w:rsidRPr="00D25495">
              <w:t>Modtagelse registreringer fra EU</w:t>
            </w:r>
          </w:p>
        </w:tc>
        <w:tc>
          <w:tcPr>
            <w:tcW w:w="3612" w:type="dxa"/>
            <w:shd w:val="clear" w:color="auto" w:fill="auto"/>
          </w:tcPr>
          <w:p w14:paraId="5969D526" w14:textId="4E3174D3" w:rsidR="00864A06" w:rsidRPr="00D25495" w:rsidRDefault="0071155D">
            <w:pPr>
              <w:pStyle w:val="Tabel"/>
            </w:pPr>
            <w:r>
              <w:t xml:space="preserve">Registreringsanmodninger fra </w:t>
            </w:r>
            <w:r w:rsidR="00151661" w:rsidRPr="00D25495">
              <w:t xml:space="preserve">virksomheder </w:t>
            </w:r>
            <w:r>
              <w:t xml:space="preserve">til </w:t>
            </w:r>
            <w:r w:rsidR="00CC4E0D">
              <w:t>ordningen</w:t>
            </w:r>
            <w:r w:rsidR="00027EC0">
              <w:t xml:space="preserve"> </w:t>
            </w:r>
            <w:r w:rsidR="00151661" w:rsidRPr="00D25495">
              <w:t>bliver modtaget og behandlet.</w:t>
            </w:r>
          </w:p>
        </w:tc>
        <w:tc>
          <w:tcPr>
            <w:tcW w:w="1979" w:type="dxa"/>
            <w:shd w:val="clear" w:color="auto" w:fill="auto"/>
          </w:tcPr>
          <w:p w14:paraId="5969D527" w14:textId="10C5999A" w:rsidR="00864A06" w:rsidRPr="00D25495" w:rsidRDefault="000F5825">
            <w:pPr>
              <w:pStyle w:val="Tabel"/>
            </w:pPr>
            <w:r w:rsidRPr="008D767A">
              <w:t>Skal</w:t>
            </w:r>
          </w:p>
        </w:tc>
      </w:tr>
      <w:tr w:rsidR="00864A06" w:rsidRPr="00CC51C4" w14:paraId="5969D52D" w14:textId="77777777" w:rsidTr="007424B3">
        <w:tc>
          <w:tcPr>
            <w:tcW w:w="562" w:type="dxa"/>
            <w:shd w:val="clear" w:color="auto" w:fill="auto"/>
          </w:tcPr>
          <w:p w14:paraId="5969D529" w14:textId="7AEC1F0C" w:rsidR="00864A06" w:rsidRPr="008D767A" w:rsidRDefault="007424B3">
            <w:pPr>
              <w:pStyle w:val="Tabel"/>
            </w:pPr>
            <w:r w:rsidRPr="008D767A">
              <w:t>L3</w:t>
            </w:r>
          </w:p>
        </w:tc>
        <w:tc>
          <w:tcPr>
            <w:tcW w:w="3475" w:type="dxa"/>
            <w:shd w:val="clear" w:color="auto" w:fill="auto"/>
          </w:tcPr>
          <w:p w14:paraId="5969D52A" w14:textId="0E521DA3" w:rsidR="00864A06" w:rsidRPr="00D25495" w:rsidRDefault="001558BE">
            <w:pPr>
              <w:pStyle w:val="Tabel"/>
            </w:pPr>
            <w:r w:rsidRPr="00D25495">
              <w:t>Kontrol, tildeling og opdatering af registrerings ”numre” og momsfritagelse DK</w:t>
            </w:r>
          </w:p>
        </w:tc>
        <w:tc>
          <w:tcPr>
            <w:tcW w:w="3612" w:type="dxa"/>
            <w:shd w:val="clear" w:color="auto" w:fill="auto"/>
          </w:tcPr>
          <w:p w14:paraId="5969D52B" w14:textId="5A5BA1E3" w:rsidR="00864A06" w:rsidRPr="00D25495" w:rsidRDefault="00905FCB">
            <w:pPr>
              <w:pStyle w:val="Tabel"/>
            </w:pPr>
            <w:r w:rsidRPr="00D25495">
              <w:t xml:space="preserve">Danmark er ansvarlig for at tildele </w:t>
            </w:r>
            <w:r w:rsidR="005A50B8" w:rsidRPr="003171BB">
              <w:t>et nummer</w:t>
            </w:r>
            <w:r w:rsidR="005A50B8" w:rsidRPr="008D767A">
              <w:t xml:space="preserve"> </w:t>
            </w:r>
            <w:r w:rsidR="005A50B8">
              <w:t xml:space="preserve">til </w:t>
            </w:r>
            <w:r w:rsidRPr="00D25495">
              <w:t>danske virksomheder, som tilmelder sig SMV-ordning</w:t>
            </w:r>
            <w:r w:rsidR="006334F7" w:rsidRPr="00D25495">
              <w:t>. Nummeret er valgfrit, men skal indeholde ”ex” til sidst.</w:t>
            </w:r>
            <w:r w:rsidR="0025153D" w:rsidRPr="00D25495">
              <w:t xml:space="preserve"> Derudover indeholder denne leverance </w:t>
            </w:r>
            <w:r w:rsidR="005425A2" w:rsidRPr="00D25495">
              <w:t xml:space="preserve">opdatering og vedligehold af </w:t>
            </w:r>
            <w:commentRangeStart w:id="142"/>
            <w:commentRangeStart w:id="143"/>
            <w:r w:rsidR="00D04BF7" w:rsidRPr="00D25495">
              <w:t>registreringsdata</w:t>
            </w:r>
            <w:commentRangeEnd w:id="142"/>
            <w:r w:rsidR="002E7F08">
              <w:rPr>
                <w:rStyle w:val="Kommentarhenvisning"/>
              </w:rPr>
              <w:commentReference w:id="142"/>
            </w:r>
            <w:commentRangeEnd w:id="143"/>
            <w:r w:rsidR="00731C95">
              <w:rPr>
                <w:rStyle w:val="Kommentarhenvisning"/>
              </w:rPr>
              <w:commentReference w:id="143"/>
            </w:r>
            <w:r w:rsidR="00731C95">
              <w:t xml:space="preserve"> for danske virksomheder</w:t>
            </w:r>
            <w:r w:rsidR="00D04BF7" w:rsidRPr="00D25495">
              <w:t>.</w:t>
            </w:r>
          </w:p>
        </w:tc>
        <w:tc>
          <w:tcPr>
            <w:tcW w:w="1979" w:type="dxa"/>
            <w:shd w:val="clear" w:color="auto" w:fill="auto"/>
          </w:tcPr>
          <w:p w14:paraId="5969D52C" w14:textId="58960A3F" w:rsidR="00864A06" w:rsidRPr="00D25495" w:rsidRDefault="000F5825">
            <w:pPr>
              <w:pStyle w:val="Tabel"/>
            </w:pPr>
            <w:r w:rsidRPr="008D767A">
              <w:t>Skal</w:t>
            </w:r>
          </w:p>
        </w:tc>
      </w:tr>
      <w:tr w:rsidR="007424B3" w:rsidRPr="00CC51C4" w14:paraId="7012333E" w14:textId="77777777" w:rsidTr="007424B3">
        <w:tc>
          <w:tcPr>
            <w:tcW w:w="562" w:type="dxa"/>
            <w:shd w:val="clear" w:color="auto" w:fill="auto"/>
          </w:tcPr>
          <w:p w14:paraId="2DF070F0" w14:textId="334FB865" w:rsidR="007424B3" w:rsidRPr="008D767A" w:rsidRDefault="007424B3">
            <w:pPr>
              <w:pStyle w:val="Tabel"/>
            </w:pPr>
            <w:r w:rsidRPr="008D767A">
              <w:t>L4</w:t>
            </w:r>
          </w:p>
        </w:tc>
        <w:tc>
          <w:tcPr>
            <w:tcW w:w="3475" w:type="dxa"/>
            <w:shd w:val="clear" w:color="auto" w:fill="auto"/>
          </w:tcPr>
          <w:p w14:paraId="7C29617A" w14:textId="1EA52BE7" w:rsidR="007424B3" w:rsidRPr="00D25495" w:rsidRDefault="00DC3256">
            <w:pPr>
              <w:pStyle w:val="Tabel"/>
            </w:pPr>
            <w:r w:rsidRPr="00D25495">
              <w:t>O</w:t>
            </w:r>
            <w:r w:rsidR="001558BE" w:rsidRPr="00D25495">
              <w:t>pbevaring af registrerings ”numre” </w:t>
            </w:r>
          </w:p>
        </w:tc>
        <w:tc>
          <w:tcPr>
            <w:tcW w:w="3612" w:type="dxa"/>
            <w:shd w:val="clear" w:color="auto" w:fill="auto"/>
          </w:tcPr>
          <w:p w14:paraId="5A8D91A9" w14:textId="6C40C952" w:rsidR="007424B3" w:rsidRPr="00D25495" w:rsidRDefault="006334F7">
            <w:pPr>
              <w:pStyle w:val="Tabel"/>
            </w:pPr>
            <w:r w:rsidRPr="00D25495">
              <w:t>”-ex” numrene skal kunne opbevares forsvarligt</w:t>
            </w:r>
            <w:r w:rsidR="005478B8" w:rsidRPr="00D25495">
              <w:t>.</w:t>
            </w:r>
          </w:p>
        </w:tc>
        <w:tc>
          <w:tcPr>
            <w:tcW w:w="1979" w:type="dxa"/>
            <w:shd w:val="clear" w:color="auto" w:fill="auto"/>
          </w:tcPr>
          <w:p w14:paraId="0419E27B" w14:textId="21B1D33B" w:rsidR="007424B3" w:rsidRPr="00D25495" w:rsidRDefault="000F5825">
            <w:pPr>
              <w:pStyle w:val="Tabel"/>
            </w:pPr>
            <w:r w:rsidRPr="008D767A">
              <w:t>Skal</w:t>
            </w:r>
          </w:p>
        </w:tc>
      </w:tr>
      <w:tr w:rsidR="007424B3" w:rsidRPr="00CC51C4" w14:paraId="621C2549" w14:textId="77777777" w:rsidTr="007424B3">
        <w:tc>
          <w:tcPr>
            <w:tcW w:w="562" w:type="dxa"/>
            <w:shd w:val="clear" w:color="auto" w:fill="auto"/>
          </w:tcPr>
          <w:p w14:paraId="07197A31" w14:textId="11A28B3A" w:rsidR="007424B3" w:rsidRPr="008D767A" w:rsidRDefault="007424B3">
            <w:pPr>
              <w:pStyle w:val="Tabel"/>
            </w:pPr>
            <w:r w:rsidRPr="008D767A">
              <w:t>L5</w:t>
            </w:r>
          </w:p>
        </w:tc>
        <w:tc>
          <w:tcPr>
            <w:tcW w:w="3475" w:type="dxa"/>
            <w:shd w:val="clear" w:color="auto" w:fill="auto"/>
          </w:tcPr>
          <w:p w14:paraId="77715149" w14:textId="6819B524" w:rsidR="007424B3" w:rsidRPr="00D25495" w:rsidRDefault="001558BE">
            <w:pPr>
              <w:pStyle w:val="Tabel"/>
            </w:pPr>
            <w:r w:rsidRPr="00D25495">
              <w:t>Kommunikation til EU</w:t>
            </w:r>
          </w:p>
        </w:tc>
        <w:tc>
          <w:tcPr>
            <w:tcW w:w="3612" w:type="dxa"/>
            <w:shd w:val="clear" w:color="auto" w:fill="auto"/>
          </w:tcPr>
          <w:p w14:paraId="51485328" w14:textId="09A9302C" w:rsidR="007424B3" w:rsidRPr="00D25495" w:rsidRDefault="00514687">
            <w:pPr>
              <w:pStyle w:val="Tabel"/>
            </w:pPr>
            <w:r w:rsidRPr="00D25495">
              <w:t>Det skal være muligt at kommunikere med resten af EU</w:t>
            </w:r>
            <w:r w:rsidR="00DC1F1E" w:rsidRPr="00D25495">
              <w:t>,</w:t>
            </w:r>
            <w:r w:rsidRPr="00D25495">
              <w:t xml:space="preserve"> eksempelvis</w:t>
            </w:r>
            <w:r w:rsidR="00DC1F1E" w:rsidRPr="00D25495">
              <w:t xml:space="preserve"> i</w:t>
            </w:r>
            <w:r w:rsidRPr="00D25495">
              <w:t xml:space="preserve"> tilfælde af</w:t>
            </w:r>
            <w:r w:rsidR="00EC1D47">
              <w:t>,</w:t>
            </w:r>
            <w:r w:rsidR="00DC1F1E" w:rsidRPr="00D25495">
              <w:t xml:space="preserve"> at en virksomhed ikke længere er berettiget i SMV-ordningen</w:t>
            </w:r>
            <w:r w:rsidR="00E2759F" w:rsidRPr="00D25495">
              <w:t>.</w:t>
            </w:r>
            <w:r w:rsidRPr="00D25495">
              <w:t xml:space="preserve"> </w:t>
            </w:r>
          </w:p>
        </w:tc>
        <w:tc>
          <w:tcPr>
            <w:tcW w:w="1979" w:type="dxa"/>
            <w:shd w:val="clear" w:color="auto" w:fill="auto"/>
          </w:tcPr>
          <w:p w14:paraId="5EAB0643" w14:textId="4B74CC26" w:rsidR="007424B3" w:rsidRPr="00D25495" w:rsidRDefault="000F5825">
            <w:pPr>
              <w:pStyle w:val="Tabel"/>
            </w:pPr>
            <w:r w:rsidRPr="008D767A">
              <w:t>Skal</w:t>
            </w:r>
          </w:p>
        </w:tc>
      </w:tr>
      <w:tr w:rsidR="007424B3" w:rsidRPr="00CC51C4" w14:paraId="71564E2D" w14:textId="77777777" w:rsidTr="007424B3">
        <w:tc>
          <w:tcPr>
            <w:tcW w:w="562" w:type="dxa"/>
            <w:shd w:val="clear" w:color="auto" w:fill="auto"/>
          </w:tcPr>
          <w:p w14:paraId="286109A5" w14:textId="3A54D9F6" w:rsidR="007424B3" w:rsidRPr="008D767A" w:rsidRDefault="007424B3">
            <w:pPr>
              <w:pStyle w:val="Tabel"/>
            </w:pPr>
            <w:r w:rsidRPr="008D767A">
              <w:t>L6</w:t>
            </w:r>
          </w:p>
        </w:tc>
        <w:tc>
          <w:tcPr>
            <w:tcW w:w="3475" w:type="dxa"/>
            <w:shd w:val="clear" w:color="auto" w:fill="auto"/>
          </w:tcPr>
          <w:p w14:paraId="2DBBD556" w14:textId="4B58DAAC" w:rsidR="007424B3" w:rsidRPr="00D25495" w:rsidRDefault="001558BE">
            <w:pPr>
              <w:pStyle w:val="Tabel"/>
            </w:pPr>
            <w:r w:rsidRPr="00D25495">
              <w:t>Modtage omsætningsindberetning DK og EU</w:t>
            </w:r>
          </w:p>
        </w:tc>
        <w:tc>
          <w:tcPr>
            <w:tcW w:w="3612" w:type="dxa"/>
            <w:shd w:val="clear" w:color="auto" w:fill="auto"/>
          </w:tcPr>
          <w:p w14:paraId="19F40848" w14:textId="04FF91FD" w:rsidR="007424B3" w:rsidRPr="00D25495" w:rsidRDefault="00151661">
            <w:pPr>
              <w:pStyle w:val="Tabel"/>
            </w:pPr>
            <w:r w:rsidRPr="00D25495">
              <w:t>Danske virksomheder skal kunne indrapportere deres omsætning.</w:t>
            </w:r>
            <w:r w:rsidR="00003B19" w:rsidRPr="00D25495">
              <w:t xml:space="preserve"> Samtidig skal </w:t>
            </w:r>
            <w:r w:rsidR="00FC220F" w:rsidRPr="00D25495">
              <w:t>vi kunne modtage</w:t>
            </w:r>
            <w:r w:rsidR="00F3113C" w:rsidRPr="00D25495">
              <w:t xml:space="preserve"> </w:t>
            </w:r>
            <w:r w:rsidR="004B75E6" w:rsidRPr="00D25495">
              <w:t>andre EU-</w:t>
            </w:r>
            <w:r w:rsidR="00F3113C" w:rsidRPr="00D25495">
              <w:t>virksomheders</w:t>
            </w:r>
            <w:r w:rsidR="00D63649" w:rsidRPr="00D25495">
              <w:t xml:space="preserve"> omsætning i </w:t>
            </w:r>
            <w:r w:rsidR="00A6505C" w:rsidRPr="00D25495">
              <w:t>D</w:t>
            </w:r>
            <w:r w:rsidR="00D63649" w:rsidRPr="00D25495">
              <w:t>anmark</w:t>
            </w:r>
            <w:r w:rsidR="00835FD6" w:rsidRPr="00D25495">
              <w:t>.</w:t>
            </w:r>
            <w:r w:rsidR="00D63649" w:rsidRPr="00D25495">
              <w:t xml:space="preserve"> </w:t>
            </w:r>
          </w:p>
        </w:tc>
        <w:tc>
          <w:tcPr>
            <w:tcW w:w="1979" w:type="dxa"/>
            <w:shd w:val="clear" w:color="auto" w:fill="auto"/>
          </w:tcPr>
          <w:p w14:paraId="41EE62EF" w14:textId="0930F5DC" w:rsidR="007424B3" w:rsidRPr="00D25495" w:rsidRDefault="000F5825">
            <w:pPr>
              <w:pStyle w:val="Tabel"/>
            </w:pPr>
            <w:r w:rsidRPr="008D767A">
              <w:t>Skal</w:t>
            </w:r>
          </w:p>
        </w:tc>
      </w:tr>
      <w:tr w:rsidR="007424B3" w:rsidRPr="00CC51C4" w14:paraId="32AAB013" w14:textId="77777777" w:rsidTr="007424B3">
        <w:tc>
          <w:tcPr>
            <w:tcW w:w="562" w:type="dxa"/>
            <w:shd w:val="clear" w:color="auto" w:fill="auto"/>
          </w:tcPr>
          <w:p w14:paraId="44BCC152" w14:textId="4630AE3B" w:rsidR="007424B3" w:rsidRPr="008D767A" w:rsidRDefault="007424B3">
            <w:pPr>
              <w:pStyle w:val="Tabel"/>
            </w:pPr>
            <w:r w:rsidRPr="008D767A">
              <w:lastRenderedPageBreak/>
              <w:t>L7</w:t>
            </w:r>
          </w:p>
        </w:tc>
        <w:tc>
          <w:tcPr>
            <w:tcW w:w="3475" w:type="dxa"/>
            <w:shd w:val="clear" w:color="auto" w:fill="auto"/>
          </w:tcPr>
          <w:p w14:paraId="18514414" w14:textId="146DE66F" w:rsidR="007424B3" w:rsidRPr="00D25495" w:rsidRDefault="001558BE">
            <w:pPr>
              <w:pStyle w:val="Tabel"/>
            </w:pPr>
            <w:r w:rsidRPr="00D25495">
              <w:t>Kontrol af beløbsgrænser</w:t>
            </w:r>
          </w:p>
        </w:tc>
        <w:tc>
          <w:tcPr>
            <w:tcW w:w="3612" w:type="dxa"/>
            <w:shd w:val="clear" w:color="auto" w:fill="auto"/>
          </w:tcPr>
          <w:p w14:paraId="00AD6C37" w14:textId="5E3A861D" w:rsidR="007424B3" w:rsidRPr="00D25495" w:rsidRDefault="00BB3218">
            <w:pPr>
              <w:pStyle w:val="Tabel"/>
            </w:pPr>
            <w:commentRangeStart w:id="144"/>
            <w:commentRangeStart w:id="145"/>
            <w:r w:rsidRPr="00D25495">
              <w:t xml:space="preserve">De </w:t>
            </w:r>
            <w:r w:rsidR="002E6746" w:rsidRPr="00D25495">
              <w:t>virksomheds</w:t>
            </w:r>
            <w:r w:rsidRPr="00D25495">
              <w:t>in</w:t>
            </w:r>
            <w:r w:rsidR="00293B85" w:rsidRPr="00D25495">
              <w:t>dberettede</w:t>
            </w:r>
            <w:r w:rsidR="002E6746" w:rsidRPr="00D25495">
              <w:t xml:space="preserve"> </w:t>
            </w:r>
            <w:r w:rsidR="00FD4B1A" w:rsidRPr="00D25495">
              <w:t xml:space="preserve">omsætningstal skal </w:t>
            </w:r>
            <w:r w:rsidR="00483942" w:rsidRPr="00D25495">
              <w:t>kontrolleres</w:t>
            </w:r>
            <w:r w:rsidR="0075051A" w:rsidRPr="00D25495">
              <w:t xml:space="preserve"> op mod den nationale grænse på 50.000</w:t>
            </w:r>
            <w:r w:rsidR="00483942" w:rsidRPr="00D25495">
              <w:t>kr, samt EU-grænsen på 100.000 EUR.</w:t>
            </w:r>
            <w:commentRangeEnd w:id="144"/>
            <w:r w:rsidR="009B7993">
              <w:rPr>
                <w:rStyle w:val="Kommentarhenvisning"/>
              </w:rPr>
              <w:commentReference w:id="144"/>
            </w:r>
            <w:commentRangeEnd w:id="145"/>
            <w:r w:rsidR="00DD1D7C">
              <w:rPr>
                <w:rStyle w:val="Kommentarhenvisning"/>
              </w:rPr>
              <w:commentReference w:id="145"/>
            </w:r>
          </w:p>
        </w:tc>
        <w:tc>
          <w:tcPr>
            <w:tcW w:w="1979" w:type="dxa"/>
            <w:shd w:val="clear" w:color="auto" w:fill="auto"/>
          </w:tcPr>
          <w:p w14:paraId="181D2F42" w14:textId="4CC217DD" w:rsidR="007424B3" w:rsidRPr="00D25495" w:rsidRDefault="000F5825">
            <w:pPr>
              <w:pStyle w:val="Tabel"/>
            </w:pPr>
            <w:r w:rsidRPr="008D767A">
              <w:t>Skal</w:t>
            </w:r>
          </w:p>
        </w:tc>
      </w:tr>
      <w:tr w:rsidR="007424B3" w:rsidRPr="00CC51C4" w14:paraId="29FEB3ED" w14:textId="77777777" w:rsidTr="007424B3">
        <w:tc>
          <w:tcPr>
            <w:tcW w:w="562" w:type="dxa"/>
            <w:shd w:val="clear" w:color="auto" w:fill="auto"/>
          </w:tcPr>
          <w:p w14:paraId="344FFF16" w14:textId="156A2805" w:rsidR="007424B3" w:rsidRPr="008D767A" w:rsidRDefault="007424B3">
            <w:pPr>
              <w:pStyle w:val="Tabel"/>
            </w:pPr>
            <w:r w:rsidRPr="008D767A">
              <w:t>L8</w:t>
            </w:r>
          </w:p>
        </w:tc>
        <w:tc>
          <w:tcPr>
            <w:tcW w:w="3475" w:type="dxa"/>
            <w:shd w:val="clear" w:color="auto" w:fill="auto"/>
          </w:tcPr>
          <w:p w14:paraId="7BF9BEA3" w14:textId="4D9FAC71" w:rsidR="007424B3" w:rsidRPr="00D25495" w:rsidRDefault="001558BE">
            <w:pPr>
              <w:pStyle w:val="Tabel"/>
            </w:pPr>
            <w:r w:rsidRPr="00D25495">
              <w:t>Årshjul - Periodiske kørsler</w:t>
            </w:r>
          </w:p>
        </w:tc>
        <w:tc>
          <w:tcPr>
            <w:tcW w:w="3612" w:type="dxa"/>
            <w:shd w:val="clear" w:color="auto" w:fill="auto"/>
          </w:tcPr>
          <w:p w14:paraId="371376A4" w14:textId="1EF0B332" w:rsidR="007424B3" w:rsidRPr="00D25495" w:rsidRDefault="00D2047A">
            <w:pPr>
              <w:pStyle w:val="Tabel"/>
            </w:pPr>
            <w:r w:rsidRPr="00D25495">
              <w:t xml:space="preserve">Der sendes </w:t>
            </w:r>
            <w:r w:rsidR="00CF7C8F" w:rsidRPr="00D25495">
              <w:t xml:space="preserve">periodisk kommunikation ud til </w:t>
            </w:r>
            <w:r w:rsidR="004B1234" w:rsidRPr="00D25495">
              <w:t xml:space="preserve">de danske </w:t>
            </w:r>
            <w:r w:rsidR="00CF7C8F" w:rsidRPr="00D25495">
              <w:t>virksomhede</w:t>
            </w:r>
            <w:r w:rsidR="004B1234" w:rsidRPr="00D25495">
              <w:t>r</w:t>
            </w:r>
            <w:r w:rsidR="00CF7C8F" w:rsidRPr="00D25495">
              <w:t>. Eksempelvis påmindelser.</w:t>
            </w:r>
            <w:r w:rsidR="003961ED" w:rsidRPr="008D767A">
              <w:t xml:space="preserve"> Kan være automatisk eller manuel</w:t>
            </w:r>
          </w:p>
        </w:tc>
        <w:tc>
          <w:tcPr>
            <w:tcW w:w="1979" w:type="dxa"/>
            <w:shd w:val="clear" w:color="auto" w:fill="auto"/>
          </w:tcPr>
          <w:p w14:paraId="00BB3C23" w14:textId="261B39EF" w:rsidR="007424B3" w:rsidRPr="00D25495" w:rsidRDefault="00154DAE">
            <w:pPr>
              <w:pStyle w:val="Tabel"/>
            </w:pPr>
            <w:r w:rsidRPr="008D767A">
              <w:t xml:space="preserve">Skal </w:t>
            </w:r>
          </w:p>
        </w:tc>
      </w:tr>
      <w:tr w:rsidR="007424B3" w:rsidRPr="00CC51C4" w14:paraId="4AB09A1D" w14:textId="77777777" w:rsidTr="007424B3">
        <w:tc>
          <w:tcPr>
            <w:tcW w:w="562" w:type="dxa"/>
            <w:shd w:val="clear" w:color="auto" w:fill="auto"/>
          </w:tcPr>
          <w:p w14:paraId="2325346C" w14:textId="7FDAAF80" w:rsidR="007424B3" w:rsidRPr="008D767A" w:rsidRDefault="007424B3">
            <w:pPr>
              <w:pStyle w:val="Tabel"/>
            </w:pPr>
            <w:r w:rsidRPr="008D767A">
              <w:t>L9</w:t>
            </w:r>
          </w:p>
        </w:tc>
        <w:tc>
          <w:tcPr>
            <w:tcW w:w="3475" w:type="dxa"/>
            <w:shd w:val="clear" w:color="auto" w:fill="auto"/>
          </w:tcPr>
          <w:p w14:paraId="6558C596" w14:textId="31B73442" w:rsidR="007424B3" w:rsidRPr="00D25495" w:rsidRDefault="001558BE">
            <w:pPr>
              <w:pStyle w:val="Tabel"/>
            </w:pPr>
            <w:r w:rsidRPr="00D25495">
              <w:t>Udstilling af danske virksomheders momsfritagelser​</w:t>
            </w:r>
          </w:p>
        </w:tc>
        <w:tc>
          <w:tcPr>
            <w:tcW w:w="3612" w:type="dxa"/>
            <w:shd w:val="clear" w:color="auto" w:fill="auto"/>
          </w:tcPr>
          <w:p w14:paraId="19A0E7BB" w14:textId="0FDB5E6E" w:rsidR="007424B3" w:rsidRPr="00D25495" w:rsidRDefault="00F16F24">
            <w:pPr>
              <w:pStyle w:val="Tabel"/>
            </w:pPr>
            <w:r w:rsidRPr="00D25495">
              <w:t>Danske virksomheders m</w:t>
            </w:r>
            <w:r w:rsidR="008260B0" w:rsidRPr="00D25495">
              <w:t>oms</w:t>
            </w:r>
            <w:r w:rsidRPr="00D25495">
              <w:t>fritagelse</w:t>
            </w:r>
            <w:r w:rsidR="008260B0" w:rsidRPr="00D25495">
              <w:t xml:space="preserve"> skal </w:t>
            </w:r>
            <w:r w:rsidRPr="00D25495">
              <w:t>udstilles via Vies on the Web.</w:t>
            </w:r>
          </w:p>
        </w:tc>
        <w:tc>
          <w:tcPr>
            <w:tcW w:w="1979" w:type="dxa"/>
            <w:shd w:val="clear" w:color="auto" w:fill="auto"/>
          </w:tcPr>
          <w:p w14:paraId="4CE6BB69" w14:textId="45CA961F" w:rsidR="007424B3" w:rsidRPr="00D25495" w:rsidRDefault="000F5825">
            <w:pPr>
              <w:pStyle w:val="Tabel"/>
            </w:pPr>
            <w:r w:rsidRPr="008D767A">
              <w:t>Skal</w:t>
            </w:r>
          </w:p>
        </w:tc>
      </w:tr>
      <w:tr w:rsidR="007424B3" w:rsidRPr="00CC51C4" w14:paraId="2CAB5875" w14:textId="77777777" w:rsidTr="007424B3">
        <w:tc>
          <w:tcPr>
            <w:tcW w:w="562" w:type="dxa"/>
            <w:shd w:val="clear" w:color="auto" w:fill="auto"/>
          </w:tcPr>
          <w:p w14:paraId="40C48F74" w14:textId="1B9F07A9" w:rsidR="007424B3" w:rsidRPr="008D767A" w:rsidRDefault="007424B3">
            <w:pPr>
              <w:pStyle w:val="Tabel"/>
            </w:pPr>
            <w:r w:rsidRPr="008D767A">
              <w:t>L10</w:t>
            </w:r>
          </w:p>
        </w:tc>
        <w:tc>
          <w:tcPr>
            <w:tcW w:w="3475" w:type="dxa"/>
            <w:shd w:val="clear" w:color="auto" w:fill="auto"/>
          </w:tcPr>
          <w:p w14:paraId="4FC03892" w14:textId="14F8A6B7" w:rsidR="007424B3" w:rsidRPr="00D25495" w:rsidRDefault="00440A02">
            <w:pPr>
              <w:pStyle w:val="Tabel"/>
            </w:pPr>
            <w:r w:rsidRPr="00D25495">
              <w:t>Transaktionskontrol​</w:t>
            </w:r>
          </w:p>
        </w:tc>
        <w:tc>
          <w:tcPr>
            <w:tcW w:w="3612" w:type="dxa"/>
            <w:shd w:val="clear" w:color="auto" w:fill="auto"/>
          </w:tcPr>
          <w:p w14:paraId="1C47144E" w14:textId="7D8A48A8" w:rsidR="007424B3" w:rsidRPr="00D25495" w:rsidRDefault="00B92B8C">
            <w:pPr>
              <w:pStyle w:val="Tabel"/>
            </w:pPr>
            <w:r w:rsidRPr="00D25495">
              <w:t xml:space="preserve">Kommunikationssporbarhed og </w:t>
            </w:r>
            <w:r w:rsidR="000745DF">
              <w:t>-</w:t>
            </w:r>
            <w:r w:rsidRPr="00D25495">
              <w:t>overblik</w:t>
            </w:r>
          </w:p>
        </w:tc>
        <w:tc>
          <w:tcPr>
            <w:tcW w:w="1979" w:type="dxa"/>
            <w:shd w:val="clear" w:color="auto" w:fill="auto"/>
          </w:tcPr>
          <w:p w14:paraId="6DE2B0F3" w14:textId="44A294E8" w:rsidR="007424B3" w:rsidRPr="00D25495" w:rsidRDefault="000F5825">
            <w:pPr>
              <w:pStyle w:val="Tabel"/>
            </w:pPr>
            <w:r w:rsidRPr="008D767A">
              <w:t>Skal</w:t>
            </w:r>
          </w:p>
        </w:tc>
      </w:tr>
      <w:tr w:rsidR="007424B3" w:rsidRPr="00CC51C4" w14:paraId="24B07C11" w14:textId="77777777" w:rsidTr="007424B3">
        <w:tc>
          <w:tcPr>
            <w:tcW w:w="562" w:type="dxa"/>
            <w:shd w:val="clear" w:color="auto" w:fill="auto"/>
          </w:tcPr>
          <w:p w14:paraId="2D6C5961" w14:textId="290BEB29" w:rsidR="007424B3" w:rsidRPr="008D767A" w:rsidRDefault="007424B3">
            <w:pPr>
              <w:pStyle w:val="Tabel"/>
            </w:pPr>
            <w:r w:rsidRPr="008D767A">
              <w:t>L1</w:t>
            </w:r>
            <w:r w:rsidR="003A56AE" w:rsidRPr="008D767A">
              <w:t>1</w:t>
            </w:r>
          </w:p>
        </w:tc>
        <w:tc>
          <w:tcPr>
            <w:tcW w:w="3475" w:type="dxa"/>
            <w:shd w:val="clear" w:color="auto" w:fill="auto"/>
          </w:tcPr>
          <w:p w14:paraId="30ADAF3D" w14:textId="7C8524FD" w:rsidR="007424B3" w:rsidRPr="00D25495" w:rsidRDefault="00440A02">
            <w:pPr>
              <w:pStyle w:val="Tabel"/>
            </w:pPr>
            <w:r w:rsidRPr="00D25495">
              <w:t>Efterkontrol af omsætningstal</w:t>
            </w:r>
          </w:p>
        </w:tc>
        <w:tc>
          <w:tcPr>
            <w:tcW w:w="3612" w:type="dxa"/>
            <w:shd w:val="clear" w:color="auto" w:fill="auto"/>
          </w:tcPr>
          <w:p w14:paraId="12287833" w14:textId="6C9308F4" w:rsidR="007424B3" w:rsidRPr="00D25495" w:rsidRDefault="0062058C">
            <w:pPr>
              <w:pStyle w:val="Tabel"/>
            </w:pPr>
            <w:r w:rsidRPr="00D25495">
              <w:t>Rigtigheden af de danske virksomheders indberetninger skal kunne kontrolleres.</w:t>
            </w:r>
            <w:r w:rsidR="003961ED" w:rsidRPr="008D767A">
              <w:t xml:space="preserve"> Kan være automatisk eller manuel</w:t>
            </w:r>
          </w:p>
        </w:tc>
        <w:tc>
          <w:tcPr>
            <w:tcW w:w="1979" w:type="dxa"/>
            <w:shd w:val="clear" w:color="auto" w:fill="auto"/>
          </w:tcPr>
          <w:p w14:paraId="3598097B" w14:textId="1A6D9736" w:rsidR="007424B3" w:rsidRPr="00D25495" w:rsidRDefault="00561580">
            <w:pPr>
              <w:pStyle w:val="Tabel"/>
            </w:pPr>
            <w:r w:rsidRPr="008D767A">
              <w:t>Skal</w:t>
            </w:r>
          </w:p>
        </w:tc>
      </w:tr>
      <w:tr w:rsidR="007424B3" w:rsidRPr="00CC51C4" w14:paraId="16C43DE2" w14:textId="77777777" w:rsidTr="007424B3">
        <w:tc>
          <w:tcPr>
            <w:tcW w:w="562" w:type="dxa"/>
            <w:shd w:val="clear" w:color="auto" w:fill="auto"/>
          </w:tcPr>
          <w:p w14:paraId="09A98A03" w14:textId="794EA843" w:rsidR="007424B3" w:rsidRPr="008D767A" w:rsidRDefault="007424B3">
            <w:pPr>
              <w:pStyle w:val="Tabel"/>
            </w:pPr>
            <w:r w:rsidRPr="008D767A">
              <w:t>L1</w:t>
            </w:r>
            <w:r w:rsidR="003A56AE" w:rsidRPr="008D767A">
              <w:t>2</w:t>
            </w:r>
          </w:p>
        </w:tc>
        <w:tc>
          <w:tcPr>
            <w:tcW w:w="3475" w:type="dxa"/>
            <w:shd w:val="clear" w:color="auto" w:fill="auto"/>
          </w:tcPr>
          <w:p w14:paraId="48205A19" w14:textId="4CE93A65" w:rsidR="007424B3" w:rsidRPr="00D25495" w:rsidRDefault="00440A02">
            <w:pPr>
              <w:pStyle w:val="Tabel"/>
            </w:pPr>
            <w:r w:rsidRPr="00D25495">
              <w:t>Organisatorisk implementering​</w:t>
            </w:r>
          </w:p>
        </w:tc>
        <w:tc>
          <w:tcPr>
            <w:tcW w:w="3612" w:type="dxa"/>
            <w:shd w:val="clear" w:color="auto" w:fill="auto"/>
          </w:tcPr>
          <w:p w14:paraId="7C82A9EC" w14:textId="0716ACA0" w:rsidR="00D85865" w:rsidRPr="00D25495" w:rsidRDefault="00D85865">
            <w:pPr>
              <w:pStyle w:val="Tabel"/>
            </w:pPr>
            <w:r w:rsidRPr="00D25495">
              <w:t>Procesmodeller og -beskrivelser for hele end-</w:t>
            </w:r>
            <w:r w:rsidR="006500B1">
              <w:t>to</w:t>
            </w:r>
            <w:r w:rsidRPr="00D25495">
              <w:t>-end processen.</w:t>
            </w:r>
          </w:p>
          <w:p w14:paraId="3BBDCF73" w14:textId="0BE92FD3" w:rsidR="00D85865" w:rsidRPr="00D25495" w:rsidRDefault="00D85865">
            <w:pPr>
              <w:pStyle w:val="Tabel"/>
            </w:pPr>
            <w:r w:rsidRPr="00D25495">
              <w:lastRenderedPageBreak/>
              <w:t>Proces-</w:t>
            </w:r>
            <w:r w:rsidR="006500B1">
              <w:t xml:space="preserve"> </w:t>
            </w:r>
            <w:r w:rsidRPr="00D25495">
              <w:t>og systemdokumentation så det er muligt at koble processer til lovgivningselementerne. </w:t>
            </w:r>
          </w:p>
          <w:p w14:paraId="7BCC4D69" w14:textId="77777777" w:rsidR="00D85865" w:rsidRPr="00D25495" w:rsidRDefault="00D85865">
            <w:pPr>
              <w:pStyle w:val="Tabel"/>
            </w:pPr>
            <w:r w:rsidRPr="00D25495">
              <w:t>Målgruppeanalyse af platforme. </w:t>
            </w:r>
          </w:p>
          <w:p w14:paraId="67C29ECB" w14:textId="77777777" w:rsidR="00D85865" w:rsidRPr="00D25495" w:rsidRDefault="00D85865">
            <w:pPr>
              <w:pStyle w:val="Tabel"/>
            </w:pPr>
            <w:r w:rsidRPr="00D25495">
              <w:t>Implementeringsstrategi og -plan. </w:t>
            </w:r>
          </w:p>
          <w:p w14:paraId="3052B015" w14:textId="77777777" w:rsidR="00D85865" w:rsidRPr="00D25495" w:rsidRDefault="00D85865">
            <w:pPr>
              <w:pStyle w:val="Tabel"/>
            </w:pPr>
            <w:r w:rsidRPr="00D25495">
              <w:t>Analyse af forandringsmodstand. </w:t>
            </w:r>
          </w:p>
          <w:p w14:paraId="6F39E367" w14:textId="77777777" w:rsidR="00D85865" w:rsidRPr="00D25495" w:rsidRDefault="00D85865">
            <w:pPr>
              <w:pStyle w:val="Tabel"/>
            </w:pPr>
            <w:r w:rsidRPr="00D25495">
              <w:t>Uddannelsesstrategi og -plan. </w:t>
            </w:r>
          </w:p>
          <w:p w14:paraId="1AD5D517" w14:textId="77777777" w:rsidR="00D85865" w:rsidRPr="00D25495" w:rsidRDefault="00D85865">
            <w:pPr>
              <w:pStyle w:val="Tabel"/>
            </w:pPr>
            <w:r w:rsidRPr="00D25495">
              <w:t>Proceshåndbog. </w:t>
            </w:r>
          </w:p>
          <w:p w14:paraId="185C91C6" w14:textId="77777777" w:rsidR="00D85865" w:rsidRPr="00D25495" w:rsidRDefault="00D85865">
            <w:pPr>
              <w:pStyle w:val="Tabel"/>
            </w:pPr>
            <w:r w:rsidRPr="00D25495">
              <w:t>Ansvars-og driftsrollebeskrivelser. </w:t>
            </w:r>
          </w:p>
          <w:p w14:paraId="3251182C" w14:textId="77777777" w:rsidR="00D85865" w:rsidRPr="00D25495" w:rsidRDefault="00D85865">
            <w:pPr>
              <w:pStyle w:val="Tabel"/>
            </w:pPr>
            <w:r w:rsidRPr="00D25495">
              <w:t>Vejledningsmateriale fx indberetnings-vejledning. </w:t>
            </w:r>
          </w:p>
          <w:p w14:paraId="6C190F26" w14:textId="77777777" w:rsidR="00D85865" w:rsidRPr="00D25495" w:rsidRDefault="00D85865">
            <w:pPr>
              <w:pStyle w:val="Tabel"/>
            </w:pPr>
            <w:r w:rsidRPr="00D25495">
              <w:t>Nødplaner. </w:t>
            </w:r>
          </w:p>
          <w:p w14:paraId="1867035E" w14:textId="77777777" w:rsidR="00D85865" w:rsidRPr="00D25495" w:rsidRDefault="00D85865">
            <w:pPr>
              <w:pStyle w:val="Tabel"/>
            </w:pPr>
            <w:r w:rsidRPr="00D25495">
              <w:t>Forandringskommunikation. </w:t>
            </w:r>
          </w:p>
          <w:p w14:paraId="42F8E99E" w14:textId="77777777" w:rsidR="00D85865" w:rsidRPr="00D25495" w:rsidRDefault="00D85865">
            <w:pPr>
              <w:pStyle w:val="Tabel"/>
            </w:pPr>
            <w:r w:rsidRPr="00D25495">
              <w:t>Intern uddannelse og vejledning. </w:t>
            </w:r>
          </w:p>
          <w:p w14:paraId="1C2D5616" w14:textId="62271C47" w:rsidR="007424B3" w:rsidRPr="00D25495" w:rsidRDefault="00D85865">
            <w:pPr>
              <w:pStyle w:val="Tabel"/>
            </w:pPr>
            <w:r w:rsidRPr="00D25495">
              <w:t>Snitfladebeskrivelser i form af services. Herudover skal der leveres use case diagram, use cases, der beskriver systemet samt informationsmodel, som beskriver de data, der arbejdes med i systemet.</w:t>
            </w:r>
          </w:p>
        </w:tc>
        <w:tc>
          <w:tcPr>
            <w:tcW w:w="1979" w:type="dxa"/>
            <w:shd w:val="clear" w:color="auto" w:fill="auto"/>
          </w:tcPr>
          <w:p w14:paraId="124C5E24" w14:textId="75EAF995" w:rsidR="007424B3" w:rsidRPr="00D25495" w:rsidRDefault="000F5825">
            <w:pPr>
              <w:pStyle w:val="Tabel"/>
            </w:pPr>
            <w:r w:rsidRPr="008D767A">
              <w:lastRenderedPageBreak/>
              <w:t>Skal</w:t>
            </w:r>
          </w:p>
        </w:tc>
      </w:tr>
      <w:tr w:rsidR="00A7718E" w:rsidRPr="00CC51C4" w14:paraId="05B7FAE2" w14:textId="77777777" w:rsidTr="007424B3">
        <w:tc>
          <w:tcPr>
            <w:tcW w:w="562" w:type="dxa"/>
            <w:shd w:val="clear" w:color="auto" w:fill="auto"/>
          </w:tcPr>
          <w:p w14:paraId="1A274890" w14:textId="16533C86" w:rsidR="00A7718E" w:rsidRPr="008D767A" w:rsidRDefault="00A7718E" w:rsidP="00A7718E">
            <w:pPr>
              <w:pStyle w:val="Tabel"/>
            </w:pPr>
            <w:r>
              <w:t>L13</w:t>
            </w:r>
          </w:p>
        </w:tc>
        <w:tc>
          <w:tcPr>
            <w:tcW w:w="3475" w:type="dxa"/>
            <w:shd w:val="clear" w:color="auto" w:fill="auto"/>
          </w:tcPr>
          <w:p w14:paraId="701781B2" w14:textId="0688106E" w:rsidR="00A7718E" w:rsidRPr="008D767A" w:rsidRDefault="00A7718E" w:rsidP="00A7718E">
            <w:pPr>
              <w:pStyle w:val="Tabel"/>
            </w:pPr>
            <w:r w:rsidRPr="00E65327">
              <w:t>Andet kommunikation med virksomheder</w:t>
            </w:r>
          </w:p>
        </w:tc>
        <w:tc>
          <w:tcPr>
            <w:tcW w:w="3612" w:type="dxa"/>
            <w:shd w:val="clear" w:color="auto" w:fill="auto"/>
          </w:tcPr>
          <w:p w14:paraId="50D76B25" w14:textId="0421851C" w:rsidR="00A7718E" w:rsidRPr="008D767A" w:rsidRDefault="0006060E" w:rsidP="00086A66">
            <w:pPr>
              <w:pStyle w:val="Tabel"/>
            </w:pPr>
            <w:r>
              <w:t xml:space="preserve">Der skal kunne sendes </w:t>
            </w:r>
            <w:r w:rsidR="00A7718E" w:rsidRPr="00E65327">
              <w:t>ikke-periodisk kommunikation</w:t>
            </w:r>
            <w:r>
              <w:t xml:space="preserve"> til</w:t>
            </w:r>
            <w:r w:rsidR="00C70A90">
              <w:t xml:space="preserve"> de</w:t>
            </w:r>
            <w:r>
              <w:t xml:space="preserve"> </w:t>
            </w:r>
            <w:r w:rsidR="00C70A90">
              <w:t xml:space="preserve">danske </w:t>
            </w:r>
            <w:r>
              <w:t>v</w:t>
            </w:r>
            <w:r w:rsidR="00081A03">
              <w:t>irksomheder</w:t>
            </w:r>
            <w:r w:rsidR="00C70A90">
              <w:t xml:space="preserve">. </w:t>
            </w:r>
            <w:r w:rsidR="00081A03" w:rsidRPr="008D767A">
              <w:t>Kan være automatisk eller manuel</w:t>
            </w:r>
          </w:p>
        </w:tc>
        <w:tc>
          <w:tcPr>
            <w:tcW w:w="1979" w:type="dxa"/>
            <w:shd w:val="clear" w:color="auto" w:fill="auto"/>
          </w:tcPr>
          <w:p w14:paraId="7336506A" w14:textId="14FC2DA9" w:rsidR="00A7718E" w:rsidRPr="008D767A" w:rsidRDefault="00081A03" w:rsidP="00A7718E">
            <w:pPr>
              <w:pStyle w:val="Tabel"/>
            </w:pPr>
            <w:commentRangeStart w:id="146"/>
            <w:r>
              <w:t>Skal</w:t>
            </w:r>
            <w:commentRangeEnd w:id="146"/>
            <w:r>
              <w:rPr>
                <w:rStyle w:val="Kommentarhenvisning"/>
              </w:rPr>
              <w:commentReference w:id="146"/>
            </w:r>
          </w:p>
        </w:tc>
      </w:tr>
      <w:tr w:rsidR="00A7718E" w:rsidRPr="00CC51C4" w14:paraId="4C5FA416" w14:textId="77777777" w:rsidTr="007424B3">
        <w:tc>
          <w:tcPr>
            <w:tcW w:w="562" w:type="dxa"/>
            <w:shd w:val="clear" w:color="auto" w:fill="auto"/>
          </w:tcPr>
          <w:p w14:paraId="127C1F0D" w14:textId="3A3D1DA8" w:rsidR="00A7718E" w:rsidRPr="008D767A" w:rsidRDefault="00A7718E">
            <w:pPr>
              <w:pStyle w:val="Tabel"/>
            </w:pPr>
            <w:r w:rsidRPr="008D767A">
              <w:lastRenderedPageBreak/>
              <w:t>L14</w:t>
            </w:r>
          </w:p>
        </w:tc>
        <w:tc>
          <w:tcPr>
            <w:tcW w:w="3475" w:type="dxa"/>
            <w:shd w:val="clear" w:color="auto" w:fill="auto"/>
          </w:tcPr>
          <w:p w14:paraId="3EBFFBDB" w14:textId="424B2BD9" w:rsidR="00A7718E" w:rsidRPr="00D25495" w:rsidRDefault="00A7718E">
            <w:pPr>
              <w:pStyle w:val="Tabel"/>
            </w:pPr>
            <w:r w:rsidRPr="00D25495">
              <w:t>NFR - Tekniske enablers​</w:t>
            </w:r>
          </w:p>
        </w:tc>
        <w:tc>
          <w:tcPr>
            <w:tcW w:w="3612" w:type="dxa"/>
            <w:shd w:val="clear" w:color="auto" w:fill="auto"/>
          </w:tcPr>
          <w:p w14:paraId="662DDAFF" w14:textId="319C02C6" w:rsidR="00A7718E" w:rsidRPr="00D25495" w:rsidRDefault="00604D31">
            <w:pPr>
              <w:pStyle w:val="Tabel"/>
            </w:pPr>
            <w:r>
              <w:t>Ikke-funktionelle krav (</w:t>
            </w:r>
            <w:r w:rsidR="00A7718E" w:rsidRPr="00D25495">
              <w:t>Non-functional Requirements</w:t>
            </w:r>
            <w:r>
              <w:t>)</w:t>
            </w:r>
          </w:p>
        </w:tc>
        <w:tc>
          <w:tcPr>
            <w:tcW w:w="1979" w:type="dxa"/>
            <w:shd w:val="clear" w:color="auto" w:fill="auto"/>
          </w:tcPr>
          <w:p w14:paraId="08374BB2" w14:textId="59450B0A" w:rsidR="00A7718E" w:rsidRPr="00D25495" w:rsidRDefault="00A7718E">
            <w:pPr>
              <w:pStyle w:val="Tabel"/>
            </w:pPr>
            <w:r w:rsidRPr="00D25495">
              <w:t>Skal</w:t>
            </w:r>
          </w:p>
        </w:tc>
      </w:tr>
      <w:tr w:rsidR="00A7718E" w:rsidRPr="00CC51C4" w14:paraId="7BC00E07" w14:textId="77777777" w:rsidTr="007424B3">
        <w:tc>
          <w:tcPr>
            <w:tcW w:w="562" w:type="dxa"/>
            <w:shd w:val="clear" w:color="auto" w:fill="auto"/>
          </w:tcPr>
          <w:p w14:paraId="7D8F01AF" w14:textId="013F23BC" w:rsidR="00A7718E" w:rsidRPr="008D767A" w:rsidRDefault="00A7718E" w:rsidP="00A7718E">
            <w:pPr>
              <w:pStyle w:val="Tabel"/>
            </w:pPr>
            <w:r w:rsidRPr="00E65327">
              <w:t>L1</w:t>
            </w:r>
            <w:r>
              <w:t>5</w:t>
            </w:r>
          </w:p>
        </w:tc>
        <w:tc>
          <w:tcPr>
            <w:tcW w:w="3475" w:type="dxa"/>
            <w:shd w:val="clear" w:color="auto" w:fill="auto"/>
          </w:tcPr>
          <w:p w14:paraId="72409653" w14:textId="11E5A9D5" w:rsidR="00A7718E" w:rsidRPr="008D767A" w:rsidRDefault="00A7718E" w:rsidP="00A7718E">
            <w:pPr>
              <w:pStyle w:val="Tabel"/>
            </w:pPr>
            <w:r w:rsidRPr="00E65327">
              <w:t>Projektledelse og øvrig projektstøtte</w:t>
            </w:r>
          </w:p>
        </w:tc>
        <w:tc>
          <w:tcPr>
            <w:tcW w:w="3612" w:type="dxa"/>
            <w:shd w:val="clear" w:color="auto" w:fill="auto"/>
          </w:tcPr>
          <w:p w14:paraId="32D3E2D1" w14:textId="32B11949" w:rsidR="00A7718E" w:rsidRPr="008D767A" w:rsidRDefault="00A7718E" w:rsidP="00A7718E">
            <w:pPr>
              <w:pStyle w:val="Tabel"/>
            </w:pPr>
            <w:r w:rsidRPr="00E65327">
              <w:t>Dækker ressourceforbrug til projektledelse og støtte hertil i projektets gennemførelsesfase. Dækker også leverancer såsom risikovurdering, forvaltningsretlig konsekvensanalyse og andre leverancer i forbindelse med udarbejdelse af materialer.</w:t>
            </w:r>
          </w:p>
        </w:tc>
        <w:tc>
          <w:tcPr>
            <w:tcW w:w="1979" w:type="dxa"/>
            <w:shd w:val="clear" w:color="auto" w:fill="auto"/>
          </w:tcPr>
          <w:p w14:paraId="05B13EBA" w14:textId="4F23D53E" w:rsidR="00A7718E" w:rsidRPr="008D767A" w:rsidRDefault="00A7718E" w:rsidP="00A7718E">
            <w:pPr>
              <w:pStyle w:val="Tabel"/>
            </w:pPr>
            <w:r w:rsidRPr="00E65327">
              <w:t>Skal</w:t>
            </w:r>
          </w:p>
        </w:tc>
      </w:tr>
      <w:tr w:rsidR="00A7718E" w:rsidRPr="00CC51C4" w14:paraId="076DC51D" w14:textId="77777777" w:rsidTr="007424B3">
        <w:tc>
          <w:tcPr>
            <w:tcW w:w="562" w:type="dxa"/>
            <w:shd w:val="clear" w:color="auto" w:fill="auto"/>
          </w:tcPr>
          <w:p w14:paraId="3A219683" w14:textId="18228D46" w:rsidR="00A7718E" w:rsidRPr="008D767A" w:rsidRDefault="00A7718E">
            <w:pPr>
              <w:pStyle w:val="Tabel"/>
            </w:pPr>
            <w:r w:rsidRPr="008D767A">
              <w:t>L1</w:t>
            </w:r>
            <w:r>
              <w:t>6</w:t>
            </w:r>
          </w:p>
        </w:tc>
        <w:tc>
          <w:tcPr>
            <w:tcW w:w="3475" w:type="dxa"/>
            <w:shd w:val="clear" w:color="auto" w:fill="auto"/>
          </w:tcPr>
          <w:p w14:paraId="3598032C" w14:textId="146F7905" w:rsidR="00A7718E" w:rsidRPr="00D25495" w:rsidRDefault="00A7718E">
            <w:pPr>
              <w:pStyle w:val="Tabel"/>
            </w:pPr>
            <w:r w:rsidRPr="00D25495">
              <w:t>Projekt nedlukning​</w:t>
            </w:r>
          </w:p>
        </w:tc>
        <w:tc>
          <w:tcPr>
            <w:tcW w:w="3612" w:type="dxa"/>
            <w:shd w:val="clear" w:color="auto" w:fill="auto"/>
          </w:tcPr>
          <w:p w14:paraId="0B2480F1" w14:textId="00927500" w:rsidR="00A7718E" w:rsidRPr="00D25495" w:rsidRDefault="00A7718E">
            <w:pPr>
              <w:pStyle w:val="Tabel"/>
            </w:pPr>
            <w:r w:rsidRPr="00D25495">
              <w:t>Færdiggørelse af driftsmateriale, såsom SLA. </w:t>
            </w:r>
          </w:p>
          <w:p w14:paraId="23BE71D3" w14:textId="35F883D0" w:rsidR="00A7718E" w:rsidRPr="00D25495" w:rsidRDefault="00A7718E">
            <w:pPr>
              <w:pStyle w:val="Tabel"/>
            </w:pPr>
            <w:r w:rsidRPr="00D25495">
              <w:t>Der skal endelig afrapporteres på projektet</w:t>
            </w:r>
            <w:r w:rsidR="00FD6098">
              <w:t>,</w:t>
            </w:r>
            <w:r w:rsidRPr="00D25495">
              <w:t xml:space="preserve"> og økonomien opgøres. </w:t>
            </w:r>
          </w:p>
        </w:tc>
        <w:tc>
          <w:tcPr>
            <w:tcW w:w="1979" w:type="dxa"/>
            <w:shd w:val="clear" w:color="auto" w:fill="auto"/>
          </w:tcPr>
          <w:p w14:paraId="5C216007" w14:textId="6C622285" w:rsidR="00A7718E" w:rsidRPr="00D25495" w:rsidRDefault="00A7718E">
            <w:pPr>
              <w:pStyle w:val="Tabel"/>
            </w:pPr>
            <w:r w:rsidRPr="008D767A">
              <w:t>Skal</w:t>
            </w:r>
          </w:p>
        </w:tc>
      </w:tr>
    </w:tbl>
    <w:p w14:paraId="4178F108" w14:textId="77777777" w:rsidR="00E271CA" w:rsidRDefault="00E271CA" w:rsidP="00E27A05">
      <w:pPr>
        <w:pStyle w:val="Brdtekst-eftertabel"/>
      </w:pPr>
    </w:p>
    <w:p w14:paraId="5969D52F" w14:textId="77777777" w:rsidR="00864A06" w:rsidRPr="00B50947" w:rsidRDefault="00996742" w:rsidP="00B50947">
      <w:pPr>
        <w:pStyle w:val="Brdtekst"/>
        <w:rPr>
          <w:b/>
          <w:sz w:val="26"/>
          <w:szCs w:val="26"/>
        </w:rPr>
      </w:pPr>
      <w:bookmarkStart w:id="147" w:name="_Ref525298657"/>
      <w:r w:rsidRPr="00B50947">
        <w:rPr>
          <w:b/>
          <w:sz w:val="26"/>
          <w:szCs w:val="26"/>
        </w:rPr>
        <w:t>Afgrænsninger</w:t>
      </w:r>
      <w:bookmarkStart w:id="148" w:name="H_8"/>
      <w:bookmarkEnd w:id="147"/>
    </w:p>
    <w:sdt>
      <w:sdtPr>
        <w:alias w:val="Hjælp"/>
        <w:tag w:val="MPK hjælp"/>
        <w:id w:val="1798633448"/>
        <w:lock w:val="sdtContentLocked"/>
        <w:placeholder>
          <w:docPart w:val="DefaultPlaceholder_1082065158"/>
        </w:placeholder>
      </w:sdtPr>
      <w:sdtContent>
        <w:p w14:paraId="2E2CF13D" w14:textId="77777777" w:rsidR="00643EB6" w:rsidRPr="00643EB6" w:rsidRDefault="00643EB6" w:rsidP="00EF5489">
          <w:pPr>
            <w:pStyle w:val="MPKhjlp"/>
          </w:pPr>
          <w:r w:rsidRPr="00643EB6">
            <w:fldChar w:fldCharType="begin"/>
          </w:r>
          <w:r w:rsidRPr="00643EB6">
            <w:instrText>HYPERLINK  \l "_DocTools_ScreenTip_98" \o "Afgrænsninger</w:instrText>
          </w:r>
        </w:p>
        <w:p w14:paraId="6F0F090E" w14:textId="77777777" w:rsidR="00643EB6" w:rsidRPr="00643EB6" w:rsidRDefault="00643EB6" w:rsidP="00EF5489">
          <w:pPr>
            <w:pStyle w:val="MPKhjlp"/>
          </w:pPr>
        </w:p>
        <w:p w14:paraId="2FBA5A45" w14:textId="77777777" w:rsidR="00643EB6" w:rsidRPr="00643EB6" w:rsidRDefault="00643EB6" w:rsidP="00EF5489">
          <w:pPr>
            <w:pStyle w:val="MPKhjlp"/>
          </w:pPr>
          <w:r w:rsidRPr="00643EB6">
            <w:instrText>I dette afsnit beskrives områder som, det er blevet besluttet, ikke er omfattet af projektet. Der kan fx være tale om:</w:instrText>
          </w:r>
        </w:p>
        <w:p w14:paraId="16901AB1" w14:textId="77777777" w:rsidR="00643EB6" w:rsidRPr="00643EB6" w:rsidRDefault="00643EB6" w:rsidP="00EF5489">
          <w:pPr>
            <w:pStyle w:val="MPKhjlp"/>
          </w:pPr>
        </w:p>
        <w:p w14:paraId="4AA9E94D" w14:textId="77777777" w:rsidR="00643EB6" w:rsidRPr="00643EB6" w:rsidRDefault="00643EB6" w:rsidP="00EF5489">
          <w:pPr>
            <w:pStyle w:val="MPKhjlp"/>
          </w:pPr>
          <w:r w:rsidRPr="00643EB6">
            <w:instrText xml:space="preserve">• Dele af organisationen, som ikke er omfattet af implementering </w:instrText>
          </w:r>
        </w:p>
        <w:p w14:paraId="75B06427" w14:textId="77777777" w:rsidR="00643EB6" w:rsidRPr="00643EB6" w:rsidRDefault="00643EB6" w:rsidP="00EF5489">
          <w:pPr>
            <w:pStyle w:val="MPKhjlp"/>
          </w:pPr>
          <w:r w:rsidRPr="00643EB6">
            <w:instrText>• Oprindelige idéer, som ikke vil blive udviklet på nuværende tidspunkt</w:instrText>
          </w:r>
        </w:p>
        <w:p w14:paraId="7B2500F2" w14:textId="77777777" w:rsidR="00643EB6" w:rsidRPr="00643EB6" w:rsidRDefault="00643EB6" w:rsidP="00EF5489">
          <w:pPr>
            <w:pStyle w:val="MPKhjlp"/>
          </w:pPr>
          <w:r w:rsidRPr="00643EB6">
            <w:instrText>• Tekniske elementer som ikke er medtaget</w:instrText>
          </w:r>
        </w:p>
        <w:p w14:paraId="49DD4A18" w14:textId="77777777" w:rsidR="00643EB6" w:rsidRPr="00643EB6" w:rsidRDefault="00643EB6" w:rsidP="00EF5489">
          <w:pPr>
            <w:pStyle w:val="MPKhjlp"/>
          </w:pPr>
          <w:r w:rsidRPr="00643EB6">
            <w:instrText>• Dele af projektets forløb som ikke er medtaget (eksempelvis hvis uddannelse eller lignende varetages af et andet proj</w:instrText>
          </w:r>
          <w:r w:rsidRPr="00643EB6">
            <w:lastRenderedPageBreak/>
            <w:instrText>ekt)</w:instrText>
          </w:r>
        </w:p>
        <w:p w14:paraId="40FB7BF5" w14:textId="77777777" w:rsidR="00643EB6" w:rsidRPr="00643EB6" w:rsidRDefault="00643EB6" w:rsidP="00EF5489">
          <w:pPr>
            <w:pStyle w:val="MPKhjlp"/>
          </w:pPr>
          <w:r w:rsidRPr="00643EB6">
            <w:instrText>• Dele af projektets udgifter og gevinster som ikke er medtaget (eksempelvis fordi gevinsterne knytter sig til private virksomheder og dermed vanskeligt kan estimeres)</w:instrText>
          </w:r>
        </w:p>
        <w:p w14:paraId="49F9A85A" w14:textId="77777777" w:rsidR="00643EB6" w:rsidRPr="00643EB6" w:rsidRDefault="00643EB6" w:rsidP="00EF5489">
          <w:pPr>
            <w:pStyle w:val="MPKhjlp"/>
          </w:pPr>
        </w:p>
        <w:p w14:paraId="3E2D5D87" w14:textId="77777777" w:rsidR="00643EB6" w:rsidRPr="00643EB6" w:rsidRDefault="00643EB6" w:rsidP="00EF5489">
          <w:pPr>
            <w:pStyle w:val="MPKhjlp"/>
          </w:pPr>
          <w:r w:rsidRPr="00643EB6">
            <w:instrText>For hvert område, som er udeladt, skal det begrundes, hvorfor området er fravalgt i projektet. Dette afsnit skal beskrive de forhold, som interessenter kunne forvente, at projektet leverer, men som ikke er en del af omfanget.</w:instrText>
          </w:r>
        </w:p>
        <w:p w14:paraId="0FDCAB03" w14:textId="77777777" w:rsidR="00643EB6" w:rsidRPr="00643EB6" w:rsidRDefault="00643EB6" w:rsidP="00EF5489">
          <w:pPr>
            <w:pStyle w:val="MPKhjlp"/>
          </w:pPr>
        </w:p>
        <w:p w14:paraId="56D7D44B" w14:textId="77777777" w:rsidR="00643EB6" w:rsidRPr="00643EB6" w:rsidRDefault="00643EB6" w:rsidP="00EF5489">
          <w:pPr>
            <w:pStyle w:val="MPKhjlp"/>
          </w:pPr>
          <w:r w:rsidRPr="00643EB6">
            <w:instrText>Beskrivelsesdybde</w:instrText>
          </w:r>
        </w:p>
        <w:p w14:paraId="7A0E54E7" w14:textId="77777777" w:rsidR="00643EB6" w:rsidRPr="00643EB6" w:rsidRDefault="00643EB6" w:rsidP="00EF5489">
          <w:pPr>
            <w:pStyle w:val="MPKhjlp"/>
          </w:pPr>
          <w:r w:rsidRPr="00643EB6">
            <w:instrText>Der skal her være gjort rede for de væsentligste afgrænsninger på et overordnet niveau, der svarer til beskrivelsen af projektets omfang.</w:instrText>
          </w:r>
        </w:p>
        <w:p w14:paraId="5969D530" w14:textId="5B06FF94" w:rsidR="00EF5489" w:rsidRPr="00EF5489" w:rsidRDefault="00643EB6" w:rsidP="00EF5489">
          <w:pPr>
            <w:pStyle w:val="MPKhjlp"/>
          </w:pPr>
          <w:r w:rsidRPr="00643EB6">
            <w:instrText>"</w:instrText>
          </w:r>
          <w:r w:rsidRPr="00643EB6">
            <w:fldChar w:fldCharType="separate"/>
          </w:r>
          <w:r w:rsidRPr="00643EB6">
            <w:t>H-</w:t>
          </w:r>
          <w:r w:rsidRPr="00643EB6">
            <w:fldChar w:fldCharType="end"/>
          </w:r>
          <w:r w:rsidR="00324D10">
            <w:rPr>
              <w:noProof/>
            </w:rPr>
            <w:fldChar w:fldCharType="begin"/>
          </w:r>
          <w:r w:rsidR="00324D10">
            <w:rPr>
              <w:noProof/>
            </w:rPr>
            <w:instrText xml:space="preserve"> SEQ H </w:instrText>
          </w:r>
          <w:r w:rsidR="00324D10">
            <w:rPr>
              <w:noProof/>
            </w:rPr>
            <w:fldChar w:fldCharType="separate"/>
          </w:r>
          <w:r w:rsidR="0005577C">
            <w:rPr>
              <w:noProof/>
            </w:rPr>
            <w:t>8</w:t>
          </w:r>
          <w:r w:rsidR="00324D10">
            <w:rPr>
              <w:noProof/>
            </w:rPr>
            <w:fldChar w:fldCharType="end"/>
          </w:r>
        </w:p>
      </w:sdtContent>
    </w:sdt>
    <w:bookmarkEnd w:id="148" w:displacedByCustomXml="prev"/>
    <w:p w14:paraId="5969D531" w14:textId="0E390E3C" w:rsidR="00442BBF" w:rsidRDefault="5DDABBF2" w:rsidP="0039090A">
      <w:pPr>
        <w:pStyle w:val="Brdtekst"/>
      </w:pPr>
      <w:r>
        <w:t>I udformningen af projektet</w:t>
      </w:r>
      <w:r w:rsidR="00AE09A2">
        <w:t>,</w:t>
      </w:r>
      <w:r>
        <w:t xml:space="preserve"> og afgrænsningen af projektet</w:t>
      </w:r>
      <w:r w:rsidR="46141716">
        <w:t>s</w:t>
      </w:r>
      <w:r>
        <w:t xml:space="preserve"> omfang</w:t>
      </w:r>
      <w:r w:rsidR="00AE09A2">
        <w:t>,</w:t>
      </w:r>
      <w:r>
        <w:t xml:space="preserve"> er det blevet besluttet, at de nævnt</w:t>
      </w:r>
      <w:r w:rsidR="46141716">
        <w:t>e</w:t>
      </w:r>
      <w:r>
        <w:t xml:space="preserve"> elementer ikke vil blive leveret som en del af dette projekt.</w:t>
      </w:r>
    </w:p>
    <w:p w14:paraId="1A80D971" w14:textId="4AD3212F" w:rsidR="00EF738B" w:rsidRDefault="62686B74" w:rsidP="00EF738B">
      <w:pPr>
        <w:pStyle w:val="Billedtekst"/>
      </w:pPr>
      <w:bookmarkStart w:id="149" w:name="_Ref5273876"/>
      <w:commentRangeStart w:id="150"/>
      <w:commentRangeStart w:id="151"/>
      <w:r>
        <w:t xml:space="preserve">Tabel </w:t>
      </w:r>
      <w:r w:rsidR="0039090A" w:rsidRPr="41C993B5">
        <w:rPr>
          <w:noProof/>
        </w:rPr>
        <w:fldChar w:fldCharType="begin"/>
      </w:r>
      <w:r w:rsidR="0039090A" w:rsidRPr="41C993B5">
        <w:rPr>
          <w:noProof/>
        </w:rPr>
        <w:instrText xml:space="preserve"> STYLEREF 1 \s </w:instrText>
      </w:r>
      <w:r w:rsidR="0039090A" w:rsidRPr="41C993B5">
        <w:rPr>
          <w:noProof/>
        </w:rPr>
        <w:fldChar w:fldCharType="separate"/>
      </w:r>
      <w:r w:rsidR="77D66C6B" w:rsidRPr="41C993B5">
        <w:rPr>
          <w:noProof/>
        </w:rPr>
        <w:t>1</w:t>
      </w:r>
      <w:r w:rsidR="0039090A" w:rsidRPr="41C993B5">
        <w:rPr>
          <w:noProof/>
        </w:rPr>
        <w:fldChar w:fldCharType="end"/>
      </w:r>
      <w:r w:rsidR="77D66C6B">
        <w:t>.</w:t>
      </w:r>
      <w:r w:rsidR="0039090A" w:rsidRPr="41C993B5">
        <w:rPr>
          <w:noProof/>
        </w:rPr>
        <w:fldChar w:fldCharType="begin"/>
      </w:r>
      <w:r w:rsidR="0039090A" w:rsidRPr="41C993B5">
        <w:rPr>
          <w:noProof/>
        </w:rPr>
        <w:instrText xml:space="preserve"> SEQ Tabel \* ARABIC \s 1 </w:instrText>
      </w:r>
      <w:r w:rsidR="0039090A" w:rsidRPr="41C993B5">
        <w:rPr>
          <w:noProof/>
        </w:rPr>
        <w:fldChar w:fldCharType="separate"/>
      </w:r>
      <w:r w:rsidR="77D66C6B" w:rsidRPr="41C993B5">
        <w:rPr>
          <w:noProof/>
        </w:rPr>
        <w:t>7</w:t>
      </w:r>
      <w:r w:rsidR="0039090A" w:rsidRPr="41C993B5">
        <w:rPr>
          <w:noProof/>
        </w:rPr>
        <w:fldChar w:fldCharType="end"/>
      </w:r>
      <w:bookmarkEnd w:id="149"/>
      <w:r w:rsidR="6F268CAE">
        <w:t>: Projektets afgrænsninger</w:t>
      </w:r>
      <w:commentRangeEnd w:id="150"/>
      <w:r w:rsidR="0039090A">
        <w:commentReference w:id="150"/>
      </w:r>
      <w:commentRangeEnd w:id="151"/>
      <w:r w:rsidR="00BA56E2">
        <w:rPr>
          <w:rStyle w:val="Kommentarhenvisning"/>
          <w:b w:val="0"/>
          <w:iCs w:val="0"/>
        </w:rPr>
        <w:commentReference w:id="151"/>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2692"/>
        <w:gridCol w:w="6936"/>
      </w:tblGrid>
      <w:tr w:rsidR="00864A06" w:rsidRPr="00CC51C4" w14:paraId="5969D535" w14:textId="77777777" w:rsidTr="4E050F3D">
        <w:trPr>
          <w:tblHeader/>
        </w:trPr>
        <w:tc>
          <w:tcPr>
            <w:tcW w:w="2692" w:type="dxa"/>
            <w:shd w:val="clear" w:color="auto" w:fill="D9D9D9" w:themeFill="background1" w:themeFillShade="D9"/>
            <w:vAlign w:val="bottom"/>
          </w:tcPr>
          <w:p w14:paraId="5969D533" w14:textId="77777777" w:rsidR="00864A06" w:rsidRPr="00CC51C4" w:rsidRDefault="00864A06" w:rsidP="00E52407">
            <w:pPr>
              <w:pStyle w:val="Tabeloverskrift"/>
            </w:pPr>
            <w:r>
              <w:t>Udeladte elementer</w:t>
            </w:r>
          </w:p>
        </w:tc>
        <w:tc>
          <w:tcPr>
            <w:tcW w:w="6936" w:type="dxa"/>
            <w:shd w:val="clear" w:color="auto" w:fill="D9D9D9" w:themeFill="background1" w:themeFillShade="D9"/>
            <w:vAlign w:val="bottom"/>
          </w:tcPr>
          <w:p w14:paraId="5969D534" w14:textId="77777777" w:rsidR="00864A06" w:rsidRPr="00CC51C4" w:rsidRDefault="00864A06" w:rsidP="00E52407">
            <w:pPr>
              <w:pStyle w:val="Tabeloverskrift"/>
            </w:pPr>
            <w:r>
              <w:t>Begrundelse</w:t>
            </w:r>
          </w:p>
        </w:tc>
      </w:tr>
      <w:tr w:rsidR="00864A06" w:rsidRPr="00CC51C4" w14:paraId="5969D53E" w14:textId="77777777" w:rsidTr="00EC3A79">
        <w:tc>
          <w:tcPr>
            <w:tcW w:w="2692" w:type="dxa"/>
            <w:shd w:val="clear" w:color="auto" w:fill="auto"/>
          </w:tcPr>
          <w:p w14:paraId="5969D53C" w14:textId="63F40D83" w:rsidR="00864A06" w:rsidRPr="00945C28" w:rsidRDefault="00442B61" w:rsidP="00945C28">
            <w:pPr>
              <w:pStyle w:val="Tabel"/>
            </w:pPr>
            <w:r w:rsidRPr="00945C28">
              <w:t xml:space="preserve">Høj automatiseringsgrad i løsningen </w:t>
            </w:r>
          </w:p>
        </w:tc>
        <w:tc>
          <w:tcPr>
            <w:tcW w:w="6936" w:type="dxa"/>
            <w:shd w:val="clear" w:color="auto" w:fill="auto"/>
          </w:tcPr>
          <w:p w14:paraId="5969D53D" w14:textId="1E0DD606" w:rsidR="00864A06" w:rsidRPr="00945C28" w:rsidRDefault="00496007" w:rsidP="4E050F3D">
            <w:commentRangeStart w:id="152"/>
            <w:r w:rsidRPr="4E050F3D">
              <w:rPr>
                <w:rFonts w:ascii="Calibri" w:eastAsia="Calibri" w:hAnsi="Calibri" w:cs="Calibri"/>
                <w:sz w:val="20"/>
                <w:szCs w:val="20"/>
              </w:rPr>
              <w:t xml:space="preserve">Grundet </w:t>
            </w:r>
            <w:r w:rsidR="000075F4">
              <w:rPr>
                <w:rFonts w:ascii="Calibri" w:eastAsia="Calibri" w:hAnsi="Calibri" w:cs="Calibri"/>
                <w:sz w:val="20"/>
                <w:szCs w:val="20"/>
              </w:rPr>
              <w:t>den økonomiske ramme</w:t>
            </w:r>
            <w:r w:rsidR="007065CD">
              <w:rPr>
                <w:rFonts w:ascii="Calibri" w:eastAsia="Calibri" w:hAnsi="Calibri" w:cs="Calibri"/>
                <w:sz w:val="20"/>
                <w:szCs w:val="20"/>
              </w:rPr>
              <w:t>,</w:t>
            </w:r>
            <w:r w:rsidR="000075F4">
              <w:rPr>
                <w:rFonts w:ascii="Calibri" w:eastAsia="Calibri" w:hAnsi="Calibri" w:cs="Calibri"/>
                <w:sz w:val="20"/>
                <w:szCs w:val="20"/>
              </w:rPr>
              <w:t xml:space="preserve"> </w:t>
            </w:r>
            <w:r w:rsidR="007065CD">
              <w:rPr>
                <w:rFonts w:ascii="Calibri" w:eastAsia="Calibri" w:hAnsi="Calibri" w:cs="Calibri"/>
                <w:sz w:val="20"/>
                <w:szCs w:val="20"/>
              </w:rPr>
              <w:t xml:space="preserve">og at </w:t>
            </w:r>
            <w:r w:rsidRPr="4E050F3D">
              <w:rPr>
                <w:rFonts w:ascii="Calibri" w:eastAsia="Calibri" w:hAnsi="Calibri" w:cs="Calibri"/>
                <w:sz w:val="20"/>
                <w:szCs w:val="20"/>
              </w:rPr>
              <w:t xml:space="preserve">antallet af virksomheder </w:t>
            </w:r>
            <w:commentRangeEnd w:id="152"/>
            <w:r w:rsidR="006C6AEB">
              <w:rPr>
                <w:rStyle w:val="Kommentarhenvisning"/>
              </w:rPr>
              <w:commentReference w:id="152"/>
            </w:r>
            <w:r w:rsidRPr="4E050F3D">
              <w:rPr>
                <w:rFonts w:ascii="Calibri" w:eastAsia="Calibri" w:hAnsi="Calibri" w:cs="Calibri"/>
                <w:sz w:val="20"/>
                <w:szCs w:val="20"/>
              </w:rPr>
              <w:t xml:space="preserve">der forventes at tilmelde sig ordningen, er forholdsvis lav, har projektet valgt at afgrænse sig fra </w:t>
            </w:r>
            <w:r w:rsidR="00673D80">
              <w:rPr>
                <w:rFonts w:ascii="Calibri" w:eastAsia="Calibri" w:hAnsi="Calibri" w:cs="Calibri"/>
                <w:sz w:val="20"/>
                <w:szCs w:val="20"/>
              </w:rPr>
              <w:t xml:space="preserve">visse automatiserede processer. </w:t>
            </w:r>
            <w:r w:rsidRPr="4E050F3D">
              <w:rPr>
                <w:rFonts w:ascii="Calibri" w:eastAsia="Calibri" w:hAnsi="Calibri" w:cs="Calibri"/>
                <w:sz w:val="20"/>
                <w:szCs w:val="20"/>
              </w:rPr>
              <w:t>D</w:t>
            </w:r>
            <w:r w:rsidR="00673D80">
              <w:rPr>
                <w:rFonts w:ascii="Calibri" w:eastAsia="Calibri" w:hAnsi="Calibri" w:cs="Calibri"/>
                <w:sz w:val="20"/>
                <w:szCs w:val="20"/>
              </w:rPr>
              <w:t xml:space="preserve">isse processer </w:t>
            </w:r>
            <w:r w:rsidR="00846D51">
              <w:rPr>
                <w:rFonts w:ascii="Calibri" w:eastAsia="Calibri" w:hAnsi="Calibri" w:cs="Calibri"/>
                <w:sz w:val="20"/>
                <w:szCs w:val="20"/>
              </w:rPr>
              <w:t>håndteres i stedet manuelt</w:t>
            </w:r>
            <w:r w:rsidRPr="4E050F3D">
              <w:rPr>
                <w:rFonts w:ascii="Calibri" w:eastAsia="Calibri" w:hAnsi="Calibri" w:cs="Calibri"/>
                <w:sz w:val="20"/>
                <w:szCs w:val="20"/>
              </w:rPr>
              <w:t xml:space="preserve"> </w:t>
            </w:r>
            <w:r w:rsidR="00846D51">
              <w:rPr>
                <w:rFonts w:ascii="Calibri" w:eastAsia="Calibri" w:hAnsi="Calibri" w:cs="Calibri"/>
                <w:sz w:val="20"/>
                <w:szCs w:val="20"/>
              </w:rPr>
              <w:t>og er</w:t>
            </w:r>
            <w:r w:rsidRPr="4E050F3D">
              <w:rPr>
                <w:rFonts w:ascii="Calibri" w:eastAsia="Calibri" w:hAnsi="Calibri" w:cs="Calibri"/>
                <w:sz w:val="20"/>
                <w:szCs w:val="20"/>
              </w:rPr>
              <w:t xml:space="preserve"> redegjort under afsnit 3.1.6</w:t>
            </w:r>
            <w:r w:rsidR="00846D51">
              <w:rPr>
                <w:rFonts w:ascii="Calibri" w:eastAsia="Calibri" w:hAnsi="Calibri" w:cs="Calibri"/>
                <w:sz w:val="20"/>
                <w:szCs w:val="20"/>
              </w:rPr>
              <w:t>.</w:t>
            </w:r>
          </w:p>
        </w:tc>
      </w:tr>
    </w:tbl>
    <w:p w14:paraId="10463D65" w14:textId="77777777" w:rsidR="00C20197" w:rsidRDefault="00C20197" w:rsidP="00C20197">
      <w:pPr>
        <w:rPr>
          <w:rFonts w:ascii="Calibri" w:eastAsia="Calibri" w:hAnsi="Calibri" w:cs="Calibri"/>
        </w:rPr>
      </w:pPr>
      <w:bookmarkStart w:id="153" w:name="_Toc519426315"/>
      <w:bookmarkStart w:id="154" w:name="_Toc519987198"/>
      <w:bookmarkStart w:id="155" w:name="_Ref525298763"/>
      <w:bookmarkStart w:id="156" w:name="_Ref525298772"/>
      <w:bookmarkStart w:id="157" w:name="_Ref5273851"/>
    </w:p>
    <w:p w14:paraId="17F8E601" w14:textId="29A4356E" w:rsidR="00C20197" w:rsidRPr="001B66F1" w:rsidRDefault="00C20197" w:rsidP="001B66F1">
      <w:pPr>
        <w:pStyle w:val="Brdtekst"/>
        <w:rPr>
          <w:b/>
          <w:sz w:val="26"/>
          <w:szCs w:val="26"/>
        </w:rPr>
      </w:pPr>
      <w:r w:rsidRPr="001B66F1">
        <w:rPr>
          <w:b/>
          <w:sz w:val="26"/>
          <w:szCs w:val="26"/>
        </w:rPr>
        <w:t>Juridisk omfang</w:t>
      </w:r>
    </w:p>
    <w:p w14:paraId="00E35DF2" w14:textId="60C804FB" w:rsidR="00C20197" w:rsidRPr="00AF6CC1" w:rsidRDefault="00C20197" w:rsidP="00C20197">
      <w:r w:rsidRPr="00D25495">
        <w:rPr>
          <w:rFonts w:eastAsia="Calibri" w:cs="Calibri"/>
        </w:rPr>
        <w:t>Som en del af foranalysen er der igangsat en forvaltningsretlig konsekvensanalyse, der skal understøtte, at it-løsningen for SMV-projektet er lovmedholdelig. Den forvaltningsretlige konsekvensanalyse gennemføres</w:t>
      </w:r>
      <w:r w:rsidRPr="00AF6CC1">
        <w:t xml:space="preserve"> løbende frem til afslutningen af analysefasen, gennem dialog og sparring </w:t>
      </w:r>
      <w:r w:rsidR="00DC3913">
        <w:t>med</w:t>
      </w:r>
      <w:r w:rsidRPr="00AF6CC1">
        <w:t xml:space="preserve"> Jura, Digitaliseringskontoret om de juridiske problemstillinger som afdækkes i analysefasen.</w:t>
      </w:r>
    </w:p>
    <w:p w14:paraId="2D97CABB" w14:textId="77777777" w:rsidR="00C20197" w:rsidRPr="00D25495" w:rsidRDefault="00C20197" w:rsidP="00C20197">
      <w:pPr>
        <w:rPr>
          <w:rFonts w:eastAsia="Calibri" w:cs="Calibri"/>
        </w:rPr>
      </w:pPr>
    </w:p>
    <w:p w14:paraId="33493C28" w14:textId="7F3D97DE" w:rsidR="00C20197" w:rsidRPr="00AF6CC1" w:rsidRDefault="00C20197" w:rsidP="00C20197">
      <w:r w:rsidRPr="00D25495">
        <w:rPr>
          <w:rFonts w:eastAsia="Calibri" w:cs="Calibri"/>
        </w:rPr>
        <w:t>Den forvaltningsretlige konsekvensanalyse skal understøtte, at de rammesættende forvaltningsretlige regler overholdes, herunder forvaltningsloven, forvaltningsretlige grundsætninger, offentlighedsloven, arkivloven, tilgængelighedslovgivning mv., samt databeskyttelsesretlige regler. Herudover understøtter konsekvensanalysen, at it-løsningen overholder øvrige rammesættende skatteretlige regler, samt de materielle regler i SMV-direktivet, som it-løsningen skal implementere. Analysen skal endvidere understøtte, at gennemførelsesforordningens krav overholdes, og de tekniske specifikationer udmøntes i it-løsningen. Analysen udarbejdes på baggrund af de møder, som Jura, Digitalisering deltager i og den tilsendte dokumentation.</w:t>
      </w:r>
    </w:p>
    <w:p w14:paraId="1B958FCE" w14:textId="77777777" w:rsidR="00C20197" w:rsidRPr="00AF6CC1" w:rsidRDefault="00C20197" w:rsidP="00C20197">
      <w:r w:rsidRPr="00D25495">
        <w:rPr>
          <w:rFonts w:eastAsia="Calibri" w:cs="Calibri"/>
        </w:rPr>
        <w:t xml:space="preserve"> </w:t>
      </w:r>
    </w:p>
    <w:p w14:paraId="53BA95AF" w14:textId="291F936B" w:rsidR="00C20197" w:rsidRPr="00AF6CC1" w:rsidRDefault="00C20197" w:rsidP="00C20197">
      <w:r w:rsidRPr="00D25495">
        <w:rPr>
          <w:rFonts w:eastAsia="Calibri" w:cs="Calibri"/>
        </w:rPr>
        <w:t xml:space="preserve">I forbindelse med faseovergangen til analysefasen afleveres, på det foreliggende grundlag, en første overordnet udgave af analysen, hvori der redegøres for evt. juridiske opmærksomhedspunkter i projektet. </w:t>
      </w:r>
      <w:r w:rsidR="003A3A62" w:rsidRPr="00D25495">
        <w:rPr>
          <w:rFonts w:eastAsia="Calibri" w:cs="Calibri"/>
        </w:rPr>
        <w:t xml:space="preserve">Se </w:t>
      </w:r>
      <w:r w:rsidR="003A3A62" w:rsidRPr="0048227C">
        <w:rPr>
          <w:rFonts w:eastAsia="Calibri" w:cs="Calibri"/>
          <w:i/>
        </w:rPr>
        <w:t xml:space="preserve">bilag </w:t>
      </w:r>
      <w:r w:rsidR="0054358B" w:rsidRPr="0048227C">
        <w:rPr>
          <w:rFonts w:eastAsia="Calibri" w:cs="Calibri"/>
          <w:i/>
        </w:rPr>
        <w:t>E</w:t>
      </w:r>
      <w:r w:rsidR="003A3A62" w:rsidRPr="0048227C">
        <w:rPr>
          <w:rFonts w:eastAsia="Calibri" w:cs="Calibri"/>
        </w:rPr>
        <w:t>.</w:t>
      </w:r>
    </w:p>
    <w:p w14:paraId="380D337A" w14:textId="77777777" w:rsidR="00C20197" w:rsidRPr="00AF6CC1" w:rsidRDefault="00C20197" w:rsidP="00C20197">
      <w:r w:rsidRPr="0048227C">
        <w:rPr>
          <w:rFonts w:eastAsia="Calibri" w:cs="Calibri"/>
        </w:rPr>
        <w:t xml:space="preserve"> </w:t>
      </w:r>
    </w:p>
    <w:p w14:paraId="6D7CA9D5" w14:textId="13DF02E4" w:rsidR="00C20197" w:rsidRPr="00AF6CC1" w:rsidRDefault="00C20197" w:rsidP="00C20197">
      <w:r w:rsidRPr="0048227C">
        <w:rPr>
          <w:rFonts w:eastAsia="Calibri" w:cs="Calibri"/>
        </w:rPr>
        <w:t xml:space="preserve">Analysen færdiggøres og afleveres til projektet ved afslutningen af analysefasen, idet hensigten er, at den kan fungere som et opslagsværk med juridiske opmærksomhedspunkter, herunder juridiske regler, som kan give udfordringer at implementere, for projektet i gennemførelsesfasen. </w:t>
      </w:r>
    </w:p>
    <w:p w14:paraId="628C3A67" w14:textId="77777777" w:rsidR="00C20197" w:rsidRPr="00AF6CC1" w:rsidRDefault="00C20197" w:rsidP="00C20197">
      <w:r w:rsidRPr="0048227C">
        <w:rPr>
          <w:rFonts w:eastAsia="Calibri" w:cs="Calibri"/>
          <w:highlight w:val="yellow"/>
        </w:rPr>
        <w:t xml:space="preserve"> </w:t>
      </w:r>
    </w:p>
    <w:p w14:paraId="38A95C28" w14:textId="1F11AB16" w:rsidR="00C20197" w:rsidRPr="00AF6CC1" w:rsidRDefault="00C20197" w:rsidP="00C20197">
      <w:r w:rsidRPr="0048227C">
        <w:rPr>
          <w:rFonts w:eastAsia="Calibri" w:cs="Calibri"/>
        </w:rPr>
        <w:t>I den forvaltningsretlige konsekvensanalyse indgår der ikke detaljerede use</w:t>
      </w:r>
      <w:r w:rsidR="00537398">
        <w:rPr>
          <w:rFonts w:eastAsia="Calibri" w:cs="Calibri"/>
        </w:rPr>
        <w:t xml:space="preserve"> </w:t>
      </w:r>
      <w:r w:rsidRPr="0048227C">
        <w:rPr>
          <w:rFonts w:eastAsia="Calibri" w:cs="Calibri"/>
        </w:rPr>
        <w:t xml:space="preserve">cases, men Jura, Digitalisering står til rådighed i forhold til evt. behov for juridisk validering af usercases udarbejdet af projektet, såfremt der skulle opstå behov herfor. </w:t>
      </w:r>
    </w:p>
    <w:p w14:paraId="54414318" w14:textId="77777777" w:rsidR="00C20197" w:rsidRPr="00AF6CC1" w:rsidRDefault="00C20197" w:rsidP="00C20197">
      <w:r w:rsidRPr="0048227C">
        <w:rPr>
          <w:rFonts w:eastAsia="Calibri" w:cs="Calibri"/>
        </w:rPr>
        <w:t xml:space="preserve"> </w:t>
      </w:r>
    </w:p>
    <w:p w14:paraId="66B7E461" w14:textId="77777777" w:rsidR="00C20197" w:rsidRPr="0048227C" w:rsidRDefault="00C20197" w:rsidP="00C20197">
      <w:pPr>
        <w:rPr>
          <w:rFonts w:eastAsia="Calibri" w:cs="Calibri"/>
        </w:rPr>
      </w:pPr>
      <w:r w:rsidRPr="0048227C">
        <w:rPr>
          <w:rFonts w:eastAsia="Calibri" w:cs="Calibri"/>
        </w:rPr>
        <w:t xml:space="preserve">Konsekvensanalysen dokumenteres og udvikles løbende, hvilket betyder, at analysen, herunder opmærksomhedspunkter og evt. forbehold, kan ændre sig gennem begge faser. </w:t>
      </w:r>
    </w:p>
    <w:p w14:paraId="37C15653" w14:textId="77777777" w:rsidR="00C20197" w:rsidRPr="0048227C" w:rsidRDefault="00C20197" w:rsidP="00C20197">
      <w:pPr>
        <w:rPr>
          <w:rFonts w:eastAsia="Calibri" w:cs="Calibri"/>
        </w:rPr>
      </w:pPr>
    </w:p>
    <w:p w14:paraId="20C0E42A" w14:textId="1CF209CF" w:rsidR="00373E1E" w:rsidRDefault="7043C893" w:rsidP="0048227C">
      <w:commentRangeStart w:id="158"/>
      <w:r w:rsidRPr="00AF6CC1">
        <w:t>Da der gennem foranalysen er arbejdet med forskellige scenarier for</w:t>
      </w:r>
      <w:commentRangeStart w:id="159"/>
      <w:commentRangeStart w:id="160"/>
      <w:r w:rsidR="00C20197" w:rsidRPr="00AF6CC1">
        <w:t xml:space="preserve"> en systemløsning</w:t>
      </w:r>
      <w:r w:rsidRPr="00AF6CC1">
        <w:t>, har</w:t>
      </w:r>
      <w:commentRangeEnd w:id="159"/>
      <w:r w:rsidR="00C20197" w:rsidRPr="00896B73">
        <w:rPr>
          <w:rStyle w:val="Kommentarhenvisning"/>
          <w:sz w:val="22"/>
          <w:szCs w:val="22"/>
        </w:rPr>
        <w:commentReference w:id="159"/>
      </w:r>
      <w:commentRangeEnd w:id="160"/>
      <w:r w:rsidR="00B16E93" w:rsidRPr="00896B73">
        <w:rPr>
          <w:rStyle w:val="Kommentarhenvisning"/>
          <w:sz w:val="22"/>
          <w:szCs w:val="22"/>
        </w:rPr>
        <w:commentReference w:id="160"/>
      </w:r>
      <w:commentRangeEnd w:id="158"/>
      <w:r w:rsidR="00C20197" w:rsidRPr="00896B73">
        <w:rPr>
          <w:rStyle w:val="Kommentarhenvisning"/>
          <w:sz w:val="22"/>
          <w:szCs w:val="22"/>
        </w:rPr>
        <w:commentReference w:id="158"/>
      </w:r>
      <w:r w:rsidR="00C20197" w:rsidRPr="00AF6CC1">
        <w:t xml:space="preserve"> Jura, Digitalisering </w:t>
      </w:r>
      <w:r w:rsidRPr="00AF6CC1">
        <w:t xml:space="preserve">ved afslutningen af foranalysen ikke </w:t>
      </w:r>
      <w:r w:rsidR="00C20197" w:rsidRPr="00AF6CC1">
        <w:t xml:space="preserve">forholdt sig til de evt. forvaltningsretlige problemstillinger, der måtte være ved en </w:t>
      </w:r>
      <w:r w:rsidRPr="00AF6CC1">
        <w:t xml:space="preserve">konkret </w:t>
      </w:r>
      <w:r w:rsidR="00C20197" w:rsidRPr="00AF6CC1">
        <w:t>fremtidig løsning.</w:t>
      </w:r>
    </w:p>
    <w:p w14:paraId="01FFDF87" w14:textId="291B8B6F" w:rsidR="00864A06" w:rsidRDefault="00864A06" w:rsidP="00864A06">
      <w:pPr>
        <w:pStyle w:val="Overskrift2"/>
      </w:pPr>
      <w:bookmarkStart w:id="163" w:name="_Toc109308968"/>
      <w:r w:rsidRPr="008D38B2">
        <w:lastRenderedPageBreak/>
        <w:t>Projektets afhængigheder</w:t>
      </w:r>
      <w:bookmarkStart w:id="164" w:name="H_9"/>
      <w:bookmarkEnd w:id="153"/>
      <w:bookmarkEnd w:id="154"/>
      <w:bookmarkEnd w:id="155"/>
      <w:bookmarkEnd w:id="156"/>
      <w:bookmarkEnd w:id="157"/>
      <w:bookmarkEnd w:id="163"/>
    </w:p>
    <w:sdt>
      <w:sdtPr>
        <w:alias w:val="Hjælp"/>
        <w:tag w:val="MPK hjælp"/>
        <w:id w:val="1653172010"/>
        <w:lock w:val="sdtContentLocked"/>
        <w:placeholder>
          <w:docPart w:val="DefaultPlaceholder_1082065158"/>
        </w:placeholder>
      </w:sdtPr>
      <w:sdtContent>
        <w:p w14:paraId="669291E6" w14:textId="77777777" w:rsidR="00011763" w:rsidRPr="00011763" w:rsidRDefault="00011763" w:rsidP="00EF5489">
          <w:pPr>
            <w:pStyle w:val="MPKhjlp"/>
          </w:pPr>
          <w:r w:rsidRPr="00011763">
            <w:fldChar w:fldCharType="begin"/>
          </w:r>
          <w:r w:rsidRPr="00011763">
            <w:instrText>HYPERLINK  \l "_DocTools_ScreenTip_64" \o "1.4 Projektets afhængigheder</w:instrText>
          </w:r>
        </w:p>
        <w:p w14:paraId="6FA3ECA7" w14:textId="77777777" w:rsidR="00011763" w:rsidRPr="00011763" w:rsidRDefault="00011763" w:rsidP="00EF5489">
          <w:pPr>
            <w:pStyle w:val="MPKhjlp"/>
          </w:pPr>
        </w:p>
        <w:p w14:paraId="5B885124" w14:textId="77777777" w:rsidR="00011763" w:rsidRPr="00011763" w:rsidRDefault="00011763" w:rsidP="00EF5489">
          <w:pPr>
            <w:pStyle w:val="MPKhjlp"/>
          </w:pPr>
          <w:r w:rsidRPr="00011763">
            <w:instrText>Indsæt gerne en figur eller tabel og beskriv projektets vigtigste afhængigheder, som har betydning for, om projektet kan gennemføres med succes.</w:instrText>
          </w:r>
        </w:p>
        <w:p w14:paraId="1757A25B" w14:textId="77777777" w:rsidR="00011763" w:rsidRPr="00011763" w:rsidRDefault="00011763" w:rsidP="00EF5489">
          <w:pPr>
            <w:pStyle w:val="MPKhjlp"/>
          </w:pPr>
        </w:p>
        <w:p w14:paraId="7AE23172" w14:textId="77777777" w:rsidR="00011763" w:rsidRPr="00011763" w:rsidRDefault="00011763" w:rsidP="00EF5489">
          <w:pPr>
            <w:pStyle w:val="MPKhjlp"/>
          </w:pPr>
          <w:r w:rsidRPr="00011763">
            <w:instrText>Det kan fx være andre projekter\/leverancer i andre projekter, særlige kompetencer, forhold i driften, teknologi, samarbejdspartneres ageren m.m. Beskriv de væsentlige afhængigheder, som kan påvirke projektets succes. Herunder forhold omkring tidsplan, økonomi, risikoniveau, kompetencer, ressourcer og gevinstrealisering.</w:instrText>
          </w:r>
        </w:p>
        <w:p w14:paraId="7124451D" w14:textId="77777777" w:rsidR="00011763" w:rsidRPr="00011763" w:rsidRDefault="00011763" w:rsidP="00EF5489">
          <w:pPr>
            <w:pStyle w:val="MPKhjlp"/>
          </w:pPr>
        </w:p>
        <w:p w14:paraId="192DFDCA" w14:textId="77777777" w:rsidR="00011763" w:rsidRPr="00011763" w:rsidRDefault="00011763" w:rsidP="00EF5489">
          <w:pPr>
            <w:pStyle w:val="MPKhjlp"/>
          </w:pPr>
          <w:r w:rsidRPr="00011763">
            <w:instrText>Beskrivelsesdybde</w:instrText>
          </w:r>
        </w:p>
        <w:p w14:paraId="57BD983D" w14:textId="77777777" w:rsidR="00011763" w:rsidRPr="00011763" w:rsidRDefault="00011763" w:rsidP="00EF5489">
          <w:pPr>
            <w:pStyle w:val="MPKhjlp"/>
          </w:pPr>
          <w:r w:rsidRPr="00011763">
            <w:instrText>Der skal her være tale om de væsentligste afhængigheder, som forventes at påvirke projektets tilrettelæg-gelse, styring eller leverancer.</w:instrText>
          </w:r>
        </w:p>
        <w:p w14:paraId="5969D540" w14:textId="30F4572D" w:rsidR="00EF5489" w:rsidRPr="00EF5489" w:rsidRDefault="00011763" w:rsidP="00EF5489">
          <w:pPr>
            <w:pStyle w:val="MPKhjlp"/>
          </w:pPr>
          <w:r w:rsidRPr="00011763">
            <w:instrText>"</w:instrText>
          </w:r>
          <w:r w:rsidRPr="00011763">
            <w:fldChar w:fldCharType="separate"/>
          </w:r>
          <w:r w:rsidRPr="00011763">
            <w:t>H-</w:t>
          </w:r>
          <w:r w:rsidRPr="00011763">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9</w:t>
          </w:r>
          <w:r w:rsidR="00324D10">
            <w:rPr>
              <w:noProof/>
            </w:rPr>
            <w:fldChar w:fldCharType="end"/>
          </w:r>
        </w:p>
      </w:sdtContent>
    </w:sdt>
    <w:bookmarkEnd w:id="164" w:displacedByCustomXml="prev"/>
    <w:p w14:paraId="4A9C2CC3" w14:textId="2212F11B" w:rsidR="00BD2B3A" w:rsidRPr="00EF5489" w:rsidRDefault="00551583" w:rsidP="00551583">
      <w:pPr>
        <w:pStyle w:val="Billedtekst"/>
      </w:pPr>
      <w:r>
        <w:t xml:space="preserve">Tabel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t>8</w:t>
      </w:r>
      <w:r>
        <w:t>: Projektets afhængigheder</w:t>
      </w:r>
    </w:p>
    <w:tbl>
      <w:tblPr>
        <w:tblW w:w="9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5"/>
        <w:gridCol w:w="3195"/>
        <w:gridCol w:w="3225"/>
      </w:tblGrid>
      <w:tr w:rsidR="00B33E89" w:rsidRPr="000B5505" w14:paraId="6B4C488F" w14:textId="77777777" w:rsidTr="0048227C">
        <w:tc>
          <w:tcPr>
            <w:tcW w:w="319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tcMar>
              <w:top w:w="28" w:type="dxa"/>
              <w:left w:w="113" w:type="dxa"/>
              <w:bottom w:w="28" w:type="dxa"/>
              <w:right w:w="113" w:type="dxa"/>
            </w:tcMar>
            <w:hideMark/>
          </w:tcPr>
          <w:p w14:paraId="1B8C0DE5" w14:textId="12F2C1F3" w:rsidR="00B33E89" w:rsidRPr="0048227C" w:rsidRDefault="00B33E89" w:rsidP="0048227C">
            <w:pPr>
              <w:pStyle w:val="Tabeloverskrift"/>
              <w:rPr>
                <w:b w:val="0"/>
              </w:rPr>
            </w:pPr>
            <w:r w:rsidRPr="00896B73">
              <w:t>Afhængighed </w:t>
            </w:r>
          </w:p>
        </w:tc>
        <w:tc>
          <w:tcPr>
            <w:tcW w:w="319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tcMar>
              <w:top w:w="28" w:type="dxa"/>
              <w:left w:w="113" w:type="dxa"/>
              <w:bottom w:w="28" w:type="dxa"/>
              <w:right w:w="113" w:type="dxa"/>
            </w:tcMar>
            <w:hideMark/>
          </w:tcPr>
          <w:p w14:paraId="66FDC648" w14:textId="77777777" w:rsidR="00B33E89" w:rsidRPr="0048227C" w:rsidRDefault="00B33E89" w:rsidP="0048227C">
            <w:pPr>
              <w:pStyle w:val="Tabeloverskrift"/>
              <w:rPr>
                <w:b w:val="0"/>
              </w:rPr>
            </w:pPr>
            <w:r w:rsidRPr="0048227C">
              <w:t>Beskrivelse </w:t>
            </w:r>
          </w:p>
        </w:tc>
        <w:tc>
          <w:tcPr>
            <w:tcW w:w="322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tcMar>
              <w:top w:w="28" w:type="dxa"/>
              <w:left w:w="113" w:type="dxa"/>
              <w:bottom w:w="28" w:type="dxa"/>
              <w:right w:w="113" w:type="dxa"/>
            </w:tcMar>
            <w:hideMark/>
          </w:tcPr>
          <w:p w14:paraId="30ACABEC" w14:textId="77777777" w:rsidR="00B33E89" w:rsidRPr="0048227C" w:rsidRDefault="00B33E89" w:rsidP="0048227C">
            <w:pPr>
              <w:pStyle w:val="Tabeloverskrift"/>
              <w:rPr>
                <w:b w:val="0"/>
              </w:rPr>
            </w:pPr>
            <w:r w:rsidRPr="0048227C">
              <w:t>Mulig konsekvens </w:t>
            </w:r>
          </w:p>
        </w:tc>
      </w:tr>
      <w:tr w:rsidR="00B33E89" w:rsidRPr="000B5505" w14:paraId="59ECB3D0" w14:textId="77777777" w:rsidTr="0048227C">
        <w:tc>
          <w:tcPr>
            <w:tcW w:w="9615" w:type="dxa"/>
            <w:gridSpan w:val="3"/>
            <w:tcBorders>
              <w:top w:val="single" w:sz="4" w:space="0" w:color="808080"/>
              <w:left w:val="single" w:sz="4" w:space="0" w:color="808080"/>
              <w:bottom w:val="single" w:sz="4" w:space="0" w:color="808080"/>
              <w:right w:val="single" w:sz="4" w:space="0" w:color="808080"/>
            </w:tcBorders>
            <w:shd w:val="clear" w:color="auto" w:fill="F2F2F2" w:themeFill="background1" w:themeFillShade="F2"/>
            <w:tcMar>
              <w:top w:w="28" w:type="dxa"/>
              <w:left w:w="113" w:type="dxa"/>
              <w:bottom w:w="28" w:type="dxa"/>
              <w:right w:w="113" w:type="dxa"/>
            </w:tcMar>
            <w:hideMark/>
          </w:tcPr>
          <w:p w14:paraId="68888F42" w14:textId="1492AEB6" w:rsidR="00B33E89" w:rsidRPr="00D7518F" w:rsidRDefault="00B33E89" w:rsidP="0048227C">
            <w:pPr>
              <w:pStyle w:val="Tabel"/>
              <w:jc w:val="center"/>
              <w:rPr>
                <w:rFonts w:ascii="Segoe UI" w:eastAsia="Times New Roman" w:hAnsi="Segoe UI" w:cs="Segoe UI"/>
                <w:b/>
                <w:bCs/>
                <w:sz w:val="18"/>
                <w:szCs w:val="18"/>
              </w:rPr>
            </w:pPr>
            <w:r w:rsidRPr="00D7518F">
              <w:rPr>
                <w:rFonts w:eastAsia="Times New Roman"/>
                <w:b/>
                <w:bCs/>
              </w:rPr>
              <w:t>Internt i Skatteforvaltningen</w:t>
            </w:r>
          </w:p>
        </w:tc>
      </w:tr>
      <w:tr w:rsidR="00B33E89" w:rsidRPr="000B5505" w14:paraId="7E5D96BF" w14:textId="77777777" w:rsidTr="00AF6CC1">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hideMark/>
          </w:tcPr>
          <w:p w14:paraId="68BB0E6C" w14:textId="77777777" w:rsidR="00B33E89" w:rsidRPr="0048227C" w:rsidRDefault="00B33E89" w:rsidP="007B34BB">
            <w:pPr>
              <w:pStyle w:val="Tabel"/>
              <w:rPr>
                <w:rFonts w:eastAsia="Times New Roman" w:cs="Segoe UI"/>
                <w:szCs w:val="20"/>
              </w:rPr>
            </w:pPr>
            <w:r w:rsidRPr="00945C28">
              <w:rPr>
                <w:rFonts w:eastAsia="Times New Roman"/>
                <w:szCs w:val="20"/>
              </w:rPr>
              <w:t>Dansk lovgivning </w:t>
            </w:r>
          </w:p>
        </w:tc>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hideMark/>
          </w:tcPr>
          <w:p w14:paraId="6B253998" w14:textId="6A653AD8" w:rsidR="00B33E89" w:rsidRPr="00302F86" w:rsidRDefault="00B33E89" w:rsidP="007B34BB">
            <w:pPr>
              <w:pStyle w:val="Tabel"/>
              <w:rPr>
                <w:rFonts w:eastAsia="Times New Roman"/>
                <w:szCs w:val="20"/>
              </w:rPr>
            </w:pPr>
            <w:r w:rsidRPr="00945C28">
              <w:rPr>
                <w:rFonts w:eastAsia="Times New Roman"/>
                <w:szCs w:val="20"/>
              </w:rPr>
              <w:t>Udformning af dansk lovgivning gennemføres af Skatteministeriets Departement og</w:t>
            </w:r>
            <w:r w:rsidRPr="00896B73">
              <w:rPr>
                <w:rFonts w:eastAsia="Times New Roman"/>
                <w:szCs w:val="20"/>
              </w:rPr>
              <w:t xml:space="preserve"> kan </w:t>
            </w:r>
            <w:r w:rsidR="077E2BD5" w:rsidRPr="00302F86">
              <w:rPr>
                <w:rFonts w:eastAsia="Times New Roman"/>
                <w:szCs w:val="20"/>
              </w:rPr>
              <w:t xml:space="preserve">påvirke </w:t>
            </w:r>
            <w:r w:rsidRPr="00302F86">
              <w:rPr>
                <w:rFonts w:eastAsia="Times New Roman"/>
                <w:szCs w:val="20"/>
              </w:rPr>
              <w:t xml:space="preserve">projektets scope og design. </w:t>
            </w:r>
          </w:p>
          <w:p w14:paraId="0E1F7FCC" w14:textId="77777777" w:rsidR="00B33E89" w:rsidRPr="00081A4C" w:rsidRDefault="00B33E89" w:rsidP="007B34BB">
            <w:pPr>
              <w:pStyle w:val="Tabel"/>
              <w:rPr>
                <w:rFonts w:eastAsia="Times New Roman" w:cs="Segoe UI"/>
                <w:szCs w:val="20"/>
              </w:rPr>
            </w:pPr>
            <w:r w:rsidRPr="00302F86">
              <w:rPr>
                <w:rFonts w:eastAsia="Times New Roman"/>
                <w:szCs w:val="20"/>
              </w:rPr>
              <w:t>Lovgivningsarbejdet koordineres med DEP på følgegruppemøder.</w:t>
            </w:r>
          </w:p>
        </w:tc>
        <w:tc>
          <w:tcPr>
            <w:tcW w:w="322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hideMark/>
          </w:tcPr>
          <w:p w14:paraId="69766716" w14:textId="3F7E03B4" w:rsidR="00B33E89" w:rsidRPr="00081A4C" w:rsidRDefault="00B33E89" w:rsidP="007B34BB">
            <w:pPr>
              <w:pStyle w:val="Tabel"/>
              <w:rPr>
                <w:rFonts w:eastAsia="Times New Roman" w:cs="Segoe UI"/>
                <w:szCs w:val="20"/>
              </w:rPr>
            </w:pPr>
            <w:r w:rsidRPr="00945C28">
              <w:rPr>
                <w:rFonts w:eastAsia="Times New Roman"/>
                <w:szCs w:val="20"/>
              </w:rPr>
              <w:t>Projektet skal sent i processen re</w:t>
            </w:r>
            <w:r w:rsidR="00FB2155">
              <w:rPr>
                <w:rFonts w:eastAsia="Times New Roman"/>
                <w:szCs w:val="20"/>
              </w:rPr>
              <w:t>-</w:t>
            </w:r>
            <w:r w:rsidRPr="00945C28">
              <w:rPr>
                <w:rFonts w:eastAsia="Times New Roman"/>
                <w:szCs w:val="20"/>
              </w:rPr>
              <w:t xml:space="preserve">designe løsningen eller ændre forudsætninger, der kan betyde forsinkelse og </w:t>
            </w:r>
            <w:r w:rsidR="006324E6">
              <w:rPr>
                <w:rFonts w:eastAsia="Times New Roman"/>
                <w:szCs w:val="20"/>
              </w:rPr>
              <w:t xml:space="preserve">et </w:t>
            </w:r>
            <w:r w:rsidR="006324E6" w:rsidRPr="00945C28">
              <w:rPr>
                <w:rFonts w:eastAsia="Times New Roman"/>
                <w:szCs w:val="20"/>
              </w:rPr>
              <w:t>dyre</w:t>
            </w:r>
            <w:r w:rsidR="006324E6">
              <w:rPr>
                <w:rFonts w:eastAsia="Times New Roman"/>
                <w:szCs w:val="20"/>
              </w:rPr>
              <w:t>re</w:t>
            </w:r>
            <w:r w:rsidRPr="00945C28">
              <w:rPr>
                <w:rFonts w:eastAsia="Times New Roman"/>
                <w:szCs w:val="20"/>
              </w:rPr>
              <w:t xml:space="preserve"> projektet. </w:t>
            </w:r>
          </w:p>
        </w:tc>
      </w:tr>
      <w:tr w:rsidR="007C2CF8" w:rsidRPr="000B5505" w14:paraId="7E28B68B" w14:textId="77777777" w:rsidTr="00AF6CC1">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53952934" w14:textId="77777777" w:rsidR="00B67AD8" w:rsidRPr="00945C28" w:rsidRDefault="00B67AD8" w:rsidP="007B34BB">
            <w:pPr>
              <w:pStyle w:val="Tabel"/>
              <w:rPr>
                <w:rFonts w:eastAsia="Times New Roman"/>
                <w:szCs w:val="20"/>
              </w:rPr>
            </w:pPr>
          </w:p>
          <w:p w14:paraId="4B21B0EC" w14:textId="7FE01BBD" w:rsidR="007C2CF8" w:rsidRPr="00896B73" w:rsidRDefault="007C2CF8" w:rsidP="007B34BB">
            <w:pPr>
              <w:pStyle w:val="Tabel"/>
              <w:rPr>
                <w:rFonts w:eastAsia="Times New Roman"/>
                <w:szCs w:val="20"/>
                <w:lang w:val="en-US"/>
              </w:rPr>
            </w:pPr>
            <w:r w:rsidRPr="00896B73">
              <w:rPr>
                <w:rFonts w:eastAsia="Times New Roman"/>
                <w:szCs w:val="20"/>
                <w:lang w:val="en-US"/>
              </w:rPr>
              <w:t>Vies</w:t>
            </w:r>
            <w:r w:rsidR="00815503" w:rsidRPr="00896B73">
              <w:rPr>
                <w:rFonts w:eastAsia="Times New Roman"/>
                <w:szCs w:val="20"/>
                <w:lang w:val="en-US"/>
              </w:rPr>
              <w:t xml:space="preserve"> on the Web integration</w:t>
            </w:r>
          </w:p>
        </w:tc>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668D325C" w14:textId="7E78F687" w:rsidR="007C2CF8" w:rsidRPr="00302F86" w:rsidRDefault="002B498F" w:rsidP="007B34BB">
            <w:pPr>
              <w:pStyle w:val="Tabel"/>
              <w:rPr>
                <w:rFonts w:eastAsia="Times New Roman"/>
                <w:szCs w:val="20"/>
              </w:rPr>
            </w:pPr>
            <w:r w:rsidRPr="00302F86">
              <w:rPr>
                <w:rFonts w:eastAsia="Times New Roman"/>
                <w:szCs w:val="20"/>
              </w:rPr>
              <w:t>Mo</w:t>
            </w:r>
            <w:r w:rsidR="007C2CF8" w:rsidRPr="00302F86">
              <w:rPr>
                <w:rFonts w:eastAsia="Times New Roman"/>
                <w:szCs w:val="20"/>
              </w:rPr>
              <w:t>msfritagne virksomheder kunne slås op i Vies on the Web, så virksomhederne kan sikre, at de afregner moms på den korrekte måde.</w:t>
            </w:r>
          </w:p>
        </w:tc>
        <w:tc>
          <w:tcPr>
            <w:tcW w:w="322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51D1F173" w14:textId="66EFD7A8" w:rsidR="007C2CF8" w:rsidRPr="00302F86" w:rsidRDefault="00815503" w:rsidP="007B34BB">
            <w:pPr>
              <w:pStyle w:val="Tabel"/>
              <w:rPr>
                <w:rFonts w:eastAsia="Times New Roman"/>
                <w:szCs w:val="20"/>
              </w:rPr>
            </w:pPr>
            <w:r w:rsidRPr="00302F86">
              <w:rPr>
                <w:rFonts w:eastAsia="Times New Roman"/>
                <w:szCs w:val="20"/>
              </w:rPr>
              <w:t xml:space="preserve">Hvis det ikke </w:t>
            </w:r>
            <w:r w:rsidR="009749F1" w:rsidRPr="00302F86">
              <w:rPr>
                <w:rFonts w:eastAsia="Times New Roman"/>
                <w:szCs w:val="20"/>
              </w:rPr>
              <w:t>udstilles,</w:t>
            </w:r>
            <w:r w:rsidRPr="00302F86">
              <w:rPr>
                <w:rFonts w:eastAsia="Times New Roman"/>
                <w:szCs w:val="20"/>
              </w:rPr>
              <w:t xml:space="preserve"> </w:t>
            </w:r>
            <w:r w:rsidR="00F228EF" w:rsidRPr="00302F86">
              <w:rPr>
                <w:rFonts w:eastAsia="Times New Roman"/>
                <w:szCs w:val="20"/>
              </w:rPr>
              <w:t>overholdes direktivet ikke</w:t>
            </w:r>
            <w:r w:rsidR="00812715" w:rsidRPr="00302F86">
              <w:rPr>
                <w:rFonts w:eastAsia="Times New Roman"/>
                <w:szCs w:val="20"/>
              </w:rPr>
              <w:t>.</w:t>
            </w:r>
          </w:p>
        </w:tc>
      </w:tr>
      <w:tr w:rsidR="00233F64" w:rsidRPr="000B5505" w14:paraId="0A1FDF04" w14:textId="77777777" w:rsidTr="00AF6CC1">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5CCDB32B" w14:textId="0DECE32A" w:rsidR="00233F64" w:rsidRPr="00896B73" w:rsidRDefault="00727790" w:rsidP="007B34BB">
            <w:pPr>
              <w:pStyle w:val="Tabel"/>
              <w:rPr>
                <w:rFonts w:eastAsia="Times New Roman"/>
                <w:szCs w:val="20"/>
              </w:rPr>
            </w:pPr>
            <w:r w:rsidRPr="00945C28">
              <w:rPr>
                <w:rFonts w:eastAsia="Times New Roman"/>
                <w:szCs w:val="20"/>
              </w:rPr>
              <w:t>Erhvervssystemet</w:t>
            </w:r>
            <w:r w:rsidR="007D1664" w:rsidRPr="00945C28">
              <w:rPr>
                <w:rFonts w:eastAsia="Times New Roman"/>
                <w:szCs w:val="20"/>
              </w:rPr>
              <w:t xml:space="preserve"> (ES)</w:t>
            </w:r>
            <w:r w:rsidR="005403C1" w:rsidRPr="00896B73">
              <w:rPr>
                <w:rFonts w:eastAsia="Times New Roman"/>
                <w:szCs w:val="20"/>
              </w:rPr>
              <w:t xml:space="preserve"> integration</w:t>
            </w:r>
          </w:p>
        </w:tc>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5A5F5DC6" w14:textId="4217C108" w:rsidR="00233F64" w:rsidRPr="003C7470" w:rsidRDefault="007D1664" w:rsidP="007B34BB">
            <w:pPr>
              <w:pStyle w:val="Tabel"/>
              <w:rPr>
                <w:rFonts w:eastAsia="Times New Roman"/>
                <w:szCs w:val="20"/>
              </w:rPr>
            </w:pPr>
            <w:r w:rsidRPr="00335839">
              <w:rPr>
                <w:rFonts w:eastAsia="Times New Roman"/>
                <w:szCs w:val="20"/>
              </w:rPr>
              <w:t xml:space="preserve">ES </w:t>
            </w:r>
            <w:r w:rsidR="002D383D" w:rsidRPr="000B31F4">
              <w:rPr>
                <w:rFonts w:eastAsia="Times New Roman"/>
                <w:szCs w:val="20"/>
              </w:rPr>
              <w:t>sikre</w:t>
            </w:r>
            <w:r w:rsidR="00C65C22" w:rsidRPr="00857E33">
              <w:rPr>
                <w:rFonts w:eastAsia="Times New Roman"/>
                <w:szCs w:val="20"/>
              </w:rPr>
              <w:t>r</w:t>
            </w:r>
            <w:r w:rsidR="002D383D" w:rsidRPr="00857E33">
              <w:rPr>
                <w:rFonts w:eastAsia="Times New Roman"/>
                <w:szCs w:val="20"/>
              </w:rPr>
              <w:t xml:space="preserve"> at </w:t>
            </w:r>
            <w:r w:rsidR="00D743A9" w:rsidRPr="00857E33">
              <w:rPr>
                <w:rFonts w:eastAsia="Times New Roman"/>
                <w:szCs w:val="20"/>
              </w:rPr>
              <w:t>d</w:t>
            </w:r>
            <w:r w:rsidR="002D383D" w:rsidRPr="007A2D18">
              <w:rPr>
                <w:rFonts w:eastAsia="Times New Roman"/>
                <w:szCs w:val="20"/>
              </w:rPr>
              <w:t xml:space="preserve">anske virksomheder </w:t>
            </w:r>
            <w:r w:rsidR="00887E42" w:rsidRPr="008760BE">
              <w:rPr>
                <w:rFonts w:eastAsia="Times New Roman"/>
                <w:szCs w:val="20"/>
              </w:rPr>
              <w:t>genkendes og kan</w:t>
            </w:r>
            <w:r w:rsidR="00822E79" w:rsidRPr="00C306E9">
              <w:rPr>
                <w:rFonts w:eastAsia="Times New Roman"/>
                <w:szCs w:val="20"/>
              </w:rPr>
              <w:t xml:space="preserve"> registrere sig </w:t>
            </w:r>
            <w:r w:rsidR="00887E42" w:rsidRPr="00C306E9">
              <w:rPr>
                <w:rFonts w:eastAsia="Times New Roman"/>
                <w:szCs w:val="20"/>
              </w:rPr>
              <w:t xml:space="preserve">i </w:t>
            </w:r>
            <w:r w:rsidR="00281F1A" w:rsidRPr="00F56E5D">
              <w:rPr>
                <w:rFonts w:eastAsia="Times New Roman"/>
                <w:szCs w:val="20"/>
              </w:rPr>
              <w:t>SMV-ordningen</w:t>
            </w:r>
            <w:r w:rsidR="00AD14C4" w:rsidRPr="00D83349">
              <w:rPr>
                <w:rFonts w:eastAsia="Times New Roman"/>
                <w:szCs w:val="20"/>
              </w:rPr>
              <w:t>. Derudover skal danske virksomheder</w:t>
            </w:r>
            <w:r w:rsidR="00AB01F4" w:rsidRPr="00D83349">
              <w:rPr>
                <w:rFonts w:eastAsia="Times New Roman"/>
                <w:szCs w:val="20"/>
              </w:rPr>
              <w:t>,</w:t>
            </w:r>
            <w:r w:rsidR="00AD14C4" w:rsidRPr="00D83349">
              <w:rPr>
                <w:rFonts w:eastAsia="Times New Roman"/>
                <w:szCs w:val="20"/>
              </w:rPr>
              <w:t xml:space="preserve"> der er momsfritaget i DK og registreret i</w:t>
            </w:r>
            <w:r w:rsidR="00697CDE" w:rsidRPr="005D5C3E">
              <w:rPr>
                <w:rFonts w:eastAsia="Times New Roman"/>
                <w:szCs w:val="20"/>
              </w:rPr>
              <w:t xml:space="preserve"> SMV</w:t>
            </w:r>
            <w:r w:rsidR="00AB01F4" w:rsidRPr="00205B79">
              <w:rPr>
                <w:rFonts w:eastAsia="Times New Roman"/>
                <w:szCs w:val="20"/>
              </w:rPr>
              <w:t>,</w:t>
            </w:r>
            <w:r w:rsidR="00AD14C4" w:rsidRPr="00D37987">
              <w:rPr>
                <w:rFonts w:eastAsia="Times New Roman"/>
                <w:szCs w:val="20"/>
              </w:rPr>
              <w:t xml:space="preserve"> sandsynligvis have en ny pligt i ES</w:t>
            </w:r>
            <w:r w:rsidR="00094D8F" w:rsidRPr="008F3489">
              <w:rPr>
                <w:rFonts w:eastAsia="Times New Roman"/>
                <w:szCs w:val="20"/>
              </w:rPr>
              <w:t>.</w:t>
            </w:r>
            <w:r w:rsidR="772ED3B2" w:rsidRPr="003D0DF1">
              <w:rPr>
                <w:rFonts w:eastAsia="Times New Roman"/>
                <w:szCs w:val="20"/>
              </w:rPr>
              <w:t xml:space="preserve"> Danske virksomheders stamdata skal også opdateres fra ES</w:t>
            </w:r>
          </w:p>
        </w:tc>
        <w:tc>
          <w:tcPr>
            <w:tcW w:w="322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179D5703" w14:textId="1E6B7DE7" w:rsidR="00233F64" w:rsidRPr="00302F86" w:rsidRDefault="000B0DA8" w:rsidP="007B34BB">
            <w:pPr>
              <w:pStyle w:val="Tabel"/>
              <w:rPr>
                <w:rFonts w:eastAsia="Times New Roman"/>
                <w:szCs w:val="20"/>
              </w:rPr>
            </w:pPr>
            <w:r w:rsidRPr="006561A6">
              <w:rPr>
                <w:rFonts w:eastAsia="Times New Roman"/>
                <w:szCs w:val="20"/>
              </w:rPr>
              <w:t xml:space="preserve">Hvis </w:t>
            </w:r>
            <w:r w:rsidR="00833BEB" w:rsidRPr="00115931">
              <w:rPr>
                <w:rFonts w:eastAsia="Times New Roman"/>
                <w:szCs w:val="20"/>
              </w:rPr>
              <w:t xml:space="preserve">integrationen ikke er </w:t>
            </w:r>
            <w:r w:rsidR="006C7628" w:rsidRPr="007F4306">
              <w:rPr>
                <w:rFonts w:eastAsia="Times New Roman"/>
                <w:szCs w:val="20"/>
              </w:rPr>
              <w:t>etableret,</w:t>
            </w:r>
            <w:r w:rsidR="005403C1" w:rsidRPr="005E758D">
              <w:rPr>
                <w:rFonts w:eastAsia="Times New Roman"/>
                <w:szCs w:val="20"/>
              </w:rPr>
              <w:t xml:space="preserve"> vil danske virksomheder ikke </w:t>
            </w:r>
            <w:r w:rsidR="00DF1024" w:rsidRPr="005E758D">
              <w:rPr>
                <w:rFonts w:eastAsia="Times New Roman"/>
                <w:szCs w:val="20"/>
              </w:rPr>
              <w:t xml:space="preserve">på en nem måde </w:t>
            </w:r>
            <w:r w:rsidR="005403C1" w:rsidRPr="00747091">
              <w:rPr>
                <w:rFonts w:eastAsia="Times New Roman"/>
                <w:szCs w:val="20"/>
              </w:rPr>
              <w:t xml:space="preserve">kunne </w:t>
            </w:r>
            <w:r w:rsidR="006C7628" w:rsidRPr="0027051D">
              <w:rPr>
                <w:rFonts w:eastAsia="Times New Roman"/>
                <w:szCs w:val="20"/>
              </w:rPr>
              <w:t>registrere</w:t>
            </w:r>
            <w:r w:rsidR="005403C1" w:rsidRPr="000100E6">
              <w:rPr>
                <w:rFonts w:eastAsia="Times New Roman"/>
                <w:szCs w:val="20"/>
              </w:rPr>
              <w:t xml:space="preserve"> sig og anvende SMV ordningen</w:t>
            </w:r>
            <w:r w:rsidR="00DF1024" w:rsidRPr="00302F86">
              <w:rPr>
                <w:rFonts w:eastAsia="Times New Roman"/>
                <w:szCs w:val="20"/>
              </w:rPr>
              <w:t xml:space="preserve">, ligesom vi ikke kan kontrollere og udstille </w:t>
            </w:r>
            <w:r w:rsidR="00A862C0" w:rsidRPr="00302F86">
              <w:rPr>
                <w:rFonts w:eastAsia="Times New Roman"/>
                <w:szCs w:val="20"/>
              </w:rPr>
              <w:t>momsfritagne virksomheder, der e</w:t>
            </w:r>
            <w:r w:rsidR="00B46BCB" w:rsidRPr="00302F86">
              <w:rPr>
                <w:rFonts w:eastAsia="Times New Roman"/>
                <w:szCs w:val="20"/>
              </w:rPr>
              <w:t>r registreret i SMV</w:t>
            </w:r>
            <w:r w:rsidR="005403C1" w:rsidRPr="00302F86">
              <w:rPr>
                <w:rFonts w:eastAsia="Times New Roman"/>
                <w:szCs w:val="20"/>
              </w:rPr>
              <w:t>.</w:t>
            </w:r>
          </w:p>
        </w:tc>
      </w:tr>
      <w:tr w:rsidR="005403C1" w:rsidRPr="000B5505" w14:paraId="57C408E6" w14:textId="77777777" w:rsidTr="00AF6CC1">
        <w:tc>
          <w:tcPr>
            <w:tcW w:w="3195" w:type="dxa"/>
            <w:tcBorders>
              <w:top w:val="single" w:sz="4" w:space="0" w:color="808080"/>
              <w:left w:val="single" w:sz="4" w:space="0" w:color="808080"/>
              <w:bottom w:val="single" w:sz="6" w:space="0" w:color="auto"/>
              <w:right w:val="single" w:sz="4" w:space="0" w:color="808080"/>
            </w:tcBorders>
            <w:shd w:val="clear" w:color="auto" w:fill="auto"/>
            <w:tcMar>
              <w:top w:w="28" w:type="dxa"/>
              <w:left w:w="113" w:type="dxa"/>
              <w:bottom w:w="28" w:type="dxa"/>
              <w:right w:w="113" w:type="dxa"/>
            </w:tcMar>
          </w:tcPr>
          <w:p w14:paraId="67DEC74F" w14:textId="4B23DF74" w:rsidR="005403C1" w:rsidRPr="00896B73" w:rsidRDefault="005403C1" w:rsidP="007B34BB">
            <w:pPr>
              <w:pStyle w:val="Tabel"/>
              <w:rPr>
                <w:rFonts w:eastAsia="Times New Roman"/>
                <w:szCs w:val="20"/>
              </w:rPr>
            </w:pPr>
            <w:r w:rsidRPr="00945C28">
              <w:rPr>
                <w:rFonts w:eastAsia="Times New Roman"/>
                <w:szCs w:val="20"/>
              </w:rPr>
              <w:t>Virksomhedsregistret</w:t>
            </w:r>
            <w:r w:rsidR="00241BD3" w:rsidRPr="00945C28">
              <w:rPr>
                <w:rFonts w:eastAsia="Times New Roman"/>
                <w:szCs w:val="20"/>
              </w:rPr>
              <w:t xml:space="preserve"> integration</w:t>
            </w:r>
          </w:p>
          <w:p w14:paraId="2574A9C9" w14:textId="5769BAD9" w:rsidR="005403C1" w:rsidRPr="00335839" w:rsidRDefault="00C04E77" w:rsidP="007B34BB">
            <w:pPr>
              <w:pStyle w:val="Tabel"/>
              <w:rPr>
                <w:rFonts w:eastAsia="Times New Roman"/>
                <w:i/>
                <w:szCs w:val="20"/>
              </w:rPr>
            </w:pPr>
            <w:r w:rsidRPr="00896B73">
              <w:rPr>
                <w:rFonts w:eastAsia="Times New Roman"/>
                <w:i/>
                <w:iCs/>
                <w:szCs w:val="20"/>
              </w:rPr>
              <w:t>Kun hvis det besluttes at benytte virksomhedsregistret</w:t>
            </w:r>
          </w:p>
        </w:tc>
        <w:tc>
          <w:tcPr>
            <w:tcW w:w="3195" w:type="dxa"/>
            <w:tcBorders>
              <w:top w:val="single" w:sz="4" w:space="0" w:color="808080"/>
              <w:left w:val="single" w:sz="4" w:space="0" w:color="808080"/>
              <w:bottom w:val="single" w:sz="6" w:space="0" w:color="auto"/>
              <w:right w:val="single" w:sz="4" w:space="0" w:color="808080"/>
            </w:tcBorders>
            <w:shd w:val="clear" w:color="auto" w:fill="auto"/>
            <w:tcMar>
              <w:top w:w="28" w:type="dxa"/>
              <w:left w:w="113" w:type="dxa"/>
              <w:bottom w:w="28" w:type="dxa"/>
              <w:right w:w="113" w:type="dxa"/>
            </w:tcMar>
          </w:tcPr>
          <w:p w14:paraId="07A252B3" w14:textId="45CC5A86" w:rsidR="005403C1" w:rsidRPr="00D83349" w:rsidRDefault="00012875" w:rsidP="007B34BB">
            <w:pPr>
              <w:pStyle w:val="Tabel"/>
              <w:rPr>
                <w:rFonts w:eastAsia="Times New Roman"/>
                <w:szCs w:val="20"/>
              </w:rPr>
            </w:pPr>
            <w:r w:rsidRPr="000B31F4">
              <w:rPr>
                <w:rFonts w:eastAsia="Times New Roman"/>
                <w:szCs w:val="20"/>
              </w:rPr>
              <w:t>Vir</w:t>
            </w:r>
            <w:r w:rsidR="007570EB" w:rsidRPr="00857E33">
              <w:rPr>
                <w:rFonts w:eastAsia="Times New Roman"/>
                <w:szCs w:val="20"/>
              </w:rPr>
              <w:t>k</w:t>
            </w:r>
            <w:r w:rsidRPr="00857E33">
              <w:rPr>
                <w:rFonts w:eastAsia="Times New Roman"/>
                <w:szCs w:val="20"/>
              </w:rPr>
              <w:t>somhedsregistret sikrer</w:t>
            </w:r>
            <w:r w:rsidR="00C94FA1" w:rsidRPr="00857E33">
              <w:rPr>
                <w:rFonts w:eastAsia="Times New Roman"/>
                <w:szCs w:val="20"/>
              </w:rPr>
              <w:t>,</w:t>
            </w:r>
            <w:r w:rsidRPr="007A2D18">
              <w:rPr>
                <w:rFonts w:eastAsia="Times New Roman"/>
                <w:szCs w:val="20"/>
              </w:rPr>
              <w:t xml:space="preserve"> at </w:t>
            </w:r>
            <w:r w:rsidR="00377D20" w:rsidRPr="008760BE">
              <w:rPr>
                <w:rFonts w:eastAsia="Times New Roman"/>
                <w:szCs w:val="20"/>
              </w:rPr>
              <w:t xml:space="preserve">udenlandske EU-virksomheder kan </w:t>
            </w:r>
            <w:r w:rsidR="00281F1A" w:rsidRPr="00C306E9">
              <w:rPr>
                <w:rFonts w:eastAsia="Times New Roman"/>
                <w:szCs w:val="20"/>
              </w:rPr>
              <w:t>registrere</w:t>
            </w:r>
            <w:r w:rsidR="008C3409" w:rsidRPr="00C306E9">
              <w:rPr>
                <w:rFonts w:eastAsia="Times New Roman"/>
                <w:szCs w:val="20"/>
              </w:rPr>
              <w:t xml:space="preserve"> sig </w:t>
            </w:r>
            <w:r w:rsidR="44999271" w:rsidRPr="00F56E5D">
              <w:rPr>
                <w:rFonts w:eastAsia="Times New Roman"/>
                <w:szCs w:val="20"/>
              </w:rPr>
              <w:t xml:space="preserve">for </w:t>
            </w:r>
            <w:r w:rsidR="008C3409" w:rsidRPr="00D83349">
              <w:rPr>
                <w:rFonts w:eastAsia="Times New Roman"/>
                <w:szCs w:val="20"/>
              </w:rPr>
              <w:t>momsfritagelse i Danmark</w:t>
            </w:r>
          </w:p>
        </w:tc>
        <w:tc>
          <w:tcPr>
            <w:tcW w:w="3225" w:type="dxa"/>
            <w:tcBorders>
              <w:top w:val="single" w:sz="4" w:space="0" w:color="808080"/>
              <w:left w:val="single" w:sz="4" w:space="0" w:color="808080"/>
              <w:bottom w:val="single" w:sz="6" w:space="0" w:color="auto"/>
              <w:right w:val="single" w:sz="4" w:space="0" w:color="808080"/>
            </w:tcBorders>
            <w:shd w:val="clear" w:color="auto" w:fill="auto"/>
            <w:tcMar>
              <w:top w:w="28" w:type="dxa"/>
              <w:left w:w="113" w:type="dxa"/>
              <w:bottom w:w="28" w:type="dxa"/>
              <w:right w:w="113" w:type="dxa"/>
            </w:tcMar>
          </w:tcPr>
          <w:p w14:paraId="794B45DC" w14:textId="6E90B4EF" w:rsidR="005403C1" w:rsidRPr="007F4306" w:rsidRDefault="006463CF" w:rsidP="007B34BB">
            <w:pPr>
              <w:pStyle w:val="Tabel"/>
              <w:rPr>
                <w:rFonts w:eastAsia="Times New Roman"/>
                <w:szCs w:val="20"/>
              </w:rPr>
            </w:pPr>
            <w:r w:rsidRPr="005D5C3E">
              <w:rPr>
                <w:rFonts w:eastAsia="Times New Roman"/>
                <w:szCs w:val="20"/>
              </w:rPr>
              <w:t xml:space="preserve">Hvis integrationen ikke er </w:t>
            </w:r>
            <w:r w:rsidR="006C7628" w:rsidRPr="00205B79">
              <w:rPr>
                <w:rFonts w:eastAsia="Times New Roman"/>
                <w:szCs w:val="20"/>
              </w:rPr>
              <w:t>etableret,</w:t>
            </w:r>
            <w:r w:rsidRPr="00D37987">
              <w:rPr>
                <w:rFonts w:eastAsia="Times New Roman"/>
                <w:szCs w:val="20"/>
              </w:rPr>
              <w:t xml:space="preserve"> vil udenlandske EU-virksomheder ikke kunne </w:t>
            </w:r>
            <w:r w:rsidR="006C7628" w:rsidRPr="008F3489">
              <w:rPr>
                <w:rFonts w:eastAsia="Times New Roman"/>
                <w:szCs w:val="20"/>
              </w:rPr>
              <w:t>registrere</w:t>
            </w:r>
            <w:r w:rsidRPr="003D0DF1">
              <w:rPr>
                <w:rFonts w:eastAsia="Times New Roman"/>
                <w:szCs w:val="20"/>
              </w:rPr>
              <w:t xml:space="preserve"> sig </w:t>
            </w:r>
            <w:r w:rsidR="007F2074" w:rsidRPr="003C7470">
              <w:rPr>
                <w:rFonts w:eastAsia="Times New Roman"/>
                <w:szCs w:val="20"/>
              </w:rPr>
              <w:t>og anvende SMV</w:t>
            </w:r>
            <w:r w:rsidR="002A45BA" w:rsidRPr="006561A6">
              <w:rPr>
                <w:rFonts w:eastAsia="Times New Roman"/>
                <w:szCs w:val="20"/>
              </w:rPr>
              <w:t>-</w:t>
            </w:r>
            <w:r w:rsidR="007F2074" w:rsidRPr="00115931">
              <w:rPr>
                <w:rFonts w:eastAsia="Times New Roman"/>
                <w:szCs w:val="20"/>
              </w:rPr>
              <w:t>ordningen i Danmark</w:t>
            </w:r>
          </w:p>
        </w:tc>
      </w:tr>
      <w:tr w:rsidR="00B33E89" w:rsidRPr="000B5505" w14:paraId="110B69CA" w14:textId="77777777" w:rsidTr="00081A4C">
        <w:tc>
          <w:tcPr>
            <w:tcW w:w="9615" w:type="dxa"/>
            <w:gridSpan w:val="3"/>
            <w:tcBorders>
              <w:top w:val="single" w:sz="4" w:space="0" w:color="808080"/>
              <w:left w:val="single" w:sz="4" w:space="0" w:color="808080"/>
              <w:bottom w:val="single" w:sz="4" w:space="0" w:color="808080"/>
              <w:right w:val="single" w:sz="4" w:space="0" w:color="808080"/>
            </w:tcBorders>
            <w:shd w:val="clear" w:color="auto" w:fill="F2F2F2" w:themeFill="background1" w:themeFillShade="F2"/>
            <w:tcMar>
              <w:top w:w="28" w:type="dxa"/>
              <w:left w:w="113" w:type="dxa"/>
              <w:bottom w:w="28" w:type="dxa"/>
              <w:right w:w="113" w:type="dxa"/>
            </w:tcMar>
            <w:hideMark/>
          </w:tcPr>
          <w:p w14:paraId="0554609F" w14:textId="3B270931" w:rsidR="00B33E89" w:rsidRPr="00081A4C" w:rsidRDefault="00B33E89" w:rsidP="00081A4C">
            <w:pPr>
              <w:pStyle w:val="Tabel"/>
              <w:jc w:val="center"/>
              <w:rPr>
                <w:rFonts w:eastAsia="Times New Roman"/>
                <w:b/>
              </w:rPr>
            </w:pPr>
            <w:r w:rsidRPr="004566F9">
              <w:rPr>
                <w:rFonts w:eastAsia="Times New Roman"/>
                <w:b/>
                <w:bCs/>
              </w:rPr>
              <w:t>Eksternt</w:t>
            </w:r>
            <w:r w:rsidR="004566F9" w:rsidRPr="004566F9">
              <w:rPr>
                <w:rFonts w:eastAsia="Times New Roman"/>
                <w:b/>
                <w:bCs/>
              </w:rPr>
              <w:t xml:space="preserve"> udenfor Skatteforvaltningen</w:t>
            </w:r>
            <w:r w:rsidRPr="004566F9">
              <w:rPr>
                <w:rFonts w:eastAsia="Times New Roman"/>
                <w:b/>
                <w:bCs/>
              </w:rPr>
              <w:t xml:space="preserve"> </w:t>
            </w:r>
          </w:p>
        </w:tc>
      </w:tr>
      <w:tr w:rsidR="00B33E89" w:rsidRPr="000B5505" w14:paraId="390F8122" w14:textId="77777777" w:rsidTr="00AF6CC1">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hideMark/>
          </w:tcPr>
          <w:p w14:paraId="7DE61C6E" w14:textId="63988240" w:rsidR="00B33E89" w:rsidRPr="009A5FAB" w:rsidRDefault="00B33E89" w:rsidP="007B34BB">
            <w:pPr>
              <w:pStyle w:val="Tabel"/>
              <w:rPr>
                <w:rFonts w:ascii="Segoe UI" w:eastAsia="Times New Roman" w:hAnsi="Segoe UI" w:cs="Segoe UI"/>
                <w:szCs w:val="20"/>
              </w:rPr>
            </w:pPr>
            <w:r w:rsidRPr="00945C28">
              <w:rPr>
                <w:rFonts w:eastAsia="Times New Roman"/>
                <w:szCs w:val="20"/>
              </w:rPr>
              <w:t>EU-krav</w:t>
            </w:r>
          </w:p>
        </w:tc>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hideMark/>
          </w:tcPr>
          <w:p w14:paraId="7FDDB50C" w14:textId="7EAEBEA9" w:rsidR="00B33E89" w:rsidRPr="00857E33" w:rsidRDefault="00B33E89" w:rsidP="007B34BB">
            <w:pPr>
              <w:pStyle w:val="Tabel"/>
              <w:rPr>
                <w:rFonts w:eastAsia="Times New Roman"/>
                <w:szCs w:val="20"/>
              </w:rPr>
            </w:pPr>
            <w:r w:rsidRPr="00945C28">
              <w:rPr>
                <w:rFonts w:eastAsia="Times New Roman"/>
                <w:szCs w:val="20"/>
              </w:rPr>
              <w:t>EU's tekniske og funktionelle specifikationer, som er det kravmæssige grundlag for denne løsning</w:t>
            </w:r>
            <w:r w:rsidRPr="00896B73">
              <w:rPr>
                <w:rFonts w:eastAsia="Times New Roman"/>
                <w:szCs w:val="20"/>
              </w:rPr>
              <w:t>, bliver leveret til medlemslandene ultimo 202</w:t>
            </w:r>
            <w:r w:rsidR="007C2B9B" w:rsidRPr="00896B73">
              <w:rPr>
                <w:rFonts w:eastAsia="Times New Roman"/>
                <w:szCs w:val="20"/>
              </w:rPr>
              <w:t>2</w:t>
            </w:r>
            <w:r w:rsidRPr="00896B73">
              <w:rPr>
                <w:rFonts w:eastAsia="Times New Roman"/>
                <w:szCs w:val="20"/>
              </w:rPr>
              <w:t>. </w:t>
            </w:r>
            <w:r w:rsidR="004F5027" w:rsidRPr="00896B73">
              <w:rPr>
                <w:rFonts w:eastAsia="Times New Roman"/>
                <w:szCs w:val="20"/>
              </w:rPr>
              <w:t>Her vil fremgå</w:t>
            </w:r>
            <w:r w:rsidR="00EA1A5B" w:rsidRPr="00896B73">
              <w:rPr>
                <w:rFonts w:eastAsia="Times New Roman"/>
                <w:szCs w:val="20"/>
              </w:rPr>
              <w:t xml:space="preserve"> </w:t>
            </w:r>
            <w:r w:rsidRPr="00896B73">
              <w:rPr>
                <w:rFonts w:eastAsia="Times New Roman"/>
                <w:szCs w:val="20"/>
              </w:rPr>
              <w:t xml:space="preserve">hvilke oplysninger </w:t>
            </w:r>
            <w:r w:rsidR="00130188" w:rsidRPr="00896B73">
              <w:rPr>
                <w:rFonts w:eastAsia="Times New Roman"/>
                <w:szCs w:val="20"/>
              </w:rPr>
              <w:t>den danske løsning</w:t>
            </w:r>
            <w:r w:rsidRPr="00335839">
              <w:rPr>
                <w:rFonts w:eastAsia="Times New Roman"/>
                <w:szCs w:val="20"/>
              </w:rPr>
              <w:t xml:space="preserve"> skal levere</w:t>
            </w:r>
            <w:r w:rsidR="006E240C" w:rsidRPr="000B31F4">
              <w:rPr>
                <w:rFonts w:eastAsia="Times New Roman"/>
                <w:szCs w:val="20"/>
              </w:rPr>
              <w:t xml:space="preserve"> samt andre </w:t>
            </w:r>
            <w:r w:rsidR="00AA12D7" w:rsidRPr="00857E33">
              <w:rPr>
                <w:rFonts w:eastAsia="Times New Roman"/>
                <w:szCs w:val="20"/>
              </w:rPr>
              <w:t>tekniske specifikationer</w:t>
            </w:r>
            <w:r w:rsidRPr="00857E33">
              <w:rPr>
                <w:rFonts w:eastAsia="Times New Roman"/>
                <w:szCs w:val="20"/>
              </w:rPr>
              <w:t>.</w:t>
            </w:r>
          </w:p>
          <w:p w14:paraId="77778EC2" w14:textId="77777777" w:rsidR="00B33E89" w:rsidRPr="008760BE" w:rsidRDefault="00B33E89" w:rsidP="007B34BB">
            <w:pPr>
              <w:pStyle w:val="Tabel"/>
              <w:rPr>
                <w:rFonts w:eastAsia="Times New Roman"/>
                <w:szCs w:val="20"/>
              </w:rPr>
            </w:pPr>
            <w:r w:rsidRPr="007A2D18">
              <w:rPr>
                <w:rFonts w:eastAsia="Times New Roman"/>
                <w:szCs w:val="20"/>
              </w:rPr>
              <w:t xml:space="preserve">De </w:t>
            </w:r>
            <w:r w:rsidRPr="00A66AC6">
              <w:rPr>
                <w:rFonts w:eastAsia="Times New Roman"/>
                <w:szCs w:val="20"/>
              </w:rPr>
              <w:t>tekniske specifikationer indgår relativt tidligt i analysefasen.</w:t>
            </w:r>
          </w:p>
        </w:tc>
        <w:tc>
          <w:tcPr>
            <w:tcW w:w="322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hideMark/>
          </w:tcPr>
          <w:p w14:paraId="40AC9CFE" w14:textId="6CC9CF34" w:rsidR="00B33E89" w:rsidRPr="009A5FAB" w:rsidRDefault="00B33E89" w:rsidP="007B34BB">
            <w:pPr>
              <w:pStyle w:val="Tabel"/>
              <w:rPr>
                <w:rFonts w:ascii="Segoe UI" w:eastAsia="Times New Roman" w:hAnsi="Segoe UI" w:cs="Segoe UI"/>
                <w:szCs w:val="20"/>
              </w:rPr>
            </w:pPr>
            <w:r w:rsidRPr="00C306E9">
              <w:rPr>
                <w:rFonts w:eastAsia="Times New Roman"/>
                <w:szCs w:val="20"/>
              </w:rPr>
              <w:t>Eventuelle ændringer, som følge af fejl i specifikationer eller ændringer i lovgivningen, vil have en påvirkning af projektets udvikling afhængig af ændringens omfang, kompleksitet og timing.</w:t>
            </w:r>
          </w:p>
        </w:tc>
      </w:tr>
      <w:tr w:rsidR="00775654" w:rsidRPr="000B5505" w14:paraId="39BF3224" w14:textId="77777777" w:rsidTr="00AF6CC1">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02074206" w14:textId="6113DF61" w:rsidR="00775654" w:rsidRPr="00945C28" w:rsidRDefault="00775654" w:rsidP="007B34BB">
            <w:pPr>
              <w:pStyle w:val="Tabel"/>
              <w:rPr>
                <w:rFonts w:eastAsia="Times New Roman"/>
                <w:szCs w:val="20"/>
              </w:rPr>
            </w:pPr>
            <w:commentRangeStart w:id="165"/>
            <w:commentRangeStart w:id="166"/>
            <w:r w:rsidRPr="00945C28">
              <w:rPr>
                <w:rFonts w:eastAsia="Times New Roman"/>
                <w:szCs w:val="20"/>
              </w:rPr>
              <w:t>Erhvervsstyrelsen (ERST)</w:t>
            </w:r>
            <w:commentRangeEnd w:id="165"/>
            <w:r w:rsidRPr="00945C28">
              <w:rPr>
                <w:szCs w:val="20"/>
              </w:rPr>
              <w:commentReference w:id="165"/>
            </w:r>
            <w:commentRangeEnd w:id="166"/>
            <w:r w:rsidR="002B498F" w:rsidRPr="009A5FAB">
              <w:rPr>
                <w:rStyle w:val="Kommentarhenvisning"/>
                <w:sz w:val="20"/>
                <w:szCs w:val="20"/>
              </w:rPr>
              <w:commentReference w:id="166"/>
            </w:r>
          </w:p>
        </w:tc>
        <w:tc>
          <w:tcPr>
            <w:tcW w:w="319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6B7C9168" w14:textId="69F502A4" w:rsidR="00775654" w:rsidRPr="000B31F4" w:rsidRDefault="00367B12" w:rsidP="007B34BB">
            <w:pPr>
              <w:pStyle w:val="Tabel"/>
              <w:rPr>
                <w:rFonts w:eastAsia="Times New Roman"/>
                <w:szCs w:val="20"/>
              </w:rPr>
            </w:pPr>
            <w:r w:rsidRPr="00896B73">
              <w:rPr>
                <w:rFonts w:eastAsia="Times New Roman"/>
                <w:szCs w:val="20"/>
              </w:rPr>
              <w:t>SKTST og ERST skal aftale, hvor og hvordan SMV</w:t>
            </w:r>
            <w:r w:rsidR="00DD58EC" w:rsidRPr="00896B73">
              <w:rPr>
                <w:rFonts w:eastAsia="Times New Roman"/>
                <w:szCs w:val="20"/>
              </w:rPr>
              <w:t>-</w:t>
            </w:r>
            <w:r w:rsidRPr="00896B73">
              <w:rPr>
                <w:rFonts w:eastAsia="Times New Roman"/>
                <w:szCs w:val="20"/>
              </w:rPr>
              <w:t xml:space="preserve">løsningen tilgås af virksomhederne </w:t>
            </w:r>
            <w:r w:rsidR="006D6C8A" w:rsidRPr="00896B73">
              <w:rPr>
                <w:rFonts w:eastAsia="Times New Roman"/>
                <w:szCs w:val="20"/>
              </w:rPr>
              <w:t>–</w:t>
            </w:r>
            <w:r w:rsidRPr="00896B73">
              <w:rPr>
                <w:rFonts w:eastAsia="Times New Roman"/>
                <w:szCs w:val="20"/>
              </w:rPr>
              <w:t xml:space="preserve"> </w:t>
            </w:r>
            <w:r w:rsidR="006D6C8A" w:rsidRPr="00896B73">
              <w:rPr>
                <w:rFonts w:eastAsia="Times New Roman"/>
                <w:szCs w:val="20"/>
              </w:rPr>
              <w:t xml:space="preserve">især når det gælder registrering. </w:t>
            </w:r>
            <w:r w:rsidR="00A24EA4" w:rsidRPr="00896B73">
              <w:rPr>
                <w:rFonts w:eastAsia="Times New Roman"/>
                <w:szCs w:val="20"/>
              </w:rPr>
              <w:t>Den simple model er at udstille et link på virk.dk som peger på skat.dk, m</w:t>
            </w:r>
            <w:r w:rsidR="001621CE" w:rsidRPr="00896B73">
              <w:rPr>
                <w:rFonts w:eastAsia="Times New Roman"/>
                <w:szCs w:val="20"/>
              </w:rPr>
              <w:t xml:space="preserve">en </w:t>
            </w:r>
            <w:r w:rsidR="001621CE" w:rsidRPr="00335839">
              <w:rPr>
                <w:rFonts w:eastAsia="Times New Roman"/>
                <w:szCs w:val="20"/>
              </w:rPr>
              <w:t>registreringen kan også foregå via virk.dk</w:t>
            </w:r>
          </w:p>
        </w:tc>
        <w:tc>
          <w:tcPr>
            <w:tcW w:w="3225" w:type="dxa"/>
            <w:tcBorders>
              <w:top w:val="single" w:sz="4" w:space="0" w:color="808080"/>
              <w:left w:val="single" w:sz="4" w:space="0" w:color="808080"/>
              <w:bottom w:val="single" w:sz="4" w:space="0" w:color="808080"/>
              <w:right w:val="single" w:sz="4" w:space="0" w:color="808080"/>
            </w:tcBorders>
            <w:shd w:val="clear" w:color="auto" w:fill="auto"/>
            <w:tcMar>
              <w:top w:w="28" w:type="dxa"/>
              <w:left w:w="113" w:type="dxa"/>
              <w:bottom w:w="28" w:type="dxa"/>
              <w:right w:w="113" w:type="dxa"/>
            </w:tcMar>
          </w:tcPr>
          <w:p w14:paraId="24E32996" w14:textId="24227072" w:rsidR="00775654" w:rsidRPr="00302F86" w:rsidRDefault="004E2162" w:rsidP="007B34BB">
            <w:pPr>
              <w:pStyle w:val="Tabel"/>
              <w:rPr>
                <w:rFonts w:eastAsia="Times New Roman"/>
                <w:szCs w:val="20"/>
              </w:rPr>
            </w:pPr>
            <w:r w:rsidRPr="00857E33">
              <w:rPr>
                <w:rFonts w:eastAsia="Times New Roman"/>
                <w:szCs w:val="20"/>
              </w:rPr>
              <w:t>I tilfælde af</w:t>
            </w:r>
            <w:r w:rsidR="00433EAC" w:rsidRPr="00857E33">
              <w:rPr>
                <w:rFonts w:eastAsia="Times New Roman"/>
                <w:szCs w:val="20"/>
              </w:rPr>
              <w:t xml:space="preserve"> at ERST </w:t>
            </w:r>
            <w:r w:rsidR="006B5D82" w:rsidRPr="00857E33">
              <w:rPr>
                <w:rFonts w:eastAsia="Times New Roman"/>
                <w:szCs w:val="20"/>
              </w:rPr>
              <w:t xml:space="preserve">mod forventning </w:t>
            </w:r>
            <w:r w:rsidR="00433EAC" w:rsidRPr="007A2D18">
              <w:rPr>
                <w:rFonts w:eastAsia="Times New Roman"/>
                <w:szCs w:val="20"/>
              </w:rPr>
              <w:t xml:space="preserve">ønsker registrering i virk.dk, skal </w:t>
            </w:r>
            <w:r w:rsidR="003F7AA8" w:rsidRPr="008760BE">
              <w:rPr>
                <w:rFonts w:eastAsia="Times New Roman"/>
                <w:szCs w:val="20"/>
              </w:rPr>
              <w:t xml:space="preserve">registreringsløsningen udvikles </w:t>
            </w:r>
            <w:r w:rsidR="00601C31">
              <w:rPr>
                <w:rFonts w:eastAsia="Times New Roman"/>
                <w:szCs w:val="20"/>
              </w:rPr>
              <w:t>af</w:t>
            </w:r>
            <w:r w:rsidR="00601C31" w:rsidRPr="008760BE">
              <w:rPr>
                <w:rFonts w:eastAsia="Times New Roman"/>
                <w:szCs w:val="20"/>
              </w:rPr>
              <w:t xml:space="preserve"> </w:t>
            </w:r>
            <w:r w:rsidR="003F7AA8" w:rsidRPr="008760BE">
              <w:rPr>
                <w:rFonts w:eastAsia="Times New Roman"/>
                <w:szCs w:val="20"/>
              </w:rPr>
              <w:t>ERST</w:t>
            </w:r>
            <w:r w:rsidR="004F7F83" w:rsidRPr="00C306E9">
              <w:rPr>
                <w:rFonts w:eastAsia="Times New Roman"/>
                <w:szCs w:val="20"/>
              </w:rPr>
              <w:t xml:space="preserve"> (</w:t>
            </w:r>
            <w:r w:rsidR="004F7F83" w:rsidRPr="00F56E5D">
              <w:rPr>
                <w:rFonts w:eastAsia="Times New Roman"/>
                <w:szCs w:val="20"/>
              </w:rPr>
              <w:t>eller som minimum overho</w:t>
            </w:r>
            <w:r w:rsidR="004F7F83" w:rsidRPr="00D83349">
              <w:rPr>
                <w:rFonts w:eastAsia="Times New Roman"/>
                <w:szCs w:val="20"/>
              </w:rPr>
              <w:t>lde</w:t>
            </w:r>
            <w:r w:rsidR="006B5D82" w:rsidRPr="00D83349">
              <w:rPr>
                <w:rFonts w:eastAsia="Times New Roman"/>
                <w:szCs w:val="20"/>
              </w:rPr>
              <w:t xml:space="preserve"> ERST’s designguidelines)</w:t>
            </w:r>
            <w:r w:rsidR="002B498F" w:rsidRPr="005D5C3E">
              <w:rPr>
                <w:rFonts w:eastAsia="Times New Roman"/>
                <w:szCs w:val="20"/>
              </w:rPr>
              <w:t xml:space="preserve"> </w:t>
            </w:r>
            <w:r w:rsidR="002B498F" w:rsidRPr="005D5C3E">
              <w:rPr>
                <w:rFonts w:eastAsia="Times New Roman"/>
                <w:szCs w:val="20"/>
              </w:rPr>
              <w:lastRenderedPageBreak/>
              <w:t>EP 6, har løbende dia</w:t>
            </w:r>
            <w:r w:rsidR="002B498F" w:rsidRPr="00205B79">
              <w:rPr>
                <w:rFonts w:eastAsia="Times New Roman"/>
                <w:szCs w:val="20"/>
              </w:rPr>
              <w:t xml:space="preserve">log med Erhvervsstyrelsen og </w:t>
            </w:r>
            <w:r w:rsidR="4DF6347A" w:rsidRPr="00D37987">
              <w:rPr>
                <w:rFonts w:eastAsia="Times New Roman"/>
                <w:szCs w:val="20"/>
              </w:rPr>
              <w:t>koordinere</w:t>
            </w:r>
            <w:r w:rsidR="4DF6347A" w:rsidRPr="00FC1E74">
              <w:rPr>
                <w:rFonts w:eastAsia="Times New Roman"/>
                <w:szCs w:val="20"/>
              </w:rPr>
              <w:t>r</w:t>
            </w:r>
            <w:r w:rsidR="002B498F" w:rsidRPr="00302F86">
              <w:rPr>
                <w:rFonts w:eastAsia="Times New Roman"/>
                <w:szCs w:val="20"/>
              </w:rPr>
              <w:t xml:space="preserve"> med dem.</w:t>
            </w:r>
          </w:p>
        </w:tc>
      </w:tr>
    </w:tbl>
    <w:p w14:paraId="62FA2427" w14:textId="616E4FCD" w:rsidR="00A11246" w:rsidRDefault="00A11246" w:rsidP="00864A06">
      <w:pPr>
        <w:pStyle w:val="Brdtekst"/>
      </w:pPr>
    </w:p>
    <w:p w14:paraId="5969D542" w14:textId="77777777" w:rsidR="00864A06" w:rsidRDefault="00864A06" w:rsidP="00864A06">
      <w:pPr>
        <w:pStyle w:val="Overskrift2"/>
      </w:pPr>
      <w:bookmarkStart w:id="167" w:name="_Toc519426316"/>
      <w:bookmarkStart w:id="168" w:name="_Toc519987199"/>
      <w:bookmarkStart w:id="169" w:name="_Ref525298825"/>
      <w:bookmarkStart w:id="170" w:name="_Toc109308969"/>
      <w:r w:rsidRPr="00C85D41">
        <w:t>Projektets vigtigste interessenter og inddragelse af andre myndigheder</w:t>
      </w:r>
      <w:bookmarkStart w:id="171" w:name="H_10"/>
      <w:bookmarkEnd w:id="167"/>
      <w:bookmarkEnd w:id="168"/>
      <w:bookmarkEnd w:id="169"/>
      <w:bookmarkEnd w:id="170"/>
    </w:p>
    <w:sdt>
      <w:sdtPr>
        <w:alias w:val="Hjælp"/>
        <w:tag w:val="MPK hjælp"/>
        <w:id w:val="-385108176"/>
        <w:lock w:val="sdtContentLocked"/>
        <w:placeholder>
          <w:docPart w:val="DefaultPlaceholder_1082065158"/>
        </w:placeholder>
      </w:sdtPr>
      <w:sdtContent>
        <w:p w14:paraId="0B849091" w14:textId="77777777" w:rsidR="002A3B5C" w:rsidRPr="002A3B5C" w:rsidRDefault="002A3B5C" w:rsidP="00E4292C">
          <w:pPr>
            <w:pStyle w:val="MPKhjlp"/>
          </w:pPr>
          <w:r w:rsidRPr="002A3B5C">
            <w:fldChar w:fldCharType="begin"/>
          </w:r>
          <w:r w:rsidRPr="002A3B5C">
            <w:instrText>HYPERLINK  \l "_DocTools_ScreenTip_65" \o "1.5 Projektets vigtigste interessenter og inddragelse af andre myndigheder</w:instrText>
          </w:r>
        </w:p>
        <w:p w14:paraId="6F6FABC1" w14:textId="77777777" w:rsidR="002A3B5C" w:rsidRPr="002A3B5C" w:rsidRDefault="002A3B5C" w:rsidP="00E4292C">
          <w:pPr>
            <w:pStyle w:val="MPKhjlp"/>
          </w:pPr>
        </w:p>
        <w:p w14:paraId="3764B2E1" w14:textId="77777777" w:rsidR="002A3B5C" w:rsidRPr="002A3B5C" w:rsidRDefault="002A3B5C" w:rsidP="00E4292C">
          <w:pPr>
            <w:pStyle w:val="MPKhjlp"/>
          </w:pPr>
          <w:r w:rsidRPr="002A3B5C">
            <w:instrText>Arbejdet med at identificere og inddrage interessenter starter i projektets idéfase og fortsætter gennem hele projektets levetid.</w:instrText>
          </w:r>
        </w:p>
        <w:p w14:paraId="4B3C5F6D" w14:textId="77777777" w:rsidR="002A3B5C" w:rsidRPr="002A3B5C" w:rsidRDefault="002A3B5C" w:rsidP="00E4292C">
          <w:pPr>
            <w:pStyle w:val="MPKhjlp"/>
          </w:pPr>
          <w:r w:rsidRPr="002A3B5C">
            <w:instrText>Den indledende tekst i afsnittet skal indeholde en beskrivelse af, hvordan projektet vil arbejde med interessenter, herunder om man eksempelvis vil involvere vigtige interessenter i projektet. Derudover skal den indledende tekst indeholde en vurdering af, hvor vigtig interessenthåndteringsindsatsen er for projektets gennemførelse og gevinstrealisering.</w:instrText>
          </w:r>
        </w:p>
        <w:p w14:paraId="50019B6F" w14:textId="77777777" w:rsidR="002A3B5C" w:rsidRPr="002A3B5C" w:rsidRDefault="002A3B5C" w:rsidP="00E4292C">
          <w:pPr>
            <w:pStyle w:val="MPKhjlp"/>
          </w:pPr>
        </w:p>
        <w:p w14:paraId="7E32D5C6" w14:textId="77777777" w:rsidR="002A3B5C" w:rsidRPr="002A3B5C" w:rsidRDefault="002A3B5C" w:rsidP="00E4292C">
          <w:pPr>
            <w:pStyle w:val="MPKhjlp"/>
          </w:pPr>
          <w:r w:rsidRPr="002A3B5C">
            <w:instrText>Beskrivelsesdybde</w:instrText>
          </w:r>
        </w:p>
        <w:p w14:paraId="67443FEA" w14:textId="77777777" w:rsidR="002A3B5C" w:rsidRPr="002A3B5C" w:rsidRDefault="002A3B5C" w:rsidP="00E4292C">
          <w:pPr>
            <w:pStyle w:val="MPKhjlp"/>
          </w:pPr>
          <w:r w:rsidRPr="002A3B5C">
            <w:instrText>Det indledende afsnit skal give overblik over projektets tilgang til interessenthåndtering uden at gå i dybden med konkrete planer for håndtering af hver interessent. Det skal afspejle, at projektet har reflekteret over behov og muligheder for involvering af interessenter.</w:instrText>
          </w:r>
        </w:p>
        <w:p w14:paraId="5969D543" w14:textId="4493BA61" w:rsidR="00E4292C" w:rsidRPr="00E4292C" w:rsidRDefault="002A3B5C" w:rsidP="00E4292C">
          <w:pPr>
            <w:pStyle w:val="MPKhjlp"/>
          </w:pPr>
          <w:r w:rsidRPr="002A3B5C">
            <w:instrText>"</w:instrText>
          </w:r>
          <w:r w:rsidRPr="002A3B5C">
            <w:fldChar w:fldCharType="separate"/>
          </w:r>
          <w:r w:rsidRPr="002A3B5C">
            <w:t>H-</w:t>
          </w:r>
          <w:r w:rsidRPr="002A3B5C">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10</w:t>
          </w:r>
          <w:r w:rsidR="00324D10">
            <w:rPr>
              <w:noProof/>
            </w:rPr>
            <w:fldChar w:fldCharType="end"/>
          </w:r>
        </w:p>
      </w:sdtContent>
    </w:sdt>
    <w:bookmarkEnd w:id="171" w:displacedByCustomXml="prev"/>
    <w:p w14:paraId="2D6BB6BE" w14:textId="2CF1A09C" w:rsidR="004504FD" w:rsidRDefault="004504FD" w:rsidP="004504FD">
      <w:pPr>
        <w:pStyle w:val="Brdtekst"/>
        <w:rPr>
          <w:rStyle w:val="normaltextrun"/>
        </w:rPr>
      </w:pPr>
      <w:r w:rsidRPr="00EF41AE">
        <w:rPr>
          <w:rStyle w:val="normaltextrun"/>
        </w:rPr>
        <w:t>Projektet har et omfattende antal interessenter internt</w:t>
      </w:r>
      <w:r w:rsidR="00152EA6">
        <w:rPr>
          <w:rStyle w:val="normaltextrun"/>
        </w:rPr>
        <w:t>,</w:t>
      </w:r>
      <w:r w:rsidRPr="00EF41AE">
        <w:rPr>
          <w:rStyle w:val="normaltextrun"/>
        </w:rPr>
        <w:t xml:space="preserve"> såvel som eksternt</w:t>
      </w:r>
      <w:r w:rsidR="00152EA6">
        <w:rPr>
          <w:rStyle w:val="normaltextrun"/>
        </w:rPr>
        <w:t>,</w:t>
      </w:r>
      <w:r w:rsidRPr="00EF41AE">
        <w:rPr>
          <w:rStyle w:val="normaltextrun"/>
        </w:rPr>
        <w:t xml:space="preserve"> </w:t>
      </w:r>
      <w:r w:rsidR="00001892">
        <w:rPr>
          <w:rStyle w:val="normaltextrun"/>
        </w:rPr>
        <w:t xml:space="preserve">samt </w:t>
      </w:r>
      <w:r w:rsidRPr="00EF41AE">
        <w:rPr>
          <w:rStyle w:val="normaltextrun"/>
        </w:rPr>
        <w:t xml:space="preserve">på tværs af forskellige organisatoriske beslutningslag. Der arbejdes målrettet med at tilsikre en løbende interaktion med </w:t>
      </w:r>
      <w:r w:rsidR="00EE2804">
        <w:rPr>
          <w:rStyle w:val="normaltextrun"/>
        </w:rPr>
        <w:t>de primære</w:t>
      </w:r>
      <w:r w:rsidRPr="00EF41AE">
        <w:rPr>
          <w:rStyle w:val="normaltextrun"/>
        </w:rPr>
        <w:t xml:space="preserve"> interessenter for derigennem at understøtte et veltilrettelagt og -planlagt projektforløb. </w:t>
      </w:r>
    </w:p>
    <w:p w14:paraId="184E6A7F" w14:textId="62BB9282" w:rsidR="004504FD" w:rsidRPr="00EF41AE" w:rsidRDefault="004504FD" w:rsidP="004504FD">
      <w:pPr>
        <w:pStyle w:val="Brdtekst"/>
      </w:pPr>
      <w:r w:rsidRPr="00EF41AE">
        <w:rPr>
          <w:rStyle w:val="normaltextrun"/>
        </w:rPr>
        <w:t>Projektets</w:t>
      </w:r>
      <w:r w:rsidR="00E32BE4">
        <w:rPr>
          <w:rStyle w:val="normaltextrun"/>
        </w:rPr>
        <w:t xml:space="preserve"> delvise</w:t>
      </w:r>
      <w:r w:rsidRPr="00EF41AE">
        <w:rPr>
          <w:rStyle w:val="normaltextrun"/>
        </w:rPr>
        <w:t xml:space="preserve"> agile tilgang</w:t>
      </w:r>
      <w:r>
        <w:rPr>
          <w:rStyle w:val="normaltextrun"/>
        </w:rPr>
        <w:t xml:space="preserve"> til gennemførelsen</w:t>
      </w:r>
      <w:r w:rsidRPr="00EF41AE">
        <w:rPr>
          <w:rStyle w:val="normaltextrun"/>
        </w:rPr>
        <w:t xml:space="preserve"> vil understøtte den løbende interaktion med </w:t>
      </w:r>
      <w:r w:rsidR="00EE2804">
        <w:rPr>
          <w:rStyle w:val="normaltextrun"/>
        </w:rPr>
        <w:t xml:space="preserve">de </w:t>
      </w:r>
      <w:r w:rsidR="00A01D1C">
        <w:rPr>
          <w:rStyle w:val="normaltextrun"/>
        </w:rPr>
        <w:t xml:space="preserve">primære </w:t>
      </w:r>
      <w:r w:rsidRPr="00EF41AE">
        <w:rPr>
          <w:rStyle w:val="normaltextrun"/>
        </w:rPr>
        <w:t>interessenter, hvor projektet vil få værdifuld feedback til løsningens udvikling med afsæt i workshops, fremvisninger/demoer, o. lign</w:t>
      </w:r>
      <w:r w:rsidR="00A01D1C">
        <w:rPr>
          <w:rStyle w:val="normaltextrun"/>
        </w:rPr>
        <w:t xml:space="preserve">. </w:t>
      </w:r>
    </w:p>
    <w:p w14:paraId="5969D544" w14:textId="516332B1" w:rsidR="00864A06" w:rsidRDefault="00864A06" w:rsidP="00864A06">
      <w:pPr>
        <w:pStyle w:val="Brdtekst"/>
      </w:pPr>
      <w:bookmarkStart w:id="172" w:name="H_11"/>
    </w:p>
    <w:sdt>
      <w:sdtPr>
        <w:alias w:val="Hjælp"/>
        <w:tag w:val="MPK hjælp"/>
        <w:id w:val="-253905886"/>
        <w:lock w:val="sdtContentLocked"/>
        <w:placeholder>
          <w:docPart w:val="DefaultPlaceholder_1082065158"/>
        </w:placeholder>
      </w:sdtPr>
      <w:sdtContent>
        <w:p w14:paraId="7CE83A1E" w14:textId="77777777" w:rsidR="002A3B5C" w:rsidRPr="002A3B5C" w:rsidRDefault="002A3B5C" w:rsidP="00E4292C">
          <w:pPr>
            <w:pStyle w:val="MPKhjlp"/>
          </w:pPr>
          <w:r w:rsidRPr="002A3B5C">
            <w:fldChar w:fldCharType="begin"/>
          </w:r>
          <w:r w:rsidRPr="002A3B5C">
            <w:instrText>HYPERLINK  \l "_DocTools_ScreenTip_66" \o "1.5 Interessentoverblik</w:instrText>
          </w:r>
        </w:p>
        <w:p w14:paraId="55113CBF" w14:textId="77777777" w:rsidR="002A3B5C" w:rsidRPr="002A3B5C" w:rsidRDefault="002A3B5C" w:rsidP="00E4292C">
          <w:pPr>
            <w:pStyle w:val="MPKhjlp"/>
          </w:pPr>
        </w:p>
        <w:p w14:paraId="25AC98DA" w14:textId="77777777" w:rsidR="002A3B5C" w:rsidRPr="002A3B5C" w:rsidRDefault="002A3B5C" w:rsidP="00E4292C">
          <w:pPr>
            <w:pStyle w:val="MPKhjlp"/>
          </w:pPr>
          <w:r w:rsidRPr="002A3B5C">
            <w:instrText>Beskriv projektets vigtigste interessenter i tabellen samt hvordan disse forventes at blive håndteret. Sørg for at tænke bredt, så det både er forretningsmæssige dele af egen organisation, og eventuelt andre organisationer samt de områder, som skal stå for drift, support og videreudvikling. Berørte organisationer kan også være leverandører, som fx står for myndighedens drift.</w:instrText>
          </w:r>
        </w:p>
        <w:p w14:paraId="5778DE10" w14:textId="77777777" w:rsidR="002A3B5C" w:rsidRPr="002A3B5C" w:rsidRDefault="002A3B5C" w:rsidP="00E4292C">
          <w:pPr>
            <w:pStyle w:val="MPKhjlp"/>
          </w:pPr>
          <w:r w:rsidRPr="002A3B5C">
            <w:instrText>I kolonnen \”påvirkes hvordan\” noteres hvorfor den pågældende interessent er en interessent, typisk fordi interessenten enten bliver påvirket af projektet imens det gennemføres, eller af projektets resultat, typisk brugere af den kommende løsning.</w:instrText>
          </w:r>
        </w:p>
        <w:p w14:paraId="0CF033A7" w14:textId="77777777" w:rsidR="002A3B5C" w:rsidRPr="002A3B5C" w:rsidRDefault="002A3B5C" w:rsidP="00E4292C">
          <w:pPr>
            <w:pStyle w:val="MPKhjlp"/>
          </w:pPr>
          <w:r w:rsidRPr="002A3B5C">
            <w:instrText>Medtag de 5-10 vigtigste interessenter eller interessentgrupper, som har væsentlig betydning for projektets gennemførelse og gevinstrealisering.</w:instrText>
          </w:r>
        </w:p>
        <w:p w14:paraId="1CB61936" w14:textId="77777777" w:rsidR="002A3B5C" w:rsidRPr="002A3B5C" w:rsidRDefault="002A3B5C" w:rsidP="00E4292C">
          <w:pPr>
            <w:pStyle w:val="MPKhjlp"/>
          </w:pPr>
        </w:p>
        <w:p w14:paraId="6DA5AE60" w14:textId="77777777" w:rsidR="002A3B5C" w:rsidRPr="002A3B5C" w:rsidRDefault="002A3B5C" w:rsidP="00E4292C">
          <w:pPr>
            <w:pStyle w:val="MPKhjlp"/>
          </w:pPr>
          <w:r w:rsidRPr="002A3B5C">
            <w:instrText>Hvis projektet har et meget komplekst interessentbillede, skal dette antal dog ikke være en begrænsning. I dette tilfælde medtages det nødvendige antal for at dække alle væsentlige interessenter, der har stor indflydelse på projektet.</w:instrText>
          </w:r>
        </w:p>
        <w:p w14:paraId="16EBAD8E" w14:textId="77777777" w:rsidR="002A3B5C" w:rsidRPr="002A3B5C" w:rsidRDefault="002A3B5C" w:rsidP="00E4292C">
          <w:pPr>
            <w:pStyle w:val="MPKhjlp"/>
          </w:pPr>
          <w:r w:rsidRPr="002A3B5C">
            <w:instrText>Det betyder ikke, at projektet ikke bør udarbejde en samlet interessentanalyse, der medtager alle interessenter og med flere detaljer om de e</w:instrText>
          </w:r>
          <w:r w:rsidRPr="002A3B5C">
            <w:lastRenderedPageBreak/>
            <w:instrText>nkelte interessenter. Vedlæg eventuelt den samlede interessentanalyse og kommunikationsplan som bilag, når dette er udarbejdet. Du finder Vejledning til interessenthåndtering her.</w:instrText>
          </w:r>
        </w:p>
        <w:p w14:paraId="12000067" w14:textId="77777777" w:rsidR="002A3B5C" w:rsidRPr="002A3B5C" w:rsidRDefault="002A3B5C" w:rsidP="00E4292C">
          <w:pPr>
            <w:pStyle w:val="MPKhjlp"/>
          </w:pPr>
        </w:p>
        <w:p w14:paraId="43DAF835" w14:textId="77777777" w:rsidR="002A3B5C" w:rsidRPr="002A3B5C" w:rsidRDefault="002A3B5C" w:rsidP="00E4292C">
          <w:pPr>
            <w:pStyle w:val="MPKhjlp"/>
          </w:pPr>
          <w:r w:rsidRPr="002A3B5C">
            <w:instrText>Beskrivelsesdybde</w:instrText>
          </w:r>
        </w:p>
        <w:p w14:paraId="741537F0" w14:textId="77777777" w:rsidR="002A3B5C" w:rsidRPr="002A3B5C" w:rsidRDefault="002A3B5C" w:rsidP="00E4292C">
          <w:pPr>
            <w:pStyle w:val="MPKhjlp"/>
          </w:pPr>
          <w:r w:rsidRPr="002A3B5C">
            <w:instrText>Afsnittet skal give overblik samt indtryk af, at projektet lægger tilstrækkelig vægt på arbejdet med interessenterne. Der er ikke tale om en erstatning for projektets kommunikationsplan.</w:instrText>
          </w:r>
        </w:p>
        <w:p w14:paraId="5969D545" w14:textId="38097519" w:rsidR="00E4292C" w:rsidRPr="00E4292C" w:rsidRDefault="002A3B5C" w:rsidP="00E4292C">
          <w:pPr>
            <w:pStyle w:val="MPKhjlp"/>
          </w:pPr>
          <w:r w:rsidRPr="002A3B5C">
            <w:instrText>"</w:instrText>
          </w:r>
          <w:r w:rsidRPr="002A3B5C">
            <w:fldChar w:fldCharType="separate"/>
          </w:r>
          <w:r w:rsidRPr="002A3B5C">
            <w:t>H-</w:t>
          </w:r>
          <w:r w:rsidRPr="002A3B5C">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11</w:t>
          </w:r>
          <w:r w:rsidR="00324D10">
            <w:rPr>
              <w:noProof/>
            </w:rPr>
            <w:fldChar w:fldCharType="end"/>
          </w:r>
        </w:p>
      </w:sdtContent>
    </w:sdt>
    <w:bookmarkEnd w:id="172" w:displacedByCustomXml="prev"/>
    <w:p w14:paraId="5969D546" w14:textId="1A8497DF" w:rsidR="0039090A" w:rsidRDefault="0039090A" w:rsidP="0039090A">
      <w:pPr>
        <w:pStyle w:val="Billedtekst"/>
      </w:pPr>
      <w:bookmarkStart w:id="173" w:name="_Ref429074"/>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bookmarkEnd w:id="173"/>
      <w:r w:rsidR="00D82899">
        <w:t>.</w:t>
      </w:r>
      <w:r w:rsidR="0099754E">
        <w:rPr>
          <w:noProof/>
        </w:rPr>
        <w:t>9</w:t>
      </w:r>
      <w:r>
        <w:t>: Projektets interessenter</w:t>
      </w:r>
    </w:p>
    <w:tbl>
      <w:tblPr>
        <w:tblW w:w="492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582"/>
        <w:gridCol w:w="1582"/>
        <w:gridCol w:w="1582"/>
        <w:gridCol w:w="1628"/>
        <w:gridCol w:w="1534"/>
        <w:gridCol w:w="1581"/>
      </w:tblGrid>
      <w:tr w:rsidR="00297CD2" w:rsidRPr="00CC51C4" w14:paraId="6CF34E71" w14:textId="77777777" w:rsidTr="00666598">
        <w:trPr>
          <w:trHeight w:val="640"/>
          <w:tblHeader/>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3E5A7A2" w14:textId="19AD5816" w:rsidR="00297CD2" w:rsidRPr="000A6721" w:rsidRDefault="00297CD2" w:rsidP="00397304">
            <w:pPr>
              <w:pStyle w:val="Tabeloverskrift"/>
            </w:pPr>
            <w:commentRangeStart w:id="174"/>
            <w:commentRangeStart w:id="175"/>
            <w:commentRangeStart w:id="176"/>
            <w:r w:rsidRPr="000A6721">
              <w:t>Interessent</w:t>
            </w:r>
            <w:commentRangeEnd w:id="174"/>
            <w:r>
              <w:commentReference w:id="174"/>
            </w:r>
            <w:commentRangeEnd w:id="175"/>
            <w:r w:rsidR="0042707F">
              <w:rPr>
                <w:rStyle w:val="Kommentarhenvisning"/>
                <w:b w:val="0"/>
              </w:rPr>
              <w:commentReference w:id="175"/>
            </w:r>
            <w:commentRangeEnd w:id="176"/>
            <w:r w:rsidR="00592850">
              <w:rPr>
                <w:rStyle w:val="Kommentarhenvisning"/>
                <w:b w:val="0"/>
              </w:rPr>
              <w:commentReference w:id="176"/>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C5CEC5C" w14:textId="77777777" w:rsidR="00297CD2" w:rsidRPr="000A6721" w:rsidRDefault="00297CD2" w:rsidP="00397304">
            <w:pPr>
              <w:pStyle w:val="Tabeloverskrift"/>
            </w:pPr>
            <w:r w:rsidRPr="000A6721">
              <w:t>Påvirkes hvordan?</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3E45EAA" w14:textId="77777777" w:rsidR="00297CD2" w:rsidRPr="000A6721" w:rsidRDefault="00297CD2" w:rsidP="00397304">
            <w:pPr>
              <w:pStyle w:val="Tabeloverskrift"/>
            </w:pPr>
            <w:r w:rsidRPr="000A6721">
              <w:t>Holdning til</w:t>
            </w:r>
            <w:r w:rsidRPr="000A6721">
              <w:br/>
              <w:t>projektet</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B10600D" w14:textId="77777777" w:rsidR="00297CD2" w:rsidRPr="000A6721" w:rsidRDefault="00297CD2" w:rsidP="00397304">
            <w:pPr>
              <w:pStyle w:val="Tabeloverskrift"/>
            </w:pPr>
            <w:r w:rsidRPr="000A6721">
              <w:t>Mulighed for at</w:t>
            </w:r>
            <w:r w:rsidRPr="000A6721">
              <w:br/>
              <w:t>påvirke projektet</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E41805B" w14:textId="77777777" w:rsidR="00297CD2" w:rsidRPr="000A6721" w:rsidRDefault="00297CD2" w:rsidP="00397304">
            <w:pPr>
              <w:pStyle w:val="Tabeloverskrift"/>
            </w:pPr>
            <w:r w:rsidRPr="000A6721">
              <w:t>Håndtering af</w:t>
            </w:r>
            <w:r w:rsidRPr="000A6721">
              <w:br/>
              <w:t>interessent</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1E5EE4A" w14:textId="77777777" w:rsidR="00297CD2" w:rsidRPr="000A6721" w:rsidRDefault="00297CD2" w:rsidP="00397304">
            <w:pPr>
              <w:pStyle w:val="Tabeloverskrift"/>
            </w:pPr>
            <w:r w:rsidRPr="000A6721">
              <w:t>Ejer</w:t>
            </w:r>
          </w:p>
        </w:tc>
      </w:tr>
      <w:tr w:rsidR="00297CD2" w:rsidRPr="00CC51C4" w14:paraId="43AFDBA2" w14:textId="77777777" w:rsidTr="42FE7F45">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9489" w:type="dxa"/>
            <w:gridSpan w:val="6"/>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4D1542C8" w14:textId="77777777" w:rsidR="00297CD2" w:rsidRPr="007F380B" w:rsidRDefault="00297CD2" w:rsidP="00397304">
            <w:pPr>
              <w:pStyle w:val="Tabel"/>
              <w:jc w:val="center"/>
              <w:rPr>
                <w:b/>
                <w:bCs/>
              </w:rPr>
            </w:pPr>
            <w:r w:rsidRPr="007F380B">
              <w:rPr>
                <w:b/>
                <w:bCs/>
              </w:rPr>
              <w:t>Interne interessenter</w:t>
            </w:r>
          </w:p>
        </w:tc>
      </w:tr>
      <w:tr w:rsidR="00297CD2" w:rsidRPr="007F380B" w14:paraId="5C5D107C"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C899BAF" w14:textId="20438FD2" w:rsidR="00297CD2" w:rsidRPr="007F380B" w:rsidRDefault="00297CD2" w:rsidP="00397304">
            <w:pPr>
              <w:pStyle w:val="Tabel"/>
            </w:pPr>
            <w:r w:rsidRPr="007F380B">
              <w:t>Procesejer</w:t>
            </w:r>
            <w:r>
              <w:t>e</w:t>
            </w:r>
            <w:r w:rsidRPr="007F380B">
              <w:t>: </w:t>
            </w:r>
          </w:p>
          <w:p w14:paraId="56266D80" w14:textId="77777777" w:rsidR="00297CD2" w:rsidRPr="007F380B" w:rsidRDefault="00297CD2" w:rsidP="00397304">
            <w:pPr>
              <w:pStyle w:val="Tabel"/>
            </w:pPr>
            <w:r>
              <w:t>-</w:t>
            </w:r>
            <w:r w:rsidRPr="007F380B">
              <w:t xml:space="preserve">Kontor </w:t>
            </w:r>
            <w:r>
              <w:t>EP 6 Punktafgifter og registrering</w:t>
            </w:r>
          </w:p>
          <w:p w14:paraId="1B43BB0B" w14:textId="77777777" w:rsidR="00297CD2" w:rsidRDefault="00297CD2" w:rsidP="00397304">
            <w:pPr>
              <w:pStyle w:val="Tabel"/>
            </w:pPr>
            <w:r w:rsidRPr="007F380B">
              <w:t>SKTST  </w:t>
            </w:r>
          </w:p>
          <w:p w14:paraId="106B4BEC" w14:textId="77777777" w:rsidR="00297CD2" w:rsidRDefault="00297CD2" w:rsidP="00397304">
            <w:pPr>
              <w:pStyle w:val="Tabel"/>
            </w:pPr>
          </w:p>
          <w:p w14:paraId="7F4C55AD" w14:textId="77777777" w:rsidR="00297CD2" w:rsidRDefault="00297CD2" w:rsidP="00397304">
            <w:pPr>
              <w:pStyle w:val="Tabel"/>
            </w:pPr>
            <w:r>
              <w:t>-Kontor EP 4 Moms og lønsum</w:t>
            </w:r>
          </w:p>
          <w:p w14:paraId="2E7FCFDA" w14:textId="77777777" w:rsidR="00297CD2" w:rsidRDefault="00297CD2" w:rsidP="00397304">
            <w:pPr>
              <w:pStyle w:val="Tabel"/>
            </w:pPr>
            <w:r>
              <w:t>SKTST</w:t>
            </w:r>
          </w:p>
          <w:p w14:paraId="7855975D" w14:textId="77777777"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69CBB55" w14:textId="5AF122F6" w:rsidR="00297CD2" w:rsidRPr="007F380B" w:rsidRDefault="00297CD2" w:rsidP="00397304">
            <w:pPr>
              <w:pStyle w:val="Tabel"/>
            </w:pPr>
            <w:r w:rsidRPr="007F380B">
              <w:t>Skal udøve procesejerskab for nyt fagligt område.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5CB58C3" w14:textId="6FD70FA1" w:rsidR="00297CD2" w:rsidRPr="007F380B" w:rsidRDefault="00297CD2" w:rsidP="00397304">
            <w:pPr>
              <w:pStyle w:val="Tabel"/>
            </w:pPr>
            <w:r w:rsidRPr="007F380B">
              <w:t>Ønsker at projektet leverer til tiden og lever op til internationale aftaler.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519031D" w14:textId="287F92A5" w:rsidR="00297CD2" w:rsidRPr="007F380B" w:rsidRDefault="00297CD2" w:rsidP="00397304">
            <w:pPr>
              <w:pStyle w:val="Tabel"/>
            </w:pPr>
            <w:r w:rsidRPr="007F380B">
              <w:t>Har mulighed for at påvirke projektet indholdsmæssigt og har den endelige beslutningsret ved fastlæggelse af nye procedurer.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F6A9E89" w14:textId="1208A251" w:rsidR="00297CD2" w:rsidRPr="007F380B" w:rsidRDefault="00297CD2" w:rsidP="00397304">
            <w:pPr>
              <w:pStyle w:val="Tabel"/>
            </w:pPr>
            <w:r w:rsidRPr="007F380B">
              <w:t xml:space="preserve">Procesejer deltager aktivt som Business Owners i alle projektets faser og er en del af </w:t>
            </w:r>
            <w:commentRangeStart w:id="178"/>
            <w:commentRangeStart w:id="179"/>
            <w:r w:rsidRPr="007F380B">
              <w:t>projektteamet. </w:t>
            </w:r>
            <w:commentRangeEnd w:id="178"/>
            <w:r w:rsidR="004E2971">
              <w:rPr>
                <w:rStyle w:val="Kommentarhenvisning"/>
              </w:rPr>
              <w:commentReference w:id="178"/>
            </w:r>
            <w:commentRangeEnd w:id="179"/>
            <w:r w:rsidR="00B4060F">
              <w:rPr>
                <w:rStyle w:val="Kommentarhenvisning"/>
              </w:rPr>
              <w:commentReference w:id="179"/>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850BC85" w14:textId="7047BA6A" w:rsidR="00297CD2" w:rsidRPr="007F380B" w:rsidRDefault="00297CD2" w:rsidP="00397304">
            <w:pPr>
              <w:pStyle w:val="Tabel"/>
            </w:pPr>
            <w:r w:rsidRPr="007F380B">
              <w:t>Projektleder  </w:t>
            </w:r>
          </w:p>
        </w:tc>
      </w:tr>
      <w:tr w:rsidR="00297CD2" w:rsidRPr="007F380B" w14:paraId="1D926497"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928A3A3" w14:textId="747E29C9" w:rsidR="00297CD2" w:rsidRDefault="00AC6D68" w:rsidP="00397304">
            <w:pPr>
              <w:pStyle w:val="Tabel"/>
            </w:pPr>
            <w:r>
              <w:t>Efterkontrolkonsulent:</w:t>
            </w:r>
          </w:p>
          <w:p w14:paraId="371A8672" w14:textId="2716057F" w:rsidR="00297CD2" w:rsidRDefault="00297CD2" w:rsidP="00397304">
            <w:pPr>
              <w:pStyle w:val="Tabel"/>
              <w:rPr>
                <w:rFonts w:ascii="Segoe UI" w:hAnsi="Segoe UI" w:cs="Segoe UI"/>
                <w:sz w:val="18"/>
                <w:szCs w:val="18"/>
                <w:shd w:val="clear" w:color="auto" w:fill="FFFFFF"/>
              </w:rPr>
            </w:pPr>
            <w:r>
              <w:t xml:space="preserve">-Kontor </w:t>
            </w:r>
            <w:r>
              <w:rPr>
                <w:rFonts w:ascii="Segoe UI" w:hAnsi="Segoe UI" w:cs="Segoe UI"/>
                <w:sz w:val="18"/>
                <w:szCs w:val="18"/>
                <w:shd w:val="clear" w:color="auto" w:fill="FFFFFF"/>
              </w:rPr>
              <w:t>EV 6 Skat og moms (kontroller)</w:t>
            </w:r>
          </w:p>
          <w:p w14:paraId="0FA4A247" w14:textId="12DDAE2F" w:rsidR="00297CD2" w:rsidRDefault="00297CD2" w:rsidP="00397304">
            <w:pPr>
              <w:pStyle w:val="Tabel"/>
            </w:pPr>
            <w:r w:rsidRPr="007F380B">
              <w:t>SKTST </w:t>
            </w:r>
          </w:p>
          <w:p w14:paraId="39F22F9F" w14:textId="77777777"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B19B896" w14:textId="2BF42C29" w:rsidR="00297CD2" w:rsidRPr="007F380B" w:rsidRDefault="00297CD2" w:rsidP="00397304">
            <w:pPr>
              <w:pStyle w:val="Tabel"/>
            </w:pPr>
            <w:r w:rsidRPr="007F380B">
              <w:t xml:space="preserve">Skal udøve ejerskab for </w:t>
            </w:r>
            <w:r>
              <w:t>udvikling og implementering af efterkontroller</w:t>
            </w:r>
            <w:r w:rsidRPr="007F380B">
              <w:t>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4CB1374" w14:textId="514EFD81" w:rsidR="00297CD2" w:rsidRPr="007F380B" w:rsidRDefault="00297CD2" w:rsidP="00397304">
            <w:pPr>
              <w:pStyle w:val="Tabel"/>
            </w:pPr>
            <w:r w:rsidRPr="007F380B">
              <w:t>Ønsker at projektet leverer til tiden og lever op til internationale aftaler.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DB6357D" w14:textId="77777777" w:rsidR="00297CD2" w:rsidRPr="007F380B" w:rsidRDefault="00297CD2" w:rsidP="00397304">
            <w:pPr>
              <w:pStyle w:val="Tabel"/>
            </w:pPr>
            <w:r w:rsidRPr="007F380B">
              <w:t xml:space="preserve">Har mulighed for at påvirke projektet indholdsmæssigt og har den endelige beslutningsret ved fastlæggelse af nye </w:t>
            </w:r>
            <w:r>
              <w:t>kontroller</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22EC8EA" w14:textId="2A658470" w:rsidR="00297CD2" w:rsidRPr="007F380B" w:rsidRDefault="002546A0" w:rsidP="00397304">
            <w:pPr>
              <w:pStyle w:val="Tabel"/>
            </w:pPr>
            <w:r>
              <w:t>K</w:t>
            </w:r>
            <w:r w:rsidR="00AC6D68">
              <w:t>onsulent</w:t>
            </w:r>
            <w:r w:rsidR="004B4545">
              <w:t>en</w:t>
            </w:r>
            <w:r w:rsidR="00297CD2" w:rsidRPr="007F380B">
              <w:t xml:space="preserve"> deltager aktivt i alle projektets faser og er en del af </w:t>
            </w:r>
            <w:commentRangeStart w:id="180"/>
            <w:commentRangeStart w:id="181"/>
            <w:r w:rsidR="00297CD2" w:rsidRPr="007F380B">
              <w:t>projektteamet.</w:t>
            </w:r>
            <w:commentRangeEnd w:id="180"/>
            <w:r w:rsidR="004E2971">
              <w:rPr>
                <w:rStyle w:val="Kommentarhenvisning"/>
              </w:rPr>
              <w:commentReference w:id="180"/>
            </w:r>
            <w:commentRangeEnd w:id="181"/>
            <w:r w:rsidR="00B4060F">
              <w:rPr>
                <w:rStyle w:val="Kommentarhenvisning"/>
              </w:rPr>
              <w:commentReference w:id="181"/>
            </w:r>
            <w:r w:rsidR="00297CD2" w:rsidRPr="007F380B">
              <w: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7DE7DF2" w14:textId="139698C7" w:rsidR="00297CD2" w:rsidRPr="007F380B" w:rsidRDefault="00297CD2" w:rsidP="00397304">
            <w:pPr>
              <w:pStyle w:val="Tabel"/>
            </w:pPr>
            <w:r w:rsidRPr="007F380B">
              <w:t>Projektleder  </w:t>
            </w:r>
          </w:p>
        </w:tc>
      </w:tr>
      <w:tr w:rsidR="00C614D3" w:rsidRPr="007F380B" w14:paraId="42557D33"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7390BC1" w14:textId="77777777" w:rsidR="00C614D3" w:rsidRDefault="00D8744A" w:rsidP="00397304">
            <w:pPr>
              <w:pStyle w:val="Tabel"/>
            </w:pPr>
            <w:r>
              <w:t>Porteføljekonsulenter:</w:t>
            </w:r>
          </w:p>
          <w:p w14:paraId="1C7EB77F" w14:textId="435C8AE7" w:rsidR="00D8744A" w:rsidRDefault="00D8744A" w:rsidP="00D8744A">
            <w:pPr>
              <w:pStyle w:val="Tabel"/>
            </w:pPr>
            <w:r w:rsidRPr="00D8744A">
              <w:lastRenderedPageBreak/>
              <w:t>-</w:t>
            </w:r>
            <w:r>
              <w:t xml:space="preserve">Kontor </w:t>
            </w:r>
            <w:r w:rsidRPr="00D8744A">
              <w:t>Digitalisering &amp; Porteføljestyring</w:t>
            </w:r>
            <w:r>
              <w:t xml:space="preserve"> SKTST</w:t>
            </w:r>
          </w:p>
          <w:p w14:paraId="241E164F" w14:textId="77777777" w:rsidR="00011443" w:rsidRDefault="00011443" w:rsidP="00D8744A">
            <w:pPr>
              <w:pStyle w:val="Tabel"/>
            </w:pPr>
          </w:p>
          <w:p w14:paraId="0E5E89FE" w14:textId="54AE58F9" w:rsidR="00011443" w:rsidDel="004F6164" w:rsidRDefault="00011443">
            <w:pPr>
              <w:pStyle w:val="Tabel"/>
            </w:pPr>
            <w:r w:rsidRPr="00011443">
              <w:t>-</w:t>
            </w:r>
            <w:r w:rsidR="005D6C55">
              <w:t>K</w:t>
            </w:r>
            <w:r>
              <w:t xml:space="preserve">ontor </w:t>
            </w:r>
            <w:r w:rsidRPr="00011443">
              <w:t>Porteføljestyring</w:t>
            </w:r>
            <w:r>
              <w:t xml:space="preserve"> UFST</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BE08B98" w14:textId="4AE3BE6D" w:rsidR="00C614D3" w:rsidRPr="007F380B" w:rsidRDefault="00011443" w:rsidP="00397304">
            <w:pPr>
              <w:pStyle w:val="Tabel"/>
            </w:pPr>
            <w:r>
              <w:lastRenderedPageBreak/>
              <w:t>Skal sikre smidig</w:t>
            </w:r>
            <w:r w:rsidR="006A5C20">
              <w:t xml:space="preserve">e processer og godkendelser, samt bistå med rådgivning </w:t>
            </w:r>
            <w:r w:rsidR="006A5C20">
              <w:lastRenderedPageBreak/>
              <w:t>og være proaktive herom.</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0583A82" w14:textId="3D949D4F" w:rsidR="00C614D3" w:rsidRPr="007F380B" w:rsidRDefault="00AD018A" w:rsidP="00397304">
            <w:pPr>
              <w:pStyle w:val="Tabel"/>
            </w:pPr>
            <w:r>
              <w:lastRenderedPageBreak/>
              <w:t>Ønsker at projektet leverer god kvalitet til tiden</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3C96378" w14:textId="62C8EF87" w:rsidR="00C614D3" w:rsidRPr="007F380B" w:rsidRDefault="00AD018A" w:rsidP="00397304">
            <w:pPr>
              <w:pStyle w:val="Tabel"/>
            </w:pPr>
            <w:r>
              <w:t>Har mulighed for at påvirke projektet</w:t>
            </w:r>
            <w:r w:rsidR="00592850">
              <w:t xml:space="preserve"> indholdsmæssigt</w:t>
            </w:r>
            <w:r>
              <w:t xml:space="preserve">, og </w:t>
            </w:r>
            <w:r>
              <w:lastRenderedPageBreak/>
              <w:t>rammerne omkring projektet</w:t>
            </w:r>
            <w:r w:rsidR="00592850">
              <w:t>s processer</w:t>
            </w:r>
            <w:r>
              <w:t xml:space="preserve">.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FF9CF0E" w14:textId="08F2337F" w:rsidR="00C614D3" w:rsidRPr="007F380B" w:rsidRDefault="00592850" w:rsidP="00397304">
            <w:pPr>
              <w:pStyle w:val="Tabel"/>
            </w:pPr>
            <w:r>
              <w:lastRenderedPageBreak/>
              <w:t>Inddrages løbende og deltager på følgegruppemøder</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D892B78" w14:textId="71BA17CE" w:rsidR="00C614D3" w:rsidRPr="007F380B" w:rsidRDefault="006A5C20" w:rsidP="00397304">
            <w:pPr>
              <w:pStyle w:val="Tabel"/>
            </w:pPr>
            <w:r>
              <w:t>Projektleder</w:t>
            </w:r>
          </w:p>
        </w:tc>
      </w:tr>
      <w:tr w:rsidR="00297CD2" w:rsidRPr="007F380B" w14:paraId="3D138879"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429A6C3" w14:textId="77777777" w:rsidR="00297CD2" w:rsidRDefault="00297CD2" w:rsidP="00397304">
            <w:pPr>
              <w:pStyle w:val="Tabel"/>
            </w:pPr>
            <w:r>
              <w:t>Gevinstejer:</w:t>
            </w:r>
          </w:p>
          <w:p w14:paraId="1CEF3945" w14:textId="77777777" w:rsidR="00297CD2" w:rsidRDefault="00297CD2" w:rsidP="00397304">
            <w:pPr>
              <w:pStyle w:val="Tabel"/>
            </w:pPr>
            <w:r>
              <w:t>-Kontor RE 2 Erhvervsregistrering</w:t>
            </w:r>
          </w:p>
          <w:p w14:paraId="2074C8E9" w14:textId="136FC6D7" w:rsidR="00297CD2" w:rsidRDefault="00297CD2" w:rsidP="00397304">
            <w:pPr>
              <w:pStyle w:val="Tabel"/>
            </w:pPr>
            <w:r w:rsidRPr="007F380B">
              <w:t>SKTST </w:t>
            </w:r>
          </w:p>
          <w:p w14:paraId="3B4C5901" w14:textId="77777777"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AFF4457" w14:textId="77777777" w:rsidR="00297CD2" w:rsidRPr="007F380B" w:rsidRDefault="00297CD2" w:rsidP="00397304">
            <w:pPr>
              <w:pStyle w:val="Tabel"/>
            </w:pPr>
            <w:r w:rsidRPr="007F380B">
              <w:t xml:space="preserve">Skal udøve </w:t>
            </w:r>
            <w:r>
              <w:t>gevinst</w:t>
            </w:r>
            <w:r w:rsidRPr="007F380B">
              <w:t xml:space="preserve">ejerskab for </w:t>
            </w:r>
            <w:r>
              <w:t>løsningen</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DEDBAAA" w14:textId="77777777" w:rsidR="00297CD2" w:rsidRPr="007F380B" w:rsidRDefault="00297CD2" w:rsidP="00397304">
            <w:pPr>
              <w:pStyle w:val="Tabel"/>
            </w:pPr>
            <w:r>
              <w:t>Ønsker at projektet leverer de identificerede gevinster.</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41EC561" w14:textId="77777777" w:rsidR="00297CD2" w:rsidRPr="007F380B" w:rsidRDefault="00297CD2" w:rsidP="00397304">
            <w:pPr>
              <w:pStyle w:val="Tabel"/>
            </w:pPr>
            <w:r w:rsidRPr="007F380B">
              <w:t xml:space="preserve">Har mulighed for at påvirke projektet indholdsmæssigt og har beslutningsret ved fastlæggelse af </w:t>
            </w:r>
            <w:r>
              <w:t>løsning og processer.</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B86E7DC" w14:textId="77777777" w:rsidR="00297CD2" w:rsidRPr="007F380B" w:rsidRDefault="00297CD2" w:rsidP="00397304">
            <w:pPr>
              <w:pStyle w:val="Tabel"/>
            </w:pPr>
            <w:r>
              <w:t xml:space="preserve">Deltager i styregruppen som gevinstejer og er dermed med i alle projektets faser.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179EA06" w14:textId="77777777" w:rsidR="00297CD2" w:rsidRPr="007F380B" w:rsidRDefault="00297CD2" w:rsidP="00397304">
            <w:pPr>
              <w:pStyle w:val="Tabel"/>
            </w:pPr>
            <w:r>
              <w:t>Projektleder</w:t>
            </w:r>
          </w:p>
        </w:tc>
      </w:tr>
      <w:tr w:rsidR="00297CD2" w:rsidRPr="007F380B" w14:paraId="49BF2E4C"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1676ED0" w14:textId="25EE0A52" w:rsidR="00297CD2" w:rsidRDefault="005730FE" w:rsidP="00397304">
            <w:pPr>
              <w:pStyle w:val="Tabel"/>
            </w:pPr>
            <w:r>
              <w:t>Digitaliseringsj</w:t>
            </w:r>
            <w:r w:rsidR="00297CD2">
              <w:t>ur</w:t>
            </w:r>
            <w:r>
              <w:t>ist</w:t>
            </w:r>
            <w:r w:rsidR="00297CD2">
              <w:t>:</w:t>
            </w:r>
          </w:p>
          <w:p w14:paraId="3A0A1E30" w14:textId="2466F011" w:rsidR="00297CD2" w:rsidRDefault="00297CD2" w:rsidP="00397304">
            <w:pPr>
              <w:pStyle w:val="Tabel"/>
            </w:pPr>
            <w:r>
              <w:t>-Kontor Jura, digitalisering</w:t>
            </w:r>
          </w:p>
          <w:p w14:paraId="3134E5AA" w14:textId="1C14732D" w:rsidR="00297CD2" w:rsidRDefault="00297CD2" w:rsidP="00397304">
            <w:pPr>
              <w:pStyle w:val="Tabel"/>
            </w:pPr>
            <w:r w:rsidRPr="007F380B">
              <w:t>SKTST </w:t>
            </w:r>
          </w:p>
          <w:p w14:paraId="555B7682" w14:textId="77777777"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0DE4B92" w14:textId="47D4F2DB" w:rsidR="00297CD2" w:rsidRPr="007F380B" w:rsidRDefault="00FD08A6" w:rsidP="00397304">
            <w:pPr>
              <w:pStyle w:val="Tabel"/>
            </w:pPr>
            <w:r w:rsidRPr="00FD08A6">
              <w:t xml:space="preserve">Skal rådgive projektet ift. overholdelse af de rammesættende regler (forvaltningsloven forvaltningsretlige grundsætninger, offentlighedsloven, arkivloven, tilgængelighedslovgivning mv.)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B05DA8F" w14:textId="4F759B64" w:rsidR="00297CD2" w:rsidRPr="007F380B" w:rsidRDefault="00297CD2" w:rsidP="00397304">
            <w:pPr>
              <w:pStyle w:val="Tabel"/>
            </w:pPr>
            <w:r w:rsidRPr="007F380B">
              <w:t xml:space="preserve">Ønsker at projektet </w:t>
            </w:r>
            <w:r>
              <w:t xml:space="preserve">lever op til de ramme-sættende regler for offentlige digitale løsninger. </w:t>
            </w:r>
            <w:r w:rsidRPr="007F380B">
              <w:t>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A9E7479" w14:textId="3396C7D3" w:rsidR="00297CD2" w:rsidRPr="007F380B" w:rsidRDefault="00080B2C" w:rsidP="00397304">
            <w:pPr>
              <w:pStyle w:val="Tabel"/>
            </w:pPr>
            <w:r w:rsidRPr="00080B2C">
              <w:t>Skal understøtte at projektet overholder lovgivningen og er ansvarlig for at udarbejde forvaltningsretlig konsekvensanalyse ved afslutningen af analysefasen på basis af de møder, som vi deltager i og den tilsendte dokumentation.</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BE6F53C" w14:textId="17641291" w:rsidR="00297CD2" w:rsidRPr="007F380B" w:rsidRDefault="00C44530" w:rsidP="00397304">
            <w:pPr>
              <w:pStyle w:val="Tabel"/>
            </w:pPr>
            <w:r w:rsidRPr="00C44530">
              <w:t>Deltager aktivt i foranalysen og analysefasen som en del af projektteamet og kan indkaldes, hvis der opstår spørgsmål i gennemfør</w:t>
            </w:r>
            <w:r w:rsidR="00135E37">
              <w:t>el</w:t>
            </w:r>
            <w:r w:rsidRPr="00C44530">
              <w:t>sesfasen. Bidrager endvidere til compliance ved deltagelse i test før idriftsættelse.</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65AF03C" w14:textId="28EF0ED2" w:rsidR="00297CD2" w:rsidRPr="007F380B" w:rsidRDefault="00982209" w:rsidP="00397304">
            <w:pPr>
              <w:pStyle w:val="Tabel"/>
            </w:pPr>
            <w:r>
              <w:t>Procesejer</w:t>
            </w:r>
          </w:p>
        </w:tc>
      </w:tr>
      <w:tr w:rsidR="00297CD2" w:rsidRPr="007F380B" w14:paraId="336313BD"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6600728" w14:textId="738E3F36" w:rsidR="00297CD2" w:rsidRPr="007F380B" w:rsidRDefault="005730FE" w:rsidP="00397304">
            <w:pPr>
              <w:pStyle w:val="Tabel"/>
            </w:pPr>
            <w:r>
              <w:t>Momsjurist</w:t>
            </w:r>
            <w:r w:rsidR="00297CD2" w:rsidRPr="007F380B">
              <w:t>:</w:t>
            </w:r>
          </w:p>
          <w:p w14:paraId="1A0A626A" w14:textId="46805EB6" w:rsidR="00297CD2" w:rsidRDefault="00297CD2" w:rsidP="00397304">
            <w:pPr>
              <w:pStyle w:val="Tabel"/>
            </w:pPr>
            <w:r>
              <w:t>-Kontor Jura, moms</w:t>
            </w:r>
          </w:p>
          <w:p w14:paraId="1B6E3A2D" w14:textId="77777777" w:rsidR="00297CD2" w:rsidRDefault="00297CD2" w:rsidP="00397304">
            <w:pPr>
              <w:pStyle w:val="Tabel"/>
            </w:pPr>
            <w:r w:rsidRPr="007F380B">
              <w:t>SKTST</w:t>
            </w:r>
          </w:p>
          <w:p w14:paraId="6EBA96A1" w14:textId="77777777" w:rsidR="00297CD2" w:rsidRDefault="00297CD2" w:rsidP="00397304">
            <w:pPr>
              <w:pStyle w:val="Tabel"/>
            </w:pPr>
          </w:p>
          <w:p w14:paraId="073186DE" w14:textId="77777777"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20FA72D" w14:textId="77777777" w:rsidR="00297CD2" w:rsidRPr="007F380B" w:rsidRDefault="00297CD2" w:rsidP="00397304">
            <w:pPr>
              <w:pStyle w:val="Tabel"/>
            </w:pPr>
            <w:r w:rsidRPr="007F380B">
              <w:t xml:space="preserve">Skal rådgive projektet om </w:t>
            </w:r>
            <w:r>
              <w:t>momslovgivning</w:t>
            </w:r>
          </w:p>
          <w:p w14:paraId="7D8D297C" w14:textId="45BE45A8" w:rsidR="00297CD2" w:rsidRPr="007F380B" w:rsidRDefault="00297CD2" w:rsidP="00397304">
            <w:pPr>
              <w:pStyle w:val="Tabel"/>
            </w:pPr>
            <w:r w:rsidRPr="007F380B">
              <w:t>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B7D6678" w14:textId="2F831A32" w:rsidR="00297CD2" w:rsidRPr="007F380B" w:rsidRDefault="00297CD2" w:rsidP="00397304">
            <w:pPr>
              <w:pStyle w:val="Tabel"/>
            </w:pPr>
            <w:r w:rsidRPr="007F380B">
              <w:t xml:space="preserve">Ønsker at projektet </w:t>
            </w:r>
            <w:r>
              <w:t>lever op</w:t>
            </w:r>
            <w:r w:rsidRPr="007F380B">
              <w:t xml:space="preserve"> til </w:t>
            </w:r>
            <w:r>
              <w:t>dansk</w:t>
            </w:r>
            <w:r w:rsidRPr="007F380B">
              <w:t xml:space="preserve"> og </w:t>
            </w:r>
            <w:r>
              <w:t>EU-momslovgivning</w:t>
            </w:r>
            <w:r w:rsidRPr="007F380B">
              <w:t>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4D0DD25" w14:textId="5390B3AC" w:rsidR="00297CD2" w:rsidRPr="007F380B" w:rsidRDefault="00297CD2" w:rsidP="00397304">
            <w:pPr>
              <w:pStyle w:val="Tabel"/>
            </w:pPr>
            <w:r w:rsidRPr="007F380B">
              <w:t>Skal sikre at projektet overholder lovgivningen og er ansvarlig for lovfortolkning i projektfasen</w:t>
            </w:r>
            <w:r>
              <w:t>.</w:t>
            </w:r>
            <w:r w:rsidRPr="007F380B">
              <w: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BC075DC" w14:textId="7149C092" w:rsidR="00297CD2" w:rsidRPr="007F380B" w:rsidRDefault="00297CD2" w:rsidP="00397304">
            <w:pPr>
              <w:pStyle w:val="Tabel"/>
            </w:pPr>
            <w:r w:rsidRPr="007F380B">
              <w:t>Jura inddrages i alle projektets faser for at sikre</w:t>
            </w:r>
            <w:r w:rsidR="00747A10">
              <w:t>,</w:t>
            </w:r>
            <w:r w:rsidRPr="007F380B">
              <w:t xml:space="preserve"> at projektet anlægger en korrekt fortolkning af lovgivningen, som er udgangspunktet for udviklingen.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1765337" w14:textId="5C060611" w:rsidR="00297CD2" w:rsidRPr="007F380B" w:rsidRDefault="00297CD2" w:rsidP="00397304">
            <w:pPr>
              <w:pStyle w:val="Tabel"/>
            </w:pPr>
            <w:r w:rsidRPr="007F380B">
              <w:t>Procesejer</w:t>
            </w:r>
          </w:p>
        </w:tc>
      </w:tr>
      <w:tr w:rsidR="00297CD2" w:rsidRPr="007F380B" w14:paraId="1E6498D2"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AF8FA52" w14:textId="0D812D96" w:rsidR="00297CD2" w:rsidRDefault="00297CD2" w:rsidP="00397304">
            <w:pPr>
              <w:pStyle w:val="Tabel"/>
            </w:pPr>
            <w:r>
              <w:lastRenderedPageBreak/>
              <w:t>Bruger</w:t>
            </w:r>
            <w:r w:rsidR="005730FE">
              <w:t>e</w:t>
            </w:r>
            <w:r>
              <w:t xml:space="preserve">: </w:t>
            </w:r>
          </w:p>
          <w:p w14:paraId="3CA81E21" w14:textId="77777777" w:rsidR="00297CD2" w:rsidRDefault="00297CD2" w:rsidP="00397304">
            <w:pPr>
              <w:pStyle w:val="Tabel"/>
            </w:pPr>
            <w:r>
              <w:t>Sagsbehandlere</w:t>
            </w:r>
          </w:p>
          <w:p w14:paraId="18989D4D" w14:textId="77777777" w:rsidR="00297CD2" w:rsidRDefault="00297CD2" w:rsidP="00397304">
            <w:pPr>
              <w:pStyle w:val="Tabel"/>
            </w:pPr>
            <w:r w:rsidRPr="00E32BE4">
              <w:t>(kontor afventer)</w:t>
            </w:r>
          </w:p>
          <w:p w14:paraId="31D74720" w14:textId="77777777" w:rsidR="00297CD2" w:rsidRDefault="00297CD2" w:rsidP="00397304">
            <w:pPr>
              <w:pStyle w:val="Tabel"/>
            </w:pPr>
            <w:r w:rsidRPr="007F380B">
              <w:t>SKTST  </w:t>
            </w:r>
          </w:p>
          <w:p w14:paraId="2AD05A49" w14:textId="77777777"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6247D30" w14:textId="77777777" w:rsidR="00297CD2" w:rsidRPr="007F380B" w:rsidRDefault="00297CD2" w:rsidP="00397304">
            <w:pPr>
              <w:pStyle w:val="Tabel"/>
            </w:pPr>
            <w:r>
              <w:t>Skal foretage sagsbehandling ifm. godkendelse af ansøgninger og opfølgning på og behandling af indberetninger samt karantæne, kla</w:t>
            </w:r>
            <w:r>
              <w:lastRenderedPageBreak/>
              <w:t xml:space="preserve">ger og fejlhåndtering mm.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0E345AD" w14:textId="49CF9945" w:rsidR="00297CD2" w:rsidRDefault="00297CD2" w:rsidP="00397304">
            <w:pPr>
              <w:pStyle w:val="Tabel"/>
            </w:pPr>
            <w:r w:rsidRPr="007F380B">
              <w:t>Ønsker indflydelse på tilrettelæggelsen af nye</w:t>
            </w:r>
            <w:r w:rsidR="009A5FAB">
              <w:t xml:space="preserve"> </w:t>
            </w:r>
            <w:r>
              <w:t xml:space="preserve">arbejdsprocesser og systemunderstøttelse af disse. </w:t>
            </w:r>
          </w:p>
          <w:p w14:paraId="79F4A9E7" w14:textId="3C37CC6D" w:rsidR="00297CD2" w:rsidRPr="007F380B" w:rsidRDefault="00297CD2" w:rsidP="00397304">
            <w:pPr>
              <w:pStyle w:val="Tabel"/>
            </w:pPr>
            <w:r w:rsidRPr="007F380B">
              <w:t>Positiv holdning, hvis de inddrages - ellers en forbeholden / måske endda negativ holdning</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A26FBA1" w14:textId="43AA3BB4" w:rsidR="00297CD2" w:rsidRPr="007F380B" w:rsidRDefault="00297CD2" w:rsidP="00397304">
            <w:pPr>
              <w:pStyle w:val="Tabel"/>
            </w:pPr>
            <w:r w:rsidRPr="007F380B">
              <w:t xml:space="preserve">Har en stor rolle i at skabe projektets succes gennem aktiv deltagelse i definitionen af brugerbehovet samt kvalitetssikring af </w:t>
            </w:r>
            <w:r>
              <w:t>løsningen</w:t>
            </w:r>
            <w:r w:rsidRPr="007F380B">
              <w:t>.</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4901AF2" w14:textId="74C13484" w:rsidR="00297CD2" w:rsidRPr="007F380B" w:rsidRDefault="00297CD2" w:rsidP="00397304">
            <w:pPr>
              <w:pStyle w:val="Tabel"/>
            </w:pPr>
            <w:r w:rsidRPr="007F380B">
              <w:t>Skal inddrages i projektforløb, f</w:t>
            </w:r>
            <w:r>
              <w:t>x</w:t>
            </w:r>
            <w:r w:rsidRPr="007F380B">
              <w:t xml:space="preserve"> i forbindelse med afklaring af brugerbehov, afdækning af nye/ændrede arbejdsgange, demonstrationer af løsningen, test og implementeringsopgaven.</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7666605" w14:textId="77777777" w:rsidR="00297CD2" w:rsidRPr="007F380B" w:rsidRDefault="00297CD2" w:rsidP="00397304">
            <w:pPr>
              <w:pStyle w:val="Tabel"/>
            </w:pPr>
            <w:r>
              <w:t>Procesejer</w:t>
            </w:r>
          </w:p>
        </w:tc>
      </w:tr>
      <w:tr w:rsidR="00297CD2" w:rsidRPr="007F380B" w14:paraId="729F853F"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4478350" w14:textId="77777777" w:rsidR="00297CD2" w:rsidRPr="007F4CA8" w:rsidRDefault="00297CD2" w:rsidP="00397304">
            <w:pPr>
              <w:pStyle w:val="Tabel"/>
              <w:spacing w:line="252" w:lineRule="auto"/>
              <w:rPr>
                <w:rFonts w:eastAsia="Yu Mincho"/>
                <w:lang w:eastAsia="en-US"/>
              </w:rPr>
            </w:pPr>
            <w:r w:rsidRPr="007F4CA8">
              <w:rPr>
                <w:rFonts w:hint="eastAsia"/>
                <w:lang w:eastAsia="en-US"/>
              </w:rPr>
              <w:t>Brugere:</w:t>
            </w:r>
          </w:p>
          <w:p w14:paraId="1685516E" w14:textId="18C82985" w:rsidR="00297CD2" w:rsidRPr="007F4CA8" w:rsidRDefault="00297CD2" w:rsidP="00397304">
            <w:pPr>
              <w:pStyle w:val="Tabel"/>
              <w:spacing w:line="252" w:lineRule="auto"/>
              <w:rPr>
                <w:lang w:eastAsia="en-US"/>
              </w:rPr>
            </w:pPr>
            <w:r w:rsidRPr="007F4CA8">
              <w:rPr>
                <w:rFonts w:hint="eastAsia"/>
                <w:lang w:eastAsia="en-US"/>
              </w:rPr>
              <w:t>(efterkontrolmedarbejdere)</w:t>
            </w:r>
          </w:p>
          <w:p w14:paraId="588F33CB" w14:textId="488517A1" w:rsidR="00297CD2" w:rsidRPr="007F4CA8" w:rsidRDefault="00E67C0A" w:rsidP="00397304">
            <w:pPr>
              <w:pStyle w:val="Tabel"/>
              <w:spacing w:line="252" w:lineRule="auto"/>
              <w:rPr>
                <w:lang w:eastAsia="en-US"/>
              </w:rPr>
            </w:pPr>
            <w:r>
              <w:rPr>
                <w:lang w:eastAsia="en-US"/>
              </w:rPr>
              <w:t>-</w:t>
            </w:r>
            <w:r w:rsidR="00297CD2" w:rsidRPr="007F4CA8">
              <w:rPr>
                <w:rFonts w:hint="eastAsia"/>
                <w:lang w:eastAsia="en-US"/>
              </w:rPr>
              <w:t xml:space="preserve">Kontor </w:t>
            </w:r>
            <w:commentRangeStart w:id="182"/>
            <w:commentRangeStart w:id="183"/>
            <w:r w:rsidR="00297CD2" w:rsidRPr="007F4CA8">
              <w:rPr>
                <w:rFonts w:hint="eastAsia"/>
                <w:lang w:eastAsia="en-US"/>
              </w:rPr>
              <w:t xml:space="preserve">RE 6 </w:t>
            </w:r>
            <w:r w:rsidR="0008166C">
              <w:rPr>
                <w:lang w:eastAsia="en-US"/>
              </w:rPr>
              <w:t xml:space="preserve">Moms på </w:t>
            </w:r>
            <w:r w:rsidR="00CD6EBF">
              <w:rPr>
                <w:lang w:eastAsia="en-US"/>
              </w:rPr>
              <w:t>e</w:t>
            </w:r>
            <w:r w:rsidR="0008166C">
              <w:rPr>
                <w:lang w:eastAsia="en-US"/>
              </w:rPr>
              <w:t>-handel</w:t>
            </w:r>
            <w:commentRangeEnd w:id="182"/>
            <w:r w:rsidR="006C3143">
              <w:rPr>
                <w:rStyle w:val="Kommentarhenvisning"/>
              </w:rPr>
              <w:commentReference w:id="182"/>
            </w:r>
            <w:commentRangeEnd w:id="183"/>
            <w:r w:rsidR="00013A59">
              <w:rPr>
                <w:rStyle w:val="Kommentarhenvisning"/>
              </w:rPr>
              <w:commentReference w:id="183"/>
            </w:r>
          </w:p>
          <w:p w14:paraId="08C2CC10" w14:textId="34E85D6C" w:rsidR="00297CD2" w:rsidRDefault="00297CD2" w:rsidP="00397304">
            <w:pPr>
              <w:pStyle w:val="Tabel"/>
              <w:spacing w:line="252" w:lineRule="auto"/>
              <w:rPr>
                <w:lang w:eastAsia="en-US"/>
              </w:rPr>
            </w:pPr>
            <w:r w:rsidRPr="007F4CA8">
              <w:rPr>
                <w:rFonts w:hint="eastAsia"/>
                <w:lang w:eastAsia="en-US"/>
              </w:rPr>
              <w:t>SKTST</w:t>
            </w:r>
            <w:r w:rsidRPr="009A5FAB">
              <w:rPr>
                <w:rFonts w:ascii="Times New Roman" w:hAnsi="Times New Roman" w:cs="Times New Roman"/>
                <w:lang w:eastAsia="en-US"/>
              </w:rPr>
              <w:t> </w:t>
            </w:r>
          </w:p>
          <w:p w14:paraId="6D2BFA16" w14:textId="77777777" w:rsidR="0071006D" w:rsidRPr="007F4CA8" w:rsidRDefault="0071006D" w:rsidP="00397304">
            <w:pPr>
              <w:pStyle w:val="Tabel"/>
              <w:spacing w:line="252" w:lineRule="auto"/>
              <w:rPr>
                <w:lang w:eastAsia="en-US"/>
              </w:rPr>
            </w:pPr>
          </w:p>
          <w:p w14:paraId="14831B6E" w14:textId="77777777" w:rsidR="00297CD2" w:rsidRDefault="00CD6EBF" w:rsidP="00397304">
            <w:pPr>
              <w:pStyle w:val="Tabel"/>
              <w:rPr>
                <w:lang w:eastAsia="en-US"/>
              </w:rPr>
            </w:pPr>
            <w:r>
              <w:rPr>
                <w:lang w:eastAsia="en-US"/>
              </w:rPr>
              <w:t>-</w:t>
            </w:r>
            <w:r w:rsidRPr="007F4CA8">
              <w:rPr>
                <w:rFonts w:hint="eastAsia"/>
                <w:lang w:eastAsia="en-US"/>
              </w:rPr>
              <w:t xml:space="preserve">Kontor RE </w:t>
            </w:r>
            <w:r>
              <w:rPr>
                <w:lang w:eastAsia="en-US"/>
              </w:rPr>
              <w:t xml:space="preserve">7 </w:t>
            </w:r>
            <w:r w:rsidR="0071006D">
              <w:rPr>
                <w:lang w:eastAsia="en-US"/>
              </w:rPr>
              <w:t>Moms på e-handel</w:t>
            </w:r>
          </w:p>
          <w:p w14:paraId="341B4912" w14:textId="51743F2B" w:rsidR="0071006D" w:rsidRPr="007F4CA8" w:rsidRDefault="0071006D" w:rsidP="00397304">
            <w:pPr>
              <w:pStyle w:val="Tabel"/>
            </w:pPr>
            <w:r>
              <w:rPr>
                <w:lang w:eastAsia="en-US"/>
              </w:rPr>
              <w:t>SKTST</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5CF076A" w14:textId="3A9F3C05" w:rsidR="00297CD2" w:rsidRPr="007F4CA8" w:rsidRDefault="00297CD2" w:rsidP="00397304">
            <w:pPr>
              <w:pStyle w:val="Tabel"/>
            </w:pPr>
            <w:r w:rsidRPr="007F4CA8">
              <w:rPr>
                <w:rFonts w:hint="eastAsia"/>
                <w:lang w:eastAsia="en-US"/>
              </w:rPr>
              <w:t>Skal anvende ny data fra SMV-løsningen i</w:t>
            </w:r>
            <w:r w:rsidR="009A5FAB">
              <w:rPr>
                <w:lang w:eastAsia="en-US"/>
              </w:rPr>
              <w:t xml:space="preserve"> </w:t>
            </w:r>
            <w:r w:rsidRPr="007F4CA8">
              <w:rPr>
                <w:rFonts w:hint="eastAsia"/>
                <w:lang w:eastAsia="en-US"/>
              </w:rPr>
              <w:t>den</w:t>
            </w:r>
            <w:r w:rsidRPr="007F4CA8">
              <w:rPr>
                <w:rFonts w:ascii="Times New Roman" w:hAnsi="Times New Roman" w:cs="Times New Roman"/>
                <w:lang w:eastAsia="en-US"/>
              </w:rPr>
              <w:t> </w:t>
            </w:r>
            <w:r w:rsidRPr="007F4CA8">
              <w:rPr>
                <w:rFonts w:hint="eastAsia"/>
                <w:lang w:eastAsia="en-US"/>
              </w:rPr>
              <w:t>eksisterende momskontrol-proces.</w:t>
            </w:r>
            <w:r w:rsidRPr="007F4CA8">
              <w:rPr>
                <w:rFonts w:ascii="Times New Roman" w:hAnsi="Times New Roman" w:cs="Times New Roman"/>
                <w:lang w:eastAsia="en-US"/>
              </w:rPr>
              <w:t>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25C391C" w14:textId="09CE5C25" w:rsidR="00297CD2" w:rsidRPr="007F4CA8" w:rsidRDefault="00297CD2" w:rsidP="00397304">
            <w:pPr>
              <w:pStyle w:val="Tabel"/>
            </w:pPr>
            <w:r w:rsidRPr="007F4CA8">
              <w:t>Ønsker indflydelse på tilrettelæggelsen af nye</w:t>
            </w:r>
            <w:r w:rsidR="009A5FAB">
              <w:t xml:space="preserve"> </w:t>
            </w:r>
            <w:r w:rsidRPr="007F4CA8">
              <w:t>arbejdsredskaber.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707CB93" w14:textId="5558DDAA" w:rsidR="00297CD2" w:rsidRPr="007F380B" w:rsidRDefault="00297CD2" w:rsidP="00397304">
            <w:pPr>
              <w:pStyle w:val="Tabel"/>
            </w:pPr>
            <w:r w:rsidRPr="007F380B">
              <w:t>Har en stor rolle i at skabe projektets succes gennem aktiv deltagelse i definitionen af brugerbehovet</w:t>
            </w:r>
            <w:r w:rsidR="009A5FAB">
              <w:t xml:space="preserve"> </w:t>
            </w:r>
            <w:r w:rsidRPr="007F380B">
              <w:t>samt kvalitetssikringen af systemet.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119AF87" w14:textId="2BF10CFE" w:rsidR="00297CD2" w:rsidRPr="007F380B" w:rsidRDefault="00297CD2" w:rsidP="00397304">
            <w:pPr>
              <w:pStyle w:val="Tabel"/>
            </w:pPr>
            <w:r w:rsidRPr="007F380B">
              <w:t>Skal inddrages i det agile projektforløb fx i forbindelse med afklaring af brugerbehov, afdækning af</w:t>
            </w:r>
            <w:r w:rsidR="009A5FAB">
              <w:t xml:space="preserve"> </w:t>
            </w:r>
            <w:r w:rsidRPr="007F380B">
              <w:t>nye/ændrede arbejdsgange, demonstrationer af løsningen, test og implementeringsopgaven.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16FA1D0" w14:textId="598C406B" w:rsidR="00297CD2" w:rsidRPr="007F380B" w:rsidRDefault="00297CD2" w:rsidP="00397304">
            <w:pPr>
              <w:pStyle w:val="Tabel"/>
            </w:pPr>
            <w:r w:rsidRPr="007F380B">
              <w:t>Projektleder  </w:t>
            </w:r>
          </w:p>
        </w:tc>
      </w:tr>
      <w:tr w:rsidR="00297CD2" w:rsidRPr="007F380B" w14:paraId="047AF50E"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A91D89E" w14:textId="74902208" w:rsidR="006C3143" w:rsidRDefault="00672AC3" w:rsidP="00397304">
            <w:pPr>
              <w:pStyle w:val="Tabel"/>
            </w:pPr>
            <w:r>
              <w:t>Brugere:</w:t>
            </w:r>
          </w:p>
          <w:p w14:paraId="66E4C268" w14:textId="5EA732AA" w:rsidR="00541ADE" w:rsidRDefault="00541ADE" w:rsidP="00397304">
            <w:pPr>
              <w:pStyle w:val="Tabel"/>
            </w:pPr>
            <w:r>
              <w:t>(Vejledning)</w:t>
            </w:r>
          </w:p>
          <w:p w14:paraId="53184007" w14:textId="65B1B58A" w:rsidR="00672AC3" w:rsidRDefault="00672AC3" w:rsidP="00397304">
            <w:pPr>
              <w:pStyle w:val="Tabel"/>
            </w:pPr>
            <w:r>
              <w:t xml:space="preserve">-Kontor </w:t>
            </w:r>
            <w:commentRangeStart w:id="184"/>
            <w:commentRangeStart w:id="185"/>
            <w:r w:rsidR="00427842">
              <w:t xml:space="preserve">Virksomhedsvejledning </w:t>
            </w:r>
            <w:r w:rsidR="006C3143">
              <w:t xml:space="preserve">2 </w:t>
            </w:r>
          </w:p>
          <w:p w14:paraId="56D39F82" w14:textId="1298E213" w:rsidR="00FA3960" w:rsidRDefault="00B34A1A" w:rsidP="00397304">
            <w:pPr>
              <w:pStyle w:val="Tabel"/>
            </w:pPr>
            <w:r>
              <w:t>SKTST</w:t>
            </w:r>
          </w:p>
          <w:p w14:paraId="2A20C7D9" w14:textId="77777777" w:rsidR="00B34A1A" w:rsidRDefault="00B34A1A" w:rsidP="00397304">
            <w:pPr>
              <w:pStyle w:val="Tabel"/>
            </w:pPr>
          </w:p>
          <w:p w14:paraId="44A4B297" w14:textId="6D8E61FF" w:rsidR="00297CD2" w:rsidRPr="007F380B" w:rsidRDefault="00672AC3" w:rsidP="00397304">
            <w:pPr>
              <w:pStyle w:val="Tabel"/>
            </w:pPr>
            <w:r>
              <w:t>-Kontor</w:t>
            </w:r>
            <w:r w:rsidR="006C3143">
              <w:t xml:space="preserve"> </w:t>
            </w:r>
            <w:r w:rsidR="00427842">
              <w:t>Virksomhedsvejledning 5</w:t>
            </w:r>
            <w:commentRangeStart w:id="186"/>
            <w:r w:rsidR="00297CD2" w:rsidRPr="007F380B">
              <w:t> </w:t>
            </w:r>
            <w:commentRangeStart w:id="187"/>
            <w:commentRangeEnd w:id="187"/>
            <w:r w:rsidR="00297CD2">
              <w:commentReference w:id="187"/>
            </w:r>
            <w:commentRangeEnd w:id="186"/>
            <w:r w:rsidR="00427842">
              <w:rPr>
                <w:rStyle w:val="Kommentarhenvisning"/>
              </w:rPr>
              <w:commentReference w:id="186"/>
            </w:r>
            <w:commentRangeEnd w:id="184"/>
            <w:r w:rsidR="006C3143">
              <w:rPr>
                <w:rStyle w:val="Kommentarhenvisning"/>
              </w:rPr>
              <w:commentReference w:id="184"/>
            </w:r>
            <w:commentRangeEnd w:id="185"/>
            <w:r w:rsidR="00013A59">
              <w:rPr>
                <w:rStyle w:val="Kommentarhenvisning"/>
              </w:rPr>
              <w:commentReference w:id="185"/>
            </w:r>
          </w:p>
          <w:p w14:paraId="7D642763" w14:textId="77777777" w:rsidR="00297CD2" w:rsidRPr="007F380B" w:rsidRDefault="00297CD2" w:rsidP="00397304">
            <w:pPr>
              <w:pStyle w:val="Tabel"/>
            </w:pPr>
            <w:r w:rsidRPr="007F380B">
              <w:t>SKTST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6480DAF" w14:textId="30DD917F" w:rsidR="00297CD2" w:rsidRPr="007F380B" w:rsidRDefault="00297CD2" w:rsidP="00397304">
            <w:pPr>
              <w:pStyle w:val="Tabel"/>
            </w:pPr>
            <w:r w:rsidRPr="007F380B">
              <w:t xml:space="preserve">Skal kunne </w:t>
            </w:r>
            <w:r w:rsidR="00645AA5">
              <w:t>vejlede</w:t>
            </w:r>
            <w:r w:rsidR="009A5FAB">
              <w:t xml:space="preserve"> </w:t>
            </w:r>
            <w:r w:rsidR="006061E1">
              <w:t>virksomhederne</w:t>
            </w:r>
            <w:r w:rsidR="00645AA5">
              <w:t xml:space="preserve"> i </w:t>
            </w:r>
            <w:r w:rsidRPr="007F380B">
              <w:t>brugen af den nye løsning for </w:t>
            </w:r>
            <w:r>
              <w:t>ansøgning om momsfritagelse og kvartalsvis indberetning af omsætning</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3B279B4" w14:textId="77777777" w:rsidR="006061E1" w:rsidRDefault="00C84EEC" w:rsidP="00397304">
            <w:pPr>
              <w:pStyle w:val="Tabel"/>
            </w:pPr>
            <w:r>
              <w:t>Ønsker indflydelse og inddragelse omkring kommunikationsmuligheder og omkring at løsningen bliver let for virksomhederne at forstå.</w:t>
            </w:r>
          </w:p>
          <w:p w14:paraId="13440A1F" w14:textId="0B380748" w:rsidR="00297CD2" w:rsidRPr="007F380B" w:rsidRDefault="00520B10" w:rsidP="00397304">
            <w:pPr>
              <w:pStyle w:val="Tabel"/>
            </w:pPr>
            <w:r>
              <w:t>Medarbejderne i vejledningskontorerne</w:t>
            </w:r>
            <w:r w:rsidRPr="007F380B">
              <w:t xml:space="preserve"> har en interesse i at forstå løsning</w:t>
            </w:r>
            <w:r w:rsidR="00622C6F">
              <w:t>en set fra virksomhedernes side</w:t>
            </w:r>
            <w:commentRangeStart w:id="188"/>
            <w:r w:rsidR="009A5FAB">
              <w:t>.</w:t>
            </w:r>
            <w:commentRangeEnd w:id="188"/>
            <w:r w:rsidR="00A533EF">
              <w:rPr>
                <w:rStyle w:val="Kommentarhenvisning"/>
              </w:rPr>
              <w:commentReference w:id="188"/>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444FF16" w14:textId="7F7C14EB" w:rsidR="00297CD2" w:rsidRPr="007F380B" w:rsidRDefault="00297CD2" w:rsidP="00397304">
            <w:pPr>
              <w:pStyle w:val="Tabel"/>
            </w:pPr>
            <w:r w:rsidRPr="007F380B">
              <w:lastRenderedPageBreak/>
              <w:t>Har en stor rolle i at skabe projektets succes gennem aktiv deltagelse i definitionen af brugerbehovet</w:t>
            </w:r>
            <w:r w:rsidR="00747A10">
              <w:t>,</w:t>
            </w:r>
            <w:r w:rsidRPr="007F380B">
              <w:t xml:space="preserve"> samt kvalitetssikring af </w:t>
            </w:r>
            <w:r>
              <w:t>løsningen</w:t>
            </w:r>
            <w:r w:rsidRPr="007F380B">
              <w:t>.</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5FAAED5" w14:textId="563B6B50" w:rsidR="00297CD2" w:rsidRPr="007F380B" w:rsidRDefault="00297CD2" w:rsidP="00397304">
            <w:pPr>
              <w:pStyle w:val="Tabel"/>
            </w:pPr>
            <w:r w:rsidRPr="007F380B">
              <w:t>Skal inddrages i projektforløb, f</w:t>
            </w:r>
            <w:r>
              <w:t>x</w:t>
            </w:r>
            <w:r w:rsidRPr="007F380B">
              <w:t xml:space="preserve"> i forbindelse med afklaring af brugerbehov, afdækning af nye/ændrede arbejdsgange, demonstrationer af løsningen, test og implementeringsopgaven.</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D11F1EE" w14:textId="4090C44A" w:rsidR="00297CD2" w:rsidRPr="007F380B" w:rsidRDefault="00297CD2" w:rsidP="00397304">
            <w:pPr>
              <w:pStyle w:val="Tabel"/>
            </w:pPr>
            <w:r w:rsidRPr="007F380B">
              <w:t>Procesejer</w:t>
            </w:r>
          </w:p>
        </w:tc>
      </w:tr>
      <w:tr w:rsidR="00297CD2" w:rsidRPr="007F380B" w14:paraId="78B01320"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C17D966" w14:textId="1C30B0F1" w:rsidR="00297CD2" w:rsidRDefault="00297CD2" w:rsidP="00397304">
            <w:pPr>
              <w:pStyle w:val="Tabel"/>
            </w:pPr>
            <w:r>
              <w:t>Infrastruktur</w:t>
            </w:r>
            <w:r w:rsidR="00375E3C">
              <w:t>:</w:t>
            </w:r>
          </w:p>
          <w:p w14:paraId="152D9DAA" w14:textId="61BE680B" w:rsidR="00297CD2" w:rsidRDefault="00F654AC" w:rsidP="00397304">
            <w:pPr>
              <w:pStyle w:val="Tabel"/>
            </w:pPr>
            <w:r>
              <w:t>-</w:t>
            </w:r>
            <w:r w:rsidR="00297CD2">
              <w:t>Konto</w:t>
            </w:r>
            <w:r w:rsidR="00297CD2">
              <w:lastRenderedPageBreak/>
              <w:t>r</w:t>
            </w:r>
            <w:r>
              <w:t xml:space="preserve"> </w:t>
            </w:r>
            <w:r w:rsidR="00297CD2" w:rsidRPr="009252BB">
              <w:t>DevOps</w:t>
            </w:r>
          </w:p>
          <w:p w14:paraId="14BCFD91" w14:textId="77777777" w:rsidR="00297CD2" w:rsidRPr="007F380B" w:rsidRDefault="00297CD2" w:rsidP="00397304">
            <w:pPr>
              <w:pStyle w:val="Tabel"/>
            </w:pPr>
            <w:r>
              <w:t>UFST</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1584E89" w14:textId="77777777" w:rsidR="00297CD2" w:rsidRDefault="00297CD2" w:rsidP="00397304">
            <w:pPr>
              <w:pStyle w:val="Tabel"/>
            </w:pPr>
            <w:r w:rsidRPr="007F380B">
              <w:t>Skal levere it-infrastruktur</w:t>
            </w:r>
            <w:r>
              <w:t>,</w:t>
            </w:r>
            <w:r w:rsidRPr="007F380B">
              <w:t> </w:t>
            </w:r>
          </w:p>
          <w:p w14:paraId="23C9B3B7" w14:textId="77777777" w:rsidR="00297CD2" w:rsidRDefault="00297CD2" w:rsidP="00397304">
            <w:pPr>
              <w:pStyle w:val="Tabel"/>
            </w:pPr>
            <w:r>
              <w:t>både:</w:t>
            </w:r>
          </w:p>
          <w:p w14:paraId="0C003412" w14:textId="60AA4822" w:rsidR="00297CD2" w:rsidRPr="00151E47" w:rsidRDefault="3275DE1A" w:rsidP="00397304">
            <w:pPr>
              <w:pStyle w:val="Tabel"/>
            </w:pPr>
            <w:r>
              <w:t>Infrastruktur</w:t>
            </w:r>
            <w:r w:rsidR="00297CD2" w:rsidRPr="00151E47">
              <w:t>-DevOps (det globale infrastruktur og middleware team)</w:t>
            </w:r>
          </w:p>
          <w:p w14:paraId="7EDA600A" w14:textId="1D476C55" w:rsidR="00297CD2" w:rsidRPr="00151E47" w:rsidRDefault="00297CD2" w:rsidP="00397304">
            <w:pPr>
              <w:pStyle w:val="Tabel"/>
            </w:pPr>
            <w:r w:rsidRPr="00151E47">
              <w:t xml:space="preserve">SMV-DevOps </w:t>
            </w:r>
            <w:commentRangeStart w:id="189"/>
            <w:commentRangeStart w:id="190"/>
            <w:r w:rsidRPr="00151E47">
              <w:t>(</w:t>
            </w:r>
            <w:commentRangeEnd w:id="189"/>
            <w:r>
              <w:commentReference w:id="189"/>
            </w:r>
            <w:commentRangeEnd w:id="190"/>
            <w:r w:rsidR="00C63004">
              <w:rPr>
                <w:rStyle w:val="Kommentarhenvisning"/>
              </w:rPr>
              <w:commentReference w:id="190"/>
            </w:r>
            <w:r w:rsidRPr="00151E47">
              <w:t>specifikke miljøer og tilpasninger til SMV)</w:t>
            </w:r>
          </w:p>
          <w:p w14:paraId="1AA3671B" w14:textId="7F9E2DE5"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9B739E0" w14:textId="1E864BD5" w:rsidR="00297CD2" w:rsidRPr="007F380B" w:rsidRDefault="00297CD2" w:rsidP="00397304">
            <w:pPr>
              <w:pStyle w:val="Tabel"/>
            </w:pPr>
            <w:r w:rsidRPr="007F380B">
              <w:t>Platformsejer er interesseret i at forstå projektets behov for miljøer</w:t>
            </w:r>
            <w:r>
              <w:t xml:space="preserve"> og generel infrastruktur </w:t>
            </w:r>
            <w:r w:rsidRPr="007F380B">
              <w:t>samt brug af fælles infrastrukturkomponenter</w:t>
            </w:r>
            <w:r>
              <w:t>,</w:t>
            </w:r>
            <w:r w:rsidRPr="007F380B">
              <w:t xml:space="preserve"> således at de kan </w:t>
            </w:r>
            <w:r w:rsidR="0006679F">
              <w:t>bestille disse</w:t>
            </w:r>
            <w:r w:rsidR="0006679F" w:rsidRPr="007F380B">
              <w:t xml:space="preserve"> </w:t>
            </w:r>
            <w:r w:rsidRPr="007F380B">
              <w:t>inden for nødvendige tidsfrister.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533E94A" w14:textId="77777777" w:rsidR="00297CD2" w:rsidRDefault="00297CD2" w:rsidP="00397304">
            <w:pPr>
              <w:pStyle w:val="Tabel"/>
            </w:pPr>
            <w:r w:rsidRPr="007F380B">
              <w:t>Leverer den it-infrastruktur, som er nødvendig for at gennemføre projektet</w:t>
            </w:r>
            <w:r>
              <w:t>.</w:t>
            </w:r>
          </w:p>
          <w:p w14:paraId="4389AE73" w14:textId="2117F383" w:rsidR="00297CD2" w:rsidRPr="007F380B" w:rsidRDefault="00297CD2" w:rsidP="00397304">
            <w:pPr>
              <w:pStyle w:val="Tabel"/>
            </w:pPr>
            <w:r w:rsidRPr="007F380B">
              <w:t>En for sen bestilling fra projektets side eller for sen levering kan påvirke projektets tidsplan.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3F64134" w14:textId="2EE5A6DB" w:rsidR="00297CD2" w:rsidRPr="007F380B" w:rsidRDefault="00297CD2" w:rsidP="00397304">
            <w:pPr>
              <w:pStyle w:val="Tabel"/>
            </w:pPr>
            <w:r w:rsidRPr="007F380B">
              <w:t>Projektet inddrager platformsejer så tidligt som muligt, så Platformsejer forstår projektets behov for infrastruktur og tilpasning af infrastruktur komponenter, herunder også får en forståelse af de forbundne omkostninger.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930300B" w14:textId="799F3379" w:rsidR="00297CD2" w:rsidRPr="007F380B" w:rsidRDefault="00297CD2" w:rsidP="00397304">
            <w:pPr>
              <w:pStyle w:val="Tabel"/>
            </w:pPr>
            <w:r w:rsidRPr="007F380B">
              <w:t>Projektleder </w:t>
            </w:r>
          </w:p>
        </w:tc>
      </w:tr>
      <w:tr w:rsidR="00297CD2" w:rsidRPr="007F380B" w14:paraId="021AE859"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5DA9981" w14:textId="5813CA7A" w:rsidR="00297CD2" w:rsidRPr="007F380B" w:rsidRDefault="00297CD2" w:rsidP="00397304">
            <w:pPr>
              <w:pStyle w:val="Tabel"/>
            </w:pPr>
            <w:r w:rsidRPr="007F380B">
              <w:t>Systemejer</w:t>
            </w:r>
            <w:r>
              <w:t xml:space="preserve"> SMV</w:t>
            </w:r>
            <w:r w:rsidRPr="007F380B">
              <w:t>:</w:t>
            </w:r>
            <w:r w:rsidR="3275DE1A">
              <w:t>  </w:t>
            </w:r>
            <w:commentRangeStart w:id="191"/>
            <w:commentRangeStart w:id="192"/>
            <w:commentRangeEnd w:id="191"/>
            <w:r>
              <w:commentReference w:id="191"/>
            </w:r>
            <w:commentRangeEnd w:id="192"/>
            <w:r w:rsidR="00AE724C">
              <w:rPr>
                <w:rStyle w:val="Kommentarhenvisning"/>
              </w:rPr>
              <w:commentReference w:id="192"/>
            </w:r>
          </w:p>
          <w:p w14:paraId="035CAEBE" w14:textId="2B910C05" w:rsidR="004F4C73" w:rsidRDefault="004F4C73" w:rsidP="00397304">
            <w:pPr>
              <w:pStyle w:val="Tabel"/>
            </w:pPr>
            <w:r>
              <w:t xml:space="preserve">-Kontor </w:t>
            </w:r>
            <w:r w:rsidRPr="004F4C73">
              <w:t>System og Udvikling OSM2</w:t>
            </w:r>
          </w:p>
          <w:p w14:paraId="7E3FAC79" w14:textId="6F4AA984" w:rsidR="00297CD2" w:rsidRPr="007F380B" w:rsidRDefault="004F4C73" w:rsidP="00397304">
            <w:pPr>
              <w:pStyle w:val="Tabel"/>
            </w:pPr>
            <w:r>
              <w:t>UFST</w:t>
            </w:r>
            <w:r w:rsidR="00297CD2" w:rsidRPr="00A45339">
              <w:t>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BC88A27" w14:textId="31969E1A" w:rsidR="00297CD2" w:rsidRPr="007F380B" w:rsidRDefault="00297CD2" w:rsidP="00397304">
            <w:pPr>
              <w:pStyle w:val="Tabel"/>
            </w:pPr>
            <w:r w:rsidRPr="007F380B">
              <w:t>Skal udøve systemejerskab for ny teknisk løsning, herunder bistå med løsning af problemstillinger</w:t>
            </w:r>
            <w:r w:rsidR="00AD3DF5">
              <w:t>,</w:t>
            </w:r>
            <w:r w:rsidRPr="007F380B">
              <w:t xml:space="preserve"> som opstår i forbindelse med daglig brug af systemet (fx fejlrettelser, oprettelse af nye brugere, kontakt til</w:t>
            </w:r>
            <w:r>
              <w:t xml:space="preserve"> Skatteforvaltningen mm.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768DF1A" w14:textId="0B6215A0" w:rsidR="00297CD2" w:rsidRPr="007F380B" w:rsidRDefault="00297CD2" w:rsidP="00397304">
            <w:pPr>
              <w:pStyle w:val="Tabel"/>
            </w:pPr>
            <w:r w:rsidRPr="007F380B">
              <w:t>Er ansvarlig for den efterfølgende drift og vedligehold, og ønsker derfor at overdragelse til drift foregår problemfrit</w:t>
            </w:r>
            <w:r w:rsidR="00AD3DF5">
              <w:t>,</w:t>
            </w:r>
            <w:r w:rsidRPr="007F380B">
              <w:t xml:space="preserve"> og at løsningen passer ind i det rigtige set up.   </w:t>
            </w:r>
          </w:p>
          <w:p w14:paraId="5D438F55" w14:textId="7686E89D" w:rsidR="00297CD2" w:rsidRPr="007F380B" w:rsidRDefault="00297CD2" w:rsidP="00397304">
            <w:pPr>
              <w:pStyle w:val="Tabel"/>
            </w:pPr>
            <w:r w:rsidRPr="007F380B">
              <w:t>Systemejer har en interesse i at forstå den tekniske løsning.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3DE9423" w14:textId="50018562" w:rsidR="00297CD2" w:rsidRPr="007F380B" w:rsidRDefault="00297CD2" w:rsidP="00397304">
            <w:pPr>
              <w:pStyle w:val="Tabel"/>
            </w:pPr>
            <w:r w:rsidRPr="007F380B">
              <w:t>Systemejer kan hjælpe projektet med at få etableret de nødvendige rammer og opstille de nødvendige krav til sikring af</w:t>
            </w:r>
            <w:r w:rsidR="00AD3DF5">
              <w:t>,</w:t>
            </w:r>
            <w:r w:rsidRPr="007F380B">
              <w:t xml:space="preserve"> at løsningen er drift</w:t>
            </w:r>
            <w:r>
              <w:t>s</w:t>
            </w:r>
            <w:r w:rsidRPr="007F380B">
              <w:t>bar efter idriftsættelse.  </w:t>
            </w:r>
          </w:p>
          <w:p w14:paraId="0CE5B78B" w14:textId="77777777" w:rsidR="00297CD2" w:rsidRPr="007F380B" w:rsidRDefault="00297CD2" w:rsidP="00397304">
            <w:pPr>
              <w:pStyle w:val="Tabel"/>
            </w:pPr>
            <w:r w:rsidRPr="007F380B">
              <w:t>Har mulighed for at påvirke udformningen af løsningen således de tekniske udfordringer reduceres mest muligt.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3BF0525" w14:textId="70E5F7E0" w:rsidR="00297CD2" w:rsidRPr="007F380B" w:rsidRDefault="00297CD2" w:rsidP="00397304">
            <w:pPr>
              <w:pStyle w:val="Tabel"/>
            </w:pPr>
            <w:r w:rsidRPr="007F380B">
              <w:t>Systemejer vil blive involveret igennem hele gennemfør</w:t>
            </w:r>
            <w:r w:rsidR="00FE0E3A">
              <w:t>elses</w:t>
            </w:r>
            <w:r w:rsidRPr="007F380B">
              <w:t>fasen i forbindelse med opbygning og overdragelse af viden om løsningen.   </w:t>
            </w:r>
          </w:p>
          <w:p w14:paraId="32353861" w14:textId="77777777" w:rsidR="00297CD2" w:rsidRPr="007F380B" w:rsidRDefault="00297CD2" w:rsidP="00397304">
            <w:pPr>
              <w:pStyle w:val="Tabel"/>
            </w:pPr>
            <w:r w:rsidRPr="007F380B">
              <w: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EC0B635" w14:textId="77777777" w:rsidR="00297CD2" w:rsidRPr="007F380B" w:rsidRDefault="00297CD2" w:rsidP="00397304">
            <w:pPr>
              <w:pStyle w:val="Tabel"/>
            </w:pPr>
            <w:r w:rsidRPr="007F380B">
              <w:t>Projektleder   </w:t>
            </w:r>
          </w:p>
        </w:tc>
      </w:tr>
      <w:tr w:rsidR="00297CD2" w:rsidRPr="007F380B" w14:paraId="332DE532"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D5050AF" w14:textId="77777777" w:rsidR="00297CD2" w:rsidRPr="007F380B" w:rsidRDefault="00297CD2" w:rsidP="00397304">
            <w:pPr>
              <w:pStyle w:val="Tabel"/>
            </w:pPr>
            <w:r w:rsidRPr="007F380B">
              <w:lastRenderedPageBreak/>
              <w:t>Proces- og systemejere på følgende systemer: </w:t>
            </w:r>
          </w:p>
          <w:p w14:paraId="6D3425D0" w14:textId="77777777" w:rsidR="00297CD2" w:rsidRPr="00C60422" w:rsidRDefault="00297CD2" w:rsidP="00397304">
            <w:pPr>
              <w:pStyle w:val="Tabel"/>
            </w:pPr>
            <w:r w:rsidRPr="00C60422">
              <w:t>-ES </w:t>
            </w:r>
          </w:p>
          <w:p w14:paraId="049B7E0C" w14:textId="77777777" w:rsidR="00297CD2" w:rsidRPr="00C60422" w:rsidRDefault="00297CD2" w:rsidP="00397304">
            <w:pPr>
              <w:pStyle w:val="Tabel"/>
            </w:pPr>
            <w:r w:rsidRPr="00C60422">
              <w:t>-NTSE </w:t>
            </w:r>
          </w:p>
          <w:p w14:paraId="5C3F51F9" w14:textId="77777777" w:rsidR="00297CD2" w:rsidRDefault="00297CD2" w:rsidP="00397304">
            <w:pPr>
              <w:pStyle w:val="Tabel"/>
            </w:pPr>
            <w:r w:rsidRPr="00C60422">
              <w:t>-OSM2 (inkl</w:t>
            </w:r>
            <w:r>
              <w:t xml:space="preserve">. </w:t>
            </w:r>
            <w:r w:rsidRPr="00C60422">
              <w:t>UVIR2) </w:t>
            </w:r>
          </w:p>
          <w:p w14:paraId="04389F78" w14:textId="4284A5F8" w:rsidR="00297CD2" w:rsidRPr="00987785" w:rsidRDefault="00297CD2" w:rsidP="00397304">
            <w:pPr>
              <w:pStyle w:val="Tabel"/>
              <w:rPr>
                <w:lang w:val="en-US"/>
              </w:rPr>
            </w:pPr>
            <w:commentRangeStart w:id="193"/>
            <w:commentRangeStart w:id="194"/>
            <w:r>
              <w:rPr>
                <w:lang w:val="en-US"/>
              </w:rPr>
              <w:t>-</w:t>
            </w:r>
            <w:r w:rsidRPr="00FB77E9">
              <w:rPr>
                <w:lang w:val="en-US"/>
              </w:rPr>
              <w:t>EMCS</w:t>
            </w:r>
            <w:commentRangeEnd w:id="193"/>
            <w:r w:rsidR="00EE3559">
              <w:rPr>
                <w:rStyle w:val="Kommentarhenvisning"/>
              </w:rPr>
              <w:commentReference w:id="193"/>
            </w:r>
            <w:commentRangeEnd w:id="194"/>
            <w:r w:rsidR="00422490">
              <w:rPr>
                <w:rStyle w:val="Kommentarhenvisning"/>
              </w:rPr>
              <w:commentReference w:id="194"/>
            </w:r>
          </w:p>
          <w:p w14:paraId="0B4A6230" w14:textId="77777777" w:rsidR="00297CD2" w:rsidRPr="007F380B" w:rsidRDefault="00297CD2" w:rsidP="00397304">
            <w:pPr>
              <w:pStyle w:val="Tabel"/>
              <w:rPr>
                <w:lang w:val="en-US"/>
              </w:rPr>
            </w:pPr>
            <w:r w:rsidRPr="007F380B">
              <w:rPr>
                <w:lang w:val="en-US"/>
              </w:rPr>
              <w:t>-DK</w:t>
            </w:r>
            <w:r>
              <w:rPr>
                <w:lang w:val="en-US"/>
              </w:rPr>
              <w:t>-</w:t>
            </w:r>
            <w:r w:rsidRPr="007F380B">
              <w:rPr>
                <w:lang w:val="en-US"/>
              </w:rPr>
              <w:t>VIES </w:t>
            </w:r>
          </w:p>
          <w:p w14:paraId="3FA589A1" w14:textId="77777777" w:rsidR="00297CD2" w:rsidRPr="007F380B" w:rsidRDefault="00297CD2" w:rsidP="00397304">
            <w:pPr>
              <w:pStyle w:val="Tabel"/>
              <w:rPr>
                <w:lang w:val="en-US"/>
              </w:rPr>
            </w:pPr>
            <w:r w:rsidRPr="007F380B">
              <w:rPr>
                <w:lang w:val="en-US"/>
              </w:rPr>
              <w:t>-</w:t>
            </w:r>
            <w:r>
              <w:rPr>
                <w:lang w:val="en-US"/>
              </w:rPr>
              <w:t>VIES on the web</w:t>
            </w:r>
          </w:p>
          <w:p w14:paraId="4C9DB630" w14:textId="75DFE202" w:rsidR="00297CD2" w:rsidRPr="00FB77E9" w:rsidRDefault="00297CD2" w:rsidP="00397304">
            <w:pPr>
              <w:pStyle w:val="Tabel"/>
              <w:rPr>
                <w:lang w:val="en-US"/>
              </w:rPr>
            </w:pPr>
            <w:commentRangeStart w:id="195"/>
            <w:commentRangeStart w:id="196"/>
            <w:r w:rsidRPr="00412886">
              <w:rPr>
                <w:lang w:val="en-US"/>
              </w:rPr>
              <w:t>-</w:t>
            </w:r>
            <w:r w:rsidRPr="00FB77E9">
              <w:rPr>
                <w:lang w:val="en-US"/>
              </w:rPr>
              <w:t>DMO/SAP38</w:t>
            </w:r>
            <w:commentRangeEnd w:id="195"/>
            <w:r w:rsidR="00EF350A">
              <w:rPr>
                <w:rStyle w:val="Kommentarhenvisning"/>
              </w:rPr>
              <w:commentReference w:id="195"/>
            </w:r>
            <w:commentRangeEnd w:id="196"/>
            <w:r w:rsidR="00422490">
              <w:rPr>
                <w:rStyle w:val="Kommentarhenvisning"/>
              </w:rPr>
              <w:commentReference w:id="196"/>
            </w:r>
          </w:p>
          <w:p w14:paraId="4A0E532A" w14:textId="77777777" w:rsidR="00297CD2" w:rsidRPr="00FB77E9" w:rsidRDefault="00297CD2" w:rsidP="00397304">
            <w:pPr>
              <w:pStyle w:val="Tabel"/>
              <w:rPr>
                <w:lang w:val="en-US"/>
              </w:rPr>
            </w:pPr>
            <w:r w:rsidRPr="00FB77E9">
              <w:rPr>
                <w:lang w:val="en-US"/>
              </w:rPr>
              <w:t>- Dataware-house </w:t>
            </w:r>
          </w:p>
          <w:p w14:paraId="22995F81" w14:textId="77777777" w:rsidR="00297CD2" w:rsidRPr="00FB77E9" w:rsidRDefault="00297CD2" w:rsidP="00397304">
            <w:pPr>
              <w:pStyle w:val="Tabel"/>
              <w:rPr>
                <w:lang w:val="en-US"/>
              </w:rPr>
            </w:pPr>
            <w:r w:rsidRPr="00FB77E9">
              <w:rPr>
                <w:lang w:val="en-US"/>
              </w:rPr>
              <w:t>-Workzone</w:t>
            </w:r>
          </w:p>
          <w:p w14:paraId="041A4977" w14:textId="77777777" w:rsidR="00297CD2" w:rsidRPr="009A5FAB" w:rsidRDefault="00297CD2" w:rsidP="00397304">
            <w:pPr>
              <w:pStyle w:val="Tabel"/>
              <w:rPr>
                <w:lang w:val="en-US"/>
              </w:rPr>
            </w:pPr>
            <w:r w:rsidRPr="009A5FAB">
              <w:rPr>
                <w:lang w:val="en-US"/>
              </w:rPr>
              <w:t>-DRR (digital reporting requirent)</w:t>
            </w:r>
          </w:p>
          <w:p w14:paraId="73EE5A1C" w14:textId="77777777" w:rsidR="00FB77E9" w:rsidRPr="009A5FAB" w:rsidRDefault="00FB77E9" w:rsidP="00397304">
            <w:pPr>
              <w:pStyle w:val="Tabel"/>
              <w:rPr>
                <w:lang w:val="en-US"/>
              </w:rPr>
            </w:pPr>
          </w:p>
          <w:p w14:paraId="70F1AB41" w14:textId="790712A5" w:rsidR="00FB77E9" w:rsidRPr="00666598" w:rsidRDefault="00FB77E9" w:rsidP="00397304">
            <w:pPr>
              <w:pStyle w:val="Tabel"/>
              <w:rPr>
                <w:i/>
                <w:iCs/>
              </w:rPr>
            </w:pPr>
            <w:r w:rsidRPr="00666598">
              <w:rPr>
                <w:i/>
                <w:iCs/>
              </w:rPr>
              <w:t xml:space="preserve">Listen skal endelig verificeres i analysefasen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243E330" w14:textId="3EC6EAC7" w:rsidR="00297CD2" w:rsidRPr="007F380B" w:rsidRDefault="00297CD2" w:rsidP="00397304">
            <w:pPr>
              <w:pStyle w:val="Tabel"/>
            </w:pPr>
            <w:r w:rsidRPr="007F380B">
              <w:t xml:space="preserve">De kan </w:t>
            </w:r>
            <w:r w:rsidR="76A48A43">
              <w:t>bistå</w:t>
            </w:r>
            <w:r w:rsidRPr="007F380B">
              <w:t xml:space="preserve"> projektet igennem deling af deres ekspertviden på området, så projektet kan effektiviseres og udmunde i de optimale løsningsmodeller.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16F649C" w14:textId="0874D243" w:rsidR="00297CD2" w:rsidRPr="007F380B" w:rsidRDefault="00297CD2" w:rsidP="00397304">
            <w:pPr>
              <w:pStyle w:val="Tabel"/>
            </w:pPr>
            <w:r w:rsidRPr="007F380B">
              <w:t>Da de er primære driftspersoner efter implementering,</w:t>
            </w:r>
            <w:r w:rsidR="0014634F">
              <w:t xml:space="preserve"> </w:t>
            </w:r>
            <w:r w:rsidRPr="007F380B">
              <w:t>er de interesseret i at projektet udvikler en</w:t>
            </w:r>
            <w:r w:rsidR="009A5FAB">
              <w:t xml:space="preserve"> </w:t>
            </w:r>
            <w:r w:rsidRPr="007F380B">
              <w:t>løsning,</w:t>
            </w:r>
            <w:r w:rsidR="009A5FAB">
              <w:t xml:space="preserve"> </w:t>
            </w:r>
            <w:r w:rsidRPr="007F380B">
              <w:t>som de kan se sig selv i.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97362AF" w14:textId="23F0DC6A" w:rsidR="00297CD2" w:rsidRPr="007F380B" w:rsidRDefault="00297CD2" w:rsidP="00397304">
            <w:pPr>
              <w:pStyle w:val="Tabel"/>
            </w:pPr>
            <w:r w:rsidRPr="007F380B">
              <w:t xml:space="preserve">Reel påvirkningskraft </w:t>
            </w:r>
            <w:r>
              <w:t>med m</w:t>
            </w:r>
            <w:r w:rsidRPr="007F380B">
              <w:t>ulighed for at dele erfaringer fra andre projekter.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A9D8BEA" w14:textId="77777777" w:rsidR="00297CD2" w:rsidRPr="007F380B" w:rsidRDefault="00297CD2" w:rsidP="00397304">
            <w:pPr>
              <w:pStyle w:val="Tabel"/>
            </w:pPr>
            <w:r w:rsidRPr="007F380B">
              <w:t>De inkluderes løbende gennem hele projektforløbet.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90D6D7C" w14:textId="77777777" w:rsidR="00297CD2" w:rsidRPr="007F380B" w:rsidRDefault="00297CD2" w:rsidP="00397304">
            <w:pPr>
              <w:pStyle w:val="Tabel"/>
            </w:pPr>
            <w:r w:rsidRPr="007F380B">
              <w:t>Projektet</w:t>
            </w:r>
          </w:p>
        </w:tc>
      </w:tr>
      <w:tr w:rsidR="00297CD2" w:rsidRPr="007F380B" w14:paraId="20EA6CEE"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7960652" w14:textId="422346E3" w:rsidR="007420DB" w:rsidRDefault="007420DB" w:rsidP="00397304">
            <w:pPr>
              <w:pStyle w:val="Tabel"/>
            </w:pPr>
            <w:r>
              <w:t>Arkitektur:</w:t>
            </w:r>
          </w:p>
          <w:p w14:paraId="60CED1BA" w14:textId="6FE898E0" w:rsidR="00297CD2" w:rsidRDefault="007420DB" w:rsidP="00397304">
            <w:pPr>
              <w:pStyle w:val="Tabel"/>
            </w:pPr>
            <w:r>
              <w:t>-</w:t>
            </w:r>
            <w:r w:rsidR="00297CD2" w:rsidRPr="007F380B">
              <w:t>Kontor</w:t>
            </w:r>
            <w:r>
              <w:t xml:space="preserve"> </w:t>
            </w:r>
            <w:r w:rsidR="00297CD2" w:rsidRPr="007F380B">
              <w:t>Enterprise Arkitektur og Strategi, UFST </w:t>
            </w:r>
          </w:p>
          <w:p w14:paraId="7950AD27" w14:textId="77777777" w:rsidR="00297CD2" w:rsidRDefault="00297CD2" w:rsidP="00397304">
            <w:pPr>
              <w:pStyle w:val="Tabel"/>
            </w:pPr>
          </w:p>
          <w:p w14:paraId="2F16B8C5" w14:textId="46057BE5" w:rsidR="00297CD2" w:rsidRPr="007F380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B043A0C" w14:textId="4F7C93F0" w:rsidR="00297CD2" w:rsidRPr="007F380B" w:rsidRDefault="00297CD2" w:rsidP="00397304">
            <w:pPr>
              <w:pStyle w:val="Tabel"/>
            </w:pPr>
            <w:r w:rsidRPr="007F380B">
              <w:t>Der sker en ændring</w:t>
            </w:r>
            <w:r>
              <w:t>/udvidelse</w:t>
            </w:r>
            <w:r w:rsidRPr="007F380B">
              <w:t xml:space="preserve"> i</w:t>
            </w:r>
            <w:r w:rsidR="009A5FAB">
              <w:t xml:space="preserve"> </w:t>
            </w:r>
            <w:r w:rsidRPr="007F380B">
              <w:t>UFST</w:t>
            </w:r>
            <w:r>
              <w:t>’</w:t>
            </w:r>
            <w:r w:rsidRPr="007F380B">
              <w:t>s</w:t>
            </w:r>
            <w:r w:rsidR="009A5FAB">
              <w:t xml:space="preserve"> </w:t>
            </w:r>
            <w:r w:rsidRPr="007F380B">
              <w:t>arkitektur.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C33B86B" w14:textId="77777777" w:rsidR="00297CD2" w:rsidRPr="007F380B" w:rsidRDefault="00297CD2" w:rsidP="00397304">
            <w:pPr>
              <w:pStyle w:val="Tabel"/>
            </w:pPr>
            <w:r w:rsidRPr="007F380B">
              <w:t>Er interesseret i opbygningen af en fremtidig målarkitektur, samt projektets udvikling af artefakter i relation til målarkitekturen</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736EDCF" w14:textId="77777777" w:rsidR="00297CD2" w:rsidRDefault="00297CD2" w:rsidP="00397304">
            <w:pPr>
              <w:pStyle w:val="Tabel"/>
            </w:pPr>
            <w:r w:rsidRPr="007F380B">
              <w:t>Ændringer i principper eller krav til arkitekturen kan påvirke projektet. </w:t>
            </w:r>
          </w:p>
          <w:p w14:paraId="6B087D13" w14:textId="73DD378A" w:rsidR="00297CD2" w:rsidRPr="0031138E" w:rsidRDefault="00297CD2" w:rsidP="00397304">
            <w:pPr>
              <w:pStyle w:val="Tabel"/>
              <w:rPr>
                <w:rFonts w:eastAsiaTheme="minorHAnsi"/>
              </w:rPr>
            </w:pP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FB32555" w14:textId="77777777" w:rsidR="00297CD2" w:rsidRPr="007F380B" w:rsidRDefault="00297CD2" w:rsidP="00397304">
            <w:pPr>
              <w:pStyle w:val="Tabel"/>
            </w:pPr>
            <w:r>
              <w:t>D</w:t>
            </w:r>
            <w:r w:rsidRPr="007F380B">
              <w:t>eltager aktivt</w:t>
            </w:r>
            <w:r>
              <w:t xml:space="preserve"> </w:t>
            </w:r>
            <w:r w:rsidRPr="007F380B">
              <w:t>i alle projektets faser og er en del af projektteamet.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6AC0937" w14:textId="77777777" w:rsidR="00297CD2" w:rsidRPr="007F380B" w:rsidRDefault="00297CD2" w:rsidP="00397304">
            <w:pPr>
              <w:pStyle w:val="Tabel"/>
            </w:pPr>
            <w:r w:rsidRPr="007F380B">
              <w:t>Projektet </w:t>
            </w:r>
          </w:p>
        </w:tc>
      </w:tr>
      <w:tr w:rsidR="00297CD2" w:rsidRPr="007F380B" w14:paraId="2A0699F2"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C61BA28" w14:textId="79442E0F" w:rsidR="00297CD2" w:rsidRDefault="00297CD2" w:rsidP="00397304">
            <w:pPr>
              <w:pStyle w:val="Tabel"/>
            </w:pPr>
            <w:r>
              <w:t xml:space="preserve">Sikkerhed:  </w:t>
            </w:r>
          </w:p>
          <w:p w14:paraId="2C2F6640" w14:textId="4850E34B" w:rsidR="00297CD2" w:rsidRDefault="00297CD2" w:rsidP="00397304">
            <w:pPr>
              <w:pStyle w:val="Tabel"/>
            </w:pPr>
            <w:r>
              <w:t>-</w:t>
            </w:r>
            <w:r w:rsidR="006529A8">
              <w:t xml:space="preserve">Kontor </w:t>
            </w:r>
            <w:r>
              <w:t>Informations-sikkerhed</w:t>
            </w:r>
          </w:p>
          <w:p w14:paraId="3172774C" w14:textId="2A0A7B6C" w:rsidR="00297CD2" w:rsidRDefault="00297CD2" w:rsidP="00397304">
            <w:pPr>
              <w:pStyle w:val="Tabel"/>
            </w:pPr>
            <w:r>
              <w:t>-</w:t>
            </w:r>
            <w:r w:rsidR="001F620A">
              <w:t xml:space="preserve">Kontor </w:t>
            </w:r>
            <w:r>
              <w:t>Persondata-beskyttelse</w:t>
            </w:r>
          </w:p>
          <w:p w14:paraId="0F57747B" w14:textId="33399EDC" w:rsidR="00297CD2" w:rsidRDefault="00297CD2" w:rsidP="00397304">
            <w:pPr>
              <w:pStyle w:val="Tabel"/>
            </w:pPr>
            <w:r>
              <w:lastRenderedPageBreak/>
              <w:t>-</w:t>
            </w:r>
            <w:r w:rsidR="001F620A">
              <w:t xml:space="preserve">Kontor </w:t>
            </w:r>
            <w:r>
              <w:t>Operationel It-sikkerhed,</w:t>
            </w:r>
          </w:p>
          <w:p w14:paraId="291C4C4E" w14:textId="77777777" w:rsidR="00297CD2" w:rsidRPr="007F380B" w:rsidRDefault="00297CD2" w:rsidP="00397304">
            <w:pPr>
              <w:pStyle w:val="Tabel"/>
            </w:pPr>
            <w:r>
              <w:t>UFST</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DA819F6" w14:textId="524564B3" w:rsidR="00297CD2" w:rsidRPr="007F380B" w:rsidRDefault="004C544F" w:rsidP="00397304">
            <w:pPr>
              <w:pStyle w:val="Tabel"/>
            </w:pPr>
            <w:r w:rsidRPr="004C544F">
              <w:lastRenderedPageBreak/>
              <w:t xml:space="preserve">Informationssikkerhed, sikrer udarbejdelse af Risikovurdering. Persondatabeskyttelse (GDPR) udarbejder tærskelanalyse, evt. </w:t>
            </w:r>
            <w:r w:rsidRPr="004C544F">
              <w:lastRenderedPageBreak/>
              <w:t>DPIA, lokationskravsvurdering og rådgiver om databeskyttelsesret. OIS rådgiver om tekniske aspekter af it-sikkerhed.</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4F8D319" w14:textId="35E78E80" w:rsidR="00297CD2" w:rsidRPr="007F380B" w:rsidRDefault="00297CD2" w:rsidP="00397304">
            <w:pPr>
              <w:pStyle w:val="Tabel"/>
            </w:pPr>
            <w:r w:rsidRPr="00020D5D">
              <w:lastRenderedPageBreak/>
              <w:t>Ønsker at projektet lever op til Skatteministeriets retningslinjer</w:t>
            </w:r>
            <w:r w:rsidR="00232F45">
              <w:t xml:space="preserve">, lovgivningen på området samt at der sikres en </w:t>
            </w:r>
            <w:r w:rsidR="00232F45">
              <w:lastRenderedPageBreak/>
              <w:t>høj grad af sikkerhed</w:t>
            </w:r>
            <w:r w:rsidR="00FD6ABB">
              <w:t xml:space="preserve"> mod brud m.v.</w:t>
            </w:r>
            <w:r w:rsidRPr="00020D5D">
              <w:t>.</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8C75308" w14:textId="77777777" w:rsidR="00297CD2" w:rsidRDefault="00297CD2" w:rsidP="00397304">
            <w:pPr>
              <w:pStyle w:val="Tabel"/>
            </w:pPr>
            <w:r>
              <w:lastRenderedPageBreak/>
              <w:t>Har mulighed for at påvirke projektet indholdsmæssigt og rapporterer løbende på den sikkerhedsmæssige tilstand i projektet.</w:t>
            </w:r>
          </w:p>
          <w:p w14:paraId="61C91194" w14:textId="77777777" w:rsidR="00297CD2" w:rsidRPr="007F380B" w:rsidRDefault="00297CD2" w:rsidP="00397304">
            <w:pPr>
              <w:pStyle w:val="Tabel"/>
            </w:pPr>
            <w:r>
              <w:lastRenderedPageBreak/>
              <w:t>Giver anbefaling om go-live ud fra en sikkerhedsmæssig synsvinkel.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9B43307" w14:textId="77777777" w:rsidR="00297CD2" w:rsidRPr="007F380B" w:rsidRDefault="00297CD2" w:rsidP="00397304">
            <w:pPr>
              <w:pStyle w:val="Tabel"/>
            </w:pPr>
            <w:r w:rsidRPr="00AE6585">
              <w:lastRenderedPageBreak/>
              <w:t>Sikkerhedskontorerne deltager aktivt i forskellige faser af projektet, såfremt de bliver allokeret til det.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11692B3" w14:textId="77777777" w:rsidR="00297CD2" w:rsidRPr="007F380B" w:rsidRDefault="00297CD2" w:rsidP="00397304">
            <w:pPr>
              <w:pStyle w:val="Tabel"/>
            </w:pPr>
            <w:r>
              <w:t>Projektleder</w:t>
            </w:r>
          </w:p>
        </w:tc>
      </w:tr>
      <w:tr w:rsidR="00297CD2" w:rsidRPr="007F380B" w14:paraId="594F80F5"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F154FAC" w14:textId="39D84FDB" w:rsidR="00297CD2" w:rsidRDefault="00297CD2" w:rsidP="00397304">
            <w:pPr>
              <w:pStyle w:val="Tabel"/>
            </w:pPr>
            <w:r w:rsidRPr="00AC3004">
              <w:t>UX</w:t>
            </w:r>
            <w:r w:rsidR="00FB77E9">
              <w:t>-</w:t>
            </w:r>
            <w:r w:rsidRPr="00AC3004">
              <w:t>design</w:t>
            </w:r>
          </w:p>
          <w:p w14:paraId="069EE309" w14:textId="77777777" w:rsidR="005E1FC3" w:rsidRDefault="005E1FC3" w:rsidP="00397304">
            <w:pPr>
              <w:pStyle w:val="Tabel"/>
            </w:pPr>
          </w:p>
          <w:p w14:paraId="3F9E2F82" w14:textId="338229C8" w:rsidR="00297CD2" w:rsidRDefault="005E1FC3" w:rsidP="00397304">
            <w:pPr>
              <w:pStyle w:val="Tabel"/>
            </w:pPr>
            <w:r>
              <w:t>(Kontor afventer)</w:t>
            </w:r>
          </w:p>
          <w:p w14:paraId="329166A5" w14:textId="77777777" w:rsidR="00297CD2" w:rsidRPr="007F380B" w:rsidRDefault="00297CD2" w:rsidP="00397304">
            <w:pPr>
              <w:pStyle w:val="Tabel"/>
            </w:pPr>
            <w:r>
              <w:t>UFST</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F1B884F" w14:textId="77777777" w:rsidR="00297CD2" w:rsidRPr="007F380B" w:rsidRDefault="00297CD2" w:rsidP="00397304">
            <w:pPr>
              <w:pStyle w:val="Tabel"/>
            </w:pPr>
            <w:r w:rsidRPr="007F380B">
              <w:t xml:space="preserve">Skal udarbejde en GUI i </w:t>
            </w:r>
            <w:r>
              <w:t xml:space="preserve">OSM2 eller SMV-løsning.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FAA9814" w14:textId="1D6175BB" w:rsidR="00297CD2" w:rsidRPr="007F380B" w:rsidRDefault="00297CD2" w:rsidP="00A7448A">
            <w:pPr>
              <w:pStyle w:val="Tabel"/>
            </w:pPr>
            <w:r w:rsidRPr="007F380B">
              <w:t>Er interesseret i at Skatteforvaltningens systemer har/får brugergrænseflader iht. gældende standarder for brugervenlighed.</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35CD186" w14:textId="23BCE4DA" w:rsidR="00297CD2" w:rsidRPr="00F92C01" w:rsidRDefault="00297CD2" w:rsidP="00397304">
            <w:pPr>
              <w:pStyle w:val="Tabel"/>
            </w:pPr>
            <w:r w:rsidRPr="00F92C01">
              <w:t>UX’ere fra kontoret deltager i projektforløbet.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ADEBEF9" w14:textId="77777777" w:rsidR="00297CD2" w:rsidRPr="007F380B" w:rsidRDefault="00297CD2" w:rsidP="00397304">
            <w:pPr>
              <w:pStyle w:val="Tabel"/>
            </w:pPr>
            <w:r w:rsidRPr="007F380B">
              <w:t>Løbende dialog i projektforløbet.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E512044" w14:textId="77777777" w:rsidR="00297CD2" w:rsidRPr="007F380B" w:rsidRDefault="00297CD2" w:rsidP="00397304">
            <w:pPr>
              <w:pStyle w:val="Tabel"/>
            </w:pPr>
            <w:r w:rsidRPr="007F380B">
              <w:t>Projektet </w:t>
            </w:r>
          </w:p>
        </w:tc>
      </w:tr>
      <w:tr w:rsidR="00297CD2" w:rsidRPr="007F380B" w14:paraId="08FBD6B3"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A130FF1" w14:textId="77777777" w:rsidR="00297CD2" w:rsidRPr="007F380B" w:rsidRDefault="00297CD2" w:rsidP="00397304">
            <w:pPr>
              <w:pStyle w:val="Tabel"/>
            </w:pPr>
            <w:r w:rsidRPr="007F380B">
              <w:t>UFSTs direktion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85781B2" w14:textId="77777777" w:rsidR="00297CD2" w:rsidRPr="007F380B" w:rsidRDefault="00297CD2" w:rsidP="00397304">
            <w:pPr>
              <w:pStyle w:val="Tabel"/>
            </w:pPr>
            <w:r w:rsidRPr="007F380B">
              <w:t>Skal som højeste beslutningsinstans i UFST tage stilling til projektets prioritering samt finansiering og ressourceallokering.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01747C8" w14:textId="1DD9F3BE" w:rsidR="00297CD2" w:rsidRPr="007F380B" w:rsidRDefault="00297CD2" w:rsidP="00397304">
            <w:pPr>
              <w:pStyle w:val="Tabel"/>
            </w:pPr>
            <w:r w:rsidRPr="007F380B">
              <w:t xml:space="preserve">Interesseret i at projektet leverer til tiden og </w:t>
            </w:r>
            <w:r w:rsidR="00DB0E2B">
              <w:t>lev</w:t>
            </w:r>
            <w:r w:rsidR="004A4ED3">
              <w:t xml:space="preserve">er op </w:t>
            </w:r>
            <w:r w:rsidRPr="007F380B">
              <w:t>til de forretnings- og lovmæssige krav</w:t>
            </w:r>
            <w:r w:rsidR="00DB0E2B">
              <w:t xml:space="preserve"> samt overholder de ressourcemæssige rammer</w:t>
            </w:r>
            <w:r w:rsidRPr="007F380B">
              <w:t>. </w:t>
            </w:r>
          </w:p>
          <w:p w14:paraId="58298D62" w14:textId="77777777" w:rsidR="00297CD2" w:rsidRPr="007F380B" w:rsidRDefault="00297CD2" w:rsidP="00397304">
            <w:pPr>
              <w:pStyle w:val="Tabel"/>
            </w:pPr>
            <w:r w:rsidRPr="007F380B">
              <w:t>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D21DE9D" w14:textId="77777777" w:rsidR="00297CD2" w:rsidRPr="007F380B" w:rsidRDefault="00297CD2" w:rsidP="00397304">
            <w:pPr>
              <w:pStyle w:val="Tabel"/>
            </w:pPr>
            <w:r w:rsidRPr="007F380B">
              <w:t>Uddelegerer ansvar til styregruppen og styregruppemedlemmer. Allokerer ressourcer til projektet. Følger fremdrift i projektet. </w:t>
            </w:r>
          </w:p>
          <w:p w14:paraId="27660A19" w14:textId="77777777" w:rsidR="00297CD2" w:rsidRPr="007F380B" w:rsidRDefault="00297CD2" w:rsidP="00397304">
            <w:pPr>
              <w:pStyle w:val="Tabel"/>
            </w:pPr>
            <w:r w:rsidRPr="007F380B">
              <w: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09E2B7D" w14:textId="77777777" w:rsidR="00297CD2" w:rsidRPr="007F380B" w:rsidRDefault="00297CD2" w:rsidP="00397304">
            <w:pPr>
              <w:pStyle w:val="Tabel"/>
            </w:pPr>
            <w:r w:rsidRPr="007F380B">
              <w:t>Orienteres om fremdrift via fremdriftsrapporteringer (PSR) og anmodninger om faseovergang. Behandler eventuelle indstillinger om ændringsanmodninger.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EF71C0D" w14:textId="77777777" w:rsidR="00297CD2" w:rsidRPr="007F380B" w:rsidRDefault="00297CD2" w:rsidP="00397304">
            <w:pPr>
              <w:pStyle w:val="Tabel"/>
            </w:pPr>
            <w:r w:rsidRPr="007F380B">
              <w:t>Styregruppen </w:t>
            </w:r>
          </w:p>
        </w:tc>
      </w:tr>
      <w:tr w:rsidR="00297CD2" w:rsidRPr="007F380B" w14:paraId="28A86FB8"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0683871" w14:textId="77777777" w:rsidR="00297CD2" w:rsidRPr="007F380B" w:rsidRDefault="00297CD2" w:rsidP="00397304">
            <w:pPr>
              <w:pStyle w:val="Tabel"/>
            </w:pPr>
            <w:r w:rsidRPr="007F380B">
              <w:t>SKTSTs direktion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94A0F5A" w14:textId="3EEE3F22" w:rsidR="00297CD2" w:rsidRPr="007F380B" w:rsidRDefault="00297CD2" w:rsidP="00397304">
            <w:pPr>
              <w:pStyle w:val="Tabel"/>
            </w:pPr>
            <w:r w:rsidRPr="007F380B">
              <w:t>Skal som højeste beslutnings</w:t>
            </w:r>
            <w:r>
              <w:t>-</w:t>
            </w:r>
            <w:r w:rsidRPr="007F380B">
              <w:t>instans i SKTST tage stilling til projektets forretningsmæssige indhold- og værdi, prioritering samt finansiering og ressourceallokering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93BFAC4" w14:textId="77777777" w:rsidR="00297CD2" w:rsidRPr="007F380B" w:rsidRDefault="00297CD2" w:rsidP="00397304">
            <w:pPr>
              <w:pStyle w:val="Tabel"/>
            </w:pPr>
            <w:r w:rsidRPr="007F380B">
              <w:t>Interesseret i at projektet leverer til tiden og til de forretnings- og lovmæssige krav</w:t>
            </w:r>
            <w:r>
              <w:t>, og h</w:t>
            </w:r>
            <w:r w:rsidRPr="00BB6028">
              <w:t>erunder tilvejebringer de bedst mulige kontrolmæssige løsninger</w:t>
            </w:r>
            <w:r>
              <w:t>, j</w:t>
            </w:r>
            <w:r w:rsidRPr="00666598">
              <w:t>f.</w:t>
            </w:r>
            <w:r w:rsidRPr="00823684">
              <w:rPr>
                <w:rFonts w:cstheme="minorHAnsi"/>
                <w:sz w:val="22"/>
              </w:rPr>
              <w:t xml:space="preserve"> </w:t>
            </w:r>
            <w:r w:rsidRPr="00BB6028">
              <w:t>Skattestyrelsens strategi.</w:t>
            </w:r>
            <w:r w:rsidRPr="004641D8">
              <w:rPr>
                <w:rFonts w:cstheme="minorHAnsi"/>
                <w:sz w:val="22"/>
              </w:rPr>
              <w:t>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D0FE979" w14:textId="77777777" w:rsidR="00297CD2" w:rsidRPr="007F380B" w:rsidRDefault="00297CD2" w:rsidP="00397304">
            <w:pPr>
              <w:pStyle w:val="Tabel"/>
            </w:pPr>
            <w:r w:rsidRPr="007F380B">
              <w:t>Uddelegerer ansvar til styregruppen og styregruppemedlemmer. Allokerer ressourcer til projektet. Følger fremdrift i projektet.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67CB09B" w14:textId="77777777" w:rsidR="00297CD2" w:rsidRPr="007F380B" w:rsidRDefault="00297CD2" w:rsidP="00397304">
            <w:pPr>
              <w:pStyle w:val="Tabel"/>
            </w:pPr>
            <w:r w:rsidRPr="007F380B">
              <w:t>Orienteres om fremdrift via fremdriftsrapporteringer (PSR) og anmodninger om faseovergang. Behandler eventuelle indstillinger om ændringsanmodninger.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89008A4" w14:textId="77777777" w:rsidR="00297CD2" w:rsidRPr="007F380B" w:rsidRDefault="00297CD2" w:rsidP="00397304">
            <w:pPr>
              <w:pStyle w:val="Tabel"/>
            </w:pPr>
            <w:r w:rsidRPr="007F380B">
              <w:t>Styregruppen </w:t>
            </w:r>
          </w:p>
        </w:tc>
      </w:tr>
      <w:tr w:rsidR="00297CD2" w:rsidRPr="007F380B" w14:paraId="48ECF1EF"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84"/>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0D2AE26" w14:textId="4BA300CC" w:rsidR="00297CD2" w:rsidRDefault="00297CD2" w:rsidP="00397304">
            <w:pPr>
              <w:pStyle w:val="Tabel"/>
            </w:pPr>
            <w:r w:rsidRPr="00F93ADB">
              <w:t>Skatteministeriet</w:t>
            </w:r>
            <w:r>
              <w:t xml:space="preserve">s </w:t>
            </w:r>
            <w:r w:rsidR="00194F6C">
              <w:br/>
            </w:r>
            <w:r>
              <w:t>departement</w:t>
            </w:r>
          </w:p>
          <w:p w14:paraId="0D6FCC83" w14:textId="77777777" w:rsidR="00297CD2" w:rsidRDefault="00297CD2" w:rsidP="00397304">
            <w:pPr>
              <w:pStyle w:val="Tabel"/>
            </w:pPr>
          </w:p>
          <w:p w14:paraId="150575DD" w14:textId="143B939A" w:rsidR="00297CD2" w:rsidRDefault="00297CD2" w:rsidP="00397304">
            <w:pPr>
              <w:pStyle w:val="Tabel"/>
            </w:pPr>
            <w:r>
              <w:lastRenderedPageBreak/>
              <w:t>-</w:t>
            </w:r>
            <w:r w:rsidR="001F620A">
              <w:t>Kon</w:t>
            </w:r>
            <w:r w:rsidR="00024DE1">
              <w:t xml:space="preserve">tor </w:t>
            </w:r>
            <w:r>
              <w:t>Forretning og styring 1</w:t>
            </w:r>
          </w:p>
          <w:p w14:paraId="0D876293" w14:textId="0606E9D6" w:rsidR="00297CD2" w:rsidRDefault="00297CD2" w:rsidP="00397304">
            <w:pPr>
              <w:pStyle w:val="Tabel"/>
            </w:pPr>
            <w:r>
              <w:t>-</w:t>
            </w:r>
            <w:r w:rsidR="00024DE1">
              <w:t>Kontor</w:t>
            </w:r>
            <w:r>
              <w:t xml:space="preserve"> It-strategi og styring</w:t>
            </w:r>
          </w:p>
          <w:p w14:paraId="1DDD593A" w14:textId="06639F3D" w:rsidR="00297CD2" w:rsidRDefault="00297CD2" w:rsidP="00397304">
            <w:pPr>
              <w:pStyle w:val="Tabel"/>
            </w:pPr>
            <w:r>
              <w:t>-</w:t>
            </w:r>
            <w:r w:rsidR="00024DE1">
              <w:t xml:space="preserve">Kontor </w:t>
            </w:r>
            <w:r>
              <w:t>Lovgivning og økonomi, moms, afgifter og told</w:t>
            </w:r>
          </w:p>
          <w:p w14:paraId="4FB4C5E9" w14:textId="736EDE75" w:rsidR="00297CD2" w:rsidRPr="007F380B" w:rsidRDefault="00024DE1" w:rsidP="00397304">
            <w:pPr>
              <w:pStyle w:val="Tabel"/>
            </w:pPr>
            <w:r>
              <w:t>DEP</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5194C31" w14:textId="77777777" w:rsidR="00297CD2" w:rsidRDefault="00297CD2" w:rsidP="00397304">
            <w:pPr>
              <w:pStyle w:val="Tabel"/>
            </w:pPr>
            <w:r w:rsidRPr="00F93ADB">
              <w:lastRenderedPageBreak/>
              <w:t xml:space="preserve">Ingen påvirkning hvis projektet leverer indenfor </w:t>
            </w:r>
            <w:r w:rsidRPr="00F93ADB">
              <w:lastRenderedPageBreak/>
              <w:t>aftalte rammer.  </w:t>
            </w:r>
          </w:p>
          <w:p w14:paraId="168CD7C2" w14:textId="77777777" w:rsidR="00297CD2" w:rsidRDefault="00297CD2" w:rsidP="00397304">
            <w:pPr>
              <w:pStyle w:val="Tabel"/>
            </w:pPr>
          </w:p>
          <w:p w14:paraId="343DECCB" w14:textId="77777777" w:rsidR="00297CD2" w:rsidRPr="007F380B" w:rsidRDefault="00297CD2" w:rsidP="00397304">
            <w:pPr>
              <w:pStyle w:val="Tabel"/>
            </w:pPr>
            <w:r>
              <w:t>Skal gennemføre dansk lovning iht. EU-forordning</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6B1EDE1" w14:textId="77777777" w:rsidR="00297CD2" w:rsidRDefault="00297CD2" w:rsidP="00397304">
            <w:pPr>
              <w:pStyle w:val="Tabel"/>
            </w:pPr>
            <w:r w:rsidRPr="00F93ADB">
              <w:lastRenderedPageBreak/>
              <w:t xml:space="preserve">Interesseret i at projektet leverer til tiden, indenfor tildelt </w:t>
            </w:r>
            <w:r w:rsidRPr="00F93ADB">
              <w:lastRenderedPageBreak/>
              <w:t>økonomi og realiserer de forretnings- og lovmæssige krav. </w:t>
            </w:r>
          </w:p>
          <w:p w14:paraId="32FFAB2E" w14:textId="77777777" w:rsidR="00297CD2" w:rsidRDefault="00297CD2" w:rsidP="00397304">
            <w:pPr>
              <w:pStyle w:val="Tabel"/>
            </w:pPr>
          </w:p>
          <w:p w14:paraId="1556C068" w14:textId="77777777" w:rsidR="00297CD2" w:rsidRPr="007F380B" w:rsidRDefault="00297CD2" w:rsidP="00397304">
            <w:pPr>
              <w:pStyle w:val="Tabel"/>
            </w:pPr>
            <w:r>
              <w:t>Kan ønske afklaringer og bistand ift. høringsforløb i Folketinget.</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C200E34" w14:textId="2E031294" w:rsidR="00297CD2" w:rsidRDefault="00297CD2" w:rsidP="00397304">
            <w:pPr>
              <w:pStyle w:val="Tabel"/>
            </w:pPr>
            <w:r w:rsidRPr="00F93ADB">
              <w:lastRenderedPageBreak/>
              <w:t>Formidler af de politiske ønsker og har indfly</w:t>
            </w:r>
            <w:r w:rsidRPr="00F93ADB">
              <w:lastRenderedPageBreak/>
              <w:t>delse på projektets rammer</w:t>
            </w:r>
            <w:r w:rsidR="00010A8A">
              <w:t xml:space="preserve">, herunder </w:t>
            </w:r>
            <w:r w:rsidRPr="00F93ADB">
              <w:t>tid, scope og økonomi.  </w:t>
            </w:r>
          </w:p>
          <w:p w14:paraId="34CDB21D" w14:textId="77777777" w:rsidR="00297CD2" w:rsidRPr="007F380B" w:rsidRDefault="00297CD2" w:rsidP="00397304">
            <w:pPr>
              <w:pStyle w:val="Tabel"/>
            </w:pP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236D87A" w14:textId="46EC89BD" w:rsidR="00297CD2" w:rsidRPr="007F380B" w:rsidRDefault="00297CD2" w:rsidP="00397304">
            <w:pPr>
              <w:pStyle w:val="Tabel"/>
            </w:pPr>
            <w:r w:rsidRPr="00F93ADB">
              <w:lastRenderedPageBreak/>
              <w:t>Deltager i projektets følgegruppemøder.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D1BA746" w14:textId="77777777" w:rsidR="00297CD2" w:rsidRPr="007F380B" w:rsidRDefault="00297CD2" w:rsidP="00397304">
            <w:pPr>
              <w:pStyle w:val="Tabel"/>
            </w:pPr>
            <w:r w:rsidRPr="00F93ADB">
              <w:t>Styregruppeformand   </w:t>
            </w:r>
          </w:p>
        </w:tc>
      </w:tr>
      <w:tr w:rsidR="00297CD2" w:rsidRPr="00CC51C4" w14:paraId="351D19E3" w14:textId="77777777" w:rsidTr="42FE7F45">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68"/>
        </w:trPr>
        <w:tc>
          <w:tcPr>
            <w:tcW w:w="9489" w:type="dxa"/>
            <w:gridSpan w:val="6"/>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450A3EEE" w14:textId="77777777" w:rsidR="00297CD2" w:rsidRPr="008D0746" w:rsidRDefault="00297CD2" w:rsidP="00397304">
            <w:pPr>
              <w:pStyle w:val="Tabel"/>
              <w:jc w:val="center"/>
              <w:rPr>
                <w:b/>
                <w:bCs/>
              </w:rPr>
            </w:pPr>
            <w:r>
              <w:rPr>
                <w:b/>
                <w:bCs/>
              </w:rPr>
              <w:t>Eksterne interessenter</w:t>
            </w:r>
          </w:p>
        </w:tc>
      </w:tr>
      <w:tr w:rsidR="00297CD2" w:rsidRPr="00F93ADB" w14:paraId="38C3ECB2"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68"/>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876E2BF" w14:textId="77777777" w:rsidR="00297CD2" w:rsidRPr="00F93ADB" w:rsidRDefault="00297CD2" w:rsidP="00397304">
            <w:pPr>
              <w:pStyle w:val="Tabel"/>
            </w:pPr>
            <w:r w:rsidRPr="00F93ADB">
              <w:t>Brancheforeninger:  </w:t>
            </w:r>
          </w:p>
          <w:p w14:paraId="43E58597" w14:textId="77777777" w:rsidR="00297CD2" w:rsidRPr="00F93ADB" w:rsidRDefault="00297CD2" w:rsidP="00397304">
            <w:pPr>
              <w:pStyle w:val="Tabel"/>
            </w:pPr>
            <w:r w:rsidRPr="00F93ADB">
              <w:t xml:space="preserve">- </w:t>
            </w:r>
            <w:r>
              <w:t>Dansk Industri</w:t>
            </w:r>
            <w:r w:rsidRPr="00F93ADB">
              <w:t> </w:t>
            </w:r>
          </w:p>
          <w:p w14:paraId="7BE62F95" w14:textId="77777777" w:rsidR="00297CD2" w:rsidRDefault="00297CD2" w:rsidP="00397304">
            <w:pPr>
              <w:pStyle w:val="Tabel"/>
            </w:pPr>
            <w:r w:rsidRPr="00F93ADB">
              <w:t>- Danske Erhverv/FDIH  </w:t>
            </w:r>
          </w:p>
          <w:p w14:paraId="5742C147" w14:textId="1414D584" w:rsidR="00297CD2" w:rsidRPr="00F93ADB" w:rsidRDefault="007271C9" w:rsidP="00397304">
            <w:pPr>
              <w:pStyle w:val="Tabel"/>
            </w:pPr>
            <w:r>
              <w:t>- SMV Danmark</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6FDAF50" w14:textId="6E6A69B8" w:rsidR="00297CD2" w:rsidRPr="00F93ADB" w:rsidRDefault="00297CD2" w:rsidP="00397304">
            <w:pPr>
              <w:pStyle w:val="Tabel"/>
            </w:pPr>
            <w:r w:rsidRPr="00F93ADB">
              <w:t xml:space="preserve">Brancheforeningerne repræsenterer mellemmænd, der får til opgave at </w:t>
            </w:r>
            <w:r>
              <w:t>informere virksomheder om SMV-ordningen.</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D3B66D4" w14:textId="77777777" w:rsidR="00297CD2" w:rsidRPr="00F93ADB" w:rsidRDefault="00297CD2" w:rsidP="00397304">
            <w:pPr>
              <w:pStyle w:val="Tabel"/>
            </w:pPr>
            <w:r w:rsidRPr="00F93ADB">
              <w:t xml:space="preserve">Ønsker at deres medlemmer får </w:t>
            </w:r>
            <w:r>
              <w:t>rådgivning om mulighederne ved løsningen.</w:t>
            </w:r>
            <w:r w:rsidRPr="00F93ADB">
              <w:t xml:space="preserve"> De ønsker at overholde lovgivningen og vil have fokus på tidsfristerne.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AE4B9E5" w14:textId="77777777" w:rsidR="00297CD2" w:rsidRPr="00F93ADB" w:rsidRDefault="00297CD2" w:rsidP="00397304">
            <w:pPr>
              <w:pStyle w:val="Tabel"/>
            </w:pPr>
            <w:r>
              <w:t xml:space="preserve">Kan være inputs- giver, hvis dette synes nødvendigt for projektet.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3BC48BB" w14:textId="77777777" w:rsidR="00297CD2" w:rsidRPr="00F93ADB" w:rsidRDefault="00297CD2" w:rsidP="00397304">
            <w:pPr>
              <w:pStyle w:val="Tabel"/>
            </w:pPr>
            <w:r w:rsidRPr="00F93ADB">
              <w:t>Brancheforeningerne har mulighed for at blive inddraget i udviklingsfasen for at give bidrag til behov og ønsker til en brugervenlig løsning.  </w:t>
            </w:r>
          </w:p>
          <w:p w14:paraId="093EECCD" w14:textId="77777777" w:rsidR="00297CD2" w:rsidRPr="00F93ADB" w:rsidRDefault="00297CD2" w:rsidP="00397304">
            <w:pPr>
              <w:pStyle w:val="Tabel"/>
            </w:pPr>
            <w:r w:rsidRPr="00F93ADB">
              <w: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E0F3729" w14:textId="77777777" w:rsidR="00297CD2" w:rsidRPr="00F93ADB" w:rsidRDefault="00297CD2" w:rsidP="00397304">
            <w:pPr>
              <w:pStyle w:val="Tabel"/>
            </w:pPr>
            <w:r w:rsidRPr="00F93ADB">
              <w:t>Procesejer   </w:t>
            </w:r>
          </w:p>
        </w:tc>
      </w:tr>
      <w:tr w:rsidR="00297CD2" w:rsidRPr="00F93ADB" w14:paraId="68EF1A78"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68"/>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F5C4979" w14:textId="77777777" w:rsidR="00297CD2" w:rsidRPr="00F93ADB" w:rsidRDefault="00297CD2" w:rsidP="00397304">
            <w:pPr>
              <w:pStyle w:val="Tabel"/>
            </w:pPr>
            <w:r w:rsidRPr="00F93ADB">
              <w:t>EU-Kommissionen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27B7483" w14:textId="77777777" w:rsidR="00297CD2" w:rsidRDefault="00297CD2" w:rsidP="00397304">
            <w:pPr>
              <w:pStyle w:val="Tabel"/>
            </w:pPr>
            <w:r w:rsidRPr="00F93ADB">
              <w:t xml:space="preserve">Ingen påvirkning hvis projektet leverer indenfor </w:t>
            </w:r>
            <w:r>
              <w:t>kravstillede</w:t>
            </w:r>
            <w:r w:rsidRPr="00F93ADB">
              <w:t xml:space="preserve"> rammer.  </w:t>
            </w:r>
          </w:p>
          <w:p w14:paraId="753178FD" w14:textId="77777777" w:rsidR="00297CD2" w:rsidRDefault="00297CD2" w:rsidP="00397304">
            <w:pPr>
              <w:pStyle w:val="Tabel"/>
            </w:pPr>
            <w:r>
              <w:t>Kan modtage spørgsmål/ændringsønsker fra projektet.</w:t>
            </w:r>
          </w:p>
          <w:p w14:paraId="05FB72FB" w14:textId="77777777" w:rsidR="00297CD2" w:rsidRPr="00F93ADB" w:rsidRDefault="00297CD2" w:rsidP="00397304">
            <w:pPr>
              <w:pStyle w:val="Tabel"/>
            </w:pP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A76BE69" w14:textId="72A87436" w:rsidR="00297CD2" w:rsidRPr="00F93ADB" w:rsidRDefault="00297CD2" w:rsidP="00397304">
            <w:pPr>
              <w:pStyle w:val="Tabel"/>
            </w:pPr>
            <w:r w:rsidRPr="00F93ADB">
              <w:t>Forventer at Danmark overholder internationale aftaler og at Danmark sikrer, at EU-</w:t>
            </w:r>
            <w:r w:rsidR="00AC4C9F">
              <w:t>direktivet</w:t>
            </w:r>
            <w:r w:rsidRPr="00F93ADB">
              <w:t xml:space="preserve"> implementeres og it-understøttes fra </w:t>
            </w:r>
            <w:r w:rsidRPr="00626666">
              <w:t>den 1. januar 2025. </w:t>
            </w:r>
            <w:r w:rsidRPr="00F93ADB">
              <w:t>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8737099" w14:textId="77777777" w:rsidR="00297CD2" w:rsidRDefault="00297CD2" w:rsidP="00397304">
            <w:pPr>
              <w:pStyle w:val="Tabel"/>
            </w:pPr>
            <w:r w:rsidRPr="00F93ADB">
              <w:t>EU-</w:t>
            </w:r>
            <w:r>
              <w:t>K</w:t>
            </w:r>
            <w:r w:rsidRPr="00F93ADB">
              <w:t>ommissionen kan ændre kravene til løsningen, som kan have en påvirkning på </w:t>
            </w:r>
          </w:p>
          <w:p w14:paraId="5FB38F19" w14:textId="77777777" w:rsidR="00297CD2" w:rsidRPr="00F93ADB" w:rsidRDefault="00297CD2" w:rsidP="00397304">
            <w:pPr>
              <w:pStyle w:val="Tabel"/>
            </w:pPr>
            <w:r w:rsidRPr="00F93ADB">
              <w:t>projektets løsning, økonomi og tidsplan.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0685930B" w14:textId="77777777" w:rsidR="00297CD2" w:rsidRPr="00F93ADB" w:rsidRDefault="00297CD2" w:rsidP="00397304">
            <w:pPr>
              <w:pStyle w:val="Tabel"/>
            </w:pPr>
            <w:r w:rsidRPr="00F93ADB">
              <w:t>Projektet vil have en løbende dialog og deltage regelmæssigt i møder hos EU-</w:t>
            </w:r>
            <w:r>
              <w:t>K</w:t>
            </w:r>
            <w:r w:rsidRPr="00F93ADB">
              <w:t>ommissionen.  </w:t>
            </w:r>
          </w:p>
          <w:p w14:paraId="4D66C21F" w14:textId="77777777" w:rsidR="00297CD2" w:rsidRPr="00F93ADB" w:rsidRDefault="00297CD2" w:rsidP="00397304">
            <w:pPr>
              <w:pStyle w:val="Tabel"/>
            </w:pP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90B923B" w14:textId="04E58F05" w:rsidR="00AC4C9F" w:rsidRDefault="00297CD2" w:rsidP="00397304">
            <w:pPr>
              <w:pStyle w:val="Tabel"/>
            </w:pPr>
            <w:r>
              <w:t xml:space="preserve">Procesejer og </w:t>
            </w:r>
            <w:r w:rsidR="00EF5BC8">
              <w:t xml:space="preserve">Jura, </w:t>
            </w:r>
            <w:r>
              <w:t>Digitalisering</w:t>
            </w:r>
            <w:r w:rsidRPr="00F93ADB">
              <w:t> </w:t>
            </w:r>
          </w:p>
          <w:p w14:paraId="7A31F0C8" w14:textId="04E58F05" w:rsidR="00297CD2" w:rsidRPr="00F93ADB" w:rsidRDefault="0081442C" w:rsidP="00397304">
            <w:pPr>
              <w:pStyle w:val="Tabel"/>
            </w:pPr>
            <w:r>
              <w:br/>
            </w:r>
            <w:r w:rsidR="00B7793C">
              <w:t>V</w:t>
            </w:r>
            <w:r w:rsidR="00A20949">
              <w:t>irksomhed, op</w:t>
            </w:r>
            <w:r w:rsidR="00AC4C9F">
              <w:t>krævning og Økonomi</w:t>
            </w:r>
            <w:r w:rsidR="00E67C14">
              <w:t>, UFST</w:t>
            </w:r>
          </w:p>
        </w:tc>
      </w:tr>
      <w:tr w:rsidR="00297CD2" w:rsidRPr="00F93ADB" w14:paraId="034759CA"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68"/>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7D76A80" w14:textId="77777777" w:rsidR="00297CD2" w:rsidRPr="00F93ADB" w:rsidRDefault="00297CD2" w:rsidP="00397304">
            <w:pPr>
              <w:pStyle w:val="Tabel"/>
            </w:pPr>
            <w:r w:rsidRPr="00F93ADB">
              <w:t>Statens It-råd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E1D8278" w14:textId="77777777" w:rsidR="00297CD2" w:rsidRPr="00F93ADB" w:rsidRDefault="00297CD2" w:rsidP="00397304">
            <w:pPr>
              <w:pStyle w:val="Tabel"/>
            </w:pPr>
            <w:r w:rsidRPr="00F93ADB">
              <w:t xml:space="preserve">Skal risikovurdere projektet, </w:t>
            </w:r>
            <w:r>
              <w:t>da</w:t>
            </w:r>
            <w:r w:rsidRPr="00F93ADB">
              <w:t xml:space="preserve"> </w:t>
            </w:r>
            <w:r w:rsidRPr="00004F9B">
              <w:t>det overstiger 15 mio. kr.</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2D232ADC" w14:textId="77777777" w:rsidR="00297CD2" w:rsidRPr="00F93ADB" w:rsidRDefault="00297CD2" w:rsidP="00397304">
            <w:pPr>
              <w:pStyle w:val="Tabel"/>
            </w:pPr>
            <w:r w:rsidRPr="00F93ADB">
              <w:t>Interesseret i at projektet leverer til tiden og inden for den økonomiske ramme med henblik på lovmæssige krav. </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392FF7AA" w14:textId="77777777" w:rsidR="00297CD2" w:rsidRPr="00F93ADB" w:rsidRDefault="00297CD2" w:rsidP="00397304">
            <w:pPr>
              <w:pStyle w:val="Tabel"/>
            </w:pPr>
            <w:r w:rsidRPr="00F93ADB">
              <w:t>Risikovurderer projektet før igangsætning og udformer anbefalinger til risikominimering. </w:t>
            </w:r>
          </w:p>
          <w:p w14:paraId="003D0203" w14:textId="77777777" w:rsidR="00297CD2" w:rsidRPr="00F93ADB" w:rsidRDefault="00297CD2" w:rsidP="00397304">
            <w:pPr>
              <w:pStyle w:val="Tabel"/>
            </w:pPr>
            <w:r w:rsidRPr="00F93ADB">
              <w:t>Følger fremdrift i projektet ved halvårlige statusrapporteringer. </w:t>
            </w:r>
          </w:p>
          <w:p w14:paraId="3F82EAFB" w14:textId="7B6CE68E" w:rsidR="00297CD2" w:rsidRPr="00F93ADB" w:rsidRDefault="00297CD2" w:rsidP="00397304">
            <w:pPr>
              <w:pStyle w:val="Tabel"/>
            </w:pPr>
            <w:r>
              <w:t>K</w:t>
            </w:r>
            <w:r w:rsidRPr="00F93ADB">
              <w:t>an afkræve eksternt</w:t>
            </w:r>
            <w:r w:rsidR="00603313">
              <w:t xml:space="preserve"> </w:t>
            </w:r>
            <w:r w:rsidRPr="00F93ADB">
              <w:t xml:space="preserve">review, hvis de finder, at </w:t>
            </w:r>
            <w:r w:rsidRPr="00F93ADB">
              <w:lastRenderedPageBreak/>
              <w:t>risikoniveauet er højere end normalt. </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C7D7A60" w14:textId="77777777" w:rsidR="00297CD2" w:rsidRPr="00F93ADB" w:rsidRDefault="00297CD2" w:rsidP="00397304">
            <w:pPr>
              <w:pStyle w:val="Tabel"/>
            </w:pPr>
            <w:r w:rsidRPr="00F93ADB">
              <w:lastRenderedPageBreak/>
              <w:t>Dialog mellem UFST og rådet ved risikovurdering og halvårlige statusrapporteringer.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14CC78EA" w14:textId="77777777" w:rsidR="00297CD2" w:rsidRPr="00F93ADB" w:rsidRDefault="00297CD2" w:rsidP="00397304">
            <w:pPr>
              <w:pStyle w:val="Tabel"/>
            </w:pPr>
            <w:r w:rsidRPr="00F93ADB">
              <w:t>Styregruppen </w:t>
            </w:r>
          </w:p>
        </w:tc>
      </w:tr>
      <w:tr w:rsidR="00F909F0" w:rsidRPr="00F93ADB" w14:paraId="16BE3338" w14:textId="77777777" w:rsidTr="00666598">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68"/>
        </w:trPr>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53DA532B" w14:textId="02390E71" w:rsidR="00F909F0" w:rsidRPr="00B80171" w:rsidRDefault="00F909F0" w:rsidP="00397304">
            <w:pPr>
              <w:pStyle w:val="Tabel"/>
              <w:rPr>
                <w:highlight w:val="yellow"/>
              </w:rPr>
            </w:pPr>
            <w:r w:rsidRPr="00553975">
              <w:t>Erhvervsstyrelsen (ERST)</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79B56C3D" w14:textId="7B9FC647" w:rsidR="00F909F0" w:rsidRPr="00F93ADB" w:rsidRDefault="00FB72F8" w:rsidP="00397304">
            <w:pPr>
              <w:pStyle w:val="Tabel"/>
            </w:pPr>
            <w:r>
              <w:t>Har delt ansvar for registrering- af virksomheder i DK med</w:t>
            </w:r>
            <w:r>
              <w:lastRenderedPageBreak/>
              <w:t xml:space="preserve"> SKTST. </w:t>
            </w:r>
          </w:p>
        </w:tc>
        <w:tc>
          <w:tcPr>
            <w:tcW w:w="15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0065546" w14:textId="3A33D346" w:rsidR="00F909F0" w:rsidRPr="00F93ADB" w:rsidRDefault="00EE44DD" w:rsidP="00397304">
            <w:pPr>
              <w:pStyle w:val="Tabel"/>
            </w:pPr>
            <w:r>
              <w:t>Vil sandsynligvis vurdere, at SMV</w:t>
            </w:r>
            <w:r w:rsidR="00553975">
              <w:t>-</w:t>
            </w:r>
            <w:r>
              <w:t>registreringer hører under SKTST’s kompetencefelt og kun have behov for at blive orienteret og kunne udstille et registreringslink på virk.dk</w:t>
            </w:r>
          </w:p>
        </w:tc>
        <w:tc>
          <w:tcPr>
            <w:tcW w:w="16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E0234AC" w14:textId="1BD5E00E" w:rsidR="00F909F0" w:rsidRPr="00F93ADB" w:rsidRDefault="00AE3C35" w:rsidP="00397304">
            <w:pPr>
              <w:pStyle w:val="Tabel"/>
            </w:pPr>
            <w:r>
              <w:t>Hvis</w:t>
            </w:r>
            <w:r w:rsidR="00EE44DD">
              <w:t xml:space="preserve"> ERST mod forventning ønsker at påvirke registreringsløsningen</w:t>
            </w:r>
            <w:r>
              <w:t xml:space="preserve"> kan det</w:t>
            </w:r>
            <w:r w:rsidR="00403838">
              <w:t xml:space="preserve"> evt.</w:t>
            </w:r>
            <w:r>
              <w:t xml:space="preserve"> forsinke</w:t>
            </w:r>
            <w:r w:rsidR="00403838">
              <w:t xml:space="preserve"> leverancerne eller give ændringer ift. hvad der skal udstilles på virk.dk</w:t>
            </w:r>
          </w:p>
        </w:tc>
        <w:tc>
          <w:tcPr>
            <w:tcW w:w="15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45AB86F2" w14:textId="03701BD3" w:rsidR="00F909F0" w:rsidRPr="00F93ADB" w:rsidRDefault="00EE44DD" w:rsidP="00397304">
            <w:pPr>
              <w:pStyle w:val="Tabel"/>
            </w:pPr>
            <w:r>
              <w:t xml:space="preserve">Via de løbende dialogmøder mellem SKTST </w:t>
            </w:r>
            <w:r w:rsidR="00B66170">
              <w:t xml:space="preserve">(EP6) </w:t>
            </w:r>
            <w:r>
              <w:t xml:space="preserve">og ERST </w:t>
            </w:r>
          </w:p>
        </w:tc>
        <w:tc>
          <w:tcPr>
            <w:tcW w:w="15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tcPr>
          <w:p w14:paraId="6064D14C" w14:textId="6CD8C725" w:rsidR="00F909F0" w:rsidRPr="00F93ADB" w:rsidRDefault="00EE44DD" w:rsidP="00397304">
            <w:pPr>
              <w:pStyle w:val="Tabel"/>
            </w:pPr>
            <w:r>
              <w:t>Procesejer</w:t>
            </w:r>
          </w:p>
        </w:tc>
      </w:tr>
    </w:tbl>
    <w:p w14:paraId="2A38C783" w14:textId="77777777" w:rsidR="00392425" w:rsidRDefault="00392425" w:rsidP="00B50947">
      <w:pPr>
        <w:pStyle w:val="Brdtekst"/>
        <w:rPr>
          <w:b/>
          <w:sz w:val="26"/>
          <w:szCs w:val="26"/>
        </w:rPr>
      </w:pPr>
      <w:bookmarkStart w:id="197" w:name="_Ref525300956"/>
    </w:p>
    <w:p w14:paraId="5969D55F" w14:textId="1B158B98" w:rsidR="00864A06" w:rsidRPr="00B50947" w:rsidRDefault="009A3DBA" w:rsidP="00B50947">
      <w:pPr>
        <w:pStyle w:val="Brdtekst"/>
        <w:rPr>
          <w:b/>
          <w:sz w:val="26"/>
          <w:szCs w:val="26"/>
        </w:rPr>
      </w:pPr>
      <w:r>
        <w:rPr>
          <w:b/>
          <w:sz w:val="26"/>
          <w:szCs w:val="26"/>
        </w:rPr>
        <w:br w:type="column"/>
      </w:r>
      <w:r w:rsidR="00864A06" w:rsidRPr="00B50947">
        <w:rPr>
          <w:b/>
          <w:sz w:val="26"/>
          <w:szCs w:val="26"/>
        </w:rPr>
        <w:lastRenderedPageBreak/>
        <w:t>Inddragelse af andre myndigheder</w:t>
      </w:r>
      <w:bookmarkStart w:id="198" w:name="H_12"/>
      <w:bookmarkEnd w:id="197"/>
    </w:p>
    <w:p w14:paraId="0695BF4B" w14:textId="19DEDFD5" w:rsidR="007A1D1B" w:rsidRPr="000C17F3" w:rsidRDefault="007A1D1B" w:rsidP="00B50947">
      <w:pPr>
        <w:pStyle w:val="Brdtekst"/>
        <w:rPr>
          <w:bCs/>
        </w:rPr>
      </w:pPr>
      <w:r w:rsidRPr="000C17F3">
        <w:rPr>
          <w:bCs/>
        </w:rPr>
        <w:t>Der er p.t. ingen andre myndigheder</w:t>
      </w:r>
      <w:r w:rsidR="006324E6">
        <w:rPr>
          <w:bCs/>
        </w:rPr>
        <w:t>,</w:t>
      </w:r>
      <w:r w:rsidRPr="000C17F3">
        <w:rPr>
          <w:bCs/>
        </w:rPr>
        <w:t xml:space="preserve"> der er direkte in</w:t>
      </w:r>
      <w:r w:rsidR="000C17F3" w:rsidRPr="000C17F3">
        <w:rPr>
          <w:bCs/>
        </w:rPr>
        <w:t>ddragede i projektet</w:t>
      </w:r>
    </w:p>
    <w:sdt>
      <w:sdtPr>
        <w:alias w:val="Hjælp"/>
        <w:tag w:val="MPK hjælp"/>
        <w:id w:val="545196269"/>
        <w:lock w:val="sdtContentLocked"/>
        <w:placeholder>
          <w:docPart w:val="DefaultPlaceholder_1082065158"/>
        </w:placeholder>
      </w:sdtPr>
      <w:sdtContent>
        <w:p w14:paraId="30CC8073" w14:textId="77777777" w:rsidR="002E74DA" w:rsidRPr="002E74DA" w:rsidRDefault="002E74DA" w:rsidP="00E4292C">
          <w:pPr>
            <w:pStyle w:val="MPKhjlp"/>
          </w:pPr>
          <w:r w:rsidRPr="002E74DA">
            <w:fldChar w:fldCharType="begin"/>
          </w:r>
          <w:r w:rsidRPr="002E74DA">
            <w:instrText>HYPERLINK  \l "_DocTools_ScreenTip_67" \o "Inddragelse af andre myndigheder</w:instrText>
          </w:r>
        </w:p>
        <w:p w14:paraId="37B67AC5" w14:textId="77777777" w:rsidR="002E74DA" w:rsidRPr="002E74DA" w:rsidRDefault="002E74DA" w:rsidP="00E4292C">
          <w:pPr>
            <w:pStyle w:val="MPKhjlp"/>
          </w:pPr>
        </w:p>
        <w:p w14:paraId="1C6B84E5" w14:textId="77777777" w:rsidR="002E74DA" w:rsidRPr="002E74DA" w:rsidRDefault="002E74DA" w:rsidP="00E4292C">
          <w:pPr>
            <w:pStyle w:val="MPKhjlp"/>
          </w:pPr>
          <w:r w:rsidRPr="002E74DA">
            <w:instrText>I dette afsnit skal det beskrives, hvis andre myndigheder skal afgive ressourcer til projektet eller være ansvarlige for implementering af projektets leverancer. De berørte myndigheder skal have accepteret deres rolle i forbindelse med projektet og denne accept skal være dokumenteret, eksempelvis i nedenstående tabel.</w:instrText>
          </w:r>
        </w:p>
        <w:p w14:paraId="274934E7" w14:textId="77777777" w:rsidR="002E74DA" w:rsidRPr="002E74DA" w:rsidRDefault="002E74DA" w:rsidP="00E4292C">
          <w:pPr>
            <w:pStyle w:val="MPKhjlp"/>
          </w:pPr>
        </w:p>
        <w:p w14:paraId="42E93539" w14:textId="77777777" w:rsidR="002E74DA" w:rsidRPr="002E74DA" w:rsidRDefault="002E74DA" w:rsidP="00E4292C">
          <w:pPr>
            <w:pStyle w:val="MPKhjlp"/>
          </w:pPr>
          <w:r w:rsidRPr="002E74DA">
            <w:instrText>Det skal tydeligt fremgå, hvilke andre myndigheder, som vil blive væsentligt berørt af projektet – enten i gennemførelsen eller realiseringsfasen. Det er vigtigt, at det tydeligt fremgår, at projektet har en dialog med de pågældende myndigheder og at, der er truffet aftaler om samarbejdet.</w:instrText>
          </w:r>
        </w:p>
        <w:p w14:paraId="5EC1401E" w14:textId="77777777" w:rsidR="002E74DA" w:rsidRPr="002E74DA" w:rsidRDefault="002E74DA" w:rsidP="00E4292C">
          <w:pPr>
            <w:pStyle w:val="MPKhjlp"/>
          </w:pPr>
        </w:p>
        <w:p w14:paraId="0600F69E" w14:textId="77777777" w:rsidR="002E74DA" w:rsidRPr="002E74DA" w:rsidRDefault="002E74DA" w:rsidP="00E4292C">
          <w:pPr>
            <w:pStyle w:val="MPKhjlp"/>
          </w:pPr>
          <w:r w:rsidRPr="002E74DA">
            <w:instrText>Der kan også være tale om andre væsentlige samarbejdspartnere end myndigheder, som fx private aktører, interesseorganisationer eller undervisningssektoren. I dette tilfælde kan overskrifter tilpasses.</w:instrText>
          </w:r>
        </w:p>
        <w:p w14:paraId="5634EFD4" w14:textId="77777777" w:rsidR="002E74DA" w:rsidRPr="002E74DA" w:rsidRDefault="002E74DA" w:rsidP="00E4292C">
          <w:pPr>
            <w:pStyle w:val="MPKhjlp"/>
          </w:pPr>
        </w:p>
        <w:p w14:paraId="2F18ED63" w14:textId="77777777" w:rsidR="002E74DA" w:rsidRPr="002E74DA" w:rsidRDefault="002E74DA" w:rsidP="00E4292C">
          <w:pPr>
            <w:pStyle w:val="MPKhjlp"/>
          </w:pPr>
          <w:r w:rsidRPr="002E74DA">
            <w:instrText>Beskrivelsesdybde</w:instrText>
          </w:r>
        </w:p>
        <w:p w14:paraId="46E3E19C" w14:textId="77777777" w:rsidR="002E74DA" w:rsidRPr="002E74DA" w:rsidRDefault="002E74DA" w:rsidP="00E4292C">
          <w:pPr>
            <w:pStyle w:val="MPKhjlp"/>
          </w:pPr>
          <w:r w:rsidRPr="002E74DA">
            <w:instrText>Det skal fremgå her, hvis der er andre myndigheder, der skal give så væsentlige bidrag til projektet, at det er vigtigt for projektets succes.</w:instrText>
          </w:r>
        </w:p>
        <w:p w14:paraId="5969D560" w14:textId="3D592840" w:rsidR="00E4292C" w:rsidRPr="00E4292C" w:rsidRDefault="002E74DA" w:rsidP="00E4292C">
          <w:pPr>
            <w:pStyle w:val="MPKhjlp"/>
          </w:pPr>
          <w:r w:rsidRPr="002E74DA">
            <w:instrText>"</w:instrText>
          </w:r>
          <w:r w:rsidRPr="002E74DA">
            <w:fldChar w:fldCharType="separate"/>
          </w:r>
          <w:r w:rsidRPr="002E74DA">
            <w:t>H-</w:t>
          </w:r>
          <w:r w:rsidRPr="002E74DA">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12</w:t>
          </w:r>
          <w:r w:rsidR="00324D10">
            <w:rPr>
              <w:noProof/>
            </w:rPr>
            <w:fldChar w:fldCharType="end"/>
          </w:r>
        </w:p>
      </w:sdtContent>
    </w:sdt>
    <w:bookmarkEnd w:id="198" w:displacedByCustomXml="prev"/>
    <w:p w14:paraId="5969D561" w14:textId="64C190C8" w:rsidR="0039090A" w:rsidRDefault="0039090A" w:rsidP="0039090A">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1</w:t>
      </w:r>
      <w:r w:rsidR="00643EB6">
        <w:rPr>
          <w:noProof/>
        </w:rPr>
        <w:fldChar w:fldCharType="end"/>
      </w:r>
      <w:r w:rsidR="00D82899">
        <w:t>.</w:t>
      </w:r>
      <w:r w:rsidR="007801DA">
        <w:rPr>
          <w:noProof/>
        </w:rPr>
        <w:t>10</w:t>
      </w:r>
      <w:r>
        <w:t xml:space="preserve">: </w:t>
      </w:r>
      <w:r w:rsidR="00293935">
        <w:t>I</w:t>
      </w:r>
      <w:r w:rsidRPr="00750733">
        <w:t>ndgåede aftaler</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925"/>
        <w:gridCol w:w="1926"/>
        <w:gridCol w:w="1925"/>
        <w:gridCol w:w="1926"/>
        <w:gridCol w:w="1926"/>
      </w:tblGrid>
      <w:tr w:rsidR="00864A06" w:rsidRPr="00CC51C4" w14:paraId="5969D567" w14:textId="77777777" w:rsidTr="002E0BB6">
        <w:trPr>
          <w:tblHeader/>
        </w:trPr>
        <w:tc>
          <w:tcPr>
            <w:tcW w:w="1973" w:type="dxa"/>
            <w:shd w:val="clear" w:color="auto" w:fill="D9D9D9"/>
            <w:vAlign w:val="bottom"/>
          </w:tcPr>
          <w:p w14:paraId="5969D562" w14:textId="77777777" w:rsidR="00864A06" w:rsidRPr="00CC51C4" w:rsidRDefault="00864A06" w:rsidP="00E52407">
            <w:pPr>
              <w:pStyle w:val="Tabeloverskrift"/>
            </w:pPr>
            <w:r w:rsidRPr="00D51D79">
              <w:t>Enhed i myndighed</w:t>
            </w:r>
          </w:p>
        </w:tc>
        <w:tc>
          <w:tcPr>
            <w:tcW w:w="1973" w:type="dxa"/>
            <w:shd w:val="clear" w:color="auto" w:fill="D9D9D9"/>
            <w:vAlign w:val="bottom"/>
          </w:tcPr>
          <w:p w14:paraId="5969D563" w14:textId="77777777" w:rsidR="00864A06" w:rsidRPr="00CC51C4" w:rsidRDefault="00864A06" w:rsidP="00E52407">
            <w:pPr>
              <w:pStyle w:val="Tabeloverskrift"/>
            </w:pPr>
            <w:r w:rsidRPr="00D51D79">
              <w:t>Afgiver ressourcer</w:t>
            </w:r>
            <w:r>
              <w:br/>
            </w:r>
            <w:r w:rsidRPr="00D51D79">
              <w:t>til projektet</w:t>
            </w:r>
          </w:p>
        </w:tc>
        <w:tc>
          <w:tcPr>
            <w:tcW w:w="1972" w:type="dxa"/>
            <w:shd w:val="clear" w:color="auto" w:fill="D9D9D9"/>
            <w:vAlign w:val="bottom"/>
          </w:tcPr>
          <w:p w14:paraId="5969D564" w14:textId="77777777" w:rsidR="00864A06" w:rsidRPr="00CC51C4" w:rsidRDefault="00864A06" w:rsidP="00E52407">
            <w:pPr>
              <w:pStyle w:val="Tabeloverskrift"/>
            </w:pPr>
            <w:r w:rsidRPr="00D51D79">
              <w:t>Implementerer</w:t>
            </w:r>
            <w:r>
              <w:br/>
            </w:r>
            <w:r w:rsidRPr="00D51D79">
              <w:t>leverancer</w:t>
            </w:r>
          </w:p>
        </w:tc>
        <w:tc>
          <w:tcPr>
            <w:tcW w:w="1973" w:type="dxa"/>
            <w:shd w:val="clear" w:color="auto" w:fill="D9D9D9"/>
            <w:vAlign w:val="bottom"/>
          </w:tcPr>
          <w:p w14:paraId="5969D565" w14:textId="77777777" w:rsidR="00864A06" w:rsidRPr="00CC51C4" w:rsidRDefault="00864A06" w:rsidP="00E52407">
            <w:pPr>
              <w:pStyle w:val="Tabeloverskrift"/>
            </w:pPr>
            <w:r w:rsidRPr="00D51D79">
              <w:t>Realiserer</w:t>
            </w:r>
          </w:p>
        </w:tc>
        <w:tc>
          <w:tcPr>
            <w:tcW w:w="1973" w:type="dxa"/>
            <w:shd w:val="clear" w:color="auto" w:fill="D9D9D9"/>
            <w:vAlign w:val="bottom"/>
          </w:tcPr>
          <w:p w14:paraId="5969D566" w14:textId="77777777" w:rsidR="00864A06" w:rsidRPr="00CC51C4" w:rsidRDefault="00864A06" w:rsidP="00E52407">
            <w:pPr>
              <w:pStyle w:val="Tabeloverskrift"/>
            </w:pPr>
            <w:r w:rsidRPr="00D51D79">
              <w:t>Enhed i myndighed</w:t>
            </w:r>
          </w:p>
        </w:tc>
      </w:tr>
      <w:tr w:rsidR="00864A06" w:rsidRPr="00CC51C4" w14:paraId="5969D56D" w14:textId="77777777" w:rsidTr="002E0BB6">
        <w:tc>
          <w:tcPr>
            <w:tcW w:w="1973" w:type="dxa"/>
            <w:shd w:val="clear" w:color="auto" w:fill="auto"/>
          </w:tcPr>
          <w:p w14:paraId="5969D568" w14:textId="77777777" w:rsidR="00864A06" w:rsidRPr="00CC51C4" w:rsidRDefault="00000000" w:rsidP="00E52407">
            <w:pPr>
              <w:pStyle w:val="Tabel"/>
            </w:pPr>
            <w:sdt>
              <w:sdtPr>
                <w:id w:val="941026027"/>
                <w:placeholder>
                  <w:docPart w:val="C48D9F29D9024D7F9A1D9CFAD28F3167"/>
                </w:placeholder>
                <w:temporary/>
                <w:showingPlcHdr/>
              </w:sdtPr>
              <w:sdtContent>
                <w:r w:rsidR="00864A06" w:rsidRPr="00C04EFC">
                  <w:rPr>
                    <w:rStyle w:val="Pladsholdertekst"/>
                  </w:rPr>
                  <w:t>[Angiv hvilken myndighed og hvilken organisatorisk enhed der inddrages i projektet]</w:t>
                </w:r>
              </w:sdtContent>
            </w:sdt>
          </w:p>
        </w:tc>
        <w:tc>
          <w:tcPr>
            <w:tcW w:w="1973" w:type="dxa"/>
            <w:shd w:val="clear" w:color="auto" w:fill="auto"/>
          </w:tcPr>
          <w:p w14:paraId="5969D569" w14:textId="77777777" w:rsidR="00864A06" w:rsidRPr="00CC51C4" w:rsidRDefault="00000000" w:rsidP="00E52407">
            <w:pPr>
              <w:pStyle w:val="Tabel"/>
            </w:pPr>
            <w:sdt>
              <w:sdtPr>
                <w:id w:val="-1448308389"/>
                <w:placeholder>
                  <w:docPart w:val="EAC751F013244A149808797E7656FACA"/>
                </w:placeholder>
                <w:temporary/>
                <w:showingPlcHdr/>
              </w:sdtPr>
              <w:sdtContent>
                <w:r w:rsidR="00864A06" w:rsidRPr="00BA31C6">
                  <w:rPr>
                    <w:color w:val="808080" w:themeColor="background1" w:themeShade="80"/>
                    <w:szCs w:val="18"/>
                  </w:rPr>
                  <w:t>[</w:t>
                </w:r>
                <w:r w:rsidR="00864A06" w:rsidRPr="00B74ADB">
                  <w:rPr>
                    <w:color w:val="808080" w:themeColor="background1" w:themeShade="80"/>
                    <w:szCs w:val="18"/>
                  </w:rPr>
                  <w:t>Angiv hvor mange ressourcer</w:t>
                </w:r>
                <w:r w:rsidR="00864A06">
                  <w:rPr>
                    <w:color w:val="808080" w:themeColor="background1" w:themeShade="80"/>
                    <w:szCs w:val="18"/>
                  </w:rPr>
                  <w:t>]</w:t>
                </w:r>
              </w:sdtContent>
            </w:sdt>
          </w:p>
        </w:tc>
        <w:tc>
          <w:tcPr>
            <w:tcW w:w="1972" w:type="dxa"/>
            <w:shd w:val="clear" w:color="auto" w:fill="auto"/>
          </w:tcPr>
          <w:p w14:paraId="5969D56A" w14:textId="77777777" w:rsidR="00864A06" w:rsidRPr="00CC51C4" w:rsidRDefault="00000000" w:rsidP="00E52407">
            <w:pPr>
              <w:pStyle w:val="Tabel"/>
            </w:pPr>
            <w:sdt>
              <w:sdtPr>
                <w:id w:val="-1257521057"/>
                <w:placeholder>
                  <w:docPart w:val="EBC3D9CFFA144A80BE1AFCAC1040AE30"/>
                </w:placeholder>
                <w:temporary/>
                <w:showingPlcHdr/>
              </w:sdtPr>
              <w:sdtContent>
                <w:r w:rsidR="00864A06" w:rsidRPr="00BA31C6">
                  <w:rPr>
                    <w:color w:val="808080" w:themeColor="background1" w:themeShade="80"/>
                    <w:szCs w:val="18"/>
                  </w:rPr>
                  <w:t>[</w:t>
                </w:r>
                <w:r w:rsidR="00864A06">
                  <w:rPr>
                    <w:color w:val="808080" w:themeColor="background1" w:themeShade="80"/>
                    <w:szCs w:val="18"/>
                  </w:rPr>
                  <w:t>Angiv hvilke leveran</w:t>
                </w:r>
                <w:r w:rsidR="00864A06" w:rsidRPr="00B74ADB">
                  <w:rPr>
                    <w:color w:val="808080" w:themeColor="background1" w:themeShade="80"/>
                    <w:szCs w:val="18"/>
                  </w:rPr>
                  <w:t>cer</w:t>
                </w:r>
                <w:r w:rsidR="00864A06" w:rsidRPr="00BA31C6">
                  <w:rPr>
                    <w:color w:val="808080" w:themeColor="background1" w:themeShade="80"/>
                    <w:szCs w:val="18"/>
                  </w:rPr>
                  <w:t>]</w:t>
                </w:r>
              </w:sdtContent>
            </w:sdt>
          </w:p>
        </w:tc>
        <w:tc>
          <w:tcPr>
            <w:tcW w:w="1973" w:type="dxa"/>
            <w:shd w:val="clear" w:color="auto" w:fill="auto"/>
          </w:tcPr>
          <w:p w14:paraId="5969D56B" w14:textId="77777777" w:rsidR="00864A06" w:rsidRPr="00CC51C4" w:rsidRDefault="00000000" w:rsidP="00E52407">
            <w:pPr>
              <w:pStyle w:val="Tabel"/>
            </w:pPr>
            <w:sdt>
              <w:sdtPr>
                <w:id w:val="1809898656"/>
                <w:placeholder>
                  <w:docPart w:val="D5D057CD9C3A4F56A6EC65D82834CCF2"/>
                </w:placeholder>
                <w:temporary/>
                <w:showingPlcHdr/>
              </w:sdtPr>
              <w:sdtContent>
                <w:r w:rsidR="00864A06" w:rsidRPr="00BA31C6">
                  <w:rPr>
                    <w:color w:val="808080" w:themeColor="background1" w:themeShade="80"/>
                    <w:szCs w:val="18"/>
                  </w:rPr>
                  <w:t>[</w:t>
                </w:r>
                <w:r w:rsidR="00864A06" w:rsidRPr="00B74ADB">
                  <w:rPr>
                    <w:color w:val="808080" w:themeColor="background1" w:themeShade="80"/>
                    <w:szCs w:val="18"/>
                  </w:rPr>
                  <w:t>Angiv hvilke gevinster og deres omfang</w:t>
                </w:r>
                <w:r w:rsidR="00864A06">
                  <w:rPr>
                    <w:color w:val="808080" w:themeColor="background1" w:themeShade="80"/>
                    <w:szCs w:val="18"/>
                  </w:rPr>
                  <w:t>]</w:t>
                </w:r>
              </w:sdtContent>
            </w:sdt>
          </w:p>
        </w:tc>
        <w:tc>
          <w:tcPr>
            <w:tcW w:w="1973" w:type="dxa"/>
            <w:shd w:val="clear" w:color="auto" w:fill="auto"/>
          </w:tcPr>
          <w:p w14:paraId="5969D56C" w14:textId="77777777" w:rsidR="00864A06" w:rsidRPr="00CC51C4" w:rsidRDefault="00000000" w:rsidP="00E52407">
            <w:pPr>
              <w:pStyle w:val="Tabel"/>
            </w:pPr>
            <w:sdt>
              <w:sdtPr>
                <w:id w:val="1229258022"/>
                <w:placeholder>
                  <w:docPart w:val="43258BE66EC84A4B9C630550D921AFE7"/>
                </w:placeholder>
                <w:temporary/>
                <w:showingPlcHdr/>
              </w:sdtPr>
              <w:sdtContent>
                <w:r w:rsidR="00864A06" w:rsidRPr="00BA31C6">
                  <w:rPr>
                    <w:color w:val="808080" w:themeColor="background1" w:themeShade="80"/>
                    <w:szCs w:val="18"/>
                  </w:rPr>
                  <w:t>[</w:t>
                </w:r>
                <w:r w:rsidR="00864A06" w:rsidRPr="00B74ADB">
                  <w:rPr>
                    <w:color w:val="808080" w:themeColor="background1" w:themeShade="80"/>
                    <w:szCs w:val="18"/>
                  </w:rPr>
                  <w:t>Angiv om der er indgået aftale med myndigheden</w:t>
                </w:r>
                <w:r w:rsidR="00864A06" w:rsidRPr="00BA31C6">
                  <w:rPr>
                    <w:color w:val="808080" w:themeColor="background1" w:themeShade="80"/>
                    <w:szCs w:val="18"/>
                  </w:rPr>
                  <w:t>]</w:t>
                </w:r>
              </w:sdtContent>
            </w:sdt>
          </w:p>
        </w:tc>
      </w:tr>
      <w:tr w:rsidR="00864A06" w:rsidRPr="00CC51C4" w14:paraId="5969D573" w14:textId="77777777" w:rsidTr="002E0BB6">
        <w:tc>
          <w:tcPr>
            <w:tcW w:w="1973" w:type="dxa"/>
            <w:shd w:val="clear" w:color="auto" w:fill="auto"/>
          </w:tcPr>
          <w:p w14:paraId="5969D56E" w14:textId="77777777" w:rsidR="00864A06" w:rsidRPr="00CC51C4" w:rsidRDefault="00864A06" w:rsidP="00E52407">
            <w:pPr>
              <w:pStyle w:val="Tabel"/>
            </w:pPr>
          </w:p>
        </w:tc>
        <w:tc>
          <w:tcPr>
            <w:tcW w:w="1973" w:type="dxa"/>
            <w:shd w:val="clear" w:color="auto" w:fill="auto"/>
          </w:tcPr>
          <w:p w14:paraId="5969D56F" w14:textId="77777777" w:rsidR="00864A06" w:rsidRPr="00CC51C4" w:rsidRDefault="00864A06" w:rsidP="00E52407">
            <w:pPr>
              <w:pStyle w:val="Tabel"/>
            </w:pPr>
          </w:p>
        </w:tc>
        <w:tc>
          <w:tcPr>
            <w:tcW w:w="1972" w:type="dxa"/>
            <w:shd w:val="clear" w:color="auto" w:fill="auto"/>
          </w:tcPr>
          <w:p w14:paraId="5969D570" w14:textId="77777777" w:rsidR="00864A06" w:rsidRPr="00CC51C4" w:rsidRDefault="00864A06" w:rsidP="00E52407">
            <w:pPr>
              <w:pStyle w:val="Tabel"/>
            </w:pPr>
          </w:p>
        </w:tc>
        <w:tc>
          <w:tcPr>
            <w:tcW w:w="1973" w:type="dxa"/>
            <w:shd w:val="clear" w:color="auto" w:fill="auto"/>
          </w:tcPr>
          <w:p w14:paraId="5969D571" w14:textId="77777777" w:rsidR="00864A06" w:rsidRPr="00CC51C4" w:rsidRDefault="00864A06" w:rsidP="00E52407">
            <w:pPr>
              <w:pStyle w:val="Tabel"/>
            </w:pPr>
          </w:p>
        </w:tc>
        <w:tc>
          <w:tcPr>
            <w:tcW w:w="1973" w:type="dxa"/>
            <w:shd w:val="clear" w:color="auto" w:fill="auto"/>
          </w:tcPr>
          <w:p w14:paraId="5969D572" w14:textId="77777777" w:rsidR="00864A06" w:rsidRPr="00CC51C4" w:rsidRDefault="00864A06" w:rsidP="00E52407">
            <w:pPr>
              <w:pStyle w:val="Tabel"/>
            </w:pPr>
          </w:p>
        </w:tc>
      </w:tr>
      <w:tr w:rsidR="00864A06" w:rsidRPr="00CC51C4" w14:paraId="5969D579" w14:textId="77777777" w:rsidTr="002E0BB6">
        <w:tc>
          <w:tcPr>
            <w:tcW w:w="1973" w:type="dxa"/>
            <w:shd w:val="clear" w:color="auto" w:fill="auto"/>
          </w:tcPr>
          <w:p w14:paraId="5969D574" w14:textId="77777777" w:rsidR="00864A06" w:rsidRPr="00CC51C4" w:rsidRDefault="00864A06" w:rsidP="00E52407">
            <w:pPr>
              <w:pStyle w:val="Tabel"/>
            </w:pPr>
          </w:p>
        </w:tc>
        <w:tc>
          <w:tcPr>
            <w:tcW w:w="1973" w:type="dxa"/>
            <w:shd w:val="clear" w:color="auto" w:fill="auto"/>
          </w:tcPr>
          <w:p w14:paraId="5969D575" w14:textId="77777777" w:rsidR="00864A06" w:rsidRPr="00CC51C4" w:rsidRDefault="00864A06" w:rsidP="00E52407">
            <w:pPr>
              <w:pStyle w:val="Tabel"/>
            </w:pPr>
          </w:p>
        </w:tc>
        <w:tc>
          <w:tcPr>
            <w:tcW w:w="1972" w:type="dxa"/>
            <w:shd w:val="clear" w:color="auto" w:fill="auto"/>
          </w:tcPr>
          <w:p w14:paraId="5969D576" w14:textId="77777777" w:rsidR="00864A06" w:rsidRPr="00CC51C4" w:rsidRDefault="00864A06" w:rsidP="00E52407">
            <w:pPr>
              <w:pStyle w:val="Tabel"/>
            </w:pPr>
          </w:p>
        </w:tc>
        <w:tc>
          <w:tcPr>
            <w:tcW w:w="1973" w:type="dxa"/>
            <w:shd w:val="clear" w:color="auto" w:fill="auto"/>
          </w:tcPr>
          <w:p w14:paraId="5969D577" w14:textId="77777777" w:rsidR="00864A06" w:rsidRPr="00CC51C4" w:rsidRDefault="00864A06" w:rsidP="00E52407">
            <w:pPr>
              <w:pStyle w:val="Tabel"/>
            </w:pPr>
          </w:p>
        </w:tc>
        <w:tc>
          <w:tcPr>
            <w:tcW w:w="1973" w:type="dxa"/>
            <w:shd w:val="clear" w:color="auto" w:fill="auto"/>
          </w:tcPr>
          <w:p w14:paraId="5969D578" w14:textId="77777777" w:rsidR="00864A06" w:rsidRPr="00CC51C4" w:rsidRDefault="00864A06" w:rsidP="00E52407">
            <w:pPr>
              <w:pStyle w:val="Tabel"/>
            </w:pPr>
          </w:p>
        </w:tc>
      </w:tr>
    </w:tbl>
    <w:p w14:paraId="5969D57A" w14:textId="77777777" w:rsidR="003B00FA" w:rsidRDefault="003B00FA" w:rsidP="003B00FA">
      <w:pPr>
        <w:pStyle w:val="Overskrift1"/>
      </w:pPr>
      <w:bookmarkStart w:id="199" w:name="_Toc519426317"/>
      <w:bookmarkStart w:id="200" w:name="_Ref525300984"/>
      <w:bookmarkStart w:id="201" w:name="_Toc109308970"/>
      <w:bookmarkStart w:id="202" w:name="_Toc520195116"/>
      <w:r w:rsidRPr="003B00FA">
        <w:lastRenderedPageBreak/>
        <w:t xml:space="preserve">Projektets </w:t>
      </w:r>
      <w:r w:rsidR="007258FB">
        <w:t xml:space="preserve">overordnede </w:t>
      </w:r>
      <w:r w:rsidRPr="003B00FA">
        <w:t>tilrettelæggelse</w:t>
      </w:r>
      <w:bookmarkStart w:id="203" w:name="H_13"/>
      <w:bookmarkEnd w:id="199"/>
      <w:bookmarkEnd w:id="200"/>
      <w:bookmarkEnd w:id="201"/>
    </w:p>
    <w:sdt>
      <w:sdtPr>
        <w:alias w:val="Hjælp"/>
        <w:tag w:val="MPK hjælp"/>
        <w:id w:val="-1950693005"/>
        <w:lock w:val="sdtContentLocked"/>
        <w:placeholder>
          <w:docPart w:val="DefaultPlaceholder_1082065158"/>
        </w:placeholder>
      </w:sdtPr>
      <w:sdtContent>
        <w:p w14:paraId="45F40997" w14:textId="77777777" w:rsidR="002E74DA" w:rsidRPr="002E74DA" w:rsidRDefault="002E74DA" w:rsidP="00E4292C">
          <w:pPr>
            <w:pStyle w:val="MPKhjlp"/>
          </w:pPr>
          <w:r w:rsidRPr="002E74DA">
            <w:fldChar w:fldCharType="begin"/>
          </w:r>
          <w:r w:rsidRPr="002E74DA">
            <w:instrText>HYPERLINK  \l "_DocTools_ScreenTip_68" \o "2 Projektets overordnede tilrettelæggelse</w:instrText>
          </w:r>
        </w:p>
        <w:p w14:paraId="0710FC3D" w14:textId="77777777" w:rsidR="002E74DA" w:rsidRPr="002E74DA" w:rsidRDefault="002E74DA" w:rsidP="00E4292C">
          <w:pPr>
            <w:pStyle w:val="MPKhjlp"/>
          </w:pPr>
        </w:p>
        <w:p w14:paraId="22C27045" w14:textId="77777777" w:rsidR="002E74DA" w:rsidRPr="002E74DA" w:rsidRDefault="002E74DA" w:rsidP="00E4292C">
          <w:pPr>
            <w:pStyle w:val="MPKhjlp"/>
          </w:pPr>
          <w:r w:rsidRPr="002E74DA">
            <w:instrText>Dette kapitel beskriver de overordnede styringsrammer for projektet. Kapitlet bør give læseren en forståelse for, at projektets styringsmæssige rammer passer til projektets karakter.</w:instrText>
          </w:r>
        </w:p>
        <w:p w14:paraId="47644080" w14:textId="77777777" w:rsidR="002E74DA" w:rsidRPr="002E74DA" w:rsidRDefault="002E74DA" w:rsidP="00E4292C">
          <w:pPr>
            <w:pStyle w:val="MPKhjlp"/>
          </w:pPr>
        </w:p>
        <w:p w14:paraId="777D7BC7" w14:textId="77777777" w:rsidR="002E74DA" w:rsidRPr="002E74DA" w:rsidRDefault="002E74DA" w:rsidP="00E4292C">
          <w:pPr>
            <w:pStyle w:val="MPKhjlp"/>
          </w:pPr>
          <w:r w:rsidRPr="002E74DA">
            <w:instrText>En række af afsnittene i kapitlet bør startes allerede i idéfasen (fx projektets overordnede tidshorisont, økonomi m.m.) og sammen med planen for analysefasen (Bilag A) indgå i styregruppens\/projektejerens vurdering af om analysefasen kan påbegyndes.</w:instrText>
          </w:r>
        </w:p>
        <w:p w14:paraId="0C79F621" w14:textId="77777777" w:rsidR="002E74DA" w:rsidRPr="002E74DA" w:rsidRDefault="002E74DA" w:rsidP="00E4292C">
          <w:pPr>
            <w:pStyle w:val="MPKhjlp"/>
          </w:pPr>
          <w:r w:rsidRPr="002E74DA">
            <w:instrText>Afsnittene bør genbesøges og udbygges\/præciseres i løbet af analysefasen samt i gennemførelsesfasen, ved større beslutningspunkter eller hvis projektet udsættes for større ændringer.</w:instrText>
          </w:r>
        </w:p>
        <w:p w14:paraId="70C74DFE" w14:textId="77777777" w:rsidR="002E74DA" w:rsidRPr="002E74DA" w:rsidRDefault="002E74DA" w:rsidP="00E4292C">
          <w:pPr>
            <w:pStyle w:val="MPKhjlp"/>
          </w:pPr>
        </w:p>
        <w:p w14:paraId="3315CDDE" w14:textId="77777777" w:rsidR="002E74DA" w:rsidRPr="002E74DA" w:rsidRDefault="002E74DA" w:rsidP="00E4292C">
          <w:pPr>
            <w:pStyle w:val="MPKhjlp"/>
          </w:pPr>
          <w:r w:rsidRPr="002E74DA">
            <w:instrText>Beskrivelsesdybde</w:instrText>
          </w:r>
        </w:p>
        <w:p w14:paraId="25BE44B6" w14:textId="77777777" w:rsidR="002E74DA" w:rsidRPr="002E74DA" w:rsidRDefault="002E74DA" w:rsidP="00E4292C">
          <w:pPr>
            <w:pStyle w:val="MPKhjlp"/>
          </w:pPr>
          <w:r w:rsidRPr="002E74DA">
            <w:instrText>Det indledende afsnit skal kort opsummere de væsentligste pointer om projektets tidshorisont, økonomi og risici, og hvordan dette passer til projektets karakter og formål. Hvis de efterfølgende underpunkter tilsammen beskriver projektets overordnede tilrettelæggelse fyldestgørende, behøver der ikke nødvendigvis fyldes noget ud her på overskriftsniveau.</w:instrText>
          </w:r>
        </w:p>
        <w:p w14:paraId="5969D57B" w14:textId="2A849274" w:rsidR="00E4292C" w:rsidRPr="00E4292C" w:rsidRDefault="002E74DA" w:rsidP="00E4292C">
          <w:pPr>
            <w:pStyle w:val="MPKhjlp"/>
          </w:pPr>
          <w:r w:rsidRPr="002E74DA">
            <w:instrText>"</w:instrText>
          </w:r>
          <w:r w:rsidRPr="002E74DA">
            <w:fldChar w:fldCharType="separate"/>
          </w:r>
          <w:r w:rsidRPr="002E74DA">
            <w:t>H-</w:t>
          </w:r>
          <w:r w:rsidRPr="002E74DA">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13</w:t>
          </w:r>
          <w:r w:rsidR="00324D10">
            <w:rPr>
              <w:noProof/>
            </w:rPr>
            <w:fldChar w:fldCharType="end"/>
          </w:r>
        </w:p>
      </w:sdtContent>
    </w:sdt>
    <w:bookmarkEnd w:id="203" w:displacedByCustomXml="prev"/>
    <w:p w14:paraId="5969D57D" w14:textId="53A078B2" w:rsidR="003156D9" w:rsidRDefault="008C444F" w:rsidP="008C444F">
      <w:pPr>
        <w:pStyle w:val="Brdtekst"/>
        <w:rPr>
          <w:highlight w:val="yellow"/>
        </w:rPr>
      </w:pPr>
      <w:r>
        <w:t>I dette kapitel beskrives projektets overordnede tilrettelæggelse.</w:t>
      </w:r>
    </w:p>
    <w:p w14:paraId="5969D57E" w14:textId="77777777" w:rsidR="003B00FA" w:rsidRDefault="003B00FA" w:rsidP="003B00FA">
      <w:pPr>
        <w:pStyle w:val="Overskrift2"/>
      </w:pPr>
      <w:bookmarkStart w:id="204" w:name="_Toc519426318"/>
      <w:bookmarkStart w:id="205" w:name="_Ref525301032"/>
      <w:bookmarkStart w:id="206" w:name="_Toc109308971"/>
      <w:r w:rsidRPr="003B00FA">
        <w:t>Projektets tidshorisont</w:t>
      </w:r>
      <w:bookmarkStart w:id="207" w:name="H_14"/>
      <w:bookmarkEnd w:id="204"/>
      <w:bookmarkEnd w:id="205"/>
      <w:bookmarkEnd w:id="206"/>
    </w:p>
    <w:sdt>
      <w:sdtPr>
        <w:alias w:val="Hjælp"/>
        <w:tag w:val="MPK hjælp"/>
        <w:id w:val="356789470"/>
        <w:lock w:val="sdtContentLocked"/>
        <w:placeholder>
          <w:docPart w:val="DefaultPlaceholder_1082065158"/>
        </w:placeholder>
      </w:sdtPr>
      <w:sdtContent>
        <w:p w14:paraId="7C55F227" w14:textId="77777777" w:rsidR="00643EB6" w:rsidRPr="00643EB6" w:rsidRDefault="00643EB6" w:rsidP="00E4292C">
          <w:pPr>
            <w:pStyle w:val="MPKhjlp"/>
          </w:pPr>
          <w:r w:rsidRPr="00643EB6">
            <w:fldChar w:fldCharType="begin"/>
          </w:r>
          <w:r w:rsidRPr="00643EB6">
            <w:instrText>HYPERLINK  \l "_DocTools_ScreenTip_99" \o "2.1 Projektets tidshorisont</w:instrText>
          </w:r>
        </w:p>
        <w:p w14:paraId="5CCF97C7" w14:textId="77777777" w:rsidR="00643EB6" w:rsidRPr="00643EB6" w:rsidRDefault="00643EB6" w:rsidP="00E4292C">
          <w:pPr>
            <w:pStyle w:val="MPKhjlp"/>
          </w:pPr>
        </w:p>
        <w:p w14:paraId="1055932F" w14:textId="77777777" w:rsidR="00643EB6" w:rsidRPr="00643EB6" w:rsidRDefault="00643EB6" w:rsidP="00E4292C">
          <w:pPr>
            <w:pStyle w:val="MPKhjlp"/>
          </w:pPr>
          <w:r w:rsidRPr="00643EB6">
            <w:instrText>Beskriv projektets overordnede forventede tidsplan i tabellen. Faserne skal følge de kriterier, der er angi-vet i Vejledning til Statens It-projektmodel. Særligt skal det bemærkes, at kravspecifikation, udbud og kontraktforhandling ligger i gennemførelsesfasen, og at gennemførelsesfasen løber frem til afslutning af projektet - ikke kun til go-live.</w:instrText>
          </w:r>
        </w:p>
        <w:p w14:paraId="6DBA2194" w14:textId="77777777" w:rsidR="00643EB6" w:rsidRPr="00643EB6" w:rsidRDefault="00643EB6" w:rsidP="00E4292C">
          <w:pPr>
            <w:pStyle w:val="MPKhjlp"/>
          </w:pPr>
          <w:r w:rsidRPr="00643EB6">
            <w:instrText>Angiv i prosa, hvilke forudsætninger der ligger bag tidsplanen, eksempelvis om projektet forventes at skulle i udbud eller er afhængig af andre projekter.</w:instrText>
          </w:r>
        </w:p>
        <w:p w14:paraId="5E6AB1CF" w14:textId="77777777" w:rsidR="00643EB6" w:rsidRPr="00643EB6" w:rsidRDefault="00643EB6" w:rsidP="00E4292C">
          <w:pPr>
            <w:pStyle w:val="MPKhjlp"/>
          </w:pPr>
        </w:p>
        <w:p w14:paraId="76364303" w14:textId="77777777" w:rsidR="00643EB6" w:rsidRPr="00643EB6" w:rsidRDefault="00643EB6" w:rsidP="00E4292C">
          <w:pPr>
            <w:pStyle w:val="MPKhjlp"/>
          </w:pPr>
          <w:r w:rsidRPr="00643EB6">
            <w:instrText>Beskrivelsesdybde</w:instrText>
          </w:r>
        </w:p>
        <w:p w14:paraId="376B88AB" w14:textId="77777777" w:rsidR="00643EB6" w:rsidRPr="00643EB6" w:rsidRDefault="00643EB6" w:rsidP="00E4292C">
          <w:pPr>
            <w:pStyle w:val="MPKhjlp"/>
          </w:pPr>
          <w:r w:rsidRPr="00643EB6">
            <w:instrText>Dette afsnit skal helt overordnet give læseren indtryk af, hvor lang tid projektet forventes at vare samt de 3-5 helt centrale forudsætninger for, at planen kan forventes at holde. I idéfasen, hvor projektet endnu ikke har en projektplan, kan det være vanskeligt at angive hver enkelt fases varighed. I teksten kan det angives, at der på dette tidspunkt er tale om et foreløbigt bud. Ved afslutningen af analysefasen forventes det, at afsnittet er opdateret med den planlagte tidshorisont.</w:instrText>
          </w:r>
        </w:p>
        <w:p w14:paraId="5969D57F" w14:textId="1AB33A67" w:rsidR="00E4292C" w:rsidRPr="00E4292C" w:rsidRDefault="00643EB6" w:rsidP="00E4292C">
          <w:pPr>
            <w:pStyle w:val="MPKhjlp"/>
          </w:pPr>
          <w:r w:rsidRPr="00643EB6">
            <w:instrText>"</w:instrText>
          </w:r>
          <w:r w:rsidRPr="00643EB6">
            <w:fldChar w:fldCharType="separate"/>
          </w:r>
          <w:r w:rsidRPr="00643EB6">
            <w:t>H-</w:t>
          </w:r>
          <w:r w:rsidRPr="00643EB6">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14</w:t>
          </w:r>
          <w:r w:rsidR="00324D10">
            <w:rPr>
              <w:noProof/>
            </w:rPr>
            <w:fldChar w:fldCharType="end"/>
          </w:r>
        </w:p>
      </w:sdtContent>
    </w:sdt>
    <w:bookmarkEnd w:id="207" w:displacedByCustomXml="prev"/>
    <w:p w14:paraId="01B34197" w14:textId="4E432A6B" w:rsidR="0005628E" w:rsidRPr="00A7448A" w:rsidRDefault="0005628E">
      <w:pPr>
        <w:pStyle w:val="Brdtekst"/>
      </w:pPr>
      <w:r w:rsidRPr="00A7448A">
        <w:rPr>
          <w:rStyle w:val="normaltextrun"/>
        </w:rPr>
        <w:t xml:space="preserve">Af </w:t>
      </w:r>
      <w:r w:rsidRPr="00A7448A">
        <w:rPr>
          <w:rStyle w:val="normaltextrun"/>
          <w:i/>
        </w:rPr>
        <w:t>tabel 2.1</w:t>
      </w:r>
      <w:r w:rsidRPr="00A7448A">
        <w:rPr>
          <w:rStyle w:val="normaltextrun"/>
        </w:rPr>
        <w:t xml:space="preserve"> fremgår tidsplanen for projektet, der tager afsæt i, at Skatteforvaltningen er klar til at i</w:t>
      </w:r>
      <w:r w:rsidR="00F24E02" w:rsidRPr="00A7448A">
        <w:rPr>
          <w:rStyle w:val="normaltextrun"/>
        </w:rPr>
        <w:t xml:space="preserve">driftsætte </w:t>
      </w:r>
      <w:r w:rsidR="00D67CFF" w:rsidRPr="00896B73">
        <w:rPr>
          <w:rStyle w:val="normaltextrun"/>
        </w:rPr>
        <w:t xml:space="preserve">EU-direktivet for </w:t>
      </w:r>
      <w:r w:rsidR="00F24E02" w:rsidRPr="00A7448A">
        <w:rPr>
          <w:rStyle w:val="normaltextrun"/>
        </w:rPr>
        <w:t>SMV-</w:t>
      </w:r>
      <w:r w:rsidR="00D67CFF" w:rsidRPr="00896B73">
        <w:rPr>
          <w:rStyle w:val="normaltextrun"/>
        </w:rPr>
        <w:t>ordning</w:t>
      </w:r>
      <w:r w:rsidRPr="00666598">
        <w:rPr>
          <w:rStyle w:val="normaltextrun"/>
        </w:rPr>
        <w:t xml:space="preserve"> pr. 1. januar 202</w:t>
      </w:r>
      <w:r w:rsidR="00F24E02" w:rsidRPr="00666598">
        <w:rPr>
          <w:rStyle w:val="normaltextrun"/>
        </w:rPr>
        <w:t>5</w:t>
      </w:r>
      <w:r w:rsidRPr="00666598">
        <w:rPr>
          <w:rStyle w:val="normaltextrun"/>
        </w:rPr>
        <w:t>.</w:t>
      </w:r>
    </w:p>
    <w:p w14:paraId="4F576E14" w14:textId="2423E559" w:rsidR="0005628E" w:rsidRPr="00A7448A" w:rsidRDefault="0005628E">
      <w:pPr>
        <w:pStyle w:val="Brdtekst"/>
        <w:rPr>
          <w:rStyle w:val="eop"/>
        </w:rPr>
      </w:pPr>
      <w:r w:rsidRPr="00A7448A">
        <w:rPr>
          <w:rStyle w:val="normaltextrun"/>
        </w:rPr>
        <w:t>Planen bygger på, at der udvikles en minimumsløsning, som understøtter lovgivningens ikrafttræden.</w:t>
      </w:r>
    </w:p>
    <w:p w14:paraId="22D9DC49" w14:textId="01BF17FA" w:rsidR="5D7D0B8A" w:rsidRPr="00A7448A" w:rsidRDefault="70A16901">
      <w:pPr>
        <w:pStyle w:val="Brdtekst"/>
        <w:rPr>
          <w:rStyle w:val="normaltextrun"/>
        </w:rPr>
      </w:pPr>
      <w:r w:rsidRPr="00A7448A">
        <w:rPr>
          <w:rStyle w:val="normaltextrun"/>
        </w:rPr>
        <w:t>Det bemærkes, at gennemfør</w:t>
      </w:r>
      <w:r w:rsidR="00135E37" w:rsidRPr="00A7448A">
        <w:rPr>
          <w:rStyle w:val="normaltextrun"/>
        </w:rPr>
        <w:t>el</w:t>
      </w:r>
      <w:r w:rsidRPr="00A7448A">
        <w:rPr>
          <w:rStyle w:val="normaltextrun"/>
        </w:rPr>
        <w:t xml:space="preserve">sesfasen for scenarie 2 fortsætter </w:t>
      </w:r>
      <w:r w:rsidR="0076234E" w:rsidRPr="00A7448A">
        <w:rPr>
          <w:rStyle w:val="normaltextrun"/>
        </w:rPr>
        <w:t>3</w:t>
      </w:r>
      <w:r w:rsidRPr="00A7448A">
        <w:rPr>
          <w:rStyle w:val="normaltextrun"/>
        </w:rPr>
        <w:t xml:space="preserve"> måned</w:t>
      </w:r>
      <w:r w:rsidR="0076234E" w:rsidRPr="00A7448A">
        <w:rPr>
          <w:rStyle w:val="normaltextrun"/>
        </w:rPr>
        <w:t>er</w:t>
      </w:r>
      <w:r w:rsidRPr="00A7448A">
        <w:rPr>
          <w:rStyle w:val="normaltextrun"/>
        </w:rPr>
        <w:t xml:space="preserve"> ind i 2025, hvor realiseringsfasen påbegyndes. Dette skyldes afsat tid til nødvendige nedlukningsaktiviteter, som ikke har en påvirkning på om den tekniske løsning kan idriftsættes </w:t>
      </w:r>
      <w:r w:rsidR="60031DC1" w:rsidRPr="00A7448A">
        <w:rPr>
          <w:rStyle w:val="normaltextrun"/>
        </w:rPr>
        <w:t>pr. 1. januar 2025.</w:t>
      </w:r>
      <w:r w:rsidRPr="00A7448A">
        <w:rPr>
          <w:rStyle w:val="normaltextrun"/>
        </w:rPr>
        <w:t xml:space="preserve"> </w:t>
      </w:r>
    </w:p>
    <w:p w14:paraId="6E248F20" w14:textId="77777777" w:rsidR="0040023C" w:rsidRPr="0005628E" w:rsidRDefault="0040023C" w:rsidP="0039090A">
      <w:pPr>
        <w:pStyle w:val="Brdtekst"/>
        <w:rPr>
          <w:rFonts w:ascii="Calibri" w:hAnsi="Calibri" w:cs="Calibri"/>
        </w:rPr>
      </w:pPr>
    </w:p>
    <w:p w14:paraId="5969D581" w14:textId="45751A96" w:rsidR="0039090A" w:rsidRDefault="0039090A" w:rsidP="0039090A">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2</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1</w:t>
      </w:r>
      <w:r w:rsidR="00643EB6">
        <w:rPr>
          <w:noProof/>
        </w:rPr>
        <w:fldChar w:fldCharType="end"/>
      </w:r>
      <w:r>
        <w:t xml:space="preserve">: </w:t>
      </w:r>
      <w:r w:rsidRPr="00CD7774">
        <w:t>Projektets tidshorisont</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3209"/>
        <w:gridCol w:w="3209"/>
        <w:gridCol w:w="3210"/>
      </w:tblGrid>
      <w:tr w:rsidR="00651588" w:rsidRPr="00CC51C4" w14:paraId="5F8901C7" w14:textId="77777777" w:rsidTr="007D1728">
        <w:trPr>
          <w:tblHeader/>
        </w:trPr>
        <w:tc>
          <w:tcPr>
            <w:tcW w:w="3209" w:type="dxa"/>
            <w:shd w:val="clear" w:color="auto" w:fill="D9D9D9" w:themeFill="background1" w:themeFillShade="D9"/>
          </w:tcPr>
          <w:p w14:paraId="79650C3C" w14:textId="77777777" w:rsidR="00651588" w:rsidRPr="002E362F" w:rsidRDefault="00651588" w:rsidP="007D1728">
            <w:pPr>
              <w:pStyle w:val="Tabeloverskrift"/>
            </w:pPr>
            <w:bookmarkStart w:id="208" w:name="_Toc519426319"/>
            <w:bookmarkStart w:id="209" w:name="_Ref525290958"/>
            <w:r w:rsidRPr="002E362F">
              <w:t>Fase</w:t>
            </w:r>
          </w:p>
        </w:tc>
        <w:tc>
          <w:tcPr>
            <w:tcW w:w="3209" w:type="dxa"/>
            <w:shd w:val="clear" w:color="auto" w:fill="D9D9D9" w:themeFill="background1" w:themeFillShade="D9"/>
          </w:tcPr>
          <w:p w14:paraId="34936025" w14:textId="77777777" w:rsidR="00651588" w:rsidRPr="002E362F" w:rsidRDefault="00651588" w:rsidP="007D1728">
            <w:pPr>
              <w:pStyle w:val="Tabeloverskrift"/>
            </w:pPr>
            <w:r w:rsidRPr="002E362F">
              <w:t>Startdato</w:t>
            </w:r>
          </w:p>
        </w:tc>
        <w:tc>
          <w:tcPr>
            <w:tcW w:w="3210" w:type="dxa"/>
            <w:shd w:val="clear" w:color="auto" w:fill="D9D9D9" w:themeFill="background1" w:themeFillShade="D9"/>
          </w:tcPr>
          <w:p w14:paraId="14DC3925" w14:textId="77777777" w:rsidR="00651588" w:rsidRPr="002E362F" w:rsidRDefault="00651588" w:rsidP="007D1728">
            <w:pPr>
              <w:pStyle w:val="Tabeloverskrift"/>
            </w:pPr>
            <w:r w:rsidRPr="002E362F">
              <w:t>Slutdato</w:t>
            </w:r>
          </w:p>
        </w:tc>
      </w:tr>
      <w:tr w:rsidR="00651588" w:rsidRPr="00CC51C4" w14:paraId="7E62A1D0" w14:textId="77777777" w:rsidTr="007D1728">
        <w:tc>
          <w:tcPr>
            <w:tcW w:w="3209" w:type="dxa"/>
            <w:shd w:val="clear" w:color="auto" w:fill="auto"/>
          </w:tcPr>
          <w:p w14:paraId="2616181F" w14:textId="77777777" w:rsidR="00651588" w:rsidRPr="00E52407" w:rsidRDefault="00651588" w:rsidP="007D1728">
            <w:pPr>
              <w:pStyle w:val="Tabel"/>
            </w:pPr>
            <w:r>
              <w:t>Idé</w:t>
            </w:r>
            <w:r w:rsidRPr="00E52407">
              <w:t>fase</w:t>
            </w:r>
          </w:p>
        </w:tc>
        <w:tc>
          <w:tcPr>
            <w:tcW w:w="3209" w:type="dxa"/>
            <w:shd w:val="clear" w:color="auto" w:fill="auto"/>
          </w:tcPr>
          <w:p w14:paraId="38A81529" w14:textId="77777777" w:rsidR="00651588" w:rsidRPr="00CC51C4" w:rsidRDefault="00651588" w:rsidP="007D1728">
            <w:pPr>
              <w:pStyle w:val="Tabel"/>
            </w:pPr>
            <w:r>
              <w:t>12/2021</w:t>
            </w:r>
          </w:p>
        </w:tc>
        <w:tc>
          <w:tcPr>
            <w:tcW w:w="3210" w:type="dxa"/>
            <w:shd w:val="clear" w:color="auto" w:fill="auto"/>
          </w:tcPr>
          <w:p w14:paraId="23408CB4" w14:textId="77777777" w:rsidR="00651588" w:rsidRPr="00CC51C4" w:rsidRDefault="00651588" w:rsidP="007D1728">
            <w:pPr>
              <w:pStyle w:val="Tabel"/>
            </w:pPr>
            <w:r>
              <w:t>8/2022</w:t>
            </w:r>
          </w:p>
        </w:tc>
      </w:tr>
      <w:tr w:rsidR="00651588" w:rsidRPr="00CC51C4" w14:paraId="3097D2E0" w14:textId="77777777" w:rsidTr="007D1728">
        <w:tc>
          <w:tcPr>
            <w:tcW w:w="3209" w:type="dxa"/>
            <w:shd w:val="clear" w:color="auto" w:fill="auto"/>
          </w:tcPr>
          <w:p w14:paraId="504D0A93" w14:textId="77777777" w:rsidR="00651588" w:rsidRPr="00E52407" w:rsidRDefault="00651588" w:rsidP="007D1728">
            <w:pPr>
              <w:pStyle w:val="Tabel"/>
            </w:pPr>
            <w:r w:rsidRPr="00E52407">
              <w:t>Analysefase</w:t>
            </w:r>
          </w:p>
        </w:tc>
        <w:tc>
          <w:tcPr>
            <w:tcW w:w="3209" w:type="dxa"/>
            <w:shd w:val="clear" w:color="auto" w:fill="auto"/>
          </w:tcPr>
          <w:p w14:paraId="369B90BB" w14:textId="77777777" w:rsidR="00651588" w:rsidRPr="00CC51C4" w:rsidRDefault="00651588" w:rsidP="007D1728">
            <w:pPr>
              <w:pStyle w:val="Tabel"/>
            </w:pPr>
            <w:r>
              <w:t>10/2022</w:t>
            </w:r>
          </w:p>
        </w:tc>
        <w:tc>
          <w:tcPr>
            <w:tcW w:w="3210" w:type="dxa"/>
            <w:shd w:val="clear" w:color="auto" w:fill="auto"/>
          </w:tcPr>
          <w:p w14:paraId="090C1BEC" w14:textId="77777777" w:rsidR="00651588" w:rsidRPr="00CC51C4" w:rsidRDefault="00651588" w:rsidP="007D1728">
            <w:pPr>
              <w:pStyle w:val="Tabel"/>
            </w:pPr>
            <w:r>
              <w:t>08/2023</w:t>
            </w:r>
          </w:p>
        </w:tc>
      </w:tr>
      <w:tr w:rsidR="00651588" w:rsidRPr="00CC51C4" w14:paraId="6942C252" w14:textId="77777777" w:rsidTr="007D1728">
        <w:tc>
          <w:tcPr>
            <w:tcW w:w="3209" w:type="dxa"/>
            <w:shd w:val="clear" w:color="auto" w:fill="auto"/>
          </w:tcPr>
          <w:p w14:paraId="0151D9FF" w14:textId="77777777" w:rsidR="00651588" w:rsidRPr="00E52407" w:rsidRDefault="00651588" w:rsidP="007D1728">
            <w:pPr>
              <w:pStyle w:val="Tabel"/>
            </w:pPr>
            <w:r w:rsidRPr="00E52407">
              <w:t>Gennemførelsesfase</w:t>
            </w:r>
            <w:r>
              <w:t xml:space="preserve"> scenarie 1</w:t>
            </w:r>
          </w:p>
        </w:tc>
        <w:tc>
          <w:tcPr>
            <w:tcW w:w="3209" w:type="dxa"/>
            <w:shd w:val="clear" w:color="auto" w:fill="auto"/>
          </w:tcPr>
          <w:p w14:paraId="3C24BA2B" w14:textId="77777777" w:rsidR="00651588" w:rsidRPr="00CC51C4" w:rsidRDefault="00651588" w:rsidP="007D1728">
            <w:pPr>
              <w:pStyle w:val="Tabel"/>
            </w:pPr>
            <w:r>
              <w:t>09/2023</w:t>
            </w:r>
          </w:p>
        </w:tc>
        <w:tc>
          <w:tcPr>
            <w:tcW w:w="3210" w:type="dxa"/>
            <w:shd w:val="clear" w:color="auto" w:fill="auto"/>
          </w:tcPr>
          <w:p w14:paraId="6806D5BE" w14:textId="1B879BB3" w:rsidR="00651588" w:rsidRPr="00CC51C4" w:rsidRDefault="00651588" w:rsidP="007D1728">
            <w:pPr>
              <w:pStyle w:val="Tabel"/>
            </w:pPr>
            <w:r>
              <w:t>10/2024</w:t>
            </w:r>
          </w:p>
        </w:tc>
      </w:tr>
      <w:tr w:rsidR="00651588" w:rsidRPr="00CC51C4" w14:paraId="07896F58" w14:textId="77777777" w:rsidTr="007D1728">
        <w:tc>
          <w:tcPr>
            <w:tcW w:w="3209" w:type="dxa"/>
            <w:shd w:val="clear" w:color="auto" w:fill="auto"/>
          </w:tcPr>
          <w:p w14:paraId="4125BDFF" w14:textId="77777777" w:rsidR="00651588" w:rsidRPr="00E52407" w:rsidRDefault="00651588" w:rsidP="007D1728">
            <w:pPr>
              <w:pStyle w:val="Tabel"/>
            </w:pPr>
            <w:r w:rsidRPr="00E52407">
              <w:t>Gennemførelsesfase</w:t>
            </w:r>
            <w:r>
              <w:t xml:space="preserve"> scenarie 2</w:t>
            </w:r>
          </w:p>
        </w:tc>
        <w:tc>
          <w:tcPr>
            <w:tcW w:w="3209" w:type="dxa"/>
            <w:shd w:val="clear" w:color="auto" w:fill="auto"/>
          </w:tcPr>
          <w:p w14:paraId="5FF6C34A" w14:textId="77777777" w:rsidR="00651588" w:rsidRDefault="00651588" w:rsidP="007D1728">
            <w:pPr>
              <w:pStyle w:val="Tabel"/>
            </w:pPr>
            <w:r>
              <w:t>09/2023</w:t>
            </w:r>
          </w:p>
        </w:tc>
        <w:tc>
          <w:tcPr>
            <w:tcW w:w="3210" w:type="dxa"/>
            <w:shd w:val="clear" w:color="auto" w:fill="auto"/>
          </w:tcPr>
          <w:p w14:paraId="18AEDE0E" w14:textId="7EED2FA6" w:rsidR="00651588" w:rsidRDefault="00651588" w:rsidP="007D1728">
            <w:pPr>
              <w:pStyle w:val="Tabel"/>
            </w:pPr>
            <w:r>
              <w:t>0</w:t>
            </w:r>
            <w:r w:rsidR="00683C2C">
              <w:t>4</w:t>
            </w:r>
            <w:r>
              <w:t>/2025</w:t>
            </w:r>
          </w:p>
        </w:tc>
      </w:tr>
      <w:tr w:rsidR="00651588" w:rsidRPr="00CC51C4" w14:paraId="119E9979" w14:textId="77777777" w:rsidTr="007D1728">
        <w:tc>
          <w:tcPr>
            <w:tcW w:w="3209" w:type="dxa"/>
            <w:shd w:val="clear" w:color="auto" w:fill="auto"/>
          </w:tcPr>
          <w:p w14:paraId="3E81358C" w14:textId="28E23698" w:rsidR="00651588" w:rsidRPr="00E52407" w:rsidRDefault="00651588" w:rsidP="007D1728">
            <w:pPr>
              <w:pStyle w:val="Tabel"/>
            </w:pPr>
            <w:r w:rsidRPr="00E52407">
              <w:t>Realiseringsfase</w:t>
            </w:r>
            <w:r w:rsidR="002A60D7">
              <w:t>*</w:t>
            </w:r>
          </w:p>
        </w:tc>
        <w:tc>
          <w:tcPr>
            <w:tcW w:w="3209" w:type="dxa"/>
            <w:shd w:val="clear" w:color="auto" w:fill="auto"/>
          </w:tcPr>
          <w:p w14:paraId="7DF006A2" w14:textId="77777777" w:rsidR="00651588" w:rsidRPr="00CC51C4" w:rsidRDefault="00651588" w:rsidP="007D1728">
            <w:pPr>
              <w:pStyle w:val="Tabel"/>
            </w:pPr>
            <w:r>
              <w:t>01/2025</w:t>
            </w:r>
          </w:p>
        </w:tc>
        <w:tc>
          <w:tcPr>
            <w:tcW w:w="3210" w:type="dxa"/>
            <w:shd w:val="clear" w:color="auto" w:fill="auto"/>
          </w:tcPr>
          <w:p w14:paraId="7C3B7FB1" w14:textId="73A10FCF" w:rsidR="00651588" w:rsidRPr="00CC51C4" w:rsidRDefault="00651588" w:rsidP="007D1728">
            <w:pPr>
              <w:pStyle w:val="Tabel"/>
            </w:pPr>
            <w:commentRangeStart w:id="210"/>
            <w:r>
              <w:t>1</w:t>
            </w:r>
            <w:r w:rsidR="004A0D02">
              <w:t>2</w:t>
            </w:r>
            <w:r>
              <w:t>/203</w:t>
            </w:r>
            <w:r w:rsidR="004A0D02">
              <w:t>2</w:t>
            </w:r>
            <w:commentRangeStart w:id="211"/>
            <w:commentRangeEnd w:id="211"/>
            <w:r w:rsidR="00671057">
              <w:rPr>
                <w:rStyle w:val="Kommentarhenvisning"/>
              </w:rPr>
              <w:commentReference w:id="211"/>
            </w:r>
            <w:commentRangeEnd w:id="210"/>
            <w:r w:rsidR="00F70C80">
              <w:rPr>
                <w:rStyle w:val="Kommentarhenvisning"/>
              </w:rPr>
              <w:commentReference w:id="210"/>
            </w:r>
          </w:p>
        </w:tc>
      </w:tr>
    </w:tbl>
    <w:p w14:paraId="762A80BD" w14:textId="04C6B095" w:rsidR="00745610" w:rsidRPr="00DB0E26" w:rsidRDefault="00745610" w:rsidP="00745610">
      <w:pPr>
        <w:pStyle w:val="Brdtekst"/>
        <w:rPr>
          <w:sz w:val="16"/>
          <w:szCs w:val="16"/>
        </w:rPr>
      </w:pPr>
      <w:r>
        <w:rPr>
          <w:sz w:val="16"/>
          <w:szCs w:val="16"/>
        </w:rPr>
        <w:t xml:space="preserve">Anm: </w:t>
      </w:r>
      <w:r w:rsidRPr="00DB0E26">
        <w:rPr>
          <w:sz w:val="16"/>
          <w:szCs w:val="16"/>
        </w:rPr>
        <w:t>*</w:t>
      </w:r>
      <w:r>
        <w:rPr>
          <w:sz w:val="16"/>
          <w:szCs w:val="16"/>
        </w:rPr>
        <w:t xml:space="preserve">Realiseringsfasen er baseret på </w:t>
      </w:r>
      <w:r w:rsidR="005D70DC">
        <w:rPr>
          <w:sz w:val="16"/>
          <w:szCs w:val="16"/>
        </w:rPr>
        <w:t>den regnskabsmæssige</w:t>
      </w:r>
      <w:r w:rsidR="00083DAD">
        <w:rPr>
          <w:sz w:val="16"/>
          <w:szCs w:val="16"/>
        </w:rPr>
        <w:t xml:space="preserve"> afskrivningsperiode </w:t>
      </w:r>
      <w:r>
        <w:rPr>
          <w:sz w:val="16"/>
          <w:szCs w:val="16"/>
        </w:rPr>
        <w:t>på 8 år</w:t>
      </w:r>
      <w:r w:rsidR="00083DAD">
        <w:rPr>
          <w:sz w:val="16"/>
          <w:szCs w:val="16"/>
        </w:rPr>
        <w:t>.</w:t>
      </w:r>
    </w:p>
    <w:p w14:paraId="1D4A626B" w14:textId="00D6AD7C" w:rsidR="007E3626" w:rsidRDefault="00531EB0" w:rsidP="004F7C75">
      <w:pPr>
        <w:pStyle w:val="Brdtekst"/>
      </w:pPr>
      <w:r>
        <w:rPr>
          <w:rStyle w:val="BrdtekstTegn"/>
        </w:rPr>
        <w:t>For mere detaljeret beskrivelse af analysefasen,</w:t>
      </w:r>
      <w:r w:rsidR="00FF1A67">
        <w:rPr>
          <w:rStyle w:val="BrdtekstTegn"/>
        </w:rPr>
        <w:t xml:space="preserve"> henvises</w:t>
      </w:r>
      <w:r>
        <w:rPr>
          <w:rStyle w:val="BrdtekstTegn"/>
        </w:rPr>
        <w:t xml:space="preserve"> der</w:t>
      </w:r>
      <w:r w:rsidR="00FF1A67">
        <w:rPr>
          <w:rStyle w:val="BrdtekstTegn"/>
        </w:rPr>
        <w:t xml:space="preserve"> til </w:t>
      </w:r>
      <w:r w:rsidRPr="00A7448A">
        <w:rPr>
          <w:rStyle w:val="BrdtekstTegn"/>
          <w:i/>
        </w:rPr>
        <w:t>Bilag A</w:t>
      </w:r>
      <w:r>
        <w:rPr>
          <w:rStyle w:val="BrdtekstTegn"/>
        </w:rPr>
        <w:t>.</w:t>
      </w:r>
    </w:p>
    <w:p w14:paraId="03A6DF5C" w14:textId="0A31BEAC" w:rsidR="007725B6" w:rsidRPr="000F2F71" w:rsidRDefault="30E97F84" w:rsidP="00666598">
      <w:pPr>
        <w:pStyle w:val="Overskrift2"/>
      </w:pPr>
      <w:bookmarkStart w:id="212" w:name="_Toc106968903"/>
      <w:bookmarkStart w:id="213" w:name="_Toc109308972"/>
      <w:commentRangeStart w:id="214"/>
      <w:commentRangeStart w:id="215"/>
      <w:commentRangeStart w:id="216"/>
      <w:commentRangeStart w:id="217"/>
      <w:r w:rsidRPr="000F2F71">
        <w:t>Projektøkonomi</w:t>
      </w:r>
      <w:commentRangeEnd w:id="214"/>
      <w:r w:rsidR="4BEAE80D" w:rsidRPr="00666598">
        <w:rPr>
          <w:rStyle w:val="Kommentarhenvisning"/>
          <w:sz w:val="28"/>
          <w:szCs w:val="26"/>
        </w:rPr>
        <w:commentReference w:id="214"/>
      </w:r>
      <w:commentRangeEnd w:id="215"/>
      <w:r w:rsidR="4BEAE80D" w:rsidRPr="00666598">
        <w:rPr>
          <w:rStyle w:val="Kommentarhenvisning"/>
          <w:sz w:val="28"/>
          <w:szCs w:val="26"/>
        </w:rPr>
        <w:commentReference w:id="215"/>
      </w:r>
      <w:bookmarkEnd w:id="212"/>
      <w:commentRangeEnd w:id="216"/>
      <w:r w:rsidR="003043E6" w:rsidRPr="00666598">
        <w:rPr>
          <w:rStyle w:val="Kommentarhenvisning"/>
          <w:sz w:val="28"/>
          <w:szCs w:val="26"/>
        </w:rPr>
        <w:commentReference w:id="216"/>
      </w:r>
      <w:commentRangeEnd w:id="217"/>
      <w:r w:rsidRPr="00666598">
        <w:rPr>
          <w:rStyle w:val="Kommentarhenvisning"/>
          <w:sz w:val="28"/>
          <w:szCs w:val="26"/>
        </w:rPr>
        <w:commentReference w:id="217"/>
      </w:r>
      <w:bookmarkEnd w:id="213"/>
    </w:p>
    <w:bookmarkEnd w:id="209" w:displacedByCustomXml="next"/>
    <w:bookmarkEnd w:id="208" w:displacedByCustomXml="next"/>
    <w:bookmarkStart w:id="219" w:name="H_15" w:displacedByCustomXml="next"/>
    <w:sdt>
      <w:sdtPr>
        <w:alias w:val="Hjælp"/>
        <w:tag w:val="MPK hjælp"/>
        <w:id w:val="151417652"/>
        <w:lock w:val="sdtContentLocked"/>
        <w:placeholder>
          <w:docPart w:val="DefaultPlaceholder_1082065158"/>
        </w:placeholder>
      </w:sdtPr>
      <w:sdtContent>
        <w:p w14:paraId="5F50D14E" w14:textId="77777777" w:rsidR="00836639" w:rsidRPr="00836639" w:rsidRDefault="00836639" w:rsidP="00E4292C">
          <w:pPr>
            <w:pStyle w:val="MPKhjlp"/>
          </w:pPr>
          <w:r w:rsidRPr="00836639">
            <w:fldChar w:fldCharType="begin"/>
          </w:r>
          <w:r w:rsidRPr="00836639">
            <w:instrText>HYPERLINK  \l "_DocTools_ScreenTip_70" \o "2.2 Projektøkonomi</w:instrText>
          </w:r>
        </w:p>
        <w:p w14:paraId="07D0444C" w14:textId="77777777" w:rsidR="00836639" w:rsidRPr="00836639" w:rsidRDefault="00836639" w:rsidP="00E4292C">
          <w:pPr>
            <w:pStyle w:val="MPKhjlp"/>
          </w:pPr>
        </w:p>
        <w:p w14:paraId="29440206" w14:textId="77777777" w:rsidR="00836639" w:rsidRPr="00836639" w:rsidRDefault="00836639" w:rsidP="00E4292C">
          <w:pPr>
            <w:pStyle w:val="MPKhjlp"/>
          </w:pPr>
          <w:r w:rsidRPr="00836639">
            <w:instrText>Formålet med dette afsnit er at beregne de økonomiske hovedtal for at tydeliggøre investeringsrationalet bag projektet.</w:instrText>
          </w:r>
        </w:p>
        <w:p w14:paraId="7B71F718" w14:textId="77777777" w:rsidR="00836639" w:rsidRPr="00836639" w:rsidRDefault="00836639" w:rsidP="00E4292C">
          <w:pPr>
            <w:pStyle w:val="MPKhjlp"/>
          </w:pPr>
          <w:r w:rsidRPr="00836639">
            <w:instrText>Afsnittet bør påbegyndes i idéfasen og indgå i beslutningen om at starte analysefasen. Herefter præciseres forventningerne til projektets økonomi i løbet af analysefasen efterhånden, som viden om projektet øges. De økonomiske hovedtal skal opdateres ved en evt. risikovurdering ved Statens It-råd samt ved afslutning af projektets analysefase.</w:instrText>
          </w:r>
        </w:p>
        <w:p w14:paraId="4101C672" w14:textId="77777777" w:rsidR="00836639" w:rsidRPr="00836639" w:rsidRDefault="00836639" w:rsidP="00E4292C">
          <w:pPr>
            <w:pStyle w:val="MPKhjlp"/>
          </w:pPr>
        </w:p>
        <w:p w14:paraId="7925823D" w14:textId="77777777" w:rsidR="00836639" w:rsidRPr="00836639" w:rsidRDefault="00836639" w:rsidP="00E4292C">
          <w:pPr>
            <w:pStyle w:val="MPKhjlp"/>
          </w:pPr>
          <w:r w:rsidRPr="00836639">
            <w:instrText>Beskrivelsesdybde</w:instrText>
          </w:r>
        </w:p>
        <w:p w14:paraId="6F9C9A1C" w14:textId="77777777" w:rsidR="00836639" w:rsidRPr="00836639" w:rsidRDefault="00836639" w:rsidP="00E4292C">
          <w:pPr>
            <w:pStyle w:val="MPKhjlp"/>
          </w:pPr>
          <w:r w:rsidRPr="00836639">
            <w:instrText>Dette afsnit skal helt overordnet give læseren indtryk af projektets forventede økonomi samt de 3-5 helt centrale forudsætninger for, at økonomien kan forventes at holde. Alle detaljer om forudsætninger for de angivne omkostninger og gevinster holdes i projektets business case og business case grundlag.</w:instrText>
          </w:r>
        </w:p>
        <w:p w14:paraId="22D7CF59" w14:textId="77777777" w:rsidR="00836639" w:rsidRPr="00836639" w:rsidRDefault="00836639" w:rsidP="00E4292C">
          <w:pPr>
            <w:pStyle w:val="MPKhjlp"/>
          </w:pPr>
        </w:p>
        <w:p w14:paraId="759410D2" w14:textId="77777777" w:rsidR="00836639" w:rsidRPr="00836639" w:rsidRDefault="00836639" w:rsidP="00E4292C">
          <w:pPr>
            <w:pStyle w:val="MPKhjlp"/>
          </w:pPr>
          <w:r w:rsidRPr="00836639">
            <w:instrText>Færdiggørelsesgrad ved risikovurdering</w:instrText>
          </w:r>
        </w:p>
        <w:p w14:paraId="38DCD07F" w14:textId="77777777" w:rsidR="00836639" w:rsidRPr="00836639" w:rsidRDefault="00836639" w:rsidP="00E4292C">
          <w:pPr>
            <w:pStyle w:val="MPKhjlp"/>
          </w:pPr>
          <w:r w:rsidRPr="00836639">
            <w:instrText>Det vil klart være bedst, hvis beskrivelse og vurdering af projektøkonomien er helt på plads, jf. \”Beskrivelsesdybde\” oven for, men hvis projektets økonomi ikke er analyseret i bund ved risikovurderingen, kan projektet angive projektøkonomien i spænd der udtrykker usikkerheden.</w:instrText>
          </w:r>
        </w:p>
        <w:p w14:paraId="38D1C923" w14:textId="789C1202" w:rsidR="3FE1206B" w:rsidRDefault="00836639" w:rsidP="00666598">
          <w:pPr>
            <w:pStyle w:val="MPKhjlp"/>
          </w:pPr>
          <w:r w:rsidRPr="00836639">
            <w:instrText>"</w:instrText>
          </w:r>
          <w:r w:rsidRPr="00836639">
            <w:fldChar w:fldCharType="separate"/>
          </w:r>
          <w:r w:rsidRPr="00836639">
            <w:t>H-</w:t>
          </w:r>
          <w:r w:rsidRPr="00836639">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15</w:t>
          </w:r>
          <w:r w:rsidR="00324D10">
            <w:rPr>
              <w:noProof/>
            </w:rPr>
            <w:fldChar w:fldCharType="end"/>
          </w:r>
        </w:p>
      </w:sdtContent>
    </w:sdt>
    <w:bookmarkEnd w:id="219" w:displacedByCustomXml="prev"/>
    <w:p w14:paraId="7114BA25" w14:textId="3376B42E" w:rsidR="009602E2" w:rsidRDefault="009602E2" w:rsidP="0039090A">
      <w:pPr>
        <w:pStyle w:val="Brdtekst"/>
      </w:pPr>
      <w:r>
        <w:rPr>
          <w:noProof/>
        </w:rPr>
        <mc:AlternateContent>
          <mc:Choice Requires="wps">
            <w:drawing>
              <wp:inline distT="0" distB="0" distL="0" distR="0" wp14:anchorId="6BEB2A57" wp14:editId="37C43F72">
                <wp:extent cx="6120000" cy="1404620"/>
                <wp:effectExtent l="0" t="0" r="14605" b="13335"/>
                <wp:docPr id="6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FF0000"/>
                          </a:solidFill>
                          <a:miter lim="800000"/>
                          <a:headEnd/>
                          <a:tailEnd/>
                        </a:ln>
                      </wps:spPr>
                      <wps:txbx>
                        <w:txbxContent>
                          <w:p w14:paraId="3434B6DF" w14:textId="77777777" w:rsidR="009602E2" w:rsidRDefault="009602E2" w:rsidP="009602E2">
                            <w:pPr>
                              <w:rPr>
                                <w:rFonts w:cstheme="minorHAnsi"/>
                                <w:color w:val="222222"/>
                              </w:rPr>
                            </w:pPr>
                            <w:r w:rsidRPr="00EE19BA">
                              <w:rPr>
                                <w:rFonts w:cstheme="minorHAnsi"/>
                                <w:color w:val="222222"/>
                              </w:rPr>
                              <w:t>Note:</w:t>
                            </w:r>
                          </w:p>
                          <w:p w14:paraId="655860C0" w14:textId="77777777" w:rsidR="009602E2" w:rsidRPr="00EE19BA" w:rsidRDefault="009602E2" w:rsidP="009602E2">
                            <w:pPr>
                              <w:pStyle w:val="Brdtekst"/>
                              <w:rPr>
                                <w:rFonts w:cstheme="minorHAnsi"/>
                                <w:color w:val="222222"/>
                              </w:rPr>
                            </w:pPr>
                            <w:r w:rsidRPr="00BF2E42">
                              <w:t xml:space="preserve">Det er vigtigt at bemærke, at omfanget/scope for projektet </w:t>
                            </w:r>
                            <w:r>
                              <w:t xml:space="preserve">i foranalysen </w:t>
                            </w:r>
                            <w:r w:rsidRPr="00BF2E42">
                              <w:t>kun</w:t>
                            </w:r>
                            <w:r>
                              <w:t xml:space="preserve"> er</w:t>
                            </w:r>
                            <w:r w:rsidRPr="00BF2E42">
                              <w:t xml:space="preserve"> kendt </w:t>
                            </w:r>
                            <w:r>
                              <w:t xml:space="preserve">i konteksten af </w:t>
                            </w:r>
                            <w:r w:rsidRPr="00BF2E42">
                              <w:t xml:space="preserve">den forventede lovgivning og de initiale gevinster, </w:t>
                            </w:r>
                            <w:r>
                              <w:t xml:space="preserve">som </w:t>
                            </w:r>
                            <w:r w:rsidRPr="00BF2E42">
                              <w:t xml:space="preserve">projektet har identificeret og forventes at realisere. Denne foranalyse tilvejebringer et afsæt for den kommende analysefase ved en </w:t>
                            </w:r>
                            <w:r w:rsidRPr="00662987">
                              <w:rPr>
                                <w:i/>
                              </w:rPr>
                              <w:t>high level</w:t>
                            </w:r>
                            <w:r>
                              <w:t xml:space="preserve"> </w:t>
                            </w:r>
                            <w:r w:rsidRPr="00BF2E42">
                              <w:t>produktnedbrydning af løsningsscenarie</w:t>
                            </w:r>
                            <w:r>
                              <w:t>t</w:t>
                            </w:r>
                            <w:r w:rsidRPr="00BF2E42">
                              <w:t>. Med udgangspunkt i den yderligere viden</w:t>
                            </w:r>
                            <w:r>
                              <w:t>,</w:t>
                            </w:r>
                            <w:r w:rsidRPr="00BF2E42">
                              <w:t xml:space="preserve"> som analysefasen afstedkommer, vil analysefasens estimat formentlig være forskellig</w:t>
                            </w:r>
                            <w:r>
                              <w:t>t</w:t>
                            </w:r>
                            <w:r w:rsidRPr="00BF2E42">
                              <w:t xml:space="preserve"> fra foranalysens estimat.</w:t>
                            </w:r>
                          </w:p>
                          <w:p w14:paraId="0A849A7E" w14:textId="6443C739" w:rsidR="009602E2" w:rsidRPr="00EE19BA" w:rsidRDefault="009602E2" w:rsidP="009602E2">
                            <w:pPr>
                              <w:rPr>
                                <w:rFonts w:cstheme="minorHAnsi"/>
                              </w:rPr>
                            </w:pPr>
                            <w:r w:rsidRPr="00EE19BA">
                              <w:rPr>
                                <w:rFonts w:cstheme="minorHAnsi"/>
                                <w:color w:val="222222"/>
                              </w:rPr>
                              <w:t xml:space="preserve">Formålet med </w:t>
                            </w:r>
                            <w:r>
                              <w:rPr>
                                <w:rFonts w:cstheme="minorHAnsi"/>
                                <w:color w:val="222222"/>
                              </w:rPr>
                              <w:t>foranalysens</w:t>
                            </w:r>
                            <w:r w:rsidRPr="00EE19BA">
                              <w:rPr>
                                <w:rFonts w:cstheme="minorHAnsi"/>
                                <w:color w:val="222222"/>
                              </w:rPr>
                              <w:t xml:space="preserve"> </w:t>
                            </w:r>
                            <w:r>
                              <w:rPr>
                                <w:rFonts w:cstheme="minorHAnsi"/>
                                <w:color w:val="222222"/>
                              </w:rPr>
                              <w:t>foreløbige estimat</w:t>
                            </w:r>
                            <w:r w:rsidRPr="00EE19BA">
                              <w:rPr>
                                <w:rFonts w:cstheme="minorHAnsi"/>
                                <w:color w:val="222222"/>
                              </w:rPr>
                              <w:t xml:space="preserve"> er at give </w:t>
                            </w:r>
                            <w:r>
                              <w:rPr>
                                <w:rFonts w:cstheme="minorHAnsi"/>
                                <w:color w:val="222222"/>
                              </w:rPr>
                              <w:t xml:space="preserve">de relevante </w:t>
                            </w:r>
                            <w:r w:rsidRPr="00EE19BA">
                              <w:rPr>
                                <w:rFonts w:cstheme="minorHAnsi"/>
                                <w:color w:val="222222"/>
                              </w:rPr>
                              <w:t>beslutningstager</w:t>
                            </w:r>
                            <w:r>
                              <w:rPr>
                                <w:rFonts w:cstheme="minorHAnsi"/>
                                <w:color w:val="222222"/>
                              </w:rPr>
                              <w:t>e</w:t>
                            </w:r>
                            <w:r w:rsidRPr="00EE19BA">
                              <w:rPr>
                                <w:rFonts w:cstheme="minorHAnsi"/>
                                <w:color w:val="222222"/>
                              </w:rPr>
                              <w:t xml:space="preserve"> et første bud på de omtrentlige </w:t>
                            </w:r>
                            <w:r w:rsidR="001F34B6">
                              <w:rPr>
                                <w:rFonts w:cstheme="minorHAnsi"/>
                                <w:color w:val="222222"/>
                              </w:rPr>
                              <w:t>udgifter</w:t>
                            </w:r>
                            <w:r w:rsidRPr="00EE19BA">
                              <w:rPr>
                                <w:rFonts w:cstheme="minorHAnsi"/>
                                <w:color w:val="222222"/>
                              </w:rPr>
                              <w:t>.</w:t>
                            </w:r>
                          </w:p>
                        </w:txbxContent>
                      </wps:txbx>
                      <wps:bodyPr rot="0" vert="horz" wrap="square" lIns="91440" tIns="45720" rIns="91440" bIns="45720" anchor="t" anchorCtr="0">
                        <a:spAutoFit/>
                      </wps:bodyPr>
                    </wps:wsp>
                  </a:graphicData>
                </a:graphic>
              </wp:inline>
            </w:drawing>
          </mc:Choice>
          <mc:Fallback>
            <w:pict>
              <v:shape w14:anchorId="6BEB2A57" id="_x0000_s1029" type="#_x0000_t202" style="width:48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" strokecolor="red">
                <v:textbox style="mso-fit-shape-to-text:t">
                  <w:txbxContent>
                    <w:p w14:paraId="3434B6DF" w14:textId="77777777" w:rsidR="009602E2" w:rsidRDefault="009602E2" w:rsidP="009602E2">
                      <w:pPr>
                        <w:rPr>
                          <w:rFonts w:cstheme="minorHAnsi"/>
                          <w:color w:val="222222"/>
                        </w:rPr>
                      </w:pPr>
                      <w:r w:rsidRPr="00EE19BA">
                        <w:rPr>
                          <w:rFonts w:cstheme="minorHAnsi"/>
                          <w:color w:val="222222"/>
                        </w:rPr>
                        <w:t>Note:</w:t>
                      </w:r>
                    </w:p>
                    <w:p w14:paraId="655860C0" w14:textId="77777777" w:rsidR="009602E2" w:rsidRPr="00EE19BA" w:rsidRDefault="009602E2" w:rsidP="009602E2">
                      <w:pPr>
                        <w:pStyle w:val="Brdtekst"/>
                        <w:rPr>
                          <w:rFonts w:cstheme="minorHAnsi"/>
                          <w:color w:val="222222"/>
                        </w:rPr>
                      </w:pPr>
                      <w:r w:rsidRPr="00BF2E42">
                        <w:t xml:space="preserve">Det er vigtigt at bemærke, at omfanget/scope for projektet </w:t>
                      </w:r>
                      <w:r>
                        <w:t xml:space="preserve">i foranalysen </w:t>
                      </w:r>
                      <w:r w:rsidRPr="00BF2E42">
                        <w:t>kun</w:t>
                      </w:r>
                      <w:r>
                        <w:t xml:space="preserve"> er</w:t>
                      </w:r>
                      <w:r w:rsidRPr="00BF2E42">
                        <w:t xml:space="preserve"> kendt </w:t>
                      </w:r>
                      <w:r>
                        <w:t xml:space="preserve">i konteksten af </w:t>
                      </w:r>
                      <w:r w:rsidRPr="00BF2E42">
                        <w:t xml:space="preserve">den forventede lovgivning og de initiale gevinster, </w:t>
                      </w:r>
                      <w:r>
                        <w:t xml:space="preserve">som </w:t>
                      </w:r>
                      <w:r w:rsidRPr="00BF2E42">
                        <w:t xml:space="preserve">projektet har identificeret og forventes at realisere. Denne foranalyse tilvejebringer et afsæt for den kommende analysefase ved en </w:t>
                      </w:r>
                      <w:r w:rsidRPr="00662987">
                        <w:rPr>
                          <w:i/>
                        </w:rPr>
                        <w:t>high level</w:t>
                      </w:r>
                      <w:r>
                        <w:t xml:space="preserve"> </w:t>
                      </w:r>
                      <w:r w:rsidRPr="00BF2E42">
                        <w:t>produktnedbrydning af løsningsscenarie</w:t>
                      </w:r>
                      <w:r>
                        <w:t>t</w:t>
                      </w:r>
                      <w:r w:rsidRPr="00BF2E42">
                        <w:t>. Med udgangspunkt i den yderligere viden</w:t>
                      </w:r>
                      <w:r>
                        <w:t>,</w:t>
                      </w:r>
                      <w:r w:rsidRPr="00BF2E42">
                        <w:t xml:space="preserve"> som analysefasen afstedkommer, vil analysefasens estimat formentlig være forskellig</w:t>
                      </w:r>
                      <w:r>
                        <w:t>t</w:t>
                      </w:r>
                      <w:r w:rsidRPr="00BF2E42">
                        <w:t xml:space="preserve"> fra foranalysens estimat.</w:t>
                      </w:r>
                    </w:p>
                    <w:p w14:paraId="0A849A7E" w14:textId="6443C739" w:rsidR="009602E2" w:rsidRPr="00EE19BA" w:rsidRDefault="009602E2" w:rsidP="009602E2">
                      <w:pPr>
                        <w:rPr>
                          <w:rFonts w:cstheme="minorHAnsi"/>
                        </w:rPr>
                      </w:pPr>
                      <w:r w:rsidRPr="00EE19BA">
                        <w:rPr>
                          <w:rFonts w:cstheme="minorHAnsi"/>
                          <w:color w:val="222222"/>
                        </w:rPr>
                        <w:t xml:space="preserve">Formålet med </w:t>
                      </w:r>
                      <w:r>
                        <w:rPr>
                          <w:rFonts w:cstheme="minorHAnsi"/>
                          <w:color w:val="222222"/>
                        </w:rPr>
                        <w:t>foranalysens</w:t>
                      </w:r>
                      <w:r w:rsidRPr="00EE19BA">
                        <w:rPr>
                          <w:rFonts w:cstheme="minorHAnsi"/>
                          <w:color w:val="222222"/>
                        </w:rPr>
                        <w:t xml:space="preserve"> </w:t>
                      </w:r>
                      <w:r>
                        <w:rPr>
                          <w:rFonts w:cstheme="minorHAnsi"/>
                          <w:color w:val="222222"/>
                        </w:rPr>
                        <w:t>foreløbige estimat</w:t>
                      </w:r>
                      <w:r w:rsidRPr="00EE19BA">
                        <w:rPr>
                          <w:rFonts w:cstheme="minorHAnsi"/>
                          <w:color w:val="222222"/>
                        </w:rPr>
                        <w:t xml:space="preserve"> er at give </w:t>
                      </w:r>
                      <w:r>
                        <w:rPr>
                          <w:rFonts w:cstheme="minorHAnsi"/>
                          <w:color w:val="222222"/>
                        </w:rPr>
                        <w:t xml:space="preserve">de relevante </w:t>
                      </w:r>
                      <w:r w:rsidRPr="00EE19BA">
                        <w:rPr>
                          <w:rFonts w:cstheme="minorHAnsi"/>
                          <w:color w:val="222222"/>
                        </w:rPr>
                        <w:t>beslutningstager</w:t>
                      </w:r>
                      <w:r>
                        <w:rPr>
                          <w:rFonts w:cstheme="minorHAnsi"/>
                          <w:color w:val="222222"/>
                        </w:rPr>
                        <w:t>e</w:t>
                      </w:r>
                      <w:r w:rsidRPr="00EE19BA">
                        <w:rPr>
                          <w:rFonts w:cstheme="minorHAnsi"/>
                          <w:color w:val="222222"/>
                        </w:rPr>
                        <w:t xml:space="preserve"> et første bud på de omtrentlige </w:t>
                      </w:r>
                      <w:r w:rsidR="001F34B6">
                        <w:rPr>
                          <w:rFonts w:cstheme="minorHAnsi"/>
                          <w:color w:val="222222"/>
                        </w:rPr>
                        <w:t>udgifter</w:t>
                      </w:r>
                      <w:r w:rsidRPr="00EE19BA">
                        <w:rPr>
                          <w:rFonts w:cstheme="minorHAnsi"/>
                          <w:color w:val="222222"/>
                        </w:rPr>
                        <w:t>.</w:t>
                      </w:r>
                    </w:p>
                  </w:txbxContent>
                </v:textbox>
                <w10:anchorlock/>
              </v:shape>
            </w:pict>
          </mc:Fallback>
        </mc:AlternateContent>
      </w:r>
    </w:p>
    <w:p w14:paraId="6FCC0676" w14:textId="7280D802" w:rsidR="002E3FAA" w:rsidRPr="00666598" w:rsidRDefault="00546A75">
      <w:pPr>
        <w:rPr>
          <w:rFonts w:ascii="Calibri" w:eastAsia="Calibri" w:hAnsi="Calibri" w:cs="Calibri"/>
        </w:rPr>
      </w:pPr>
      <w:r>
        <w:rPr>
          <w:rFonts w:ascii="Calibri" w:eastAsia="Calibri" w:hAnsi="Calibri" w:cs="Calibri"/>
        </w:rPr>
        <w:t xml:space="preserve">Projektet har i foranalysen været flere iterationer igennem i forhold til at </w:t>
      </w:r>
      <w:r w:rsidR="00E43AFC">
        <w:rPr>
          <w:rFonts w:ascii="Calibri" w:eastAsia="Calibri" w:hAnsi="Calibri" w:cs="Calibri"/>
        </w:rPr>
        <w:t>fastlægge et scope</w:t>
      </w:r>
      <w:r>
        <w:rPr>
          <w:rFonts w:ascii="Calibri" w:eastAsia="Calibri" w:hAnsi="Calibri" w:cs="Calibri"/>
        </w:rPr>
        <w:t xml:space="preserve">, </w:t>
      </w:r>
      <w:r w:rsidR="0076219B">
        <w:rPr>
          <w:rFonts w:ascii="Calibri" w:eastAsia="Calibri" w:hAnsi="Calibri" w:cs="Calibri"/>
        </w:rPr>
        <w:t xml:space="preserve">hvor </w:t>
      </w:r>
      <w:r w:rsidR="00154AC7">
        <w:rPr>
          <w:rFonts w:ascii="Calibri" w:eastAsia="Calibri" w:hAnsi="Calibri" w:cs="Calibri"/>
        </w:rPr>
        <w:t xml:space="preserve">den </w:t>
      </w:r>
      <w:r w:rsidR="00745B44">
        <w:rPr>
          <w:rFonts w:ascii="Calibri" w:eastAsia="Calibri" w:hAnsi="Calibri" w:cs="Calibri"/>
        </w:rPr>
        <w:t xml:space="preserve">økonomiske ramme udstukket i </w:t>
      </w:r>
      <w:r w:rsidR="0037616B">
        <w:rPr>
          <w:rFonts w:ascii="Calibri" w:eastAsia="Calibri" w:hAnsi="Calibri" w:cs="Calibri"/>
        </w:rPr>
        <w:t>initiativ</w:t>
      </w:r>
      <w:r w:rsidR="00745B44">
        <w:rPr>
          <w:rFonts w:ascii="Calibri" w:eastAsia="Calibri" w:hAnsi="Calibri" w:cs="Calibri"/>
        </w:rPr>
        <w:t>kommissori</w:t>
      </w:r>
      <w:r w:rsidR="005103DE">
        <w:rPr>
          <w:rFonts w:ascii="Calibri" w:eastAsia="Calibri" w:hAnsi="Calibri" w:cs="Calibri"/>
        </w:rPr>
        <w:t>et</w:t>
      </w:r>
      <w:r w:rsidR="00154AC7">
        <w:rPr>
          <w:rFonts w:ascii="Calibri" w:eastAsia="Calibri" w:hAnsi="Calibri" w:cs="Calibri"/>
        </w:rPr>
        <w:t>, er forsøgt imødekommet</w:t>
      </w:r>
      <w:r w:rsidR="00741265">
        <w:rPr>
          <w:rFonts w:ascii="Calibri" w:eastAsia="Calibri" w:hAnsi="Calibri" w:cs="Calibri"/>
        </w:rPr>
        <w:t xml:space="preserve">, </w:t>
      </w:r>
      <w:r w:rsidR="0022714B">
        <w:rPr>
          <w:rFonts w:ascii="Calibri" w:eastAsia="Calibri" w:hAnsi="Calibri" w:cs="Calibri"/>
        </w:rPr>
        <w:t>og under</w:t>
      </w:r>
      <w:r w:rsidR="00741265">
        <w:rPr>
          <w:rFonts w:ascii="Calibri" w:eastAsia="Calibri" w:hAnsi="Calibri" w:cs="Calibri"/>
        </w:rPr>
        <w:t xml:space="preserve"> hensyn til </w:t>
      </w:r>
      <w:r w:rsidR="00682C0A">
        <w:rPr>
          <w:rFonts w:ascii="Calibri" w:eastAsia="Calibri" w:hAnsi="Calibri" w:cs="Calibri"/>
        </w:rPr>
        <w:t>Skattestyrelsen</w:t>
      </w:r>
      <w:r w:rsidR="00883D82">
        <w:rPr>
          <w:rFonts w:ascii="Calibri" w:eastAsia="Calibri" w:hAnsi="Calibri" w:cs="Calibri"/>
        </w:rPr>
        <w:t>s driftøkonomi</w:t>
      </w:r>
      <w:r w:rsidR="00154AC7">
        <w:rPr>
          <w:rFonts w:ascii="Calibri" w:eastAsia="Calibri" w:hAnsi="Calibri" w:cs="Calibri"/>
        </w:rPr>
        <w:t>.</w:t>
      </w:r>
      <w:r w:rsidR="00632B34">
        <w:rPr>
          <w:rFonts w:ascii="Calibri" w:eastAsia="Calibri" w:hAnsi="Calibri" w:cs="Calibri"/>
        </w:rPr>
        <w:t xml:space="preserve"> I den forbindelse har projektet</w:t>
      </w:r>
      <w:commentRangeStart w:id="220"/>
      <w:commentRangeStart w:id="221"/>
      <w:r w:rsidR="3FE1206B" w:rsidRPr="3FE1206B">
        <w:rPr>
          <w:rFonts w:ascii="Calibri" w:eastAsia="Calibri" w:hAnsi="Calibri" w:cs="Calibri"/>
        </w:rPr>
        <w:t xml:space="preserve"> i samarbejde med S</w:t>
      </w:r>
      <w:r w:rsidR="009D70BD">
        <w:rPr>
          <w:rFonts w:ascii="Calibri" w:eastAsia="Calibri" w:hAnsi="Calibri" w:cs="Calibri"/>
        </w:rPr>
        <w:t>kattestyrelsen</w:t>
      </w:r>
      <w:r w:rsidR="00632B34">
        <w:rPr>
          <w:rFonts w:ascii="Calibri" w:eastAsia="Calibri" w:hAnsi="Calibri" w:cs="Calibri"/>
        </w:rPr>
        <w:t xml:space="preserve"> blandt </w:t>
      </w:r>
      <w:r w:rsidR="00632B34">
        <w:rPr>
          <w:rFonts w:ascii="Calibri" w:eastAsia="Calibri" w:hAnsi="Calibri" w:cs="Calibri"/>
        </w:rPr>
        <w:lastRenderedPageBreak/>
        <w:t>andet</w:t>
      </w:r>
      <w:r w:rsidR="3FE1206B" w:rsidRPr="3FE1206B">
        <w:rPr>
          <w:rFonts w:ascii="Calibri" w:eastAsia="Calibri" w:hAnsi="Calibri" w:cs="Calibri"/>
        </w:rPr>
        <w:t xml:space="preserve"> beregnet ÅV</w:t>
      </w:r>
      <w:r w:rsidR="000F2F71">
        <w:rPr>
          <w:rFonts w:ascii="Calibri" w:eastAsia="Calibri" w:hAnsi="Calibri" w:cs="Calibri"/>
        </w:rPr>
        <w:t>-</w:t>
      </w:r>
      <w:r w:rsidR="3FE1206B" w:rsidRPr="3FE1206B">
        <w:rPr>
          <w:rFonts w:ascii="Calibri" w:eastAsia="Calibri" w:hAnsi="Calibri" w:cs="Calibri"/>
        </w:rPr>
        <w:t xml:space="preserve">konsekvenser ved at fjerne forskellige komponenter i løsningen. Disse estimater er blevet sammenholdt med omkostningerne ved at udvikle og drifte disse komponenter, for derved </w:t>
      </w:r>
      <w:r w:rsidR="002077FF">
        <w:rPr>
          <w:rFonts w:ascii="Calibri" w:eastAsia="Calibri" w:hAnsi="Calibri" w:cs="Calibri"/>
        </w:rPr>
        <w:t xml:space="preserve">at </w:t>
      </w:r>
      <w:r w:rsidR="3FE1206B" w:rsidRPr="3FE1206B">
        <w:rPr>
          <w:rFonts w:ascii="Calibri" w:eastAsia="Calibri" w:hAnsi="Calibri" w:cs="Calibri"/>
        </w:rPr>
        <w:t>identificere det optimale snit mellem manuelle og automatiserede processer, som medføre</w:t>
      </w:r>
      <w:r w:rsidR="002077FF">
        <w:rPr>
          <w:rFonts w:ascii="Calibri" w:eastAsia="Calibri" w:hAnsi="Calibri" w:cs="Calibri"/>
        </w:rPr>
        <w:t>r den</w:t>
      </w:r>
      <w:r w:rsidR="3FE1206B" w:rsidRPr="3FE1206B">
        <w:rPr>
          <w:rFonts w:ascii="Calibri" w:eastAsia="Calibri" w:hAnsi="Calibri" w:cs="Calibri"/>
        </w:rPr>
        <w:t xml:space="preserve"> bedst</w:t>
      </w:r>
      <w:r w:rsidR="002077FF">
        <w:rPr>
          <w:rFonts w:ascii="Calibri" w:eastAsia="Calibri" w:hAnsi="Calibri" w:cs="Calibri"/>
        </w:rPr>
        <w:t>e</w:t>
      </w:r>
      <w:r w:rsidR="3FE1206B" w:rsidRPr="3FE1206B">
        <w:rPr>
          <w:rFonts w:ascii="Calibri" w:eastAsia="Calibri" w:hAnsi="Calibri" w:cs="Calibri"/>
        </w:rPr>
        <w:t xml:space="preserve"> og mest rentable løsning.</w:t>
      </w:r>
      <w:commentRangeEnd w:id="220"/>
      <w:r w:rsidR="00DC77DC">
        <w:rPr>
          <w:rStyle w:val="Kommentarhenvisning"/>
        </w:rPr>
        <w:commentReference w:id="220"/>
      </w:r>
      <w:commentRangeEnd w:id="221"/>
      <w:r w:rsidR="00527D9A">
        <w:rPr>
          <w:rStyle w:val="Kommentarhenvisning"/>
        </w:rPr>
        <w:commentReference w:id="221"/>
      </w:r>
      <w:r w:rsidR="002E3FAA">
        <w:rPr>
          <w:rFonts w:ascii="Calibri" w:eastAsia="Calibri" w:hAnsi="Calibri" w:cs="Calibri"/>
        </w:rPr>
        <w:t xml:space="preserve"> </w:t>
      </w:r>
      <w:commentRangeStart w:id="222"/>
      <w:r w:rsidR="007F2FE3">
        <w:rPr>
          <w:rFonts w:ascii="Calibri" w:eastAsia="Calibri" w:hAnsi="Calibri" w:cs="Calibri"/>
        </w:rPr>
        <w:t>Disse scope</w:t>
      </w:r>
      <w:r w:rsidR="00B47991">
        <w:rPr>
          <w:rFonts w:ascii="Calibri" w:eastAsia="Calibri" w:hAnsi="Calibri" w:cs="Calibri"/>
        </w:rPr>
        <w:t xml:space="preserve">-afklaringer </w:t>
      </w:r>
      <w:r w:rsidR="00437B77">
        <w:rPr>
          <w:rFonts w:ascii="Calibri" w:eastAsia="Calibri" w:hAnsi="Calibri" w:cs="Calibri"/>
        </w:rPr>
        <w:t>om automatisering</w:t>
      </w:r>
      <w:r w:rsidR="00063E06">
        <w:rPr>
          <w:rFonts w:ascii="Calibri" w:eastAsia="Calibri" w:hAnsi="Calibri" w:cs="Calibri"/>
        </w:rPr>
        <w:t>sgrad</w:t>
      </w:r>
      <w:r w:rsidR="00437B77">
        <w:rPr>
          <w:rFonts w:ascii="Calibri" w:eastAsia="Calibri" w:hAnsi="Calibri" w:cs="Calibri"/>
        </w:rPr>
        <w:t xml:space="preserve"> </w:t>
      </w:r>
      <w:r w:rsidR="00B47991">
        <w:rPr>
          <w:rFonts w:ascii="Calibri" w:eastAsia="Calibri" w:hAnsi="Calibri" w:cs="Calibri"/>
        </w:rPr>
        <w:t xml:space="preserve">er uafhængige af </w:t>
      </w:r>
      <w:r w:rsidR="007177BC">
        <w:rPr>
          <w:rFonts w:ascii="Calibri" w:eastAsia="Calibri" w:hAnsi="Calibri" w:cs="Calibri"/>
        </w:rPr>
        <w:t>valget om løsningsscenarie 1 og 2.</w:t>
      </w:r>
      <w:commentRangeEnd w:id="222"/>
      <w:r w:rsidR="007177BC">
        <w:rPr>
          <w:rStyle w:val="Kommentarhenvisning"/>
        </w:rPr>
        <w:commentReference w:id="222"/>
      </w:r>
    </w:p>
    <w:p w14:paraId="1557C41E" w14:textId="2A4B3385" w:rsidR="3FE1206B" w:rsidRDefault="3FE1206B" w:rsidP="3FE1206B">
      <w:pPr>
        <w:rPr>
          <w:rFonts w:ascii="Calibri" w:eastAsia="Calibri" w:hAnsi="Calibri" w:cs="Calibri"/>
        </w:rPr>
      </w:pPr>
    </w:p>
    <w:p w14:paraId="5937ED0B" w14:textId="37764C69" w:rsidR="00BE5284" w:rsidRPr="0039090A" w:rsidRDefault="00BE5284" w:rsidP="00BE5284">
      <w:pPr>
        <w:pStyle w:val="Brdtekst"/>
      </w:pPr>
      <w:r w:rsidRPr="0039090A">
        <w:t xml:space="preserve">Projektets økonomiske hovedtal fremgår af nedenstående </w:t>
      </w:r>
      <w:r w:rsidRPr="00A7448A">
        <w:rPr>
          <w:i/>
        </w:rPr>
        <w:t>tabel</w:t>
      </w:r>
      <w:r w:rsidR="001C2587" w:rsidRPr="00A7448A">
        <w:rPr>
          <w:i/>
        </w:rPr>
        <w:t xml:space="preserve"> 2.</w:t>
      </w:r>
      <w:r w:rsidR="001164DD" w:rsidRPr="00A7448A">
        <w:rPr>
          <w:i/>
        </w:rPr>
        <w:t>2</w:t>
      </w:r>
      <w:r w:rsidR="001164DD">
        <w:t>.</w:t>
      </w:r>
      <w:r w:rsidRPr="0039090A">
        <w:t xml:space="preserve"> </w:t>
      </w:r>
      <w:r>
        <w:t>P</w:t>
      </w:r>
      <w:r w:rsidRPr="0039090A">
        <w:t>rojektets business case grundlag og business case model</w:t>
      </w:r>
      <w:r>
        <w:t xml:space="preserve"> udarbejdes i analysefasen. </w:t>
      </w:r>
      <w:bookmarkStart w:id="223" w:name="H_16"/>
    </w:p>
    <w:sdt>
      <w:sdtPr>
        <w:alias w:val="Hjælp"/>
        <w:tag w:val="MPK hjælp"/>
        <w:id w:val="-978534289"/>
        <w:lock w:val="sdtContentLocked"/>
        <w:placeholder>
          <w:docPart w:val="DefaultPlaceholder_1082065158"/>
        </w:placeholder>
      </w:sdtPr>
      <w:sdtContent>
        <w:p w14:paraId="3175926A" w14:textId="77777777" w:rsidR="00D82899" w:rsidRPr="00D82899" w:rsidRDefault="00D82899" w:rsidP="00E4292C">
          <w:pPr>
            <w:pStyle w:val="MPKhjlp"/>
          </w:pPr>
          <w:r w:rsidRPr="00D82899">
            <w:fldChar w:fldCharType="begin"/>
          </w:r>
          <w:r w:rsidRPr="00D82899">
            <w:instrText>HYPERLINK  \l "_DocTools_ScreenTip_77" \o "2.2 Projektøkonomi</w:instrText>
          </w:r>
        </w:p>
        <w:p w14:paraId="446485DB" w14:textId="77777777" w:rsidR="00D82899" w:rsidRPr="00D82899" w:rsidRDefault="00D82899" w:rsidP="00E4292C">
          <w:pPr>
            <w:pStyle w:val="MPKhjlp"/>
          </w:pPr>
        </w:p>
        <w:p w14:paraId="64ABB850" w14:textId="77777777" w:rsidR="00D82899" w:rsidRPr="00D82899" w:rsidRDefault="00D82899" w:rsidP="00E4292C">
          <w:pPr>
            <w:pStyle w:val="MPKhjlp"/>
          </w:pPr>
          <w:r w:rsidRPr="00D82899">
            <w:instrText>Projektets økonomiske hovedtal</w:instrText>
          </w:r>
        </w:p>
        <w:p w14:paraId="639BFDC9" w14:textId="77777777" w:rsidR="00D82899" w:rsidRPr="00D82899" w:rsidRDefault="00D82899" w:rsidP="00E4292C">
          <w:pPr>
            <w:pStyle w:val="MPKhjlp"/>
          </w:pPr>
          <w:r w:rsidRPr="00D82899">
            <w:instrText>I tabel 2.2 skal de økonomiske hovedtal for projektet angives. Hovedtallene angiver projektets samlede projektudgifter ekskl. renter, de samlede økonomiske bruttogevinster samt projektets økonomiske rentabilitet, her angivet som nettonutidsværdien.</w:instrText>
          </w:r>
        </w:p>
        <w:p w14:paraId="65AF7E4E" w14:textId="77777777" w:rsidR="00D82899" w:rsidRPr="00D82899" w:rsidRDefault="00D82899" w:rsidP="00E4292C">
          <w:pPr>
            <w:pStyle w:val="MPKhjlp"/>
          </w:pPr>
          <w:r w:rsidRPr="00D82899">
            <w:instrText>Nettonutidsværdien angiver hvad projektet samlet set er værd i nutidskroner, hvor alle udgift- og gevinstposter der kommer i senere år, vil have en mindre værdi. For hvert år fratrækkes 4 procent af værdien af en post. Projektet er rent økonomisk set rentabelt ved en nettonutidsværdi større end 0.</w:instrText>
          </w:r>
        </w:p>
        <w:p w14:paraId="020CF72F" w14:textId="77777777" w:rsidR="00D82899" w:rsidRPr="00D82899" w:rsidRDefault="00D82899" w:rsidP="00E4292C">
          <w:pPr>
            <w:pStyle w:val="MPKhjlp"/>
          </w:pPr>
        </w:p>
        <w:p w14:paraId="6454F965" w14:textId="77777777" w:rsidR="00D82899" w:rsidRPr="00D82899" w:rsidRDefault="00D82899" w:rsidP="00E4292C">
          <w:pPr>
            <w:pStyle w:val="MPKhjlp"/>
          </w:pPr>
          <w:r w:rsidRPr="00D82899">
            <w:instrText>Inden den endelige business case er udarbejdet, anbefales det at anvende Digitaliseringsstyrelsens nøgletalsberegner til udregning af projektets økonomiske hovedtal. Nøgletalsberegneren kan findes her.</w:instrText>
          </w:r>
        </w:p>
        <w:p w14:paraId="5969D599" w14:textId="75834BB0" w:rsidR="00E4292C" w:rsidRPr="00E4292C" w:rsidRDefault="00D82899" w:rsidP="00E4292C">
          <w:pPr>
            <w:pStyle w:val="MPKhjlp"/>
          </w:pPr>
          <w:r w:rsidRPr="00D82899">
            <w:instrText>"</w:instrText>
          </w:r>
          <w:r w:rsidRPr="00D82899">
            <w:fldChar w:fldCharType="separate"/>
          </w:r>
          <w:r w:rsidRPr="00D82899">
            <w:t>H-</w:t>
          </w:r>
          <w:r w:rsidRPr="00D82899">
            <w:fldChar w:fldCharType="end"/>
          </w:r>
          <w:r w:rsidR="00324D10">
            <w:rPr>
              <w:noProof/>
            </w:rPr>
            <w:fldChar w:fldCharType="begin"/>
          </w:r>
          <w:r w:rsidR="00324D10">
            <w:rPr>
              <w:noProof/>
            </w:rPr>
            <w:instrText xml:space="preserve"> SEQ H </w:instrText>
          </w:r>
          <w:r w:rsidR="00324D10">
            <w:rPr>
              <w:noProof/>
            </w:rPr>
            <w:fldChar w:fldCharType="separate"/>
          </w:r>
          <w:r w:rsidR="00E4292C">
            <w:rPr>
              <w:noProof/>
            </w:rPr>
            <w:t>16</w:t>
          </w:r>
          <w:r w:rsidR="00324D10">
            <w:rPr>
              <w:noProof/>
            </w:rPr>
            <w:fldChar w:fldCharType="end"/>
          </w:r>
        </w:p>
      </w:sdtContent>
    </w:sdt>
    <w:bookmarkEnd w:id="223" w:displacedByCustomXml="prev"/>
    <w:p w14:paraId="5969D59A" w14:textId="7131FF25" w:rsidR="0039090A" w:rsidRDefault="0039090A" w:rsidP="0039090A">
      <w:pPr>
        <w:pStyle w:val="Billedtekst"/>
      </w:pPr>
      <w:bookmarkStart w:id="224" w:name="_Ref525290567"/>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2</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2</w:t>
      </w:r>
      <w:r w:rsidR="00643EB6">
        <w:rPr>
          <w:noProof/>
        </w:rPr>
        <w:fldChar w:fldCharType="end"/>
      </w:r>
      <w:r w:rsidR="09B1B6F1">
        <w:t>:</w:t>
      </w:r>
      <w:r>
        <w:t xml:space="preserve"> </w:t>
      </w:r>
      <w:commentRangeStart w:id="225"/>
      <w:r w:rsidRPr="00850204">
        <w:t>Økonomiske hovedtal</w:t>
      </w:r>
      <w:bookmarkEnd w:id="224"/>
      <w:r w:rsidR="007C7A7E">
        <w:t xml:space="preserve"> scenarie 1</w:t>
      </w:r>
      <w:r w:rsidR="000C51E3">
        <w:t xml:space="preserve"> og 2</w:t>
      </w:r>
      <w:r w:rsidR="000E5FEC">
        <w:t>*</w:t>
      </w:r>
      <w:commentRangeEnd w:id="225"/>
      <w:r w:rsidR="004064CB">
        <w:rPr>
          <w:rStyle w:val="Kommentarhenvisning"/>
          <w:b w:val="0"/>
          <w:iCs w:val="0"/>
        </w:rPr>
        <w:commentReference w:id="225"/>
      </w:r>
    </w:p>
    <w:tbl>
      <w:tblPr>
        <w:tblW w:w="962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8" w:type="dxa"/>
          <w:left w:w="113" w:type="dxa"/>
          <w:bottom w:w="28" w:type="dxa"/>
          <w:right w:w="113" w:type="dxa"/>
        </w:tblCellMar>
        <w:tblLook w:val="0600" w:firstRow="0" w:lastRow="0" w:firstColumn="0" w:lastColumn="0" w:noHBand="1" w:noVBand="1"/>
      </w:tblPr>
      <w:tblGrid>
        <w:gridCol w:w="6633"/>
        <w:gridCol w:w="1498"/>
        <w:gridCol w:w="1498"/>
      </w:tblGrid>
      <w:tr w:rsidR="008D28B5" w:rsidRPr="00CC51C4" w14:paraId="5969D59D" w14:textId="1A2B71E9" w:rsidTr="4660C812">
        <w:trPr>
          <w:tblHeader/>
        </w:trPr>
        <w:tc>
          <w:tcPr>
            <w:tcW w:w="6633" w:type="dxa"/>
            <w:shd w:val="clear" w:color="auto" w:fill="D9D9D9" w:themeFill="background1" w:themeFillShade="D9"/>
            <w:vAlign w:val="bottom"/>
          </w:tcPr>
          <w:p w14:paraId="5969D59B" w14:textId="5C2E2352" w:rsidR="008D28B5" w:rsidRPr="00E52407" w:rsidRDefault="008D28B5" w:rsidP="008B7AB8">
            <w:pPr>
              <w:pStyle w:val="Tabeloverskrift"/>
            </w:pPr>
            <w:r w:rsidRPr="00E52407">
              <w:t>Nøgletal</w:t>
            </w:r>
            <w:r w:rsidR="21D4E393">
              <w:t xml:space="preserve"> i mio. Kr.</w:t>
            </w:r>
          </w:p>
        </w:tc>
        <w:tc>
          <w:tcPr>
            <w:tcW w:w="1498" w:type="dxa"/>
            <w:shd w:val="clear" w:color="auto" w:fill="D9D9D9" w:themeFill="background1" w:themeFillShade="D9"/>
            <w:vAlign w:val="bottom"/>
          </w:tcPr>
          <w:p w14:paraId="5969D59C" w14:textId="2F9F5C19" w:rsidR="008D28B5" w:rsidRPr="00E52407" w:rsidRDefault="4660C812" w:rsidP="008B7AB8">
            <w:pPr>
              <w:pStyle w:val="Tabeloverskrift"/>
              <w:jc w:val="center"/>
            </w:pPr>
            <w:r>
              <w:t>Scenarie 1</w:t>
            </w:r>
          </w:p>
        </w:tc>
        <w:tc>
          <w:tcPr>
            <w:tcW w:w="1498" w:type="dxa"/>
            <w:shd w:val="clear" w:color="auto" w:fill="D9D9D9" w:themeFill="background1" w:themeFillShade="D9"/>
            <w:vAlign w:val="bottom"/>
          </w:tcPr>
          <w:p w14:paraId="5A0AE414" w14:textId="1D67C507" w:rsidR="4660C812" w:rsidRPr="4660C812" w:rsidRDefault="4660C812" w:rsidP="4660C812">
            <w:pPr>
              <w:pStyle w:val="Tabeloverskrift"/>
              <w:jc w:val="center"/>
              <w:rPr>
                <w:bCs/>
                <w:szCs w:val="20"/>
              </w:rPr>
            </w:pPr>
            <w:r w:rsidRPr="4660C812">
              <w:rPr>
                <w:bCs/>
                <w:szCs w:val="20"/>
              </w:rPr>
              <w:t>Scenarie 2</w:t>
            </w:r>
          </w:p>
        </w:tc>
      </w:tr>
      <w:tr w:rsidR="008D28B5" w:rsidRPr="00CC51C4" w14:paraId="5969D5A0" w14:textId="434C3FC0" w:rsidTr="4660C812">
        <w:tc>
          <w:tcPr>
            <w:tcW w:w="6633" w:type="dxa"/>
            <w:shd w:val="clear" w:color="auto" w:fill="auto"/>
          </w:tcPr>
          <w:p w14:paraId="5969D59E" w14:textId="095F3071" w:rsidR="008D28B5" w:rsidRPr="00E4129F" w:rsidRDefault="00ED46A0" w:rsidP="00E4129F">
            <w:pPr>
              <w:pStyle w:val="Tabel"/>
            </w:pPr>
            <w:r w:rsidRPr="00E4129F">
              <w:t xml:space="preserve">(A) </w:t>
            </w:r>
            <w:r w:rsidR="008D28B5" w:rsidRPr="00E4129F">
              <w:t>Samlede projektudgifter</w:t>
            </w:r>
            <w:r w:rsidR="00DB0E26">
              <w:t>*</w:t>
            </w:r>
          </w:p>
        </w:tc>
        <w:tc>
          <w:tcPr>
            <w:tcW w:w="1498" w:type="dxa"/>
            <w:shd w:val="clear" w:color="auto" w:fill="auto"/>
          </w:tcPr>
          <w:p w14:paraId="5969D59F" w14:textId="13827166" w:rsidR="008D28B5" w:rsidRPr="00E4129F" w:rsidRDefault="4660C812" w:rsidP="00E4129F">
            <w:pPr>
              <w:pStyle w:val="Tabel"/>
              <w:jc w:val="center"/>
            </w:pPr>
            <w:r>
              <w:t>37,</w:t>
            </w:r>
            <w:r w:rsidR="00743C27">
              <w:t>4</w:t>
            </w:r>
          </w:p>
        </w:tc>
        <w:tc>
          <w:tcPr>
            <w:tcW w:w="1498" w:type="dxa"/>
            <w:shd w:val="clear" w:color="auto" w:fill="auto"/>
          </w:tcPr>
          <w:p w14:paraId="7EC0D99D" w14:textId="17A6A7EF" w:rsidR="4660C812" w:rsidRPr="4660C812" w:rsidRDefault="00F15AA4" w:rsidP="4660C812">
            <w:pPr>
              <w:pStyle w:val="Tabel"/>
              <w:jc w:val="center"/>
              <w:rPr>
                <w:szCs w:val="20"/>
              </w:rPr>
            </w:pPr>
            <w:r>
              <w:rPr>
                <w:szCs w:val="20"/>
              </w:rPr>
              <w:t>64</w:t>
            </w:r>
            <w:r w:rsidR="00743C27">
              <w:rPr>
                <w:szCs w:val="20"/>
              </w:rPr>
              <w:t>,</w:t>
            </w:r>
            <w:r>
              <w:rPr>
                <w:szCs w:val="20"/>
              </w:rPr>
              <w:t>4</w:t>
            </w:r>
          </w:p>
        </w:tc>
      </w:tr>
      <w:tr w:rsidR="008D28B5" w:rsidRPr="00CC51C4" w14:paraId="5969D5A3" w14:textId="0BA48C66" w:rsidTr="4660C812">
        <w:tc>
          <w:tcPr>
            <w:tcW w:w="6633" w:type="dxa"/>
            <w:shd w:val="clear" w:color="auto" w:fill="auto"/>
          </w:tcPr>
          <w:p w14:paraId="5969D5A1" w14:textId="72E9D357" w:rsidR="008D28B5" w:rsidRPr="00E4129F" w:rsidRDefault="00ED46A0" w:rsidP="00E4129F">
            <w:pPr>
              <w:pStyle w:val="Tabel"/>
            </w:pPr>
            <w:r w:rsidRPr="00E4129F">
              <w:t xml:space="preserve">(B) </w:t>
            </w:r>
            <w:r w:rsidR="008D28B5" w:rsidRPr="00E4129F">
              <w:t>Samlede bruttogevinster</w:t>
            </w:r>
            <w:r w:rsidR="00C47467">
              <w:t xml:space="preserve"> (gevinst </w:t>
            </w:r>
            <w:r w:rsidR="277E20D8">
              <w:t xml:space="preserve">G2a, G2b og </w:t>
            </w:r>
            <w:r w:rsidR="00C47467">
              <w:t>G5)</w:t>
            </w:r>
          </w:p>
        </w:tc>
        <w:tc>
          <w:tcPr>
            <w:tcW w:w="1498" w:type="dxa"/>
            <w:shd w:val="clear" w:color="auto" w:fill="auto"/>
          </w:tcPr>
          <w:p w14:paraId="5969D5A2" w14:textId="104DFEE6" w:rsidR="008D28B5" w:rsidRPr="00E4129F" w:rsidRDefault="0098391D" w:rsidP="00E4129F">
            <w:pPr>
              <w:pStyle w:val="Tabel"/>
              <w:jc w:val="center"/>
            </w:pPr>
            <w:r>
              <w:t>-</w:t>
            </w:r>
            <w:r w:rsidR="008E4173">
              <w:t>160,5</w:t>
            </w:r>
            <w:r w:rsidR="00F83040">
              <w:rPr>
                <w:rStyle w:val="Fodnotehenvisning"/>
              </w:rPr>
              <w:footnoteReference w:id="5"/>
            </w:r>
          </w:p>
        </w:tc>
        <w:tc>
          <w:tcPr>
            <w:tcW w:w="1498" w:type="dxa"/>
            <w:shd w:val="clear" w:color="auto" w:fill="auto"/>
          </w:tcPr>
          <w:p w14:paraId="122D9EEA" w14:textId="615D5A2B" w:rsidR="4660C812" w:rsidRPr="4660C812" w:rsidRDefault="4660C812" w:rsidP="4660C812">
            <w:pPr>
              <w:pStyle w:val="Tabel"/>
              <w:jc w:val="center"/>
              <w:rPr>
                <w:szCs w:val="20"/>
              </w:rPr>
            </w:pPr>
            <w:r w:rsidRPr="4660C812">
              <w:rPr>
                <w:szCs w:val="20"/>
              </w:rPr>
              <w:t>-</w:t>
            </w:r>
            <w:r w:rsidR="00375240">
              <w:rPr>
                <w:szCs w:val="20"/>
              </w:rPr>
              <w:t>188,0</w:t>
            </w:r>
            <w:r w:rsidRPr="4660C812">
              <w:rPr>
                <w:rStyle w:val="Fodnotehenvisning"/>
              </w:rPr>
              <w:footnoteReference w:id="6"/>
            </w:r>
          </w:p>
        </w:tc>
      </w:tr>
      <w:tr w:rsidR="008D28B5" w:rsidRPr="00CC51C4" w14:paraId="5969D5A6" w14:textId="1565543C" w:rsidTr="4660C812">
        <w:tc>
          <w:tcPr>
            <w:tcW w:w="6633" w:type="dxa"/>
            <w:shd w:val="clear" w:color="auto" w:fill="auto"/>
          </w:tcPr>
          <w:p w14:paraId="5969D5A4" w14:textId="31C4C753" w:rsidR="008D28B5" w:rsidRPr="00E4129F" w:rsidRDefault="00ED46A0" w:rsidP="00E4129F">
            <w:pPr>
              <w:pStyle w:val="Tabel"/>
            </w:pPr>
            <w:r w:rsidRPr="00E4129F">
              <w:t xml:space="preserve">(B – A) </w:t>
            </w:r>
            <w:r w:rsidR="008D28B5" w:rsidRPr="00E4129F">
              <w:t>Samlet nettogevinst</w:t>
            </w:r>
          </w:p>
        </w:tc>
        <w:tc>
          <w:tcPr>
            <w:tcW w:w="1498" w:type="dxa"/>
            <w:shd w:val="clear" w:color="auto" w:fill="auto"/>
          </w:tcPr>
          <w:p w14:paraId="5969D5A5" w14:textId="239B1405" w:rsidR="008D28B5" w:rsidRPr="00E4129F" w:rsidRDefault="202496F4" w:rsidP="00E4129F">
            <w:pPr>
              <w:pStyle w:val="Tabel"/>
              <w:jc w:val="center"/>
            </w:pPr>
            <w:r>
              <w:t>-</w:t>
            </w:r>
            <w:r w:rsidR="00FF55AA">
              <w:t>1</w:t>
            </w:r>
            <w:r w:rsidR="00961801">
              <w:t>97</w:t>
            </w:r>
            <w:r w:rsidR="001F4A03">
              <w:t>,</w:t>
            </w:r>
            <w:r w:rsidR="00961801">
              <w:t>9</w:t>
            </w:r>
          </w:p>
        </w:tc>
        <w:tc>
          <w:tcPr>
            <w:tcW w:w="1498" w:type="dxa"/>
            <w:shd w:val="clear" w:color="auto" w:fill="auto"/>
          </w:tcPr>
          <w:p w14:paraId="1340FBE7" w14:textId="4F006DFC" w:rsidR="4660C812" w:rsidRPr="4660C812" w:rsidRDefault="4660C812" w:rsidP="4660C812">
            <w:pPr>
              <w:pStyle w:val="Tabel"/>
              <w:jc w:val="center"/>
              <w:rPr>
                <w:szCs w:val="20"/>
              </w:rPr>
            </w:pPr>
            <w:r w:rsidRPr="4660C812">
              <w:rPr>
                <w:szCs w:val="20"/>
              </w:rPr>
              <w:t>-2</w:t>
            </w:r>
            <w:r w:rsidR="00AB43DC">
              <w:rPr>
                <w:szCs w:val="20"/>
              </w:rPr>
              <w:t>52</w:t>
            </w:r>
            <w:r w:rsidRPr="4660C812">
              <w:rPr>
                <w:szCs w:val="20"/>
              </w:rPr>
              <w:t>,</w:t>
            </w:r>
            <w:r w:rsidR="00AB43DC">
              <w:rPr>
                <w:szCs w:val="20"/>
              </w:rPr>
              <w:t>4</w:t>
            </w:r>
          </w:p>
        </w:tc>
      </w:tr>
      <w:tr w:rsidR="008D28B5" w:rsidRPr="00CC51C4" w14:paraId="5969D5A9" w14:textId="3D828875" w:rsidTr="4660C812">
        <w:tc>
          <w:tcPr>
            <w:tcW w:w="6633" w:type="dxa"/>
            <w:shd w:val="clear" w:color="auto" w:fill="auto"/>
          </w:tcPr>
          <w:p w14:paraId="5969D5A7" w14:textId="77777777" w:rsidR="008D28B5" w:rsidRPr="00E4129F" w:rsidRDefault="008D28B5" w:rsidP="00E4129F">
            <w:pPr>
              <w:pStyle w:val="Tabel"/>
            </w:pPr>
            <w:r w:rsidRPr="00E4129F">
              <w:t>Nettonutidsværdi (NNV)</w:t>
            </w:r>
          </w:p>
        </w:tc>
        <w:tc>
          <w:tcPr>
            <w:tcW w:w="1498" w:type="dxa"/>
            <w:shd w:val="clear" w:color="auto" w:fill="auto"/>
          </w:tcPr>
          <w:p w14:paraId="5969D5A8" w14:textId="72B994D1" w:rsidR="008D28B5" w:rsidRPr="00E4129F" w:rsidRDefault="008D28B5" w:rsidP="00E4129F">
            <w:pPr>
              <w:pStyle w:val="Tabel"/>
              <w:jc w:val="center"/>
            </w:pPr>
            <w:r w:rsidRPr="00E4129F">
              <w:t>0,0</w:t>
            </w:r>
            <w:r w:rsidR="006475C9">
              <w:rPr>
                <w:rStyle w:val="Fodnotehenvisning"/>
              </w:rPr>
              <w:footnoteReference w:id="7"/>
            </w:r>
          </w:p>
        </w:tc>
        <w:tc>
          <w:tcPr>
            <w:tcW w:w="1498" w:type="dxa"/>
            <w:shd w:val="clear" w:color="auto" w:fill="auto"/>
          </w:tcPr>
          <w:p w14:paraId="5B97093B" w14:textId="4C898304" w:rsidR="33E1963D" w:rsidRDefault="33E1963D" w:rsidP="4660C812">
            <w:pPr>
              <w:pStyle w:val="Tabel"/>
              <w:jc w:val="center"/>
            </w:pPr>
            <w:r>
              <w:t>0,0</w:t>
            </w:r>
            <w:r w:rsidRPr="4660C812">
              <w:rPr>
                <w:rStyle w:val="Fodnotehenvisning"/>
              </w:rPr>
              <w:footnoteReference w:id="8"/>
            </w:r>
          </w:p>
        </w:tc>
      </w:tr>
    </w:tbl>
    <w:p w14:paraId="67E750C5" w14:textId="1608BB9E" w:rsidR="009C2ECD" w:rsidRPr="00DB0E26" w:rsidRDefault="00745610" w:rsidP="009C2ECD">
      <w:pPr>
        <w:pStyle w:val="Brdtekst"/>
        <w:rPr>
          <w:sz w:val="16"/>
          <w:szCs w:val="16"/>
        </w:rPr>
      </w:pPr>
      <w:r>
        <w:rPr>
          <w:sz w:val="16"/>
          <w:szCs w:val="16"/>
        </w:rPr>
        <w:t xml:space="preserve">Anm: </w:t>
      </w:r>
      <w:r w:rsidR="00DB0E26" w:rsidRPr="00DB0E26">
        <w:rPr>
          <w:sz w:val="16"/>
          <w:szCs w:val="16"/>
        </w:rPr>
        <w:t>*Analyse- og gennemfør</w:t>
      </w:r>
      <w:r w:rsidR="00B467F3">
        <w:rPr>
          <w:sz w:val="16"/>
          <w:szCs w:val="16"/>
        </w:rPr>
        <w:t>elses</w:t>
      </w:r>
      <w:r w:rsidR="00DB0E26" w:rsidRPr="00DB0E26">
        <w:rPr>
          <w:sz w:val="16"/>
          <w:szCs w:val="16"/>
        </w:rPr>
        <w:t>fase</w:t>
      </w:r>
      <w:r w:rsidR="00FB612C">
        <w:rPr>
          <w:sz w:val="16"/>
          <w:szCs w:val="16"/>
        </w:rPr>
        <w:t xml:space="preserve"> inkl. risikopulje</w:t>
      </w:r>
    </w:p>
    <w:p w14:paraId="546D3EDB" w14:textId="082DFFF0" w:rsidR="00123292" w:rsidRDefault="6F5314C0" w:rsidP="4660C812">
      <w:pPr>
        <w:pStyle w:val="Brdtekst"/>
      </w:pPr>
      <w:r>
        <w:t xml:space="preserve">Som det fremgår af </w:t>
      </w:r>
      <w:r w:rsidRPr="00A7448A">
        <w:rPr>
          <w:i/>
        </w:rPr>
        <w:t>tabel 2.2</w:t>
      </w:r>
      <w:r>
        <w:t>, udgør de samlede projektudgifter for scenarie 1 37,</w:t>
      </w:r>
      <w:r w:rsidR="001F4A03">
        <w:t>4</w:t>
      </w:r>
      <w:r>
        <w:t xml:space="preserve"> mio. kr. inkl. risikopulje. De samlede bruttogevinster udgør -</w:t>
      </w:r>
      <w:r w:rsidR="000D5D5E">
        <w:t>160,5</w:t>
      </w:r>
      <w:r>
        <w:t xml:space="preserve"> mio. kr. Den samlede nettogevinst udgør derfor </w:t>
      </w:r>
      <w:r w:rsidR="00F40F5D">
        <w:t>-</w:t>
      </w:r>
      <w:r w:rsidR="000D5D5E">
        <w:t>197,9</w:t>
      </w:r>
      <w:r>
        <w:t xml:space="preserve"> mio. kr.</w:t>
      </w:r>
    </w:p>
    <w:p w14:paraId="03E6A03B" w14:textId="25DC33A4" w:rsidR="00123292" w:rsidRDefault="4660C812" w:rsidP="4660C812">
      <w:pPr>
        <w:pStyle w:val="Brdtekst"/>
      </w:pPr>
      <w:r>
        <w:t xml:space="preserve">De samlede projektudgifter for scenarie 2 udgør </w:t>
      </w:r>
      <w:r w:rsidR="004064CB">
        <w:t>64,4</w:t>
      </w:r>
      <w:r>
        <w:t xml:space="preserve"> mio. kr. Inkl. </w:t>
      </w:r>
      <w:r w:rsidR="00045CCF">
        <w:t>r</w:t>
      </w:r>
      <w:r>
        <w:t>isikopulje. De samlede bruttogevinster udgør -</w:t>
      </w:r>
      <w:r w:rsidR="004064CB">
        <w:t>188,0</w:t>
      </w:r>
      <w:r>
        <w:t xml:space="preserve"> mio. kr. Den samlede nettogevinst udgør derfor </w:t>
      </w:r>
      <w:r w:rsidR="0048510F">
        <w:t>-</w:t>
      </w:r>
      <w:r w:rsidR="004064CB">
        <w:t>252,4</w:t>
      </w:r>
      <w:r>
        <w:t xml:space="preserve"> mio. kr. </w:t>
      </w:r>
    </w:p>
    <w:p w14:paraId="601DB459" w14:textId="4AD1E9B0" w:rsidR="00123292" w:rsidRDefault="00123292" w:rsidP="4660C812">
      <w:pPr>
        <w:pStyle w:val="Brdtekst"/>
      </w:pPr>
      <w:r>
        <w:t>SMV</w:t>
      </w:r>
      <w:r w:rsidR="009F3180">
        <w:t>-</w:t>
      </w:r>
      <w:r>
        <w:t>projektet er et lovgivningsprojekt</w:t>
      </w:r>
      <w:r w:rsidR="00CC71E8">
        <w:t xml:space="preserve">, som skal sikre rettidig og lovmedholdelig </w:t>
      </w:r>
      <w:r w:rsidR="00022DF7">
        <w:t>implementering</w:t>
      </w:r>
      <w:r w:rsidR="00944AFB">
        <w:t xml:space="preserve"> af EU-direktivet </w:t>
      </w:r>
      <w:r w:rsidR="00B50F48">
        <w:t>(2000</w:t>
      </w:r>
      <w:r w:rsidR="00BF6B67">
        <w:t>/285)</w:t>
      </w:r>
      <w:r w:rsidR="00E632F7">
        <w:rPr>
          <w:rStyle w:val="Fodnotehenvisning"/>
        </w:rPr>
        <w:footnoteReference w:id="9"/>
      </w:r>
      <w:r w:rsidR="00550A07">
        <w:t xml:space="preserve"> om ændring af </w:t>
      </w:r>
      <w:r w:rsidR="00CC5FCC">
        <w:t>momsdirektivet</w:t>
      </w:r>
      <w:r w:rsidR="00C679DA">
        <w:t xml:space="preserve"> for så vidt angår </w:t>
      </w:r>
      <w:r w:rsidR="006D4722">
        <w:t>særordningen for små</w:t>
      </w:r>
      <w:r w:rsidR="00F40098">
        <w:t xml:space="preserve"> </w:t>
      </w:r>
      <w:r w:rsidR="006D4722">
        <w:t>virksomheder.</w:t>
      </w:r>
      <w:r w:rsidR="00302F91">
        <w:t xml:space="preserve"> </w:t>
      </w:r>
      <w:r w:rsidR="00064BFF">
        <w:t>Af denne årsag har projektet ikke formuleret et 0-scenarie</w:t>
      </w:r>
      <w:r w:rsidR="00B60BCC">
        <w:t>, fordi</w:t>
      </w:r>
      <w:r w:rsidR="00231729">
        <w:t xml:space="preserve"> </w:t>
      </w:r>
      <w:r w:rsidR="002A2EB0">
        <w:t xml:space="preserve">projektet udspringer af </w:t>
      </w:r>
      <w:r w:rsidR="003B3690">
        <w:t>et krav om at leve op til lovgivning</w:t>
      </w:r>
      <w:r w:rsidR="008B5D81">
        <w:t xml:space="preserve"> og 0-scenariet vil </w:t>
      </w:r>
      <w:r w:rsidR="0041168A">
        <w:t xml:space="preserve">derfor </w:t>
      </w:r>
      <w:r w:rsidR="008B5D81">
        <w:t>ikke være lovmedholdeligt.</w:t>
      </w:r>
    </w:p>
    <w:p w14:paraId="5969D5AA" w14:textId="15B7C876" w:rsidR="00F61E79" w:rsidRDefault="009C2ECD" w:rsidP="006623A0">
      <w:pPr>
        <w:pStyle w:val="Brdtekst"/>
      </w:pPr>
      <w:r>
        <w:t xml:space="preserve">I </w:t>
      </w:r>
      <w:r w:rsidRPr="00A7448A">
        <w:rPr>
          <w:i/>
        </w:rPr>
        <w:t>tabel 2.3</w:t>
      </w:r>
      <w:r>
        <w:t xml:space="preserve"> er projektudgifterne for scenarie 1 og 2 nedbrudt i de leverancer, der skal tilvejebringes i gennemfør</w:t>
      </w:r>
      <w:r w:rsidR="00C327E6">
        <w:t>elses</w:t>
      </w:r>
      <w:r>
        <w:t xml:space="preserve">fasen. </w:t>
      </w:r>
      <w:r w:rsidR="00FF2763">
        <w:t xml:space="preserve">Disse leverancer er </w:t>
      </w:r>
      <w:r w:rsidR="007D79ED" w:rsidRPr="00966A8B">
        <w:rPr>
          <w:i/>
          <w:iCs/>
        </w:rPr>
        <w:t>tekniske</w:t>
      </w:r>
      <w:r w:rsidR="007D79ED">
        <w:t xml:space="preserve"> leverancer, og dermed forskellige fra forretningsleverancer</w:t>
      </w:r>
      <w:r w:rsidR="004D2434">
        <w:t xml:space="preserve">ne i </w:t>
      </w:r>
      <w:r w:rsidR="00966A8B">
        <w:t>gevinstdiagrammet.</w:t>
      </w:r>
      <w:r w:rsidR="00405161">
        <w:t xml:space="preserve"> </w:t>
      </w:r>
      <w:r w:rsidR="006A056A">
        <w:t xml:space="preserve">Forretningsleverancerne er mappet op mod de tekniske </w:t>
      </w:r>
      <w:r w:rsidR="1A045B97">
        <w:t>l</w:t>
      </w:r>
      <w:r w:rsidR="64B5975E">
        <w:t>everancer.</w:t>
      </w:r>
      <w:r>
        <w:t xml:space="preserve"> Ovenpå gennemfør</w:t>
      </w:r>
      <w:r w:rsidR="00C327E6">
        <w:t>elses</w:t>
      </w:r>
      <w:r>
        <w:t>fasens leverancer findes risikopuljen til håndtering af projektets væsentligste økonomiske risici.</w:t>
      </w:r>
    </w:p>
    <w:p w14:paraId="5F0CCDFA" w14:textId="7059869D" w:rsidR="007F07C5" w:rsidRDefault="007F07C5" w:rsidP="00E2116F">
      <w:pPr>
        <w:pStyle w:val="Billedtekst"/>
      </w:pPr>
      <w:r>
        <w:lastRenderedPageBreak/>
        <w:t xml:space="preserve">Tabel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r w:rsidR="005719D8">
        <w:rPr>
          <w:noProof/>
        </w:rPr>
        <w:t>:</w:t>
      </w:r>
      <w:r>
        <w:t xml:space="preserve"> </w:t>
      </w:r>
      <w:r w:rsidRPr="0086319C">
        <w:t>Samlede projektudgifter fordelt på leverancer</w:t>
      </w:r>
      <w:r w:rsidR="009E565C">
        <w:t xml:space="preserve"> </w:t>
      </w:r>
      <w:r>
        <w:t>for Scenarie 1 og 2</w:t>
      </w:r>
    </w:p>
    <w:tbl>
      <w:tblPr>
        <w:tblpPr w:leftFromText="141" w:rightFromText="141" w:vertAnchor="text" w:tblpY="1"/>
        <w:tblOverlap w:val="never"/>
        <w:tblW w:w="493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8" w:type="dxa"/>
          <w:left w:w="113" w:type="dxa"/>
          <w:bottom w:w="28" w:type="dxa"/>
          <w:right w:w="113" w:type="dxa"/>
        </w:tblCellMar>
        <w:tblLook w:val="0600" w:firstRow="0" w:lastRow="0" w:firstColumn="0" w:lastColumn="0" w:noHBand="1" w:noVBand="1"/>
      </w:tblPr>
      <w:tblGrid>
        <w:gridCol w:w="2988"/>
        <w:gridCol w:w="1496"/>
        <w:gridCol w:w="1495"/>
        <w:gridCol w:w="3514"/>
      </w:tblGrid>
      <w:tr w:rsidR="00EA7E1D" w:rsidRPr="001243C4" w14:paraId="1890CF21" w14:textId="77777777" w:rsidTr="00EA7E1D">
        <w:trPr>
          <w:tblHeader/>
        </w:trPr>
        <w:tc>
          <w:tcPr>
            <w:tcW w:w="2988" w:type="dxa"/>
            <w:shd w:val="clear" w:color="auto" w:fill="D9D9D9" w:themeFill="background1" w:themeFillShade="D9"/>
          </w:tcPr>
          <w:p w14:paraId="22230044" w14:textId="358E3B9B" w:rsidR="00EA7E1D" w:rsidRPr="00A7448A" w:rsidRDefault="00EA7E1D" w:rsidP="00DA5532">
            <w:pPr>
              <w:spacing w:before="60" w:after="60" w:line="259" w:lineRule="auto"/>
              <w:rPr>
                <w:b/>
                <w:sz w:val="20"/>
                <w:szCs w:val="20"/>
              </w:rPr>
            </w:pPr>
            <w:r w:rsidRPr="00A7448A">
              <w:rPr>
                <w:b/>
                <w:sz w:val="20"/>
                <w:szCs w:val="20"/>
              </w:rPr>
              <w:t>Leverancer</w:t>
            </w:r>
          </w:p>
        </w:tc>
        <w:tc>
          <w:tcPr>
            <w:tcW w:w="1496" w:type="dxa"/>
            <w:shd w:val="clear" w:color="auto" w:fill="D9D9D9" w:themeFill="background1" w:themeFillShade="D9"/>
          </w:tcPr>
          <w:p w14:paraId="33CDE69D" w14:textId="77777777" w:rsidR="00EA7E1D" w:rsidRPr="00A7448A" w:rsidRDefault="00EA7E1D" w:rsidP="00DA5532">
            <w:pPr>
              <w:spacing w:before="60" w:after="60" w:line="259" w:lineRule="auto"/>
              <w:rPr>
                <w:b/>
                <w:sz w:val="20"/>
                <w:szCs w:val="20"/>
              </w:rPr>
            </w:pPr>
            <w:r w:rsidRPr="00A7448A">
              <w:rPr>
                <w:b/>
                <w:sz w:val="20"/>
                <w:szCs w:val="20"/>
              </w:rPr>
              <w:t>Scenarie 1</w:t>
            </w:r>
            <w:r w:rsidRPr="00A7448A">
              <w:rPr>
                <w:sz w:val="20"/>
                <w:szCs w:val="20"/>
              </w:rPr>
              <w:br/>
            </w:r>
            <w:r w:rsidRPr="00A7448A">
              <w:rPr>
                <w:b/>
                <w:sz w:val="20"/>
                <w:szCs w:val="20"/>
              </w:rPr>
              <w:t xml:space="preserve">Foreløbigt estimat (mio. kr., 2022-PL) </w:t>
            </w:r>
          </w:p>
        </w:tc>
        <w:tc>
          <w:tcPr>
            <w:tcW w:w="1495" w:type="dxa"/>
            <w:shd w:val="clear" w:color="auto" w:fill="D9D9D9" w:themeFill="background1" w:themeFillShade="D9"/>
          </w:tcPr>
          <w:p w14:paraId="7D14F62D" w14:textId="77777777" w:rsidR="00EA7E1D" w:rsidRPr="00A7448A" w:rsidRDefault="00EA7E1D" w:rsidP="00DA5532">
            <w:pPr>
              <w:spacing w:before="60" w:after="60" w:line="259" w:lineRule="auto"/>
              <w:rPr>
                <w:b/>
                <w:sz w:val="20"/>
                <w:szCs w:val="20"/>
              </w:rPr>
            </w:pPr>
            <w:r w:rsidRPr="00A7448A">
              <w:rPr>
                <w:b/>
                <w:sz w:val="20"/>
                <w:szCs w:val="20"/>
              </w:rPr>
              <w:t>Scenarie 2</w:t>
            </w:r>
            <w:r w:rsidRPr="00A7448A">
              <w:rPr>
                <w:sz w:val="20"/>
                <w:szCs w:val="20"/>
              </w:rPr>
              <w:br/>
            </w:r>
            <w:r w:rsidRPr="00A7448A">
              <w:rPr>
                <w:b/>
                <w:sz w:val="20"/>
                <w:szCs w:val="20"/>
              </w:rPr>
              <w:t>Foreløbigt estimat (mio. kr., 2022-PL)</w:t>
            </w:r>
          </w:p>
        </w:tc>
        <w:tc>
          <w:tcPr>
            <w:tcW w:w="3514" w:type="dxa"/>
            <w:shd w:val="clear" w:color="auto" w:fill="D9D9D9" w:themeFill="background1" w:themeFillShade="D9"/>
          </w:tcPr>
          <w:p w14:paraId="28351C70" w14:textId="77777777" w:rsidR="00EA7E1D" w:rsidRPr="00A7448A" w:rsidRDefault="00EA7E1D" w:rsidP="00DA5532">
            <w:pPr>
              <w:spacing w:before="60" w:after="60" w:line="259" w:lineRule="auto"/>
              <w:rPr>
                <w:b/>
                <w:sz w:val="20"/>
                <w:szCs w:val="20"/>
              </w:rPr>
            </w:pPr>
            <w:r w:rsidRPr="00A7448A">
              <w:rPr>
                <w:b/>
                <w:sz w:val="20"/>
                <w:szCs w:val="20"/>
              </w:rPr>
              <w:t>Indhold i leverancen</w:t>
            </w:r>
          </w:p>
        </w:tc>
      </w:tr>
      <w:tr w:rsidR="00EA7E1D" w:rsidRPr="001243C4" w14:paraId="5D0A633C" w14:textId="77777777" w:rsidTr="00EA7E1D">
        <w:tc>
          <w:tcPr>
            <w:tcW w:w="2988" w:type="dxa"/>
            <w:shd w:val="clear" w:color="auto" w:fill="auto"/>
          </w:tcPr>
          <w:p w14:paraId="0666E1AF" w14:textId="77777777" w:rsidR="00EA7E1D" w:rsidRPr="00A7448A" w:rsidRDefault="00EA7E1D" w:rsidP="00DA5532">
            <w:pPr>
              <w:spacing w:before="60" w:after="60" w:line="259" w:lineRule="auto"/>
              <w:rPr>
                <w:b/>
                <w:sz w:val="20"/>
                <w:szCs w:val="20"/>
              </w:rPr>
            </w:pPr>
            <w:r w:rsidRPr="00A7448A">
              <w:rPr>
                <w:b/>
                <w:sz w:val="20"/>
                <w:szCs w:val="20"/>
              </w:rPr>
              <w:t>Analysefase</w:t>
            </w:r>
          </w:p>
        </w:tc>
        <w:tc>
          <w:tcPr>
            <w:tcW w:w="1496" w:type="dxa"/>
            <w:shd w:val="clear" w:color="auto" w:fill="auto"/>
          </w:tcPr>
          <w:p w14:paraId="33ECAEFF" w14:textId="2C09819D" w:rsidR="00EA7E1D" w:rsidRPr="00A7448A" w:rsidRDefault="00EA7E1D" w:rsidP="00DA5532">
            <w:pPr>
              <w:spacing w:before="60" w:after="60" w:line="259" w:lineRule="auto"/>
              <w:jc w:val="center"/>
              <w:rPr>
                <w:b/>
                <w:sz w:val="20"/>
                <w:szCs w:val="20"/>
              </w:rPr>
            </w:pPr>
            <w:r w:rsidRPr="00A7448A">
              <w:rPr>
                <w:b/>
                <w:sz w:val="20"/>
                <w:szCs w:val="20"/>
              </w:rPr>
              <w:t>6,</w:t>
            </w:r>
            <w:r w:rsidR="00394C8B" w:rsidRPr="00A7448A">
              <w:rPr>
                <w:b/>
                <w:sz w:val="20"/>
                <w:szCs w:val="20"/>
              </w:rPr>
              <w:t>4</w:t>
            </w:r>
          </w:p>
        </w:tc>
        <w:tc>
          <w:tcPr>
            <w:tcW w:w="1495" w:type="dxa"/>
          </w:tcPr>
          <w:p w14:paraId="1A023DDD" w14:textId="5F8DA954" w:rsidR="00EA7E1D" w:rsidRPr="00A7448A" w:rsidRDefault="00EA7E1D" w:rsidP="00DA5532">
            <w:pPr>
              <w:spacing w:before="60" w:after="60" w:line="259" w:lineRule="auto"/>
              <w:jc w:val="center"/>
              <w:rPr>
                <w:b/>
                <w:sz w:val="20"/>
                <w:szCs w:val="20"/>
              </w:rPr>
            </w:pPr>
            <w:r w:rsidRPr="00A7448A">
              <w:rPr>
                <w:b/>
                <w:sz w:val="20"/>
                <w:szCs w:val="20"/>
              </w:rPr>
              <w:t>6,</w:t>
            </w:r>
            <w:r w:rsidR="00394C8B" w:rsidRPr="00A7448A">
              <w:rPr>
                <w:b/>
                <w:sz w:val="20"/>
                <w:szCs w:val="20"/>
              </w:rPr>
              <w:t>4</w:t>
            </w:r>
          </w:p>
        </w:tc>
        <w:tc>
          <w:tcPr>
            <w:tcW w:w="3514" w:type="dxa"/>
            <w:shd w:val="clear" w:color="auto" w:fill="auto"/>
          </w:tcPr>
          <w:p w14:paraId="630BF6DD" w14:textId="77777777" w:rsidR="00EA7E1D" w:rsidRPr="00A7448A" w:rsidRDefault="00EA7E1D" w:rsidP="00DA5532">
            <w:pPr>
              <w:spacing w:before="60" w:after="60" w:line="259" w:lineRule="auto"/>
              <w:rPr>
                <w:sz w:val="20"/>
                <w:szCs w:val="20"/>
              </w:rPr>
            </w:pPr>
            <w:r w:rsidRPr="00A7448A">
              <w:rPr>
                <w:sz w:val="20"/>
                <w:szCs w:val="20"/>
              </w:rPr>
              <w:t>Leverancen dækker over samtlige udgifter relateret til analysearbejdet, herunder udgifter til interne medarbejdere fra UFST og SKTST</w:t>
            </w:r>
          </w:p>
        </w:tc>
      </w:tr>
      <w:tr w:rsidR="00EA7E1D" w:rsidRPr="001243C4" w14:paraId="488A2EDD" w14:textId="77777777" w:rsidTr="00EA7E1D">
        <w:tc>
          <w:tcPr>
            <w:tcW w:w="9493" w:type="dxa"/>
            <w:gridSpan w:val="4"/>
            <w:shd w:val="clear" w:color="auto" w:fill="F2F2F2" w:themeFill="background1" w:themeFillShade="F2"/>
          </w:tcPr>
          <w:p w14:paraId="728DE4A9" w14:textId="77777777" w:rsidR="00EA7E1D" w:rsidRPr="00A7448A" w:rsidRDefault="00EA7E1D" w:rsidP="00DA5532">
            <w:pPr>
              <w:spacing w:before="60" w:after="60" w:line="259" w:lineRule="auto"/>
              <w:rPr>
                <w:b/>
                <w:sz w:val="20"/>
                <w:szCs w:val="20"/>
              </w:rPr>
            </w:pPr>
            <w:r w:rsidRPr="00A7448A">
              <w:rPr>
                <w:b/>
                <w:sz w:val="20"/>
                <w:szCs w:val="20"/>
              </w:rPr>
              <w:t>Gennemførelsesfase:</w:t>
            </w:r>
          </w:p>
        </w:tc>
      </w:tr>
      <w:tr w:rsidR="00EA7E1D" w:rsidRPr="001243C4" w14:paraId="08A1275C" w14:textId="77777777" w:rsidTr="00EA7E1D">
        <w:tc>
          <w:tcPr>
            <w:tcW w:w="2988" w:type="dxa"/>
            <w:shd w:val="clear" w:color="auto" w:fill="auto"/>
          </w:tcPr>
          <w:p w14:paraId="7834BDB5" w14:textId="77777777" w:rsidR="00EA7E1D" w:rsidRPr="00A7448A" w:rsidRDefault="00EA7E1D" w:rsidP="00EA7E1D">
            <w:pPr>
              <w:pStyle w:val="Brdtekst"/>
              <w:rPr>
                <w:sz w:val="20"/>
                <w:szCs w:val="20"/>
              </w:rPr>
            </w:pPr>
            <w:r w:rsidRPr="00A7448A">
              <w:rPr>
                <w:sz w:val="20"/>
                <w:szCs w:val="20"/>
              </w:rPr>
              <w:t>Batch / periodiske processer</w:t>
            </w:r>
          </w:p>
        </w:tc>
        <w:tc>
          <w:tcPr>
            <w:tcW w:w="1496" w:type="dxa"/>
            <w:shd w:val="clear" w:color="auto" w:fill="auto"/>
          </w:tcPr>
          <w:p w14:paraId="1A5EB866" w14:textId="77777777" w:rsidR="00EA7E1D" w:rsidRPr="00A7448A" w:rsidRDefault="00EA7E1D" w:rsidP="00EA7E1D">
            <w:pPr>
              <w:pStyle w:val="Brdtekst"/>
              <w:jc w:val="center"/>
              <w:rPr>
                <w:sz w:val="20"/>
                <w:szCs w:val="20"/>
              </w:rPr>
            </w:pPr>
            <w:r w:rsidRPr="00A7448A">
              <w:rPr>
                <w:sz w:val="20"/>
                <w:szCs w:val="20"/>
              </w:rPr>
              <w:t>0,7</w:t>
            </w:r>
          </w:p>
        </w:tc>
        <w:tc>
          <w:tcPr>
            <w:tcW w:w="1495" w:type="dxa"/>
          </w:tcPr>
          <w:p w14:paraId="3ED4ED68" w14:textId="4EE6BAD1" w:rsidR="00EA7E1D" w:rsidRPr="00A7448A" w:rsidRDefault="00EA7E1D" w:rsidP="00EA7E1D">
            <w:pPr>
              <w:pStyle w:val="Brdtekst"/>
              <w:jc w:val="center"/>
              <w:rPr>
                <w:sz w:val="20"/>
                <w:szCs w:val="20"/>
              </w:rPr>
            </w:pPr>
            <w:r w:rsidRPr="00A7448A">
              <w:rPr>
                <w:sz w:val="20"/>
                <w:szCs w:val="20"/>
              </w:rPr>
              <w:t>1,6</w:t>
            </w:r>
          </w:p>
        </w:tc>
        <w:tc>
          <w:tcPr>
            <w:tcW w:w="3514" w:type="dxa"/>
            <w:shd w:val="clear" w:color="auto" w:fill="auto"/>
          </w:tcPr>
          <w:p w14:paraId="09A48C25" w14:textId="5C180754" w:rsidR="00EA7E1D" w:rsidRPr="00A7448A" w:rsidRDefault="00EA7E1D" w:rsidP="00EA7E1D">
            <w:pPr>
              <w:pStyle w:val="Brdtekst"/>
              <w:rPr>
                <w:sz w:val="20"/>
                <w:szCs w:val="20"/>
              </w:rPr>
            </w:pPr>
            <w:r w:rsidRPr="00A7448A">
              <w:rPr>
                <w:sz w:val="20"/>
                <w:szCs w:val="20"/>
              </w:rPr>
              <w:t>Styring og eksekvering af forretningsgange, som skal køre i bestemte faste tidsperioder ifølge EU-specifikation eller interne kontrolbehov</w:t>
            </w:r>
            <w:r w:rsidR="00296CDD" w:rsidRPr="00A7448A">
              <w:rPr>
                <w:sz w:val="20"/>
                <w:szCs w:val="20"/>
              </w:rPr>
              <w:t xml:space="preserve"> og arkiver til Workzone som batch</w:t>
            </w:r>
          </w:p>
        </w:tc>
      </w:tr>
      <w:tr w:rsidR="00EA7E1D" w:rsidRPr="001243C4" w14:paraId="78F932D5" w14:textId="77777777" w:rsidTr="00EA7E1D">
        <w:tc>
          <w:tcPr>
            <w:tcW w:w="2988" w:type="dxa"/>
            <w:shd w:val="clear" w:color="auto" w:fill="auto"/>
          </w:tcPr>
          <w:p w14:paraId="296FA594" w14:textId="77777777" w:rsidR="00EA7E1D" w:rsidRPr="00A7448A" w:rsidRDefault="00EA7E1D" w:rsidP="00EA7E1D">
            <w:pPr>
              <w:pStyle w:val="Brdtekst"/>
              <w:rPr>
                <w:sz w:val="20"/>
                <w:szCs w:val="20"/>
              </w:rPr>
            </w:pPr>
            <w:r w:rsidRPr="00A7448A">
              <w:rPr>
                <w:sz w:val="20"/>
                <w:szCs w:val="20"/>
              </w:rPr>
              <w:t>Conformance test</w:t>
            </w:r>
          </w:p>
          <w:p w14:paraId="3B2FD83C" w14:textId="77777777" w:rsidR="00EA7E1D" w:rsidRPr="00A7448A" w:rsidRDefault="00EA7E1D" w:rsidP="00EA7E1D">
            <w:pPr>
              <w:pStyle w:val="Brdtekst"/>
              <w:rPr>
                <w:sz w:val="20"/>
                <w:szCs w:val="20"/>
              </w:rPr>
            </w:pPr>
          </w:p>
        </w:tc>
        <w:tc>
          <w:tcPr>
            <w:tcW w:w="1496" w:type="dxa"/>
            <w:shd w:val="clear" w:color="auto" w:fill="auto"/>
          </w:tcPr>
          <w:p w14:paraId="35875BDA" w14:textId="77777777" w:rsidR="00EA7E1D" w:rsidRPr="00A7448A" w:rsidRDefault="00EA7E1D" w:rsidP="00EA7E1D">
            <w:pPr>
              <w:pStyle w:val="Brdtekst"/>
              <w:jc w:val="center"/>
              <w:rPr>
                <w:sz w:val="20"/>
                <w:szCs w:val="20"/>
              </w:rPr>
            </w:pPr>
            <w:r w:rsidRPr="00A7448A">
              <w:rPr>
                <w:sz w:val="20"/>
                <w:szCs w:val="20"/>
              </w:rPr>
              <w:t>0,6</w:t>
            </w:r>
          </w:p>
        </w:tc>
        <w:tc>
          <w:tcPr>
            <w:tcW w:w="1495" w:type="dxa"/>
          </w:tcPr>
          <w:p w14:paraId="24DB7CCF" w14:textId="59092524" w:rsidR="00EA7E1D" w:rsidRPr="00A7448A" w:rsidRDefault="00EA7E1D" w:rsidP="00EA7E1D">
            <w:pPr>
              <w:pStyle w:val="Brdtekst"/>
              <w:jc w:val="center"/>
              <w:rPr>
                <w:sz w:val="20"/>
                <w:szCs w:val="20"/>
              </w:rPr>
            </w:pPr>
            <w:r w:rsidRPr="00A7448A">
              <w:rPr>
                <w:sz w:val="20"/>
                <w:szCs w:val="20"/>
              </w:rPr>
              <w:t>1,5</w:t>
            </w:r>
          </w:p>
        </w:tc>
        <w:tc>
          <w:tcPr>
            <w:tcW w:w="3514" w:type="dxa"/>
            <w:shd w:val="clear" w:color="auto" w:fill="auto"/>
          </w:tcPr>
          <w:p w14:paraId="134FD709" w14:textId="77777777" w:rsidR="00EA7E1D" w:rsidRPr="00A7448A" w:rsidRDefault="00EA7E1D" w:rsidP="00EA7E1D">
            <w:pPr>
              <w:pStyle w:val="Brdtekst"/>
              <w:rPr>
                <w:sz w:val="20"/>
                <w:szCs w:val="20"/>
              </w:rPr>
            </w:pPr>
            <w:r w:rsidRPr="00A7448A">
              <w:rPr>
                <w:sz w:val="20"/>
                <w:szCs w:val="20"/>
              </w:rPr>
              <w:t>Test bestilt og specificeret af EU, som verificerer, at SMV lever op til specifikationen</w:t>
            </w:r>
          </w:p>
        </w:tc>
      </w:tr>
      <w:tr w:rsidR="00EA7E1D" w:rsidRPr="001243C4" w14:paraId="7BF1BF5D" w14:textId="77777777" w:rsidTr="00EA7E1D">
        <w:tc>
          <w:tcPr>
            <w:tcW w:w="2988" w:type="dxa"/>
            <w:shd w:val="clear" w:color="auto" w:fill="auto"/>
          </w:tcPr>
          <w:p w14:paraId="0B2008EC" w14:textId="1CB3C211" w:rsidR="00EA7E1D" w:rsidRPr="00A7448A" w:rsidRDefault="00EA7E1D" w:rsidP="00EA7E1D">
            <w:pPr>
              <w:pStyle w:val="Brdtekst"/>
              <w:rPr>
                <w:sz w:val="20"/>
                <w:szCs w:val="20"/>
              </w:rPr>
            </w:pPr>
            <w:r w:rsidRPr="00A7448A">
              <w:rPr>
                <w:sz w:val="20"/>
                <w:szCs w:val="20"/>
              </w:rPr>
              <w:t>D</w:t>
            </w:r>
            <w:r w:rsidR="002A147E">
              <w:rPr>
                <w:sz w:val="20"/>
                <w:szCs w:val="20"/>
              </w:rPr>
              <w:t>ata</w:t>
            </w:r>
            <w:r w:rsidRPr="00A7448A">
              <w:rPr>
                <w:sz w:val="20"/>
                <w:szCs w:val="20"/>
              </w:rPr>
              <w:t>W</w:t>
            </w:r>
            <w:r w:rsidR="002A147E">
              <w:rPr>
                <w:sz w:val="20"/>
                <w:szCs w:val="20"/>
              </w:rPr>
              <w:t>arehouse</w:t>
            </w:r>
            <w:r w:rsidR="00F27838">
              <w:rPr>
                <w:sz w:val="20"/>
                <w:szCs w:val="20"/>
              </w:rPr>
              <w:t>(DW)</w:t>
            </w:r>
            <w:r w:rsidRPr="00A7448A">
              <w:rPr>
                <w:sz w:val="20"/>
                <w:szCs w:val="20"/>
              </w:rPr>
              <w:t>-udstilling</w:t>
            </w:r>
          </w:p>
          <w:p w14:paraId="6702FCCE" w14:textId="77777777" w:rsidR="00EA7E1D" w:rsidRPr="00A7448A" w:rsidRDefault="00EA7E1D" w:rsidP="00EA7E1D">
            <w:pPr>
              <w:pStyle w:val="Brdtekst"/>
              <w:rPr>
                <w:sz w:val="20"/>
                <w:szCs w:val="20"/>
              </w:rPr>
            </w:pPr>
          </w:p>
        </w:tc>
        <w:tc>
          <w:tcPr>
            <w:tcW w:w="1496" w:type="dxa"/>
            <w:shd w:val="clear" w:color="auto" w:fill="auto"/>
          </w:tcPr>
          <w:p w14:paraId="78A95814" w14:textId="77777777" w:rsidR="00EA7E1D" w:rsidRPr="00A7448A" w:rsidRDefault="00EA7E1D" w:rsidP="00EA7E1D">
            <w:pPr>
              <w:pStyle w:val="Brdtekst"/>
              <w:jc w:val="center"/>
              <w:rPr>
                <w:sz w:val="20"/>
                <w:szCs w:val="20"/>
              </w:rPr>
            </w:pPr>
            <w:r w:rsidRPr="00A7448A">
              <w:rPr>
                <w:sz w:val="20"/>
                <w:szCs w:val="20"/>
              </w:rPr>
              <w:t>0,1</w:t>
            </w:r>
          </w:p>
        </w:tc>
        <w:tc>
          <w:tcPr>
            <w:tcW w:w="1495" w:type="dxa"/>
          </w:tcPr>
          <w:p w14:paraId="13A4F107" w14:textId="16B9708C" w:rsidR="00EA7E1D" w:rsidRPr="00A7448A" w:rsidRDefault="00EA7E1D" w:rsidP="00EA7E1D">
            <w:pPr>
              <w:pStyle w:val="Brdtekst"/>
              <w:jc w:val="center"/>
              <w:rPr>
                <w:sz w:val="20"/>
                <w:szCs w:val="20"/>
              </w:rPr>
            </w:pPr>
            <w:r w:rsidRPr="00A7448A">
              <w:rPr>
                <w:sz w:val="20"/>
                <w:szCs w:val="20"/>
              </w:rPr>
              <w:t>1,1</w:t>
            </w:r>
          </w:p>
        </w:tc>
        <w:tc>
          <w:tcPr>
            <w:tcW w:w="3514" w:type="dxa"/>
            <w:shd w:val="clear" w:color="auto" w:fill="auto"/>
          </w:tcPr>
          <w:p w14:paraId="39BF5377" w14:textId="77777777" w:rsidR="00EA7E1D" w:rsidRPr="00A7448A" w:rsidRDefault="00EA7E1D" w:rsidP="00EA7E1D">
            <w:pPr>
              <w:pStyle w:val="Brdtekst"/>
              <w:rPr>
                <w:sz w:val="20"/>
                <w:szCs w:val="20"/>
              </w:rPr>
            </w:pPr>
            <w:r w:rsidRPr="00A7448A">
              <w:rPr>
                <w:sz w:val="20"/>
                <w:szCs w:val="20"/>
              </w:rPr>
              <w:t>En service, som udstiller data til DW på en mere DW-venlig måde</w:t>
            </w:r>
          </w:p>
        </w:tc>
      </w:tr>
      <w:tr w:rsidR="00EA7E1D" w:rsidRPr="001243C4" w14:paraId="2CCAF893" w14:textId="77777777" w:rsidTr="00EA7E1D">
        <w:tc>
          <w:tcPr>
            <w:tcW w:w="2988" w:type="dxa"/>
            <w:shd w:val="clear" w:color="auto" w:fill="auto"/>
          </w:tcPr>
          <w:p w14:paraId="04474967" w14:textId="2C918BD7" w:rsidR="00EA7E1D" w:rsidRPr="00A7448A" w:rsidRDefault="009D4CE7" w:rsidP="00EA7E1D">
            <w:pPr>
              <w:pStyle w:val="Brdtekst"/>
              <w:rPr>
                <w:sz w:val="20"/>
                <w:szCs w:val="20"/>
              </w:rPr>
            </w:pPr>
            <w:r>
              <w:rPr>
                <w:sz w:val="20"/>
                <w:szCs w:val="20"/>
              </w:rPr>
              <w:t>Muliggøre</w:t>
            </w:r>
            <w:commentRangeStart w:id="226"/>
            <w:commentRangeStart w:id="227"/>
            <w:r w:rsidR="00EA7E1D" w:rsidRPr="00A7448A">
              <w:rPr>
                <w:sz w:val="20"/>
                <w:szCs w:val="20"/>
              </w:rPr>
              <w:t xml:space="preserve"> </w:t>
            </w:r>
            <w:commentRangeEnd w:id="226"/>
            <w:r w:rsidR="001A19FF">
              <w:rPr>
                <w:rStyle w:val="Kommentarhenvisning"/>
              </w:rPr>
              <w:commentReference w:id="226"/>
            </w:r>
            <w:commentRangeEnd w:id="227"/>
            <w:r w:rsidR="00E80F3B">
              <w:rPr>
                <w:rStyle w:val="Kommentarhenvisning"/>
              </w:rPr>
              <w:commentReference w:id="227"/>
            </w:r>
            <w:r w:rsidR="00EA7E1D" w:rsidRPr="00A7448A">
              <w:rPr>
                <w:sz w:val="20"/>
                <w:szCs w:val="20"/>
              </w:rPr>
              <w:t>autorisering og autentificering</w:t>
            </w:r>
          </w:p>
          <w:p w14:paraId="3DD79636" w14:textId="77777777" w:rsidR="00EA7E1D" w:rsidRPr="00A7448A" w:rsidRDefault="00EA7E1D" w:rsidP="00EA7E1D">
            <w:pPr>
              <w:pStyle w:val="Brdtekst"/>
              <w:rPr>
                <w:sz w:val="20"/>
                <w:szCs w:val="20"/>
              </w:rPr>
            </w:pPr>
          </w:p>
        </w:tc>
        <w:tc>
          <w:tcPr>
            <w:tcW w:w="1496" w:type="dxa"/>
            <w:shd w:val="clear" w:color="auto" w:fill="auto"/>
          </w:tcPr>
          <w:p w14:paraId="12AA6C63" w14:textId="77777777" w:rsidR="00EA7E1D" w:rsidRPr="00A7448A" w:rsidRDefault="00EA7E1D" w:rsidP="00EA7E1D">
            <w:pPr>
              <w:pStyle w:val="Brdtekst"/>
              <w:jc w:val="center"/>
              <w:rPr>
                <w:sz w:val="20"/>
                <w:szCs w:val="20"/>
              </w:rPr>
            </w:pPr>
            <w:r w:rsidRPr="00A7448A">
              <w:rPr>
                <w:sz w:val="20"/>
                <w:szCs w:val="20"/>
              </w:rPr>
              <w:t>0,1</w:t>
            </w:r>
          </w:p>
        </w:tc>
        <w:tc>
          <w:tcPr>
            <w:tcW w:w="1495" w:type="dxa"/>
          </w:tcPr>
          <w:p w14:paraId="2F0CD27B" w14:textId="1CF43FD5" w:rsidR="00EA7E1D" w:rsidRPr="00A7448A" w:rsidRDefault="00EA7E1D" w:rsidP="00EA7E1D">
            <w:pPr>
              <w:pStyle w:val="Brdtekst"/>
              <w:jc w:val="center"/>
              <w:rPr>
                <w:sz w:val="20"/>
                <w:szCs w:val="20"/>
              </w:rPr>
            </w:pPr>
            <w:r w:rsidRPr="00A7448A">
              <w:rPr>
                <w:sz w:val="20"/>
                <w:szCs w:val="20"/>
              </w:rPr>
              <w:t>0,</w:t>
            </w:r>
            <w:r w:rsidR="475D8738" w:rsidRPr="00A7448A">
              <w:rPr>
                <w:sz w:val="20"/>
                <w:szCs w:val="20"/>
              </w:rPr>
              <w:t>8</w:t>
            </w:r>
          </w:p>
        </w:tc>
        <w:tc>
          <w:tcPr>
            <w:tcW w:w="3514" w:type="dxa"/>
            <w:shd w:val="clear" w:color="auto" w:fill="auto"/>
          </w:tcPr>
          <w:p w14:paraId="19F37B39" w14:textId="17864187" w:rsidR="00EA7E1D" w:rsidRPr="00A7448A" w:rsidRDefault="00EA7E1D" w:rsidP="00EA7E1D">
            <w:pPr>
              <w:pStyle w:val="Brdtekst"/>
              <w:rPr>
                <w:sz w:val="20"/>
                <w:szCs w:val="20"/>
              </w:rPr>
            </w:pPr>
            <w:r w:rsidRPr="00A7448A">
              <w:rPr>
                <w:sz w:val="20"/>
                <w:szCs w:val="20"/>
              </w:rPr>
              <w:t>En service, som konverterer overordnede autorisering</w:t>
            </w:r>
            <w:r w:rsidR="00DF5EEC">
              <w:rPr>
                <w:sz w:val="20"/>
                <w:szCs w:val="20"/>
              </w:rPr>
              <w:t>s-</w:t>
            </w:r>
            <w:r w:rsidRPr="00A7448A">
              <w:rPr>
                <w:sz w:val="20"/>
                <w:szCs w:val="20"/>
              </w:rPr>
              <w:t xml:space="preserve"> og autentificering</w:t>
            </w:r>
            <w:r w:rsidR="00DF5EEC">
              <w:rPr>
                <w:sz w:val="20"/>
                <w:szCs w:val="20"/>
              </w:rPr>
              <w:t>s</w:t>
            </w:r>
            <w:r w:rsidRPr="00666598">
              <w:rPr>
                <w:sz w:val="20"/>
                <w:szCs w:val="20"/>
              </w:rPr>
              <w:t xml:space="preserve">oplysninger for virksomheder og medarbejdere fra mitID og ActiveDirectory / Omada til </w:t>
            </w:r>
            <w:commentRangeStart w:id="228"/>
            <w:commentRangeStart w:id="229"/>
            <w:r w:rsidRPr="00666598">
              <w:rPr>
                <w:sz w:val="20"/>
                <w:szCs w:val="20"/>
              </w:rPr>
              <w:t>SMV-specifikke og</w:t>
            </w:r>
            <w:r w:rsidR="00561476">
              <w:rPr>
                <w:sz w:val="20"/>
                <w:szCs w:val="20"/>
              </w:rPr>
              <w:t xml:space="preserve"> pre-definerede</w:t>
            </w:r>
            <w:r w:rsidRPr="00666598">
              <w:rPr>
                <w:sz w:val="20"/>
                <w:szCs w:val="20"/>
              </w:rPr>
              <w:t xml:space="preserve"> roller </w:t>
            </w:r>
            <w:commentRangeEnd w:id="228"/>
            <w:r w:rsidR="0084382A">
              <w:rPr>
                <w:rStyle w:val="Kommentarhenvisning"/>
              </w:rPr>
              <w:commentReference w:id="228"/>
            </w:r>
            <w:commentRangeEnd w:id="229"/>
            <w:r w:rsidR="00561476">
              <w:rPr>
                <w:rStyle w:val="Kommentarhenvisning"/>
              </w:rPr>
              <w:commentReference w:id="229"/>
            </w:r>
          </w:p>
        </w:tc>
      </w:tr>
      <w:tr w:rsidR="00EA7E1D" w:rsidRPr="001243C4" w14:paraId="00843F99" w14:textId="77777777" w:rsidTr="00EA7E1D">
        <w:tc>
          <w:tcPr>
            <w:tcW w:w="2988" w:type="dxa"/>
            <w:shd w:val="clear" w:color="auto" w:fill="auto"/>
          </w:tcPr>
          <w:p w14:paraId="01AEE218" w14:textId="1573049B" w:rsidR="00EA7E1D" w:rsidRPr="00A7448A" w:rsidRDefault="009D4CE7" w:rsidP="00EA7E1D">
            <w:pPr>
              <w:pStyle w:val="Brdtekst"/>
              <w:rPr>
                <w:sz w:val="20"/>
                <w:szCs w:val="20"/>
              </w:rPr>
            </w:pPr>
            <w:r>
              <w:rPr>
                <w:sz w:val="20"/>
                <w:szCs w:val="20"/>
              </w:rPr>
              <w:t>Muliggøre</w:t>
            </w:r>
            <w:r w:rsidR="00EA7E1D" w:rsidRPr="00A7448A">
              <w:rPr>
                <w:sz w:val="20"/>
                <w:szCs w:val="20"/>
              </w:rPr>
              <w:t xml:space="preserve"> centraliseret </w:t>
            </w:r>
            <w:r w:rsidR="005B7E40">
              <w:rPr>
                <w:sz w:val="20"/>
                <w:szCs w:val="20"/>
              </w:rPr>
              <w:t>skedu</w:t>
            </w:r>
            <w:r w:rsidR="0079775F">
              <w:rPr>
                <w:sz w:val="20"/>
                <w:szCs w:val="20"/>
              </w:rPr>
              <w:t>l</w:t>
            </w:r>
            <w:r w:rsidR="005B7E40">
              <w:rPr>
                <w:sz w:val="20"/>
                <w:szCs w:val="20"/>
              </w:rPr>
              <w:t>ering</w:t>
            </w:r>
          </w:p>
        </w:tc>
        <w:tc>
          <w:tcPr>
            <w:tcW w:w="1496" w:type="dxa"/>
            <w:shd w:val="clear" w:color="auto" w:fill="auto"/>
          </w:tcPr>
          <w:p w14:paraId="2D245929" w14:textId="77777777" w:rsidR="00EA7E1D" w:rsidRPr="00A7448A" w:rsidRDefault="00EA7E1D" w:rsidP="00EA7E1D">
            <w:pPr>
              <w:pStyle w:val="Brdtekst"/>
              <w:jc w:val="center"/>
              <w:rPr>
                <w:sz w:val="20"/>
                <w:szCs w:val="20"/>
              </w:rPr>
            </w:pPr>
            <w:r w:rsidRPr="00A7448A">
              <w:rPr>
                <w:sz w:val="20"/>
                <w:szCs w:val="20"/>
              </w:rPr>
              <w:t>-</w:t>
            </w:r>
          </w:p>
        </w:tc>
        <w:tc>
          <w:tcPr>
            <w:tcW w:w="1495" w:type="dxa"/>
          </w:tcPr>
          <w:p w14:paraId="667D3457" w14:textId="4D3D861E" w:rsidR="00EA7E1D" w:rsidRPr="00A7448A" w:rsidRDefault="00EA7E1D" w:rsidP="00EA7E1D">
            <w:pPr>
              <w:pStyle w:val="Brdtekst"/>
              <w:jc w:val="center"/>
              <w:rPr>
                <w:sz w:val="20"/>
                <w:szCs w:val="20"/>
              </w:rPr>
            </w:pPr>
            <w:r w:rsidRPr="00A7448A">
              <w:rPr>
                <w:sz w:val="20"/>
                <w:szCs w:val="20"/>
              </w:rPr>
              <w:t>0,3</w:t>
            </w:r>
          </w:p>
        </w:tc>
        <w:tc>
          <w:tcPr>
            <w:tcW w:w="3514" w:type="dxa"/>
            <w:shd w:val="clear" w:color="auto" w:fill="auto"/>
          </w:tcPr>
          <w:p w14:paraId="6C4DD228" w14:textId="0BC49562" w:rsidR="00EA7E1D" w:rsidRPr="00A7448A" w:rsidRDefault="00EA7E1D" w:rsidP="00EA7E1D">
            <w:pPr>
              <w:pStyle w:val="Brdtekst"/>
              <w:rPr>
                <w:sz w:val="20"/>
                <w:szCs w:val="20"/>
              </w:rPr>
            </w:pPr>
            <w:r w:rsidRPr="00A7448A">
              <w:rPr>
                <w:sz w:val="20"/>
                <w:szCs w:val="20"/>
              </w:rPr>
              <w:t xml:space="preserve">Centralisering og synkronisering af styring af forretningsgangene, som skal køre </w:t>
            </w:r>
            <w:r w:rsidR="00816945">
              <w:rPr>
                <w:sz w:val="20"/>
                <w:szCs w:val="20"/>
              </w:rPr>
              <w:t>i</w:t>
            </w:r>
            <w:r w:rsidRPr="00A7448A">
              <w:rPr>
                <w:sz w:val="20"/>
                <w:szCs w:val="20"/>
              </w:rPr>
              <w:t xml:space="preserve"> bestemte faste tidsperioder</w:t>
            </w:r>
          </w:p>
        </w:tc>
      </w:tr>
      <w:tr w:rsidR="00EA7E1D" w:rsidRPr="001243C4" w14:paraId="69EDD1E4" w14:textId="77777777" w:rsidTr="00EA7E1D">
        <w:tc>
          <w:tcPr>
            <w:tcW w:w="2988" w:type="dxa"/>
            <w:shd w:val="clear" w:color="auto" w:fill="auto"/>
          </w:tcPr>
          <w:p w14:paraId="6C8875D2" w14:textId="0FA37C4A" w:rsidR="00EA7E1D" w:rsidRPr="00A7448A" w:rsidRDefault="007A714A" w:rsidP="00EA7E1D">
            <w:pPr>
              <w:pStyle w:val="Brdtekst"/>
              <w:rPr>
                <w:sz w:val="20"/>
                <w:szCs w:val="20"/>
              </w:rPr>
            </w:pPr>
            <w:r>
              <w:rPr>
                <w:sz w:val="20"/>
                <w:szCs w:val="20"/>
              </w:rPr>
              <w:t>Opsætte</w:t>
            </w:r>
            <w:r w:rsidR="00EA7E1D" w:rsidRPr="00A7448A">
              <w:rPr>
                <w:sz w:val="20"/>
                <w:szCs w:val="20"/>
              </w:rPr>
              <w:t xml:space="preserve"> infrastruktur, CI-værktøjer og pipelines</w:t>
            </w:r>
          </w:p>
          <w:p w14:paraId="4A1CDDB2" w14:textId="77777777" w:rsidR="00EA7E1D" w:rsidRPr="00A7448A" w:rsidRDefault="00EA7E1D" w:rsidP="00EA7E1D">
            <w:pPr>
              <w:pStyle w:val="Brdtekst"/>
              <w:rPr>
                <w:sz w:val="20"/>
                <w:szCs w:val="20"/>
              </w:rPr>
            </w:pPr>
          </w:p>
        </w:tc>
        <w:tc>
          <w:tcPr>
            <w:tcW w:w="1496" w:type="dxa"/>
            <w:shd w:val="clear" w:color="auto" w:fill="auto"/>
          </w:tcPr>
          <w:p w14:paraId="5071C3F7" w14:textId="77777777" w:rsidR="00EA7E1D" w:rsidRPr="00A7448A" w:rsidRDefault="00EA7E1D" w:rsidP="00EA7E1D">
            <w:pPr>
              <w:pStyle w:val="Brdtekst"/>
              <w:jc w:val="center"/>
              <w:rPr>
                <w:sz w:val="20"/>
                <w:szCs w:val="20"/>
              </w:rPr>
            </w:pPr>
            <w:r w:rsidRPr="00A7448A">
              <w:rPr>
                <w:sz w:val="20"/>
                <w:szCs w:val="20"/>
              </w:rPr>
              <w:t>0,4</w:t>
            </w:r>
          </w:p>
        </w:tc>
        <w:tc>
          <w:tcPr>
            <w:tcW w:w="1495" w:type="dxa"/>
          </w:tcPr>
          <w:p w14:paraId="3777AD74" w14:textId="09097C0D" w:rsidR="00EA7E1D" w:rsidRPr="00A7448A" w:rsidRDefault="00EA7E1D" w:rsidP="00EA7E1D">
            <w:pPr>
              <w:pStyle w:val="Brdtekst"/>
              <w:jc w:val="center"/>
              <w:rPr>
                <w:sz w:val="20"/>
                <w:szCs w:val="20"/>
              </w:rPr>
            </w:pPr>
            <w:r w:rsidRPr="00A7448A">
              <w:rPr>
                <w:sz w:val="20"/>
                <w:szCs w:val="20"/>
              </w:rPr>
              <w:t>4,</w:t>
            </w:r>
            <w:r w:rsidR="475D8738" w:rsidRPr="00A7448A">
              <w:rPr>
                <w:sz w:val="20"/>
                <w:szCs w:val="20"/>
              </w:rPr>
              <w:t>1</w:t>
            </w:r>
          </w:p>
        </w:tc>
        <w:tc>
          <w:tcPr>
            <w:tcW w:w="3514" w:type="dxa"/>
            <w:shd w:val="clear" w:color="auto" w:fill="auto"/>
          </w:tcPr>
          <w:p w14:paraId="05460300" w14:textId="0DE3D264" w:rsidR="00EA7E1D" w:rsidRPr="00A7448A" w:rsidRDefault="00EA7E1D" w:rsidP="00EA7E1D">
            <w:pPr>
              <w:pStyle w:val="Brdtekst"/>
              <w:rPr>
                <w:sz w:val="20"/>
                <w:szCs w:val="20"/>
              </w:rPr>
            </w:pPr>
            <w:r w:rsidRPr="00A7448A">
              <w:rPr>
                <w:sz w:val="20"/>
                <w:szCs w:val="20"/>
              </w:rPr>
              <w:t>Installation og konfiguration af værktøjer</w:t>
            </w:r>
            <w:r w:rsidR="00755DAD">
              <w:rPr>
                <w:sz w:val="20"/>
                <w:szCs w:val="20"/>
              </w:rPr>
              <w:t>,</w:t>
            </w:r>
            <w:r w:rsidRPr="00A7448A">
              <w:rPr>
                <w:sz w:val="20"/>
                <w:szCs w:val="20"/>
              </w:rPr>
              <w:t xml:space="preserve"> at udvikle, bygge og </w:t>
            </w:r>
            <w:r w:rsidR="00E038E8">
              <w:rPr>
                <w:sz w:val="20"/>
                <w:szCs w:val="20"/>
              </w:rPr>
              <w:t>idriftsætte</w:t>
            </w:r>
            <w:r w:rsidR="00E038E8" w:rsidRPr="00A7448A">
              <w:rPr>
                <w:sz w:val="20"/>
                <w:szCs w:val="20"/>
              </w:rPr>
              <w:t xml:space="preserve"> </w:t>
            </w:r>
            <w:r w:rsidRPr="00A7448A">
              <w:rPr>
                <w:sz w:val="20"/>
                <w:szCs w:val="20"/>
              </w:rPr>
              <w:t>på en kontinueret måde (Continuous Integration)</w:t>
            </w:r>
          </w:p>
        </w:tc>
      </w:tr>
      <w:tr w:rsidR="00EA7E1D" w:rsidRPr="001243C4" w14:paraId="3AF73D74" w14:textId="77777777" w:rsidTr="00EA7E1D">
        <w:tc>
          <w:tcPr>
            <w:tcW w:w="2988" w:type="dxa"/>
            <w:shd w:val="clear" w:color="auto" w:fill="auto"/>
          </w:tcPr>
          <w:p w14:paraId="639A0F30" w14:textId="780AFFF2" w:rsidR="00EA7E1D" w:rsidRPr="00A7448A" w:rsidRDefault="009D4CE7" w:rsidP="00EA7E1D">
            <w:pPr>
              <w:pStyle w:val="Brdtekst"/>
              <w:rPr>
                <w:sz w:val="20"/>
                <w:szCs w:val="20"/>
              </w:rPr>
            </w:pPr>
            <w:r>
              <w:rPr>
                <w:sz w:val="20"/>
                <w:szCs w:val="20"/>
              </w:rPr>
              <w:t>Muliggøre</w:t>
            </w:r>
            <w:r w:rsidR="00EA7E1D" w:rsidRPr="00A7448A">
              <w:rPr>
                <w:sz w:val="20"/>
                <w:szCs w:val="20"/>
              </w:rPr>
              <w:t xml:space="preserve"> kontrol og validering</w:t>
            </w:r>
          </w:p>
          <w:p w14:paraId="28458BD7" w14:textId="77777777" w:rsidR="00EA7E1D" w:rsidRPr="00A7448A" w:rsidRDefault="00EA7E1D" w:rsidP="00EA7E1D">
            <w:pPr>
              <w:pStyle w:val="Brdtekst"/>
              <w:rPr>
                <w:sz w:val="20"/>
                <w:szCs w:val="20"/>
              </w:rPr>
            </w:pPr>
          </w:p>
        </w:tc>
        <w:tc>
          <w:tcPr>
            <w:tcW w:w="1496" w:type="dxa"/>
            <w:shd w:val="clear" w:color="auto" w:fill="auto"/>
          </w:tcPr>
          <w:p w14:paraId="0F12840F" w14:textId="77777777" w:rsidR="00EA7E1D" w:rsidRPr="00A7448A" w:rsidRDefault="00EA7E1D" w:rsidP="00EA7E1D">
            <w:pPr>
              <w:pStyle w:val="Brdtekst"/>
              <w:jc w:val="center"/>
              <w:rPr>
                <w:sz w:val="20"/>
                <w:szCs w:val="20"/>
              </w:rPr>
            </w:pPr>
            <w:r w:rsidRPr="00A7448A">
              <w:rPr>
                <w:sz w:val="20"/>
                <w:szCs w:val="20"/>
              </w:rPr>
              <w:t>1,3</w:t>
            </w:r>
          </w:p>
        </w:tc>
        <w:tc>
          <w:tcPr>
            <w:tcW w:w="1495" w:type="dxa"/>
          </w:tcPr>
          <w:p w14:paraId="5460FBD4" w14:textId="3B9C8AD5" w:rsidR="00EA7E1D" w:rsidRPr="00A7448A" w:rsidRDefault="00EA7E1D" w:rsidP="00EA7E1D">
            <w:pPr>
              <w:pStyle w:val="Brdtekst"/>
              <w:jc w:val="center"/>
              <w:rPr>
                <w:sz w:val="20"/>
                <w:szCs w:val="20"/>
              </w:rPr>
            </w:pPr>
            <w:r w:rsidRPr="00A7448A">
              <w:rPr>
                <w:sz w:val="20"/>
                <w:szCs w:val="20"/>
              </w:rPr>
              <w:t>1,</w:t>
            </w:r>
            <w:r w:rsidR="475D8738" w:rsidRPr="00A7448A">
              <w:rPr>
                <w:sz w:val="20"/>
                <w:szCs w:val="20"/>
              </w:rPr>
              <w:t>3</w:t>
            </w:r>
          </w:p>
        </w:tc>
        <w:tc>
          <w:tcPr>
            <w:tcW w:w="3514" w:type="dxa"/>
            <w:shd w:val="clear" w:color="auto" w:fill="auto"/>
          </w:tcPr>
          <w:p w14:paraId="27A9DFB0" w14:textId="5909DAE7" w:rsidR="00EA7E1D" w:rsidRPr="00A7448A" w:rsidRDefault="00EA7E1D" w:rsidP="00EA7E1D">
            <w:pPr>
              <w:pStyle w:val="Brdtekst"/>
              <w:rPr>
                <w:sz w:val="20"/>
                <w:szCs w:val="20"/>
              </w:rPr>
            </w:pPr>
            <w:r w:rsidRPr="00A7448A">
              <w:rPr>
                <w:sz w:val="20"/>
                <w:szCs w:val="20"/>
              </w:rPr>
              <w:t xml:space="preserve">En service / bibliotek, som er fundament for en SMV-regelmotor. Kan kalde / forespørge en eller flere andre services, returnere data og validere / kontrollere om resultatet svarer til aftalte forretningsregler i SMV. Servicen kan benyttes af alle komponenter i SMV når behov for dette opstår. F.eks. om virksomheden holder sig under en vis omsætning.  </w:t>
            </w:r>
          </w:p>
        </w:tc>
      </w:tr>
      <w:tr w:rsidR="00EA7E1D" w:rsidRPr="001243C4" w14:paraId="4A776912" w14:textId="77777777" w:rsidTr="00EA7E1D">
        <w:tc>
          <w:tcPr>
            <w:tcW w:w="2988" w:type="dxa"/>
            <w:shd w:val="clear" w:color="auto" w:fill="auto"/>
          </w:tcPr>
          <w:p w14:paraId="39FD4ECD" w14:textId="6A1FB0A6" w:rsidR="00EA7E1D" w:rsidRPr="00A7448A" w:rsidRDefault="00E038E8" w:rsidP="00EA7E1D">
            <w:pPr>
              <w:pStyle w:val="Brdtekst"/>
              <w:rPr>
                <w:sz w:val="20"/>
                <w:szCs w:val="20"/>
              </w:rPr>
            </w:pPr>
            <w:r>
              <w:rPr>
                <w:sz w:val="20"/>
                <w:szCs w:val="20"/>
              </w:rPr>
              <w:lastRenderedPageBreak/>
              <w:t>Muliggøre</w:t>
            </w:r>
            <w:r w:rsidR="00EA7E1D" w:rsidRPr="00A7448A">
              <w:rPr>
                <w:sz w:val="20"/>
                <w:szCs w:val="20"/>
              </w:rPr>
              <w:t xml:space="preserve"> NTSE - link til SMV</w:t>
            </w:r>
          </w:p>
          <w:p w14:paraId="45C4E923" w14:textId="77777777" w:rsidR="00EA7E1D" w:rsidRPr="00A7448A" w:rsidRDefault="00EA7E1D" w:rsidP="00EA7E1D">
            <w:pPr>
              <w:pStyle w:val="Brdtekst"/>
              <w:rPr>
                <w:sz w:val="20"/>
                <w:szCs w:val="20"/>
              </w:rPr>
            </w:pPr>
          </w:p>
        </w:tc>
        <w:tc>
          <w:tcPr>
            <w:tcW w:w="1496" w:type="dxa"/>
            <w:shd w:val="clear" w:color="auto" w:fill="auto"/>
          </w:tcPr>
          <w:p w14:paraId="2E30B550" w14:textId="77777777" w:rsidR="00EA7E1D" w:rsidRPr="00A7448A" w:rsidRDefault="00EA7E1D" w:rsidP="00EA7E1D">
            <w:pPr>
              <w:pStyle w:val="Brdtekst"/>
              <w:jc w:val="center"/>
              <w:rPr>
                <w:sz w:val="20"/>
                <w:szCs w:val="20"/>
              </w:rPr>
            </w:pPr>
            <w:r w:rsidRPr="00A7448A">
              <w:rPr>
                <w:sz w:val="20"/>
                <w:szCs w:val="20"/>
              </w:rPr>
              <w:t>0,0</w:t>
            </w:r>
          </w:p>
        </w:tc>
        <w:tc>
          <w:tcPr>
            <w:tcW w:w="1495" w:type="dxa"/>
          </w:tcPr>
          <w:p w14:paraId="1DA8907C" w14:textId="77777777" w:rsidR="00EA7E1D" w:rsidRPr="00A7448A" w:rsidRDefault="00EA7E1D" w:rsidP="00EA7E1D">
            <w:pPr>
              <w:pStyle w:val="Brdtekst"/>
              <w:jc w:val="center"/>
              <w:rPr>
                <w:sz w:val="20"/>
                <w:szCs w:val="20"/>
              </w:rPr>
            </w:pPr>
            <w:r w:rsidRPr="00A7448A">
              <w:rPr>
                <w:sz w:val="20"/>
                <w:szCs w:val="20"/>
              </w:rPr>
              <w:t>0,0</w:t>
            </w:r>
          </w:p>
        </w:tc>
        <w:tc>
          <w:tcPr>
            <w:tcW w:w="3514" w:type="dxa"/>
            <w:shd w:val="clear" w:color="auto" w:fill="auto"/>
          </w:tcPr>
          <w:p w14:paraId="66BBB764" w14:textId="77777777" w:rsidR="00EA7E1D" w:rsidRPr="00A7448A" w:rsidRDefault="00EA7E1D" w:rsidP="00EA7E1D">
            <w:pPr>
              <w:pStyle w:val="Brdtekst"/>
              <w:rPr>
                <w:sz w:val="20"/>
                <w:szCs w:val="20"/>
              </w:rPr>
            </w:pPr>
            <w:r w:rsidRPr="00A7448A">
              <w:rPr>
                <w:sz w:val="20"/>
                <w:szCs w:val="20"/>
              </w:rPr>
              <w:t>Man har et link at kunne komme fra NTSE-systemet ind i SMV</w:t>
            </w:r>
          </w:p>
        </w:tc>
      </w:tr>
      <w:tr w:rsidR="00EA7E1D" w:rsidRPr="001243C4" w14:paraId="319F56CB" w14:textId="77777777" w:rsidTr="00EA7E1D">
        <w:tc>
          <w:tcPr>
            <w:tcW w:w="2988" w:type="dxa"/>
            <w:shd w:val="clear" w:color="auto" w:fill="auto"/>
          </w:tcPr>
          <w:p w14:paraId="6206A709" w14:textId="5CC8BD40" w:rsidR="00EA7E1D" w:rsidRPr="00A7448A" w:rsidRDefault="00E038E8" w:rsidP="00EA7E1D">
            <w:pPr>
              <w:pStyle w:val="Brdtekst"/>
              <w:rPr>
                <w:sz w:val="20"/>
                <w:szCs w:val="20"/>
              </w:rPr>
            </w:pPr>
            <w:r>
              <w:rPr>
                <w:sz w:val="20"/>
                <w:szCs w:val="20"/>
              </w:rPr>
              <w:t>Muliggøre</w:t>
            </w:r>
            <w:r w:rsidR="00EA7E1D" w:rsidRPr="00A7448A">
              <w:rPr>
                <w:sz w:val="20"/>
                <w:szCs w:val="20"/>
              </w:rPr>
              <w:t xml:space="preserve"> virksomhedskommunikation (e-boks, A&amp;D)</w:t>
            </w:r>
          </w:p>
          <w:p w14:paraId="3442F9C2" w14:textId="77777777" w:rsidR="00EA7E1D" w:rsidRPr="00A7448A" w:rsidRDefault="00EA7E1D" w:rsidP="00EA7E1D">
            <w:pPr>
              <w:pStyle w:val="Brdtekst"/>
              <w:rPr>
                <w:sz w:val="20"/>
                <w:szCs w:val="20"/>
              </w:rPr>
            </w:pPr>
          </w:p>
        </w:tc>
        <w:tc>
          <w:tcPr>
            <w:tcW w:w="1496" w:type="dxa"/>
            <w:shd w:val="clear" w:color="auto" w:fill="auto"/>
          </w:tcPr>
          <w:p w14:paraId="08745A20" w14:textId="77777777" w:rsidR="00EA7E1D" w:rsidRPr="00A7448A" w:rsidRDefault="00EA7E1D" w:rsidP="00EA7E1D">
            <w:pPr>
              <w:pStyle w:val="Brdtekst"/>
              <w:jc w:val="center"/>
              <w:rPr>
                <w:sz w:val="20"/>
                <w:szCs w:val="20"/>
              </w:rPr>
            </w:pPr>
            <w:r w:rsidRPr="00A7448A">
              <w:rPr>
                <w:sz w:val="20"/>
                <w:szCs w:val="20"/>
              </w:rPr>
              <w:t>0,4</w:t>
            </w:r>
          </w:p>
        </w:tc>
        <w:tc>
          <w:tcPr>
            <w:tcW w:w="1495" w:type="dxa"/>
          </w:tcPr>
          <w:p w14:paraId="72B23E83" w14:textId="1705E844" w:rsidR="00EA7E1D" w:rsidRPr="00A7448A" w:rsidRDefault="00EA7E1D" w:rsidP="00EA7E1D">
            <w:pPr>
              <w:pStyle w:val="Brdtekst"/>
              <w:jc w:val="center"/>
              <w:rPr>
                <w:sz w:val="20"/>
                <w:szCs w:val="20"/>
              </w:rPr>
            </w:pPr>
            <w:r w:rsidRPr="00A7448A">
              <w:rPr>
                <w:sz w:val="20"/>
                <w:szCs w:val="20"/>
              </w:rPr>
              <w:t>1,</w:t>
            </w:r>
            <w:r w:rsidR="00B026F6" w:rsidRPr="00A7448A">
              <w:rPr>
                <w:sz w:val="20"/>
                <w:szCs w:val="20"/>
              </w:rPr>
              <w:t>1</w:t>
            </w:r>
          </w:p>
        </w:tc>
        <w:tc>
          <w:tcPr>
            <w:tcW w:w="3514" w:type="dxa"/>
            <w:shd w:val="clear" w:color="auto" w:fill="auto"/>
          </w:tcPr>
          <w:p w14:paraId="3B150CF8" w14:textId="77777777" w:rsidR="00EA7E1D" w:rsidRPr="00A7448A" w:rsidRDefault="00EA7E1D" w:rsidP="00EA7E1D">
            <w:pPr>
              <w:pStyle w:val="Brdtekst"/>
              <w:rPr>
                <w:sz w:val="20"/>
                <w:szCs w:val="20"/>
              </w:rPr>
            </w:pPr>
            <w:r w:rsidRPr="00A7448A">
              <w:rPr>
                <w:sz w:val="20"/>
                <w:szCs w:val="20"/>
              </w:rPr>
              <w:t>En service / bibliotek, som håndterer afsendelsen af fysiske eller e-breve til virksomheder fra SMV. Servicen kan benyttes af alle komponenter i SMV hvor behov for dette opstår.</w:t>
            </w:r>
          </w:p>
        </w:tc>
      </w:tr>
      <w:tr w:rsidR="00EA7E1D" w:rsidRPr="001243C4" w14:paraId="259D03BE" w14:textId="77777777" w:rsidTr="00EA7E1D">
        <w:tc>
          <w:tcPr>
            <w:tcW w:w="2988" w:type="dxa"/>
            <w:shd w:val="clear" w:color="auto" w:fill="auto"/>
          </w:tcPr>
          <w:p w14:paraId="48D17546" w14:textId="77777777" w:rsidR="00EA7E1D" w:rsidRPr="00A7448A" w:rsidRDefault="00EA7E1D" w:rsidP="00EA7E1D">
            <w:pPr>
              <w:pStyle w:val="Brdtekst"/>
              <w:rPr>
                <w:sz w:val="20"/>
                <w:szCs w:val="20"/>
              </w:rPr>
            </w:pPr>
            <w:r w:rsidRPr="00A7448A">
              <w:rPr>
                <w:sz w:val="20"/>
                <w:szCs w:val="20"/>
              </w:rPr>
              <w:t>EU beskedudveksling</w:t>
            </w:r>
          </w:p>
          <w:p w14:paraId="268CDBDE" w14:textId="77777777" w:rsidR="00EA7E1D" w:rsidRPr="00A7448A" w:rsidRDefault="00EA7E1D" w:rsidP="00EA7E1D">
            <w:pPr>
              <w:pStyle w:val="Brdtekst"/>
              <w:rPr>
                <w:sz w:val="20"/>
                <w:szCs w:val="20"/>
              </w:rPr>
            </w:pPr>
          </w:p>
        </w:tc>
        <w:tc>
          <w:tcPr>
            <w:tcW w:w="1496" w:type="dxa"/>
            <w:shd w:val="clear" w:color="auto" w:fill="auto"/>
          </w:tcPr>
          <w:p w14:paraId="04DB9A89" w14:textId="4EA312AF" w:rsidR="00EA7E1D" w:rsidRPr="00A7448A" w:rsidRDefault="00EA7E1D" w:rsidP="00EA7E1D">
            <w:pPr>
              <w:pStyle w:val="Brdtekst"/>
              <w:jc w:val="center"/>
              <w:rPr>
                <w:sz w:val="20"/>
                <w:szCs w:val="20"/>
              </w:rPr>
            </w:pPr>
            <w:r w:rsidRPr="00A7448A">
              <w:rPr>
                <w:sz w:val="20"/>
                <w:szCs w:val="20"/>
              </w:rPr>
              <w:t>1,</w:t>
            </w:r>
            <w:r w:rsidR="00781831" w:rsidRPr="00A7448A">
              <w:rPr>
                <w:sz w:val="20"/>
                <w:szCs w:val="20"/>
              </w:rPr>
              <w:t>7</w:t>
            </w:r>
          </w:p>
        </w:tc>
        <w:tc>
          <w:tcPr>
            <w:tcW w:w="1495" w:type="dxa"/>
          </w:tcPr>
          <w:p w14:paraId="77C426CC" w14:textId="216009B5" w:rsidR="00EA7E1D" w:rsidRPr="00A7448A" w:rsidRDefault="4660C812" w:rsidP="00EA7E1D">
            <w:pPr>
              <w:pStyle w:val="Brdtekst"/>
              <w:jc w:val="center"/>
              <w:rPr>
                <w:sz w:val="20"/>
                <w:szCs w:val="20"/>
              </w:rPr>
            </w:pPr>
            <w:r w:rsidRPr="00A7448A">
              <w:rPr>
                <w:sz w:val="20"/>
                <w:szCs w:val="20"/>
              </w:rPr>
              <w:t>2,0</w:t>
            </w:r>
          </w:p>
        </w:tc>
        <w:tc>
          <w:tcPr>
            <w:tcW w:w="3514" w:type="dxa"/>
            <w:shd w:val="clear" w:color="auto" w:fill="auto"/>
          </w:tcPr>
          <w:p w14:paraId="3B1166AE" w14:textId="1C111E23" w:rsidR="00EA7E1D" w:rsidRPr="00A7448A" w:rsidRDefault="00EA7E1D" w:rsidP="00EA7E1D">
            <w:pPr>
              <w:pStyle w:val="Brdtekst"/>
              <w:rPr>
                <w:sz w:val="20"/>
                <w:szCs w:val="20"/>
              </w:rPr>
            </w:pPr>
            <w:r w:rsidRPr="00A7448A">
              <w:rPr>
                <w:sz w:val="20"/>
                <w:szCs w:val="20"/>
              </w:rPr>
              <w:t>En service, som kender regler og specifikation</w:t>
            </w:r>
            <w:r w:rsidR="00F6712B">
              <w:rPr>
                <w:sz w:val="20"/>
                <w:szCs w:val="20"/>
              </w:rPr>
              <w:t>er</w:t>
            </w:r>
            <w:r w:rsidRPr="00A7448A">
              <w:rPr>
                <w:sz w:val="20"/>
                <w:szCs w:val="20"/>
              </w:rPr>
              <w:t xml:space="preserve"> omkring EU-kommunikation og håndterer udveksling af beskeder med EU for andre SMV-komponenter.</w:t>
            </w:r>
          </w:p>
        </w:tc>
      </w:tr>
      <w:tr w:rsidR="00EA7E1D" w:rsidRPr="001243C4" w14:paraId="734A2E6E" w14:textId="77777777" w:rsidTr="00EA7E1D">
        <w:tc>
          <w:tcPr>
            <w:tcW w:w="2988" w:type="dxa"/>
            <w:shd w:val="clear" w:color="auto" w:fill="auto"/>
          </w:tcPr>
          <w:p w14:paraId="13A56465" w14:textId="77777777" w:rsidR="00EA7E1D" w:rsidRPr="00A7448A" w:rsidRDefault="00EA7E1D" w:rsidP="00EA7E1D">
            <w:pPr>
              <w:pStyle w:val="Brdtekst"/>
              <w:rPr>
                <w:sz w:val="20"/>
                <w:szCs w:val="20"/>
              </w:rPr>
            </w:pPr>
            <w:r w:rsidRPr="00A7448A">
              <w:rPr>
                <w:sz w:val="20"/>
                <w:szCs w:val="20"/>
              </w:rPr>
              <w:t>Forvaltning "Sagsbehandling"</w:t>
            </w:r>
          </w:p>
          <w:p w14:paraId="4B093E66" w14:textId="77777777" w:rsidR="00EA7E1D" w:rsidRPr="00A7448A" w:rsidRDefault="00EA7E1D" w:rsidP="00EA7E1D">
            <w:pPr>
              <w:pStyle w:val="Brdtekst"/>
              <w:rPr>
                <w:sz w:val="20"/>
                <w:szCs w:val="20"/>
              </w:rPr>
            </w:pPr>
          </w:p>
        </w:tc>
        <w:tc>
          <w:tcPr>
            <w:tcW w:w="1496" w:type="dxa"/>
            <w:shd w:val="clear" w:color="auto" w:fill="auto"/>
          </w:tcPr>
          <w:p w14:paraId="3CABA260" w14:textId="77777777" w:rsidR="00EA7E1D" w:rsidRPr="00A7448A" w:rsidRDefault="00EA7E1D" w:rsidP="00EA7E1D">
            <w:pPr>
              <w:pStyle w:val="Brdtekst"/>
              <w:jc w:val="center"/>
              <w:rPr>
                <w:sz w:val="20"/>
                <w:szCs w:val="20"/>
              </w:rPr>
            </w:pPr>
            <w:r w:rsidRPr="00A7448A">
              <w:rPr>
                <w:sz w:val="20"/>
                <w:szCs w:val="20"/>
              </w:rPr>
              <w:t>1,2</w:t>
            </w:r>
          </w:p>
        </w:tc>
        <w:tc>
          <w:tcPr>
            <w:tcW w:w="1495" w:type="dxa"/>
          </w:tcPr>
          <w:p w14:paraId="1F81161E" w14:textId="77777777" w:rsidR="00EA7E1D" w:rsidRPr="00A7448A" w:rsidRDefault="00EA7E1D" w:rsidP="00EA7E1D">
            <w:pPr>
              <w:pStyle w:val="Brdtekst"/>
              <w:jc w:val="center"/>
              <w:rPr>
                <w:sz w:val="20"/>
                <w:szCs w:val="20"/>
              </w:rPr>
            </w:pPr>
            <w:r w:rsidRPr="00A7448A">
              <w:rPr>
                <w:sz w:val="20"/>
                <w:szCs w:val="20"/>
              </w:rPr>
              <w:t>0,6</w:t>
            </w:r>
          </w:p>
        </w:tc>
        <w:tc>
          <w:tcPr>
            <w:tcW w:w="3514" w:type="dxa"/>
            <w:shd w:val="clear" w:color="auto" w:fill="auto"/>
          </w:tcPr>
          <w:p w14:paraId="363A3D30" w14:textId="05F2A101" w:rsidR="00EA7E1D" w:rsidRPr="00666598" w:rsidRDefault="00A37F52" w:rsidP="00EA7E1D">
            <w:pPr>
              <w:pStyle w:val="Brdtekst"/>
              <w:rPr>
                <w:sz w:val="20"/>
                <w:szCs w:val="20"/>
              </w:rPr>
            </w:pPr>
            <w:r>
              <w:rPr>
                <w:sz w:val="20"/>
                <w:szCs w:val="20"/>
              </w:rPr>
              <w:t>Brugergrænseflade</w:t>
            </w:r>
            <w:r w:rsidR="00EA7E1D" w:rsidRPr="00A7448A">
              <w:rPr>
                <w:sz w:val="20"/>
                <w:szCs w:val="20"/>
              </w:rPr>
              <w:t xml:space="preserve"> og services, som muliggør, at en dansk sagsbehandler kan forvalte </w:t>
            </w:r>
            <w:r w:rsidR="00F905CD">
              <w:rPr>
                <w:sz w:val="20"/>
                <w:szCs w:val="20"/>
              </w:rPr>
              <w:t>moms</w:t>
            </w:r>
            <w:r w:rsidR="00EA7E1D" w:rsidRPr="00666598">
              <w:rPr>
                <w:sz w:val="20"/>
                <w:szCs w:val="20"/>
              </w:rPr>
              <w:t>fritagelser ifm. både danske og udenlandske virksomheder uanset eventuel dårlig EU-dataspecifikation, dårlig EU-processpecifikation eller dårlig implementering af Danmark og andre lande.</w:t>
            </w:r>
          </w:p>
        </w:tc>
      </w:tr>
      <w:tr w:rsidR="00EA7E1D" w:rsidRPr="001243C4" w14:paraId="66B1E118" w14:textId="77777777" w:rsidTr="00EA7E1D">
        <w:tc>
          <w:tcPr>
            <w:tcW w:w="2988" w:type="dxa"/>
            <w:shd w:val="clear" w:color="auto" w:fill="auto"/>
          </w:tcPr>
          <w:p w14:paraId="6E34C025" w14:textId="7E32E423" w:rsidR="00EA7E1D" w:rsidRPr="00A7448A" w:rsidRDefault="000A5694" w:rsidP="00EA7E1D">
            <w:pPr>
              <w:pStyle w:val="Brdtekst"/>
              <w:rPr>
                <w:sz w:val="20"/>
                <w:szCs w:val="20"/>
              </w:rPr>
            </w:pPr>
            <w:r>
              <w:rPr>
                <w:sz w:val="20"/>
                <w:szCs w:val="20"/>
              </w:rPr>
              <w:t>Ikke</w:t>
            </w:r>
            <w:r w:rsidR="00CF43C2">
              <w:rPr>
                <w:sz w:val="20"/>
                <w:szCs w:val="20"/>
              </w:rPr>
              <w:t>-</w:t>
            </w:r>
            <w:r w:rsidR="00AD6076">
              <w:rPr>
                <w:sz w:val="20"/>
                <w:szCs w:val="20"/>
              </w:rPr>
              <w:t xml:space="preserve">funktionelle krav </w:t>
            </w:r>
            <w:r w:rsidR="002B2634" w:rsidRPr="00A7448A">
              <w:rPr>
                <w:sz w:val="20"/>
                <w:szCs w:val="20"/>
              </w:rPr>
              <w:t>(</w:t>
            </w:r>
            <w:commentRangeStart w:id="230"/>
            <w:commentRangeStart w:id="231"/>
            <w:r w:rsidR="00EA7E1D" w:rsidRPr="00A7448A">
              <w:rPr>
                <w:sz w:val="20"/>
                <w:szCs w:val="20"/>
              </w:rPr>
              <w:t xml:space="preserve">Non-functional Requirements </w:t>
            </w:r>
            <w:commentRangeEnd w:id="230"/>
            <w:r w:rsidR="004649BB">
              <w:rPr>
                <w:rStyle w:val="Kommentarhenvisning"/>
              </w:rPr>
              <w:commentReference w:id="230"/>
            </w:r>
            <w:commentRangeEnd w:id="231"/>
            <w:r w:rsidR="0015345B">
              <w:rPr>
                <w:rStyle w:val="Kommentarhenvisning"/>
              </w:rPr>
              <w:commentReference w:id="231"/>
            </w:r>
            <w:r w:rsidR="00EA7E1D" w:rsidRPr="00A7448A">
              <w:rPr>
                <w:sz w:val="20"/>
                <w:szCs w:val="20"/>
              </w:rPr>
              <w:t>(NFR</w:t>
            </w:r>
            <w:r w:rsidR="002B2634" w:rsidRPr="00A7448A">
              <w:rPr>
                <w:sz w:val="20"/>
                <w:szCs w:val="20"/>
              </w:rPr>
              <w:t>))</w:t>
            </w:r>
          </w:p>
        </w:tc>
        <w:tc>
          <w:tcPr>
            <w:tcW w:w="1496" w:type="dxa"/>
            <w:shd w:val="clear" w:color="auto" w:fill="auto"/>
          </w:tcPr>
          <w:p w14:paraId="78BC493E" w14:textId="77777777" w:rsidR="00EA7E1D" w:rsidRPr="00A7448A" w:rsidRDefault="00EA7E1D" w:rsidP="00EA7E1D">
            <w:pPr>
              <w:pStyle w:val="Brdtekst"/>
              <w:jc w:val="center"/>
              <w:rPr>
                <w:sz w:val="20"/>
                <w:szCs w:val="20"/>
              </w:rPr>
            </w:pPr>
            <w:r w:rsidRPr="00A7448A">
              <w:rPr>
                <w:sz w:val="20"/>
                <w:szCs w:val="20"/>
              </w:rPr>
              <w:t>1,8</w:t>
            </w:r>
          </w:p>
        </w:tc>
        <w:tc>
          <w:tcPr>
            <w:tcW w:w="1495" w:type="dxa"/>
          </w:tcPr>
          <w:p w14:paraId="6A52CED3" w14:textId="08EACDD8" w:rsidR="00EA7E1D" w:rsidRPr="00A7448A" w:rsidRDefault="00EA7E1D" w:rsidP="00EA7E1D">
            <w:pPr>
              <w:pStyle w:val="Brdtekst"/>
              <w:jc w:val="center"/>
              <w:rPr>
                <w:sz w:val="20"/>
                <w:szCs w:val="20"/>
              </w:rPr>
            </w:pPr>
            <w:r w:rsidRPr="00A7448A">
              <w:rPr>
                <w:sz w:val="20"/>
                <w:szCs w:val="20"/>
              </w:rPr>
              <w:t>6,</w:t>
            </w:r>
            <w:r w:rsidR="475D8738" w:rsidRPr="00A7448A">
              <w:rPr>
                <w:sz w:val="20"/>
                <w:szCs w:val="20"/>
              </w:rPr>
              <w:t>4</w:t>
            </w:r>
          </w:p>
        </w:tc>
        <w:tc>
          <w:tcPr>
            <w:tcW w:w="3514" w:type="dxa"/>
            <w:shd w:val="clear" w:color="auto" w:fill="auto"/>
          </w:tcPr>
          <w:p w14:paraId="05D565DF" w14:textId="77777777" w:rsidR="00EA7E1D" w:rsidRPr="00A7448A" w:rsidRDefault="00EA7E1D" w:rsidP="00EA7E1D">
            <w:pPr>
              <w:pStyle w:val="Brdtekst"/>
              <w:rPr>
                <w:sz w:val="20"/>
                <w:szCs w:val="20"/>
              </w:rPr>
            </w:pPr>
            <w:r w:rsidRPr="00A7448A">
              <w:rPr>
                <w:sz w:val="20"/>
                <w:szCs w:val="20"/>
              </w:rPr>
              <w:t>Tekniske og andre krav, som ikke er direkte relaterede til funktionelle / forretningskrav. F.eks. logning eller at løsningen kan skalere.</w:t>
            </w:r>
          </w:p>
        </w:tc>
      </w:tr>
      <w:tr w:rsidR="00EA7E1D" w:rsidRPr="001243C4" w14:paraId="0FC33FD4" w14:textId="77777777" w:rsidTr="00EA7E1D">
        <w:tc>
          <w:tcPr>
            <w:tcW w:w="2988" w:type="dxa"/>
            <w:shd w:val="clear" w:color="auto" w:fill="auto"/>
          </w:tcPr>
          <w:p w14:paraId="511541B1" w14:textId="77777777" w:rsidR="00EA7E1D" w:rsidRPr="00A7448A" w:rsidRDefault="00EA7E1D" w:rsidP="00EA7E1D">
            <w:pPr>
              <w:pStyle w:val="Brdtekst"/>
              <w:rPr>
                <w:sz w:val="20"/>
                <w:szCs w:val="20"/>
              </w:rPr>
            </w:pPr>
            <w:r w:rsidRPr="00A7448A">
              <w:rPr>
                <w:sz w:val="20"/>
                <w:szCs w:val="20"/>
              </w:rPr>
              <w:t>SMV on the Web</w:t>
            </w:r>
          </w:p>
          <w:p w14:paraId="3785F353" w14:textId="77777777" w:rsidR="00EA7E1D" w:rsidRPr="00A7448A" w:rsidRDefault="00EA7E1D" w:rsidP="00EA7E1D">
            <w:pPr>
              <w:pStyle w:val="Brdtekst"/>
              <w:rPr>
                <w:sz w:val="20"/>
                <w:szCs w:val="20"/>
              </w:rPr>
            </w:pPr>
          </w:p>
        </w:tc>
        <w:tc>
          <w:tcPr>
            <w:tcW w:w="1496" w:type="dxa"/>
            <w:shd w:val="clear" w:color="auto" w:fill="auto"/>
          </w:tcPr>
          <w:p w14:paraId="28D490B2" w14:textId="77777777" w:rsidR="00EA7E1D" w:rsidRPr="00A7448A" w:rsidRDefault="00EA7E1D" w:rsidP="00EA7E1D">
            <w:pPr>
              <w:pStyle w:val="Brdtekst"/>
              <w:jc w:val="center"/>
              <w:rPr>
                <w:sz w:val="20"/>
                <w:szCs w:val="20"/>
              </w:rPr>
            </w:pPr>
            <w:r w:rsidRPr="00A7448A">
              <w:rPr>
                <w:sz w:val="20"/>
                <w:szCs w:val="20"/>
              </w:rPr>
              <w:t>0,5</w:t>
            </w:r>
          </w:p>
        </w:tc>
        <w:tc>
          <w:tcPr>
            <w:tcW w:w="1495" w:type="dxa"/>
          </w:tcPr>
          <w:p w14:paraId="7DBFB276" w14:textId="6FCF6437" w:rsidR="00EA7E1D" w:rsidRPr="00A7448A" w:rsidRDefault="00EA7E1D" w:rsidP="00EA7E1D">
            <w:pPr>
              <w:pStyle w:val="Brdtekst"/>
              <w:jc w:val="center"/>
              <w:rPr>
                <w:sz w:val="20"/>
                <w:szCs w:val="20"/>
              </w:rPr>
            </w:pPr>
            <w:r w:rsidRPr="00A7448A">
              <w:rPr>
                <w:sz w:val="20"/>
                <w:szCs w:val="20"/>
              </w:rPr>
              <w:t>0,</w:t>
            </w:r>
            <w:r w:rsidR="475D8738" w:rsidRPr="00A7448A">
              <w:rPr>
                <w:sz w:val="20"/>
                <w:szCs w:val="20"/>
              </w:rPr>
              <w:t>5</w:t>
            </w:r>
          </w:p>
        </w:tc>
        <w:tc>
          <w:tcPr>
            <w:tcW w:w="3514" w:type="dxa"/>
            <w:shd w:val="clear" w:color="auto" w:fill="auto"/>
          </w:tcPr>
          <w:p w14:paraId="3E2E42BE" w14:textId="6883E39D" w:rsidR="00EA7E1D" w:rsidRPr="00666598" w:rsidRDefault="00EA7E1D" w:rsidP="00EA7E1D">
            <w:pPr>
              <w:pStyle w:val="Brdtekst"/>
              <w:rPr>
                <w:sz w:val="20"/>
                <w:szCs w:val="20"/>
              </w:rPr>
            </w:pPr>
            <w:r w:rsidRPr="00A7448A">
              <w:rPr>
                <w:sz w:val="20"/>
                <w:szCs w:val="20"/>
              </w:rPr>
              <w:t>En offentlig internetside, som minder om VIES-on-the-</w:t>
            </w:r>
            <w:r w:rsidR="00EC444A">
              <w:rPr>
                <w:sz w:val="20"/>
                <w:szCs w:val="20"/>
              </w:rPr>
              <w:t>W</w:t>
            </w:r>
            <w:r w:rsidRPr="00666598">
              <w:rPr>
                <w:sz w:val="20"/>
                <w:szCs w:val="20"/>
              </w:rPr>
              <w:t xml:space="preserve">eb og returnerer oplysningerne om </w:t>
            </w:r>
            <w:r w:rsidR="00431BD3">
              <w:rPr>
                <w:sz w:val="20"/>
                <w:szCs w:val="20"/>
              </w:rPr>
              <w:t>moms</w:t>
            </w:r>
            <w:r w:rsidRPr="00666598">
              <w:rPr>
                <w:sz w:val="20"/>
                <w:szCs w:val="20"/>
              </w:rPr>
              <w:t>fritagelse for virksomheder i Danmark. Estimeret og planlagt som selvstændig service og ikke som ændringsanmodning i DK-VIES. Det er ikke sikkert fremtidig EU-specifikation ville kunne rumme de</w:t>
            </w:r>
            <w:r w:rsidR="00431BD3">
              <w:rPr>
                <w:sz w:val="20"/>
                <w:szCs w:val="20"/>
              </w:rPr>
              <w:t>nn</w:t>
            </w:r>
            <w:r w:rsidRPr="00666598">
              <w:rPr>
                <w:sz w:val="20"/>
                <w:szCs w:val="20"/>
              </w:rPr>
              <w:t xml:space="preserve">e </w:t>
            </w:r>
            <w:r w:rsidR="00431BD3">
              <w:rPr>
                <w:sz w:val="20"/>
                <w:szCs w:val="20"/>
              </w:rPr>
              <w:t>tilgang</w:t>
            </w:r>
            <w:r w:rsidRPr="00666598">
              <w:rPr>
                <w:sz w:val="20"/>
                <w:szCs w:val="20"/>
              </w:rPr>
              <w:t>.</w:t>
            </w:r>
          </w:p>
        </w:tc>
      </w:tr>
      <w:tr w:rsidR="00EA7E1D" w:rsidRPr="001243C4" w14:paraId="470F7EF4" w14:textId="77777777" w:rsidTr="00EA7E1D">
        <w:tc>
          <w:tcPr>
            <w:tcW w:w="2988" w:type="dxa"/>
            <w:shd w:val="clear" w:color="auto" w:fill="auto"/>
          </w:tcPr>
          <w:p w14:paraId="50746276" w14:textId="77777777" w:rsidR="00EA7E1D" w:rsidRPr="00A7448A" w:rsidRDefault="00EA7E1D" w:rsidP="00EA7E1D">
            <w:pPr>
              <w:pStyle w:val="Brdtekst"/>
              <w:rPr>
                <w:sz w:val="20"/>
                <w:szCs w:val="20"/>
              </w:rPr>
            </w:pPr>
            <w:r w:rsidRPr="00A7448A">
              <w:rPr>
                <w:sz w:val="20"/>
                <w:szCs w:val="20"/>
              </w:rPr>
              <w:t>Track &amp; Trace - transaktionsoverblik (virksomhedens og sagsbehandlerens)</w:t>
            </w:r>
          </w:p>
          <w:p w14:paraId="1BF2166C" w14:textId="77777777" w:rsidR="00EA7E1D" w:rsidRPr="00A7448A" w:rsidRDefault="00EA7E1D" w:rsidP="00EA7E1D">
            <w:pPr>
              <w:pStyle w:val="Brdtekst"/>
              <w:rPr>
                <w:sz w:val="20"/>
                <w:szCs w:val="20"/>
              </w:rPr>
            </w:pPr>
          </w:p>
        </w:tc>
        <w:tc>
          <w:tcPr>
            <w:tcW w:w="1496" w:type="dxa"/>
            <w:shd w:val="clear" w:color="auto" w:fill="auto"/>
          </w:tcPr>
          <w:p w14:paraId="3152E0A3" w14:textId="77777777" w:rsidR="00EA7E1D" w:rsidRPr="00A7448A" w:rsidRDefault="00EA7E1D" w:rsidP="00EA7E1D">
            <w:pPr>
              <w:pStyle w:val="Brdtekst"/>
              <w:jc w:val="center"/>
              <w:rPr>
                <w:sz w:val="20"/>
                <w:szCs w:val="20"/>
              </w:rPr>
            </w:pPr>
            <w:r w:rsidRPr="00A7448A">
              <w:rPr>
                <w:sz w:val="20"/>
                <w:szCs w:val="20"/>
              </w:rPr>
              <w:t>0,6</w:t>
            </w:r>
          </w:p>
        </w:tc>
        <w:tc>
          <w:tcPr>
            <w:tcW w:w="1495" w:type="dxa"/>
          </w:tcPr>
          <w:p w14:paraId="538097EB" w14:textId="6FF78D5A" w:rsidR="00EA7E1D" w:rsidRPr="00A7448A" w:rsidRDefault="00EA7E1D" w:rsidP="00EA7E1D">
            <w:pPr>
              <w:pStyle w:val="Brdtekst"/>
              <w:jc w:val="center"/>
              <w:rPr>
                <w:sz w:val="20"/>
                <w:szCs w:val="20"/>
              </w:rPr>
            </w:pPr>
            <w:r w:rsidRPr="00A7448A">
              <w:rPr>
                <w:sz w:val="20"/>
                <w:szCs w:val="20"/>
              </w:rPr>
              <w:t>1,</w:t>
            </w:r>
            <w:r w:rsidR="475D8738" w:rsidRPr="00A7448A">
              <w:rPr>
                <w:sz w:val="20"/>
                <w:szCs w:val="20"/>
              </w:rPr>
              <w:t>2</w:t>
            </w:r>
          </w:p>
        </w:tc>
        <w:tc>
          <w:tcPr>
            <w:tcW w:w="3514" w:type="dxa"/>
            <w:shd w:val="clear" w:color="auto" w:fill="auto"/>
          </w:tcPr>
          <w:p w14:paraId="0750EFE3" w14:textId="75E6225E" w:rsidR="00EA7E1D" w:rsidRPr="00666598" w:rsidRDefault="00EA7E1D" w:rsidP="00EA7E1D">
            <w:pPr>
              <w:pStyle w:val="Brdtekst"/>
              <w:rPr>
                <w:sz w:val="20"/>
                <w:szCs w:val="20"/>
              </w:rPr>
            </w:pPr>
            <w:r w:rsidRPr="00A7448A">
              <w:rPr>
                <w:sz w:val="20"/>
                <w:szCs w:val="20"/>
              </w:rPr>
              <w:t>En service, som holder øje med status af asynkrone transaktioner og forbindelsen mellem dem. Kan give feedback til sagsbehandlere og virksomheder, hvor i forløbet deres ansøgning eller angivelse er</w:t>
            </w:r>
            <w:r w:rsidR="00794F44">
              <w:rPr>
                <w:sz w:val="20"/>
                <w:szCs w:val="20"/>
              </w:rPr>
              <w:t>,</w:t>
            </w:r>
            <w:r w:rsidRPr="00A7448A">
              <w:rPr>
                <w:sz w:val="20"/>
                <w:szCs w:val="20"/>
              </w:rPr>
              <w:t xml:space="preserve"> og hvilken angivelse har </w:t>
            </w:r>
            <w:r w:rsidR="003A6087">
              <w:rPr>
                <w:sz w:val="20"/>
                <w:szCs w:val="20"/>
              </w:rPr>
              <w:t>resulteret i</w:t>
            </w:r>
            <w:r w:rsidRPr="00666598">
              <w:rPr>
                <w:sz w:val="20"/>
                <w:szCs w:val="20"/>
              </w:rPr>
              <w:t xml:space="preserve"> at et andet land har ophørt deres</w:t>
            </w:r>
            <w:r w:rsidR="003A6087">
              <w:rPr>
                <w:sz w:val="20"/>
                <w:szCs w:val="20"/>
              </w:rPr>
              <w:t xml:space="preserve"> moms</w:t>
            </w:r>
            <w:r w:rsidRPr="00666598">
              <w:rPr>
                <w:sz w:val="20"/>
                <w:szCs w:val="20"/>
              </w:rPr>
              <w:t>fritagelse</w:t>
            </w:r>
            <w:r w:rsidR="00E7291E">
              <w:rPr>
                <w:sz w:val="20"/>
                <w:szCs w:val="20"/>
              </w:rPr>
              <w:t>s</w:t>
            </w:r>
            <w:r w:rsidRPr="00666598">
              <w:rPr>
                <w:sz w:val="20"/>
                <w:szCs w:val="20"/>
              </w:rPr>
              <w:t xml:space="preserve">registrering. </w:t>
            </w:r>
          </w:p>
        </w:tc>
      </w:tr>
      <w:tr w:rsidR="00EA7E1D" w:rsidRPr="001243C4" w14:paraId="0B785112" w14:textId="77777777" w:rsidTr="00EA7E1D">
        <w:tc>
          <w:tcPr>
            <w:tcW w:w="2988" w:type="dxa"/>
            <w:shd w:val="clear" w:color="auto" w:fill="auto"/>
          </w:tcPr>
          <w:p w14:paraId="388625EA" w14:textId="77777777" w:rsidR="00EA7E1D" w:rsidRPr="00A7448A" w:rsidRDefault="00EA7E1D" w:rsidP="00EA7E1D">
            <w:pPr>
              <w:pStyle w:val="Brdtekst"/>
              <w:rPr>
                <w:sz w:val="20"/>
                <w:szCs w:val="20"/>
              </w:rPr>
            </w:pPr>
            <w:r w:rsidRPr="00A7448A">
              <w:rPr>
                <w:sz w:val="20"/>
                <w:szCs w:val="20"/>
              </w:rPr>
              <w:lastRenderedPageBreak/>
              <w:t>Virksomhed angiver omsætning</w:t>
            </w:r>
          </w:p>
          <w:p w14:paraId="0D696298" w14:textId="77777777" w:rsidR="00EA7E1D" w:rsidRPr="00A7448A" w:rsidRDefault="00EA7E1D" w:rsidP="00EA7E1D">
            <w:pPr>
              <w:pStyle w:val="Brdtekst"/>
              <w:rPr>
                <w:sz w:val="20"/>
                <w:szCs w:val="20"/>
              </w:rPr>
            </w:pPr>
          </w:p>
        </w:tc>
        <w:tc>
          <w:tcPr>
            <w:tcW w:w="1496" w:type="dxa"/>
            <w:shd w:val="clear" w:color="auto" w:fill="auto"/>
          </w:tcPr>
          <w:p w14:paraId="1EF819DE" w14:textId="77777777" w:rsidR="00EA7E1D" w:rsidRPr="00A7448A" w:rsidRDefault="00EA7E1D" w:rsidP="00EA7E1D">
            <w:pPr>
              <w:pStyle w:val="Brdtekst"/>
              <w:jc w:val="center"/>
              <w:rPr>
                <w:sz w:val="20"/>
                <w:szCs w:val="20"/>
              </w:rPr>
            </w:pPr>
            <w:r w:rsidRPr="00A7448A">
              <w:rPr>
                <w:sz w:val="20"/>
                <w:szCs w:val="20"/>
              </w:rPr>
              <w:t>0,8</w:t>
            </w:r>
          </w:p>
        </w:tc>
        <w:tc>
          <w:tcPr>
            <w:tcW w:w="1495" w:type="dxa"/>
          </w:tcPr>
          <w:p w14:paraId="2F05196A" w14:textId="77777777" w:rsidR="00EA7E1D" w:rsidRPr="00A7448A" w:rsidRDefault="00EA7E1D" w:rsidP="00EA7E1D">
            <w:pPr>
              <w:pStyle w:val="Brdtekst"/>
              <w:jc w:val="center"/>
              <w:rPr>
                <w:sz w:val="20"/>
                <w:szCs w:val="20"/>
              </w:rPr>
            </w:pPr>
            <w:r w:rsidRPr="00A7448A">
              <w:rPr>
                <w:sz w:val="20"/>
                <w:szCs w:val="20"/>
              </w:rPr>
              <w:t>0,9</w:t>
            </w:r>
          </w:p>
        </w:tc>
        <w:tc>
          <w:tcPr>
            <w:tcW w:w="3514" w:type="dxa"/>
            <w:shd w:val="clear" w:color="auto" w:fill="auto"/>
          </w:tcPr>
          <w:p w14:paraId="71ACC116" w14:textId="65DEF357" w:rsidR="00EA7E1D" w:rsidRPr="00A7448A" w:rsidRDefault="002E0779" w:rsidP="00EA7E1D">
            <w:pPr>
              <w:pStyle w:val="Brdtekst"/>
              <w:rPr>
                <w:sz w:val="20"/>
                <w:szCs w:val="20"/>
              </w:rPr>
            </w:pPr>
            <w:r>
              <w:rPr>
                <w:sz w:val="20"/>
                <w:szCs w:val="20"/>
              </w:rPr>
              <w:t>B</w:t>
            </w:r>
            <w:r w:rsidRPr="00666598">
              <w:rPr>
                <w:sz w:val="20"/>
                <w:szCs w:val="20"/>
              </w:rPr>
              <w:t>rugergrænseflade</w:t>
            </w:r>
            <w:r w:rsidR="00862908">
              <w:rPr>
                <w:sz w:val="20"/>
                <w:szCs w:val="20"/>
              </w:rPr>
              <w:t>r</w:t>
            </w:r>
            <w:r w:rsidRPr="00A7448A">
              <w:rPr>
                <w:sz w:val="20"/>
                <w:szCs w:val="20"/>
              </w:rPr>
              <w:t xml:space="preserve"> </w:t>
            </w:r>
            <w:r w:rsidR="00EA7E1D" w:rsidRPr="00A7448A">
              <w:rPr>
                <w:sz w:val="20"/>
                <w:szCs w:val="20"/>
              </w:rPr>
              <w:t xml:space="preserve">og services, som giver virksomheder mulighed at angive, data bliver valideret og gemt (EU beskedudvekslings er en anden leverance) </w:t>
            </w:r>
          </w:p>
        </w:tc>
      </w:tr>
      <w:tr w:rsidR="00EA7E1D" w:rsidRPr="001243C4" w14:paraId="059DC911" w14:textId="77777777" w:rsidTr="00EA7E1D">
        <w:tc>
          <w:tcPr>
            <w:tcW w:w="2988" w:type="dxa"/>
            <w:shd w:val="clear" w:color="auto" w:fill="auto"/>
          </w:tcPr>
          <w:p w14:paraId="21CADE8E" w14:textId="77777777" w:rsidR="00EA7E1D" w:rsidRPr="00A7448A" w:rsidRDefault="00EA7E1D" w:rsidP="00EA7E1D">
            <w:pPr>
              <w:pStyle w:val="Brdtekst"/>
              <w:rPr>
                <w:sz w:val="20"/>
                <w:szCs w:val="20"/>
              </w:rPr>
            </w:pPr>
            <w:r w:rsidRPr="00A7448A">
              <w:rPr>
                <w:sz w:val="20"/>
                <w:szCs w:val="20"/>
              </w:rPr>
              <w:t>Virksomhed tiltræder / opdaterer / ophører momsfritagelse</w:t>
            </w:r>
          </w:p>
          <w:p w14:paraId="7EC8BE35" w14:textId="77777777" w:rsidR="00EA7E1D" w:rsidRPr="00A7448A" w:rsidRDefault="00EA7E1D" w:rsidP="00EA7E1D">
            <w:pPr>
              <w:pStyle w:val="Brdtekst"/>
              <w:rPr>
                <w:sz w:val="20"/>
                <w:szCs w:val="20"/>
              </w:rPr>
            </w:pPr>
          </w:p>
        </w:tc>
        <w:tc>
          <w:tcPr>
            <w:tcW w:w="1496" w:type="dxa"/>
            <w:shd w:val="clear" w:color="auto" w:fill="auto"/>
          </w:tcPr>
          <w:p w14:paraId="7635E22C" w14:textId="57912380" w:rsidR="00EA7E1D" w:rsidRPr="00A7448A" w:rsidRDefault="00EA7E1D" w:rsidP="00EA7E1D">
            <w:pPr>
              <w:pStyle w:val="Brdtekst"/>
              <w:jc w:val="center"/>
              <w:rPr>
                <w:sz w:val="20"/>
                <w:szCs w:val="20"/>
              </w:rPr>
            </w:pPr>
            <w:r w:rsidRPr="00A7448A">
              <w:rPr>
                <w:sz w:val="20"/>
                <w:szCs w:val="20"/>
              </w:rPr>
              <w:t>1,1</w:t>
            </w:r>
          </w:p>
        </w:tc>
        <w:tc>
          <w:tcPr>
            <w:tcW w:w="1495" w:type="dxa"/>
          </w:tcPr>
          <w:p w14:paraId="0C32B9FC" w14:textId="77777777" w:rsidR="00EA7E1D" w:rsidRPr="00A7448A" w:rsidRDefault="00EA7E1D" w:rsidP="00EA7E1D">
            <w:pPr>
              <w:pStyle w:val="Brdtekst"/>
              <w:jc w:val="center"/>
              <w:rPr>
                <w:sz w:val="20"/>
                <w:szCs w:val="20"/>
              </w:rPr>
            </w:pPr>
            <w:r w:rsidRPr="00A7448A">
              <w:rPr>
                <w:sz w:val="20"/>
                <w:szCs w:val="20"/>
              </w:rPr>
              <w:t>1,3</w:t>
            </w:r>
          </w:p>
        </w:tc>
        <w:tc>
          <w:tcPr>
            <w:tcW w:w="3514" w:type="dxa"/>
            <w:shd w:val="clear" w:color="auto" w:fill="auto"/>
          </w:tcPr>
          <w:p w14:paraId="11159FBD" w14:textId="352A2FEA" w:rsidR="00EA7E1D" w:rsidRPr="00A7448A" w:rsidRDefault="00862908" w:rsidP="00EA7E1D">
            <w:pPr>
              <w:pStyle w:val="Brdtekst"/>
              <w:rPr>
                <w:sz w:val="20"/>
                <w:szCs w:val="20"/>
              </w:rPr>
            </w:pPr>
            <w:r>
              <w:rPr>
                <w:sz w:val="20"/>
                <w:szCs w:val="20"/>
              </w:rPr>
              <w:t>B</w:t>
            </w:r>
            <w:r w:rsidRPr="005D3A10">
              <w:rPr>
                <w:sz w:val="20"/>
                <w:szCs w:val="20"/>
              </w:rPr>
              <w:t>rugergrænseflade</w:t>
            </w:r>
            <w:r>
              <w:rPr>
                <w:sz w:val="20"/>
                <w:szCs w:val="20"/>
              </w:rPr>
              <w:t>r</w:t>
            </w:r>
            <w:r w:rsidRPr="00A7448A" w:rsidDel="00862908">
              <w:rPr>
                <w:sz w:val="20"/>
                <w:szCs w:val="20"/>
              </w:rPr>
              <w:t xml:space="preserve"> </w:t>
            </w:r>
            <w:r w:rsidR="00EA7E1D" w:rsidRPr="00A7448A">
              <w:rPr>
                <w:sz w:val="20"/>
                <w:szCs w:val="20"/>
              </w:rPr>
              <w:t xml:space="preserve"> og services, som giver virksomheder mulighed at tiltræde / opdatere / ophøre momsfritagelse (EU beskedudveksling er en anden leverance)</w:t>
            </w:r>
          </w:p>
        </w:tc>
      </w:tr>
      <w:tr w:rsidR="00EA7E1D" w:rsidRPr="001243C4" w14:paraId="40889B80" w14:textId="77777777" w:rsidTr="00EA7E1D">
        <w:tc>
          <w:tcPr>
            <w:tcW w:w="2988" w:type="dxa"/>
            <w:shd w:val="clear" w:color="auto" w:fill="auto"/>
          </w:tcPr>
          <w:p w14:paraId="11373585" w14:textId="77777777" w:rsidR="00EA7E1D" w:rsidRPr="00A7448A" w:rsidRDefault="00EA7E1D" w:rsidP="00DA5532">
            <w:pPr>
              <w:spacing w:before="60" w:after="60" w:line="259" w:lineRule="auto"/>
              <w:rPr>
                <w:b/>
                <w:sz w:val="20"/>
                <w:szCs w:val="20"/>
              </w:rPr>
            </w:pPr>
            <w:r w:rsidRPr="00A7448A">
              <w:rPr>
                <w:b/>
                <w:sz w:val="20"/>
                <w:szCs w:val="20"/>
              </w:rPr>
              <w:t>Udvikling i alt</w:t>
            </w:r>
          </w:p>
        </w:tc>
        <w:tc>
          <w:tcPr>
            <w:tcW w:w="1496" w:type="dxa"/>
            <w:shd w:val="clear" w:color="auto" w:fill="auto"/>
          </w:tcPr>
          <w:p w14:paraId="0E0CE678" w14:textId="53A49692" w:rsidR="00EA7E1D" w:rsidRPr="00A7448A" w:rsidRDefault="00EA7E1D" w:rsidP="00DA5532">
            <w:pPr>
              <w:spacing w:before="60" w:after="60" w:line="259" w:lineRule="auto"/>
              <w:jc w:val="center"/>
              <w:rPr>
                <w:b/>
                <w:sz w:val="20"/>
                <w:szCs w:val="20"/>
              </w:rPr>
            </w:pPr>
            <w:r w:rsidRPr="00A7448A">
              <w:rPr>
                <w:b/>
                <w:sz w:val="20"/>
                <w:szCs w:val="20"/>
              </w:rPr>
              <w:t>11,</w:t>
            </w:r>
            <w:r w:rsidR="0045443E" w:rsidRPr="00A7448A">
              <w:rPr>
                <w:b/>
                <w:sz w:val="20"/>
                <w:szCs w:val="20"/>
              </w:rPr>
              <w:t>4</w:t>
            </w:r>
          </w:p>
        </w:tc>
        <w:tc>
          <w:tcPr>
            <w:tcW w:w="1495" w:type="dxa"/>
          </w:tcPr>
          <w:p w14:paraId="1FF23115" w14:textId="668DBD62" w:rsidR="00EA7E1D" w:rsidRPr="00A7448A" w:rsidRDefault="475D8738" w:rsidP="00DA5532">
            <w:pPr>
              <w:spacing w:before="60" w:after="60" w:line="259" w:lineRule="auto"/>
              <w:jc w:val="center"/>
              <w:rPr>
                <w:b/>
                <w:sz w:val="20"/>
                <w:szCs w:val="20"/>
              </w:rPr>
            </w:pPr>
            <w:r w:rsidRPr="00A7448A">
              <w:rPr>
                <w:b/>
                <w:sz w:val="20"/>
                <w:szCs w:val="20"/>
              </w:rPr>
              <w:t>24,</w:t>
            </w:r>
            <w:r w:rsidR="00961C0B" w:rsidRPr="00A7448A">
              <w:rPr>
                <w:b/>
                <w:sz w:val="20"/>
                <w:szCs w:val="20"/>
              </w:rPr>
              <w:t>8</w:t>
            </w:r>
          </w:p>
        </w:tc>
        <w:tc>
          <w:tcPr>
            <w:tcW w:w="3514" w:type="dxa"/>
            <w:shd w:val="clear" w:color="auto" w:fill="auto"/>
          </w:tcPr>
          <w:p w14:paraId="2951C1E8" w14:textId="38024C21" w:rsidR="00EA7E1D" w:rsidRPr="00A7448A" w:rsidRDefault="00EA7E1D" w:rsidP="00DA5532">
            <w:pPr>
              <w:spacing w:before="60" w:after="60" w:line="259" w:lineRule="auto"/>
              <w:rPr>
                <w:sz w:val="20"/>
                <w:szCs w:val="20"/>
              </w:rPr>
            </w:pPr>
            <w:r w:rsidRPr="00A7448A">
              <w:rPr>
                <w:sz w:val="20"/>
                <w:szCs w:val="20"/>
              </w:rPr>
              <w:t xml:space="preserve">Leverancen dækker over samtlige udgifter </w:t>
            </w:r>
            <w:r w:rsidR="00A73BE0" w:rsidRPr="00A7448A">
              <w:rPr>
                <w:sz w:val="20"/>
                <w:szCs w:val="20"/>
              </w:rPr>
              <w:t>t</w:t>
            </w:r>
            <w:r w:rsidRPr="00A7448A">
              <w:rPr>
                <w:sz w:val="20"/>
                <w:szCs w:val="20"/>
              </w:rPr>
              <w:t>il udvikling af forretningsepics</w:t>
            </w:r>
          </w:p>
        </w:tc>
      </w:tr>
      <w:tr w:rsidR="00EA7E1D" w:rsidRPr="001243C4" w14:paraId="3ADBAA30" w14:textId="77777777" w:rsidTr="00EA7E1D">
        <w:tc>
          <w:tcPr>
            <w:tcW w:w="2988" w:type="dxa"/>
            <w:shd w:val="clear" w:color="auto" w:fill="auto"/>
          </w:tcPr>
          <w:p w14:paraId="53C25C82" w14:textId="77777777" w:rsidR="00EA7E1D" w:rsidRPr="00A7448A" w:rsidRDefault="00EA7E1D" w:rsidP="00DA5532">
            <w:pPr>
              <w:spacing w:before="60" w:after="60" w:line="259" w:lineRule="auto"/>
              <w:rPr>
                <w:sz w:val="20"/>
                <w:szCs w:val="20"/>
              </w:rPr>
            </w:pPr>
            <w:r w:rsidRPr="00A7448A">
              <w:rPr>
                <w:sz w:val="20"/>
                <w:szCs w:val="20"/>
              </w:rPr>
              <w:t>Tværgående</w:t>
            </w:r>
          </w:p>
        </w:tc>
        <w:tc>
          <w:tcPr>
            <w:tcW w:w="1496" w:type="dxa"/>
            <w:shd w:val="clear" w:color="auto" w:fill="auto"/>
          </w:tcPr>
          <w:p w14:paraId="6263CD5A" w14:textId="6DE10DA3" w:rsidR="00EA7E1D" w:rsidRPr="00A7448A" w:rsidRDefault="4660C812" w:rsidP="00DA5532">
            <w:pPr>
              <w:spacing w:before="60" w:after="60" w:line="259" w:lineRule="auto"/>
              <w:jc w:val="center"/>
              <w:rPr>
                <w:sz w:val="20"/>
                <w:szCs w:val="20"/>
              </w:rPr>
            </w:pPr>
            <w:r w:rsidRPr="00A7448A">
              <w:rPr>
                <w:sz w:val="20"/>
                <w:szCs w:val="20"/>
              </w:rPr>
              <w:t>9,8</w:t>
            </w:r>
          </w:p>
        </w:tc>
        <w:tc>
          <w:tcPr>
            <w:tcW w:w="1495" w:type="dxa"/>
          </w:tcPr>
          <w:p w14:paraId="29C9E5A4" w14:textId="64F7FA9E" w:rsidR="00EA7E1D" w:rsidRPr="00A7448A" w:rsidRDefault="475D8738" w:rsidP="00DA5532">
            <w:pPr>
              <w:spacing w:before="60" w:after="60" w:line="259" w:lineRule="auto"/>
              <w:jc w:val="center"/>
              <w:rPr>
                <w:sz w:val="20"/>
                <w:szCs w:val="20"/>
              </w:rPr>
            </w:pPr>
            <w:r w:rsidRPr="00A7448A">
              <w:rPr>
                <w:sz w:val="20"/>
                <w:szCs w:val="20"/>
              </w:rPr>
              <w:t>15,</w:t>
            </w:r>
            <w:r w:rsidR="00961C0B" w:rsidRPr="00A7448A">
              <w:rPr>
                <w:sz w:val="20"/>
                <w:szCs w:val="20"/>
              </w:rPr>
              <w:t>0</w:t>
            </w:r>
          </w:p>
        </w:tc>
        <w:tc>
          <w:tcPr>
            <w:tcW w:w="3514" w:type="dxa"/>
            <w:shd w:val="clear" w:color="auto" w:fill="auto"/>
          </w:tcPr>
          <w:p w14:paraId="417B864A" w14:textId="77777777" w:rsidR="00EA7E1D" w:rsidRPr="00A7448A" w:rsidRDefault="00EA7E1D" w:rsidP="00DA5532">
            <w:pPr>
              <w:spacing w:before="60" w:after="60" w:line="259" w:lineRule="auto"/>
              <w:rPr>
                <w:sz w:val="20"/>
                <w:szCs w:val="20"/>
              </w:rPr>
            </w:pPr>
          </w:p>
        </w:tc>
      </w:tr>
      <w:tr w:rsidR="00EA7E1D" w:rsidRPr="001243C4" w14:paraId="4319BEF6" w14:textId="77777777" w:rsidTr="00EA7E1D">
        <w:tc>
          <w:tcPr>
            <w:tcW w:w="2988" w:type="dxa"/>
            <w:shd w:val="clear" w:color="auto" w:fill="auto"/>
          </w:tcPr>
          <w:p w14:paraId="181CBD18" w14:textId="77777777" w:rsidR="00EA7E1D" w:rsidRPr="00A7448A" w:rsidRDefault="00EA7E1D" w:rsidP="00DA5532">
            <w:pPr>
              <w:spacing w:before="60" w:after="60" w:line="259" w:lineRule="auto"/>
              <w:rPr>
                <w:sz w:val="20"/>
                <w:szCs w:val="20"/>
              </w:rPr>
            </w:pPr>
            <w:r w:rsidRPr="00A7448A">
              <w:rPr>
                <w:sz w:val="20"/>
                <w:szCs w:val="20"/>
              </w:rPr>
              <w:t>It-infrastruktur</w:t>
            </w:r>
          </w:p>
        </w:tc>
        <w:tc>
          <w:tcPr>
            <w:tcW w:w="1496" w:type="dxa"/>
            <w:shd w:val="clear" w:color="auto" w:fill="auto"/>
          </w:tcPr>
          <w:p w14:paraId="218F0A67" w14:textId="77777777" w:rsidR="00EA7E1D" w:rsidRPr="00A7448A" w:rsidRDefault="00EA7E1D" w:rsidP="00DA5532">
            <w:pPr>
              <w:spacing w:before="60" w:after="60" w:line="259" w:lineRule="auto"/>
              <w:jc w:val="center"/>
              <w:rPr>
                <w:sz w:val="20"/>
                <w:szCs w:val="20"/>
              </w:rPr>
            </w:pPr>
            <w:r w:rsidRPr="00A7448A">
              <w:rPr>
                <w:sz w:val="20"/>
                <w:szCs w:val="20"/>
              </w:rPr>
              <w:t>1,9</w:t>
            </w:r>
          </w:p>
        </w:tc>
        <w:tc>
          <w:tcPr>
            <w:tcW w:w="1495" w:type="dxa"/>
          </w:tcPr>
          <w:p w14:paraId="078ECC3E" w14:textId="3020AA31" w:rsidR="00EA7E1D" w:rsidRPr="00A7448A" w:rsidRDefault="4660C812" w:rsidP="00DA5532">
            <w:pPr>
              <w:spacing w:before="60" w:after="60" w:line="259" w:lineRule="auto"/>
              <w:jc w:val="center"/>
              <w:rPr>
                <w:sz w:val="20"/>
                <w:szCs w:val="20"/>
              </w:rPr>
            </w:pPr>
            <w:r w:rsidRPr="00A7448A">
              <w:rPr>
                <w:sz w:val="20"/>
                <w:szCs w:val="20"/>
              </w:rPr>
              <w:t>3,5</w:t>
            </w:r>
          </w:p>
        </w:tc>
        <w:tc>
          <w:tcPr>
            <w:tcW w:w="3514" w:type="dxa"/>
            <w:shd w:val="clear" w:color="auto" w:fill="auto"/>
          </w:tcPr>
          <w:p w14:paraId="0C3E0A31" w14:textId="77777777" w:rsidR="00EA7E1D" w:rsidRPr="00A7448A" w:rsidRDefault="00EA7E1D" w:rsidP="00DA5532">
            <w:pPr>
              <w:spacing w:before="60" w:after="60" w:line="259" w:lineRule="auto"/>
              <w:rPr>
                <w:sz w:val="20"/>
                <w:szCs w:val="20"/>
              </w:rPr>
            </w:pPr>
            <w:r w:rsidRPr="00A7448A">
              <w:rPr>
                <w:sz w:val="20"/>
                <w:szCs w:val="20"/>
              </w:rPr>
              <w:t>Leverancen dækker over udgifter til infrastruktur, fx licenser, applikationssupport i gennemførelsesfasen.</w:t>
            </w:r>
          </w:p>
        </w:tc>
      </w:tr>
      <w:tr w:rsidR="00EA7E1D" w:rsidRPr="001243C4" w14:paraId="62E931A7" w14:textId="77777777" w:rsidTr="00EA7E1D">
        <w:tc>
          <w:tcPr>
            <w:tcW w:w="2988" w:type="dxa"/>
            <w:shd w:val="clear" w:color="auto" w:fill="auto"/>
          </w:tcPr>
          <w:p w14:paraId="4DBFAFF2" w14:textId="77777777" w:rsidR="00EA7E1D" w:rsidRPr="00A7448A" w:rsidRDefault="00EA7E1D" w:rsidP="00DA5532">
            <w:pPr>
              <w:spacing w:before="60" w:after="60" w:line="259" w:lineRule="auto"/>
              <w:rPr>
                <w:b/>
                <w:sz w:val="20"/>
                <w:szCs w:val="20"/>
              </w:rPr>
            </w:pPr>
            <w:r w:rsidRPr="00A7448A">
              <w:rPr>
                <w:b/>
                <w:sz w:val="20"/>
                <w:szCs w:val="20"/>
              </w:rPr>
              <w:t>Gennemførelsesfase i alt</w:t>
            </w:r>
          </w:p>
        </w:tc>
        <w:tc>
          <w:tcPr>
            <w:tcW w:w="1496" w:type="dxa"/>
            <w:shd w:val="clear" w:color="auto" w:fill="auto"/>
          </w:tcPr>
          <w:p w14:paraId="4DCDA2D1" w14:textId="02D6AAA1" w:rsidR="00EA7E1D" w:rsidRPr="00A7448A" w:rsidRDefault="475D8738" w:rsidP="00DA5532">
            <w:pPr>
              <w:spacing w:before="60" w:after="60" w:line="259" w:lineRule="auto"/>
              <w:jc w:val="center"/>
              <w:rPr>
                <w:b/>
                <w:sz w:val="20"/>
                <w:szCs w:val="20"/>
              </w:rPr>
            </w:pPr>
            <w:r w:rsidRPr="00A7448A">
              <w:rPr>
                <w:b/>
                <w:sz w:val="20"/>
                <w:szCs w:val="20"/>
              </w:rPr>
              <w:t>23,</w:t>
            </w:r>
            <w:r w:rsidR="0061284B" w:rsidRPr="00A7448A">
              <w:rPr>
                <w:b/>
                <w:sz w:val="20"/>
                <w:szCs w:val="20"/>
              </w:rPr>
              <w:t>1</w:t>
            </w:r>
          </w:p>
        </w:tc>
        <w:tc>
          <w:tcPr>
            <w:tcW w:w="1495" w:type="dxa"/>
          </w:tcPr>
          <w:p w14:paraId="64EC05D6" w14:textId="08695DB5" w:rsidR="00EA7E1D" w:rsidRPr="00A7448A" w:rsidRDefault="4660C812" w:rsidP="00DA5532">
            <w:pPr>
              <w:spacing w:before="60" w:after="60" w:line="259" w:lineRule="auto"/>
              <w:jc w:val="center"/>
              <w:rPr>
                <w:b/>
                <w:sz w:val="20"/>
                <w:szCs w:val="20"/>
              </w:rPr>
            </w:pPr>
            <w:r w:rsidRPr="00A7448A">
              <w:rPr>
                <w:b/>
                <w:sz w:val="20"/>
                <w:szCs w:val="20"/>
              </w:rPr>
              <w:t>4</w:t>
            </w:r>
            <w:r w:rsidR="00961C0B" w:rsidRPr="00A7448A">
              <w:rPr>
                <w:b/>
                <w:sz w:val="20"/>
                <w:szCs w:val="20"/>
              </w:rPr>
              <w:t>3,</w:t>
            </w:r>
            <w:r w:rsidR="00F23ECE" w:rsidRPr="00A7448A">
              <w:rPr>
                <w:b/>
                <w:sz w:val="20"/>
                <w:szCs w:val="20"/>
              </w:rPr>
              <w:t>2</w:t>
            </w:r>
          </w:p>
        </w:tc>
        <w:tc>
          <w:tcPr>
            <w:tcW w:w="3514" w:type="dxa"/>
            <w:shd w:val="clear" w:color="auto" w:fill="auto"/>
          </w:tcPr>
          <w:p w14:paraId="4DA8E1BF" w14:textId="77777777" w:rsidR="00EA7E1D" w:rsidRPr="00A7448A" w:rsidRDefault="00EA7E1D" w:rsidP="00DA5532">
            <w:pPr>
              <w:spacing w:before="60" w:after="60" w:line="259" w:lineRule="auto"/>
              <w:rPr>
                <w:sz w:val="20"/>
                <w:szCs w:val="20"/>
              </w:rPr>
            </w:pPr>
            <w:r w:rsidRPr="00A7448A">
              <w:rPr>
                <w:sz w:val="20"/>
                <w:szCs w:val="20"/>
              </w:rPr>
              <w:t>Leverancen dækker over samtlige udgifter relateret til gennemførelsesfasen, herunder udvikling af forretningsepics, tværgående roller og it-infrastruktur</w:t>
            </w:r>
          </w:p>
        </w:tc>
      </w:tr>
      <w:tr w:rsidR="00EA7E1D" w:rsidRPr="001243C4" w14:paraId="0826AF48" w14:textId="77777777" w:rsidTr="00EA7E1D">
        <w:tc>
          <w:tcPr>
            <w:tcW w:w="2988" w:type="dxa"/>
            <w:shd w:val="clear" w:color="auto" w:fill="auto"/>
          </w:tcPr>
          <w:p w14:paraId="2722C8A2" w14:textId="7A6EA9B8" w:rsidR="00EA7E1D" w:rsidRPr="00A7448A" w:rsidRDefault="4660C812" w:rsidP="00DA5532">
            <w:pPr>
              <w:spacing w:before="60" w:after="60" w:line="259" w:lineRule="auto"/>
              <w:rPr>
                <w:sz w:val="20"/>
                <w:szCs w:val="20"/>
              </w:rPr>
            </w:pPr>
            <w:r w:rsidRPr="00A7448A">
              <w:rPr>
                <w:sz w:val="20"/>
                <w:szCs w:val="20"/>
              </w:rPr>
              <w:t>Risikopulje</w:t>
            </w:r>
          </w:p>
        </w:tc>
        <w:tc>
          <w:tcPr>
            <w:tcW w:w="1496" w:type="dxa"/>
            <w:shd w:val="clear" w:color="auto" w:fill="auto"/>
          </w:tcPr>
          <w:p w14:paraId="7C77B714" w14:textId="77777777" w:rsidR="00EA7E1D" w:rsidRPr="00A7448A" w:rsidRDefault="00EA7E1D" w:rsidP="00DA5532">
            <w:pPr>
              <w:spacing w:before="60" w:after="60" w:line="259" w:lineRule="auto"/>
              <w:jc w:val="center"/>
              <w:rPr>
                <w:sz w:val="20"/>
                <w:szCs w:val="20"/>
              </w:rPr>
            </w:pPr>
            <w:r w:rsidRPr="00A7448A">
              <w:rPr>
                <w:sz w:val="20"/>
                <w:szCs w:val="20"/>
              </w:rPr>
              <w:t>7,8</w:t>
            </w:r>
          </w:p>
        </w:tc>
        <w:tc>
          <w:tcPr>
            <w:tcW w:w="1495" w:type="dxa"/>
          </w:tcPr>
          <w:p w14:paraId="17B77E5E" w14:textId="0C683C67" w:rsidR="00EA7E1D" w:rsidRPr="00A7448A" w:rsidRDefault="000817FF" w:rsidP="00DA5532">
            <w:pPr>
              <w:spacing w:before="60" w:after="60" w:line="259" w:lineRule="auto"/>
              <w:jc w:val="center"/>
              <w:rPr>
                <w:sz w:val="20"/>
                <w:szCs w:val="20"/>
              </w:rPr>
            </w:pPr>
            <w:r w:rsidRPr="00A7448A">
              <w:rPr>
                <w:sz w:val="20"/>
                <w:szCs w:val="20"/>
              </w:rPr>
              <w:t>14,8</w:t>
            </w:r>
          </w:p>
        </w:tc>
        <w:tc>
          <w:tcPr>
            <w:tcW w:w="3514" w:type="dxa"/>
            <w:shd w:val="clear" w:color="auto" w:fill="auto"/>
          </w:tcPr>
          <w:p w14:paraId="7577989D" w14:textId="77777777" w:rsidR="00EA7E1D" w:rsidRPr="00A7448A" w:rsidRDefault="00EA7E1D" w:rsidP="00DA5532">
            <w:pPr>
              <w:spacing w:before="60" w:after="60" w:line="259" w:lineRule="auto"/>
              <w:rPr>
                <w:sz w:val="20"/>
                <w:szCs w:val="20"/>
              </w:rPr>
            </w:pPr>
            <w:r w:rsidRPr="00A7448A">
              <w:rPr>
                <w:sz w:val="20"/>
                <w:szCs w:val="20"/>
              </w:rPr>
              <w:t>Leverancen dækker over den foreløbige risikopulje, der er tillagt pba. UFST’s kategoriseringsmodel</w:t>
            </w:r>
          </w:p>
        </w:tc>
      </w:tr>
      <w:tr w:rsidR="00EA7E1D" w:rsidRPr="001243C4" w14:paraId="2650B004" w14:textId="77777777" w:rsidTr="00EA7E1D">
        <w:tc>
          <w:tcPr>
            <w:tcW w:w="2988" w:type="dxa"/>
            <w:shd w:val="clear" w:color="auto" w:fill="D9D9D9" w:themeFill="background1" w:themeFillShade="D9"/>
          </w:tcPr>
          <w:p w14:paraId="4F1F1487" w14:textId="77777777" w:rsidR="00EA7E1D" w:rsidRPr="00A7448A" w:rsidRDefault="00EA7E1D" w:rsidP="00DA5532">
            <w:pPr>
              <w:spacing w:before="60" w:after="60" w:line="259" w:lineRule="auto"/>
              <w:rPr>
                <w:b/>
                <w:sz w:val="20"/>
                <w:szCs w:val="20"/>
              </w:rPr>
            </w:pPr>
            <w:r w:rsidRPr="00A7448A">
              <w:rPr>
                <w:b/>
                <w:sz w:val="20"/>
                <w:szCs w:val="20"/>
              </w:rPr>
              <w:t xml:space="preserve">Samlede projektudgifter (mio. kr.) </w:t>
            </w:r>
          </w:p>
        </w:tc>
        <w:tc>
          <w:tcPr>
            <w:tcW w:w="1496" w:type="dxa"/>
            <w:shd w:val="clear" w:color="auto" w:fill="D9D9D9" w:themeFill="background1" w:themeFillShade="D9"/>
          </w:tcPr>
          <w:p w14:paraId="766361CC" w14:textId="0673F790" w:rsidR="00EA7E1D" w:rsidRPr="00A7448A" w:rsidRDefault="475D8738" w:rsidP="00DA5532">
            <w:pPr>
              <w:spacing w:before="60" w:after="60" w:line="259" w:lineRule="auto"/>
              <w:jc w:val="center"/>
              <w:rPr>
                <w:b/>
                <w:sz w:val="20"/>
                <w:szCs w:val="20"/>
              </w:rPr>
            </w:pPr>
            <w:commentRangeStart w:id="232"/>
            <w:commentRangeStart w:id="233"/>
            <w:r w:rsidRPr="00A7448A">
              <w:rPr>
                <w:b/>
                <w:sz w:val="20"/>
                <w:szCs w:val="20"/>
              </w:rPr>
              <w:t>37,</w:t>
            </w:r>
            <w:r w:rsidR="00B316B6" w:rsidRPr="00A7448A">
              <w:rPr>
                <w:b/>
                <w:sz w:val="20"/>
                <w:szCs w:val="20"/>
              </w:rPr>
              <w:t>4</w:t>
            </w:r>
            <w:r w:rsidR="00EA7E1D" w:rsidRPr="00A7448A">
              <w:rPr>
                <w:b/>
                <w:sz w:val="20"/>
                <w:szCs w:val="20"/>
              </w:rPr>
              <w:t xml:space="preserve"> mio. kr.</w:t>
            </w:r>
            <w:commentRangeEnd w:id="232"/>
            <w:r w:rsidRPr="00A7448A">
              <w:rPr>
                <w:sz w:val="20"/>
                <w:szCs w:val="20"/>
              </w:rPr>
              <w:commentReference w:id="232"/>
            </w:r>
            <w:commentRangeEnd w:id="233"/>
            <w:r w:rsidR="00671057" w:rsidRPr="00A7448A">
              <w:rPr>
                <w:rStyle w:val="Kommentarhenvisning"/>
                <w:sz w:val="20"/>
                <w:szCs w:val="20"/>
              </w:rPr>
              <w:commentReference w:id="233"/>
            </w:r>
          </w:p>
        </w:tc>
        <w:tc>
          <w:tcPr>
            <w:tcW w:w="1495" w:type="dxa"/>
            <w:shd w:val="clear" w:color="auto" w:fill="D9D9D9" w:themeFill="background1" w:themeFillShade="D9"/>
          </w:tcPr>
          <w:p w14:paraId="5DABB862" w14:textId="19F23DB5" w:rsidR="00EA7E1D" w:rsidRPr="00A7448A" w:rsidRDefault="00177761" w:rsidP="00DA5532">
            <w:pPr>
              <w:keepNext/>
              <w:spacing w:before="60" w:after="60" w:line="259" w:lineRule="auto"/>
              <w:jc w:val="center"/>
              <w:rPr>
                <w:b/>
                <w:sz w:val="20"/>
                <w:szCs w:val="20"/>
              </w:rPr>
            </w:pPr>
            <w:commentRangeStart w:id="234"/>
            <w:r w:rsidRPr="00A7448A">
              <w:rPr>
                <w:b/>
                <w:sz w:val="20"/>
                <w:szCs w:val="20"/>
              </w:rPr>
              <w:t>64,4</w:t>
            </w:r>
            <w:r w:rsidR="00EA7E1D" w:rsidRPr="00A7448A">
              <w:rPr>
                <w:b/>
                <w:sz w:val="20"/>
                <w:szCs w:val="20"/>
              </w:rPr>
              <w:t xml:space="preserve"> mio. kr.</w:t>
            </w:r>
            <w:commentRangeEnd w:id="234"/>
            <w:r w:rsidR="00B93ADF" w:rsidRPr="00A7448A">
              <w:rPr>
                <w:rStyle w:val="Kommentarhenvisning"/>
                <w:sz w:val="20"/>
                <w:szCs w:val="20"/>
              </w:rPr>
              <w:commentReference w:id="234"/>
            </w:r>
          </w:p>
        </w:tc>
        <w:tc>
          <w:tcPr>
            <w:tcW w:w="3514" w:type="dxa"/>
            <w:shd w:val="clear" w:color="auto" w:fill="D9D9D9" w:themeFill="background1" w:themeFillShade="D9"/>
          </w:tcPr>
          <w:p w14:paraId="1FCD6963" w14:textId="77777777" w:rsidR="00EA7E1D" w:rsidRPr="00A7448A" w:rsidRDefault="00EA7E1D" w:rsidP="00DA5532">
            <w:pPr>
              <w:keepNext/>
              <w:spacing w:before="60" w:after="60" w:line="259" w:lineRule="auto"/>
              <w:rPr>
                <w:b/>
                <w:sz w:val="20"/>
                <w:szCs w:val="20"/>
              </w:rPr>
            </w:pPr>
          </w:p>
        </w:tc>
      </w:tr>
    </w:tbl>
    <w:p w14:paraId="1230A7B3" w14:textId="7D360CB6" w:rsidR="000F2FCF" w:rsidRPr="00063CC6" w:rsidRDefault="00CB458D" w:rsidP="006623A0">
      <w:pPr>
        <w:pStyle w:val="Brdtekst"/>
        <w:rPr>
          <w:sz w:val="18"/>
          <w:szCs w:val="18"/>
        </w:rPr>
      </w:pPr>
      <w:r w:rsidRPr="00E40601">
        <w:rPr>
          <w:sz w:val="18"/>
          <w:szCs w:val="18"/>
        </w:rPr>
        <w:t>Anm: Sumafvigelser skyldes afrundinger</w:t>
      </w:r>
      <w:bookmarkStart w:id="235" w:name="H_17"/>
    </w:p>
    <w:sdt>
      <w:sdtPr>
        <w:alias w:val="Hjælp"/>
        <w:tag w:val="MPK hjælp"/>
        <w:id w:val="-1342464045"/>
        <w:lock w:val="sdtContentLocked"/>
        <w:placeholder>
          <w:docPart w:val="DefaultPlaceholder_1082065158"/>
        </w:placeholder>
      </w:sdtPr>
      <w:sdtContent>
        <w:p w14:paraId="2E40B1DA" w14:textId="77777777" w:rsidR="00D82899" w:rsidRPr="00D82899" w:rsidRDefault="00D82899" w:rsidP="00E4292C">
          <w:pPr>
            <w:pStyle w:val="MPKhjlp"/>
          </w:pPr>
          <w:r>
            <w:fldChar w:fldCharType="begin"/>
          </w:r>
          <w:r w:rsidRPr="00D82899">
            <w:instrText>HYPERLINK  \l "_DocTools_ScreenTip_78" \o "2.2 Projektøkonomi</w:instrText>
          </w:r>
        </w:p>
        <w:p w14:paraId="5C4C71C8" w14:textId="77777777" w:rsidR="00D82899" w:rsidRPr="00D82899" w:rsidRDefault="00D82899" w:rsidP="00E4292C">
          <w:pPr>
            <w:pStyle w:val="MPKhjlp"/>
          </w:pPr>
        </w:p>
        <w:p w14:paraId="0AF89791" w14:textId="77777777" w:rsidR="00D82899" w:rsidRPr="00D82899" w:rsidRDefault="00D82899" w:rsidP="00E4292C">
          <w:pPr>
            <w:pStyle w:val="MPKhjlp"/>
          </w:pPr>
          <w:r w:rsidRPr="00D82899">
            <w:instrText>Samlede projektudgifter fordelt på leverancer\/releases</w:instrText>
          </w:r>
        </w:p>
        <w:p w14:paraId="1867A715" w14:textId="77777777" w:rsidR="00D82899" w:rsidRPr="00D82899" w:rsidRDefault="00D82899" w:rsidP="00E4292C">
          <w:pPr>
            <w:pStyle w:val="MPKhjlp"/>
          </w:pPr>
          <w:r w:rsidRPr="00D82899">
            <w:instrText>I tabel 2.3 skal de samlede projektudgifter nedbrydes på leverance- eller releaseniveau. Det er vigtigt at nedbryde leverancerne, da det synliggør antagelserne ba</w:instrText>
          </w:r>
          <w:r w:rsidRPr="00D82899">
            <w:lastRenderedPageBreak/>
            <w:instrText>g estimaterne, og derved gør de samlede udgifter mere præcise.</w:instrText>
          </w:r>
        </w:p>
        <w:p w14:paraId="56082CE0" w14:textId="77777777" w:rsidR="00D82899" w:rsidRPr="00D82899" w:rsidRDefault="00D82899" w:rsidP="00E4292C">
          <w:pPr>
            <w:pStyle w:val="MPKhjlp"/>
          </w:pPr>
          <w:r w:rsidRPr="00D82899">
            <w:instrText>En leverance defineres som et produkt af en aktivitet eller opgave, der er forbundet med en udgift, såsom en konsulentydelse eller internt timeforbrug. Alle aktiviteter eller opgaver i et projekt er enten generel projektledelse eller en del af en leverance.</w:instrText>
          </w:r>
        </w:p>
        <w:p w14:paraId="3FB82402" w14:textId="77777777" w:rsidR="00D82899" w:rsidRPr="00D82899" w:rsidRDefault="00D82899" w:rsidP="00E4292C">
          <w:pPr>
            <w:pStyle w:val="MPKhjlp"/>
          </w:pPr>
          <w:r w:rsidRPr="00D82899">
            <w:instrText>Der kan tages udgangspunkt i nedenstående liste over generiske projektleverancer, eller projektet kan selv identificere hovedleverancer\/releases. Hvis dele af nedenstående liste ikke indgår i projektet, forventes det, at projektet beskriver dette i tabel 1.7: Projektets afgrænsninger.</w:instrText>
          </w:r>
        </w:p>
        <w:p w14:paraId="39427803" w14:textId="77777777" w:rsidR="00D82899" w:rsidRPr="00D82899" w:rsidRDefault="00D82899" w:rsidP="00E4292C">
          <w:pPr>
            <w:pStyle w:val="MPKhjlp"/>
          </w:pPr>
        </w:p>
        <w:p w14:paraId="7680025D" w14:textId="77777777" w:rsidR="00D82899" w:rsidRPr="00D82899" w:rsidRDefault="00D82899" w:rsidP="00E4292C">
          <w:pPr>
            <w:pStyle w:val="MPKhjlp"/>
          </w:pPr>
          <w:r w:rsidRPr="00D82899">
            <w:instrText>•</w:instrText>
          </w:r>
          <w:r w:rsidRPr="00D82899">
            <w:tab/>
            <w:instrText>Projektledelse (herunder etablering af styringsgrundlag)</w:instrText>
          </w:r>
        </w:p>
        <w:p w14:paraId="7E3777A8" w14:textId="77777777" w:rsidR="00D82899" w:rsidRPr="00D82899" w:rsidRDefault="00D82899" w:rsidP="00E4292C">
          <w:pPr>
            <w:pStyle w:val="MPKhjlp"/>
          </w:pPr>
          <w:r w:rsidRPr="00D82899">
            <w:instrText>•</w:instrText>
          </w:r>
          <w:r w:rsidRPr="00D82899">
            <w:tab/>
            <w:instrText>Analyse af løsningsdesign</w:instrText>
          </w:r>
        </w:p>
        <w:p w14:paraId="7599D3AE" w14:textId="77777777" w:rsidR="00D82899" w:rsidRPr="00D82899" w:rsidRDefault="00D82899" w:rsidP="00E4292C">
          <w:pPr>
            <w:pStyle w:val="MPKhjlp"/>
          </w:pPr>
          <w:r w:rsidRPr="00D82899">
            <w:instrText>•</w:instrText>
          </w:r>
          <w:r w:rsidRPr="00D82899">
            <w:tab/>
            <w:instrText>Kravspecifikation</w:instrText>
          </w:r>
        </w:p>
        <w:p w14:paraId="16BCFCB5" w14:textId="77777777" w:rsidR="00D82899" w:rsidRPr="00D82899" w:rsidRDefault="00D82899" w:rsidP="00E4292C">
          <w:pPr>
            <w:pStyle w:val="MPKhjlp"/>
          </w:pPr>
          <w:r w:rsidRPr="00D82899">
            <w:instrText>•</w:instrText>
          </w:r>
          <w:r w:rsidRPr="00D82899">
            <w:tab/>
            <w:instrText>Udbud</w:instrText>
          </w:r>
        </w:p>
        <w:p w14:paraId="45EE5060" w14:textId="77777777" w:rsidR="00D82899" w:rsidRPr="00D82899" w:rsidRDefault="00D82899" w:rsidP="00E4292C">
          <w:pPr>
            <w:pStyle w:val="MPKhjlp"/>
          </w:pPr>
          <w:r w:rsidRPr="00D82899">
            <w:instrText>•</w:instrText>
          </w:r>
          <w:r w:rsidRPr="00D82899">
            <w:tab/>
            <w:instrText>Udvikling</w:instrText>
          </w:r>
        </w:p>
        <w:p w14:paraId="10447195" w14:textId="77777777" w:rsidR="00D82899" w:rsidRPr="00D82899" w:rsidRDefault="00D82899" w:rsidP="00E4292C">
          <w:pPr>
            <w:pStyle w:val="MPKhjlp"/>
          </w:pPr>
          <w:r w:rsidRPr="00D82899">
            <w:instrText>•</w:instrText>
          </w:r>
          <w:r w:rsidRPr="00D82899">
            <w:tab/>
            <w:instrText>Test</w:instrText>
          </w:r>
        </w:p>
        <w:p w14:paraId="48365747" w14:textId="77777777" w:rsidR="00D82899" w:rsidRPr="00D82899" w:rsidRDefault="00D82899" w:rsidP="00E4292C">
          <w:pPr>
            <w:pStyle w:val="MPKhjlp"/>
          </w:pPr>
          <w:r w:rsidRPr="00D82899">
            <w:instrText>•</w:instrText>
          </w:r>
          <w:r w:rsidRPr="00D82899">
            <w:tab/>
            <w:instrText>Teknisk implementering</w:instrText>
          </w:r>
        </w:p>
        <w:p w14:paraId="2BD5915C" w14:textId="77777777" w:rsidR="00D82899" w:rsidRPr="00D82899" w:rsidRDefault="00D82899" w:rsidP="00E4292C">
          <w:pPr>
            <w:pStyle w:val="MPKhjlp"/>
          </w:pPr>
          <w:r w:rsidRPr="00D82899">
            <w:instrText>•</w:instrText>
          </w:r>
          <w:r w:rsidRPr="00D82899">
            <w:tab/>
            <w:instrText>Uddannelse</w:instrText>
          </w:r>
        </w:p>
        <w:p w14:paraId="2884C7A2" w14:textId="77777777" w:rsidR="00D82899" w:rsidRPr="00D82899" w:rsidRDefault="00D82899" w:rsidP="00E4292C">
          <w:pPr>
            <w:pStyle w:val="MPKhjlp"/>
          </w:pPr>
          <w:r w:rsidRPr="00D82899">
            <w:instrText>•</w:instrText>
          </w:r>
          <w:r w:rsidRPr="00D82899">
            <w:tab/>
            <w:instrText>Kommunikation og forandringsledelse</w:instrText>
          </w:r>
        </w:p>
        <w:p w14:paraId="47BDB76F" w14:textId="77777777" w:rsidR="00D82899" w:rsidRPr="00D82899" w:rsidRDefault="00D82899" w:rsidP="00E4292C">
          <w:pPr>
            <w:pStyle w:val="MPKhjlp"/>
          </w:pPr>
        </w:p>
        <w:p w14:paraId="07C84796" w14:textId="77777777" w:rsidR="00D82899" w:rsidRPr="00D82899" w:rsidRDefault="00D82899" w:rsidP="00E4292C">
          <w:pPr>
            <w:pStyle w:val="MPKhjlp"/>
          </w:pPr>
          <w:r w:rsidRPr="00D82899">
            <w:instrText>For hver leverance skal beregningsprincipperne angives, så det er veldokumenteret, hvordan estimaterne er fremkommet. Angiv fx den timepris eller årsværkspris, som er anvendt.</w:instrText>
          </w:r>
        </w:p>
        <w:p w14:paraId="23ECF5C4" w14:textId="77777777" w:rsidR="00D82899" w:rsidRPr="00D82899" w:rsidRDefault="00D82899" w:rsidP="00E4292C">
          <w:pPr>
            <w:pStyle w:val="MPKhjlp"/>
          </w:pPr>
        </w:p>
        <w:p w14:paraId="76DC86C5" w14:textId="77777777" w:rsidR="00D82899" w:rsidRPr="00D82899" w:rsidRDefault="00D82899" w:rsidP="00E4292C">
          <w:pPr>
            <w:pStyle w:val="MPKhjlp"/>
          </w:pPr>
          <w:r w:rsidRPr="00D82899">
            <w:instrText>Vær opmærksom på, at når business case grundlaget er etableret ved afslutningen af analysefasen, så vil dette dokument indeholde de senest opdaterede tal. Myndigheden kan vælge at lade tabel 2.3 udgå af projektgrundlaget og kun holde business grundlaget opdateret fremadrettet – eller at holde begge dokumenter ajour.</w:instrText>
          </w:r>
        </w:p>
        <w:p w14:paraId="6B7EC0F1" w14:textId="78C073E7" w:rsidR="00934AD5" w:rsidRDefault="00D82899" w:rsidP="00844606">
          <w:pPr>
            <w:pStyle w:val="MPKhjlp"/>
          </w:pPr>
          <w:r>
            <w:instrText>"</w:instrText>
          </w:r>
          <w:r>
            <w:fldChar w:fldCharType="separate"/>
          </w:r>
          <w:r w:rsidR="77D66C6B">
            <w:t>H-</w:t>
          </w:r>
          <w:r>
            <w:fldChar w:fldCharType="end"/>
          </w:r>
          <w:r w:rsidRPr="41C993B5">
            <w:rPr>
              <w:noProof/>
            </w:rPr>
            <w:fldChar w:fldCharType="begin"/>
          </w:r>
          <w:r w:rsidRPr="41C993B5">
            <w:rPr>
              <w:noProof/>
            </w:rPr>
            <w:instrText xml:space="preserve"> SEQ H </w:instrText>
          </w:r>
          <w:r w:rsidRPr="41C993B5">
            <w:rPr>
              <w:noProof/>
            </w:rPr>
            <w:fldChar w:fldCharType="separate"/>
          </w:r>
          <w:r w:rsidR="29E599A4" w:rsidRPr="41C993B5">
            <w:rPr>
              <w:noProof/>
            </w:rPr>
            <w:t>17</w:t>
          </w:r>
          <w:r w:rsidRPr="41C993B5">
            <w:rPr>
              <w:noProof/>
            </w:rPr>
            <w:fldChar w:fldCharType="end"/>
          </w:r>
        </w:p>
      </w:sdtContent>
    </w:sdt>
    <w:bookmarkEnd w:id="235" w:displacedByCustomXml="prev"/>
    <w:p w14:paraId="3A89A2D9" w14:textId="78C073E7" w:rsidR="00837BBC" w:rsidRDefault="0757DCFA" w:rsidP="00837BBC">
      <w:pPr>
        <w:pStyle w:val="Overskrift3"/>
      </w:pPr>
      <w:bookmarkStart w:id="236" w:name="_Toc109308973"/>
      <w:commentRangeStart w:id="237"/>
      <w:commentRangeStart w:id="238"/>
      <w:r>
        <w:t>Centrale antagelser og forudsætninger for estimatet</w:t>
      </w:r>
      <w:commentRangeEnd w:id="237"/>
      <w:r w:rsidR="00837BBC">
        <w:commentReference w:id="237"/>
      </w:r>
      <w:commentRangeEnd w:id="238"/>
      <w:r w:rsidR="00F62CAB">
        <w:rPr>
          <w:rStyle w:val="Kommentarhenvisning"/>
          <w:rFonts w:asciiTheme="minorHAnsi" w:eastAsiaTheme="minorEastAsia" w:hAnsiTheme="minorHAnsi" w:cstheme="minorBidi"/>
          <w:b w:val="0"/>
        </w:rPr>
        <w:commentReference w:id="238"/>
      </w:r>
      <w:bookmarkEnd w:id="236"/>
    </w:p>
    <w:p w14:paraId="78BCDC54" w14:textId="1725EB87" w:rsidR="00934AD5" w:rsidRDefault="00934AD5" w:rsidP="00934AD5">
      <w:pPr>
        <w:pStyle w:val="Brdtekst"/>
      </w:pPr>
      <w:r w:rsidRPr="00CD22BB">
        <w:t xml:space="preserve">Nedenfor er de mest centrale antagelser og forudsætninger </w:t>
      </w:r>
      <w:r>
        <w:t xml:space="preserve">for estimatet </w:t>
      </w:r>
      <w:r w:rsidRPr="00CD22BB">
        <w:t xml:space="preserve">beskrevet. </w:t>
      </w:r>
      <w:r w:rsidR="00522C48">
        <w:t>F</w:t>
      </w:r>
      <w:r w:rsidR="00522C48" w:rsidRPr="00ED546B">
        <w:t>orudsætninger</w:t>
      </w:r>
      <w:r w:rsidR="00522C48">
        <w:t>ne der lægger</w:t>
      </w:r>
      <w:r w:rsidR="00522C48" w:rsidRPr="00ED546B">
        <w:t xml:space="preserve"> til grund for estimeringen, er uddybet</w:t>
      </w:r>
      <w:r w:rsidR="00322CBF">
        <w:t xml:space="preserve"> nærmere</w:t>
      </w:r>
      <w:r w:rsidR="00522C48" w:rsidRPr="00ED546B">
        <w:t xml:space="preserve"> i </w:t>
      </w:r>
      <w:r w:rsidR="00522C48" w:rsidRPr="00ED546B">
        <w:rPr>
          <w:i/>
          <w:iCs/>
        </w:rPr>
        <w:t>Bilag F</w:t>
      </w:r>
      <w:r w:rsidRPr="00CD22BB">
        <w:t xml:space="preserve">. </w:t>
      </w:r>
    </w:p>
    <w:p w14:paraId="46DCE17B" w14:textId="780594F7" w:rsidR="00934AD5" w:rsidRDefault="00934AD5" w:rsidP="00934AD5">
      <w:pPr>
        <w:pStyle w:val="Brdtekst"/>
      </w:pPr>
      <w:r>
        <w:t xml:space="preserve">Udgiftsestimaterne i </w:t>
      </w:r>
      <w:r w:rsidRPr="00A7448A">
        <w:rPr>
          <w:i/>
        </w:rPr>
        <w:t>tabel 2.3</w:t>
      </w:r>
      <w:r>
        <w:t xml:space="preserve"> er baseret </w:t>
      </w:r>
      <w:r w:rsidRPr="00312E8C">
        <w:t xml:space="preserve">på en intern årsværkspris i Udviklings- og Forenklingsstyrelsen </w:t>
      </w:r>
      <w:r>
        <w:t xml:space="preserve">på </w:t>
      </w:r>
      <w:r w:rsidRPr="00312E8C">
        <w:t>9</w:t>
      </w:r>
      <w:r>
        <w:t>45</w:t>
      </w:r>
      <w:r w:rsidRPr="00312E8C">
        <w:t>.050 kr. inkl. overhead og i Skattestyrelsen på 79</w:t>
      </w:r>
      <w:r>
        <w:t>8</w:t>
      </w:r>
      <w:r w:rsidRPr="00312E8C">
        <w:t xml:space="preserve">.000 kr. inkl. overhead. Et eksternt årsværk er opgjort til 2.220.043 kr. inkl. overhead. </w:t>
      </w:r>
    </w:p>
    <w:p w14:paraId="6222A060" w14:textId="77777777" w:rsidR="00666598" w:rsidRDefault="00C81D3B" w:rsidP="00666598">
      <w:pPr>
        <w:pStyle w:val="Brdtekst"/>
        <w:rPr>
          <w:sz w:val="16"/>
        </w:rPr>
      </w:pPr>
      <w:bookmarkStart w:id="239" w:name="_Ref525301220"/>
      <w:bookmarkStart w:id="240" w:name="_Ref5271385"/>
      <w:bookmarkStart w:id="241" w:name="H_18"/>
      <w:commentRangeStart w:id="242"/>
      <w:commentRangeStart w:id="243"/>
      <w:commentRangeEnd w:id="243"/>
      <w:r>
        <w:rPr>
          <w:rStyle w:val="Kommentarhenvisning"/>
        </w:rPr>
        <w:lastRenderedPageBreak/>
        <w:commentReference w:id="243"/>
      </w:r>
      <w:commentRangeEnd w:id="242"/>
      <w:r>
        <w:rPr>
          <w:rStyle w:val="Kommentarhenvisning"/>
        </w:rPr>
        <w:commentReference w:id="242"/>
      </w:r>
      <w:bookmarkEnd w:id="239"/>
      <w:bookmarkEnd w:id="240"/>
    </w:p>
    <w:sdt>
      <w:sdtPr>
        <w:rPr>
          <w:sz w:val="16"/>
        </w:rPr>
        <w:alias w:val="Hjælp"/>
        <w:tag w:val="MPK hjælp"/>
        <w:id w:val="-1031330307"/>
        <w:lock w:val="sdtContentLocked"/>
      </w:sdtPr>
      <w:sdtContent>
        <w:p w14:paraId="7AF8B8AF" w14:textId="7A066376" w:rsidR="00970EA4" w:rsidRPr="00970EA4" w:rsidRDefault="00970EA4" w:rsidP="00666598">
          <w:pPr>
            <w:pStyle w:val="Brdtekst"/>
          </w:pPr>
          <w:r w:rsidRPr="00970EA4">
            <w:fldChar w:fldCharType="begin"/>
          </w:r>
          <w:r w:rsidRPr="00970EA4">
            <w:instrText>HYPERLINK  \l "_DocTools_ScreenTip_73" \o "2.2 Projektøkonomi</w:instrText>
          </w:r>
        </w:p>
        <w:p w14:paraId="3F881679" w14:textId="77777777" w:rsidR="00970EA4" w:rsidRPr="00970EA4" w:rsidRDefault="00970EA4">
          <w:pPr>
            <w:pStyle w:val="Brdtekst"/>
            <w:pPrChange w:id="244" w:author="Mette Crisp Vestergaard" w:date="2022-07-21T10:21:00Z">
              <w:pPr>
                <w:pStyle w:val="MPKhjlp"/>
              </w:pPr>
            </w:pPrChange>
          </w:pPr>
        </w:p>
        <w:p w14:paraId="50F14DDC" w14:textId="77777777" w:rsidR="00970EA4" w:rsidRPr="00970EA4" w:rsidRDefault="00970EA4">
          <w:pPr>
            <w:pStyle w:val="Brdtekst"/>
            <w:pPrChange w:id="245" w:author="Mette Crisp Vestergaard" w:date="2022-07-21T10:21:00Z">
              <w:pPr>
                <w:pStyle w:val="MPKhjlp"/>
              </w:pPr>
            </w:pPrChange>
          </w:pPr>
          <w:r w:rsidRPr="00970EA4">
            <w:instrText>Usikkerheder ved estimaterne og fremtidige tiltag for at minimere usikkerhed:</w:instrText>
          </w:r>
        </w:p>
        <w:p w14:paraId="382A3119" w14:textId="77777777" w:rsidR="00970EA4" w:rsidRPr="00970EA4" w:rsidRDefault="00970EA4">
          <w:pPr>
            <w:pStyle w:val="Brdtekst"/>
            <w:pPrChange w:id="246" w:author="Mette Crisp Vestergaard" w:date="2022-07-21T10:21:00Z">
              <w:pPr>
                <w:pStyle w:val="MPKhjlp"/>
              </w:pPr>
            </w:pPrChange>
          </w:pPr>
          <w:r w:rsidRPr="00970EA4">
            <w:instrText>Dette afsnit er til brug for projekter, som skal risikovurderes. Vurdér estimaternes usikkerhed for omkostninger samt de økonomiske gevinster og beskriv de nødvendige tiltag, der skal til for at reducere usikkerheden.</w:instrText>
          </w:r>
        </w:p>
        <w:p w14:paraId="3628D3FE" w14:textId="77777777" w:rsidR="00970EA4" w:rsidRPr="00970EA4" w:rsidRDefault="00970EA4">
          <w:pPr>
            <w:pStyle w:val="Brdtekst"/>
            <w:pPrChange w:id="247" w:author="Mette Crisp Vestergaard" w:date="2022-07-21T10:21:00Z">
              <w:pPr>
                <w:pStyle w:val="MPKhjlp"/>
              </w:pPr>
            </w:pPrChange>
          </w:pPr>
        </w:p>
        <w:p w14:paraId="5F443BCB" w14:textId="77777777" w:rsidR="00970EA4" w:rsidRPr="00970EA4" w:rsidRDefault="00970EA4">
          <w:pPr>
            <w:pStyle w:val="Brdtekst"/>
            <w:pPrChange w:id="248" w:author="Mette Crisp Vestergaard" w:date="2022-07-21T10:21:00Z">
              <w:pPr>
                <w:pStyle w:val="MPKhjlp"/>
              </w:pPr>
            </w:pPrChange>
          </w:pPr>
          <w:r w:rsidRPr="00970EA4">
            <w:instrText>Vær opmærksom på, at når business case grundlaget er etableret ved afslutningen af analysefasen, så vil dette dokument indeholde de senest opdaterede tal. Myndigheden kan vælge at lade afsnittet udgå af pro-jektgrundlaget og kun holde business grundlaget opdateret fremadrettet – eller at holde begge dokumenter ajour.</w:instrText>
          </w:r>
        </w:p>
        <w:p w14:paraId="17AACB20" w14:textId="77777777" w:rsidR="00970EA4" w:rsidRPr="00970EA4" w:rsidRDefault="00970EA4">
          <w:pPr>
            <w:pStyle w:val="Brdtekst"/>
            <w:pPrChange w:id="249" w:author="Mette Crisp Vestergaard" w:date="2022-07-21T10:21:00Z">
              <w:pPr>
                <w:pStyle w:val="MPKhjlp"/>
              </w:pPr>
            </w:pPrChange>
          </w:pPr>
        </w:p>
        <w:p w14:paraId="2A162A70" w14:textId="77777777" w:rsidR="00970EA4" w:rsidRPr="00970EA4" w:rsidRDefault="00970EA4">
          <w:pPr>
            <w:pStyle w:val="Brdtekst"/>
            <w:pPrChange w:id="250" w:author="Mette Crisp Vestergaard" w:date="2022-07-21T10:21:00Z">
              <w:pPr>
                <w:pStyle w:val="MPKhjlp"/>
              </w:pPr>
            </w:pPrChange>
          </w:pPr>
          <w:r w:rsidRPr="00970EA4">
            <w:instrText>Beskrivelsesdybde</w:instrText>
          </w:r>
        </w:p>
        <w:p w14:paraId="497BD0EB" w14:textId="77777777" w:rsidR="00970EA4" w:rsidRPr="00970EA4" w:rsidRDefault="00970EA4">
          <w:pPr>
            <w:pStyle w:val="Brdtekst"/>
            <w:pPrChange w:id="251" w:author="Mette Crisp Vestergaard" w:date="2022-07-21T10:21:00Z">
              <w:pPr>
                <w:pStyle w:val="MPKhjlp"/>
              </w:pPr>
            </w:pPrChange>
          </w:pPr>
          <w:r w:rsidRPr="00970EA4">
            <w:instrText>Dette afsnit skal give læseren en forståelse for, hvor usikre estimaterne er, og hvordan projektet planlægger at øge sikkerheden på estimater for de punkter, der påvirker økonomien mest.</w:instrText>
          </w:r>
        </w:p>
        <w:p w14:paraId="5969D5C3" w14:textId="75F66C4B" w:rsidR="006779F9" w:rsidRPr="006779F9" w:rsidRDefault="00970EA4" w:rsidP="006779F9">
          <w:pPr>
            <w:pStyle w:val="MPKhjlp"/>
          </w:pPr>
          <w:r w:rsidRPr="00970EA4">
            <w:instrText>"</w:instrText>
          </w:r>
          <w:r w:rsidRPr="00970EA4">
            <w:rPr>
              <w:sz w:val="22"/>
            </w:rPr>
          </w:r>
          <w:r w:rsidRPr="00970EA4">
            <w:fldChar w:fldCharType="separate"/>
          </w:r>
          <w:r w:rsidRPr="00970EA4">
            <w:t>H-</w:t>
          </w:r>
          <w:r w:rsidRPr="00970EA4">
            <w:fldChar w:fldCharType="end"/>
          </w:r>
          <w:r w:rsidR="005E07D7">
            <w:rPr>
              <w:noProof/>
            </w:rPr>
            <w:fldChar w:fldCharType="begin"/>
          </w:r>
          <w:r w:rsidR="005E07D7">
            <w:rPr>
              <w:noProof/>
            </w:rPr>
            <w:instrText xml:space="preserve"> SEQ H </w:instrText>
          </w:r>
          <w:r w:rsidR="005E07D7">
            <w:rPr>
              <w:noProof/>
            </w:rPr>
            <w:fldChar w:fldCharType="separate"/>
          </w:r>
          <w:r w:rsidR="00167F4A">
            <w:rPr>
              <w:noProof/>
            </w:rPr>
            <w:t>18</w:t>
          </w:r>
          <w:r w:rsidR="005E07D7">
            <w:rPr>
              <w:noProof/>
            </w:rPr>
            <w:fldChar w:fldCharType="end"/>
          </w:r>
        </w:p>
      </w:sdtContent>
    </w:sdt>
    <w:bookmarkEnd w:id="241" w:displacedByCustomXml="prev"/>
    <w:sdt>
      <w:sdtPr>
        <w:alias w:val="Hjælp"/>
        <w:tag w:val="MPK hjælp"/>
        <w:id w:val="315234156"/>
        <w:lock w:val="contentLocked"/>
      </w:sdtPr>
      <w:sdtContent>
        <w:p w14:paraId="57F9F1B3" w14:textId="77777777" w:rsidR="00C92F48" w:rsidRPr="00970EA4" w:rsidRDefault="00C92F48" w:rsidP="00B32FB4">
          <w:pPr>
            <w:pStyle w:val="MPKhjlp"/>
          </w:pPr>
          <w:r w:rsidRPr="00970EA4">
            <w:fldChar w:fldCharType="begin"/>
          </w:r>
          <w:r w:rsidRPr="00970EA4">
            <w:instrText>HYPERLINK  \l "_DocTools_ScreenTip_73" \o "2.2 Projektøkonomi</w:instrText>
          </w:r>
        </w:p>
        <w:p w14:paraId="2ABA4F99" w14:textId="77777777" w:rsidR="00C92F48" w:rsidRPr="00970EA4" w:rsidRDefault="00C92F48" w:rsidP="00B32FB4">
          <w:pPr>
            <w:pStyle w:val="MPKhjlp"/>
          </w:pPr>
        </w:p>
        <w:p w14:paraId="488C65D1" w14:textId="77777777" w:rsidR="00C92F48" w:rsidRPr="00970EA4" w:rsidRDefault="00C92F48" w:rsidP="00B32FB4">
          <w:pPr>
            <w:pStyle w:val="MPKhjlp"/>
          </w:pPr>
          <w:r w:rsidRPr="00970EA4">
            <w:instrText>Usikkerheder ved estimaterne og fremtidige tiltag for at minimere usikkerhed:</w:instrText>
          </w:r>
        </w:p>
        <w:p w14:paraId="4D2AD678" w14:textId="77777777" w:rsidR="00C92F48" w:rsidRPr="00970EA4" w:rsidRDefault="00C92F48" w:rsidP="00B32FB4">
          <w:pPr>
            <w:pStyle w:val="MPKhjlp"/>
          </w:pPr>
          <w:r w:rsidRPr="00970EA4">
            <w:instrText>Dette afsnit er til brug for projekter, som skal risikovurderes. Vurdér estimaternes usikkerhed for omkostninger samt de økonomiske gevinster og beskriv de nødvendige tiltag, der skal til for at reducere usikkerheden.</w:instrText>
          </w:r>
        </w:p>
        <w:p w14:paraId="7F72A7BC" w14:textId="77777777" w:rsidR="00C92F48" w:rsidRPr="00970EA4" w:rsidRDefault="00C92F48" w:rsidP="00B32FB4">
          <w:pPr>
            <w:pStyle w:val="MPKhjlp"/>
          </w:pPr>
        </w:p>
        <w:p w14:paraId="6C99D7F2" w14:textId="77777777" w:rsidR="00C92F48" w:rsidRPr="00970EA4" w:rsidRDefault="00C92F48" w:rsidP="00B32FB4">
          <w:pPr>
            <w:pStyle w:val="MPKhjlp"/>
          </w:pPr>
          <w:r w:rsidRPr="00970EA4">
            <w:instrText>Vær opmærksom på, at når business case grundlaget er etableret ved afslutningen af analysefasen, så vil dette dokument indeholde de senest opdaterede tal. Myndigheden kan vælge at lade afsnittet udgå af pro-jektgrundlaget og kun holde business grundlaget opdateret fremadrettet – eller at holde begge dokumenter ajour.</w:instrText>
          </w:r>
        </w:p>
        <w:p w14:paraId="64FE5A78" w14:textId="77777777" w:rsidR="00C92F48" w:rsidRPr="00970EA4" w:rsidRDefault="00C92F48" w:rsidP="00B32FB4">
          <w:pPr>
            <w:pStyle w:val="MPKhjlp"/>
          </w:pPr>
        </w:p>
        <w:p w14:paraId="0CE19BAB" w14:textId="77777777" w:rsidR="00C92F48" w:rsidRPr="00970EA4" w:rsidRDefault="00C92F48" w:rsidP="00B32FB4">
          <w:pPr>
            <w:pStyle w:val="MPKhjlp"/>
          </w:pPr>
          <w:r w:rsidRPr="00970EA4">
            <w:instrText>Beskrivelsesdybde</w:instrText>
          </w:r>
        </w:p>
        <w:p w14:paraId="461D9C14" w14:textId="77777777" w:rsidR="00C92F48" w:rsidRPr="00970EA4" w:rsidRDefault="00C92F48" w:rsidP="00B32FB4">
          <w:pPr>
            <w:pStyle w:val="MPKhjlp"/>
          </w:pPr>
          <w:r w:rsidRPr="00970EA4">
            <w:instrText>Dette afsnit skal give læseren en forståelse for, hvor usikre estimaterne er, og hvordan projektet planlægger at øge sikkerheden på estimater for de punkter, der påvirker økonomien mest.</w:instrText>
          </w:r>
        </w:p>
        <w:p w14:paraId="78F98481" w14:textId="1DEF39F2" w:rsidR="00C92F48" w:rsidRPr="006779F9" w:rsidRDefault="00C92F48" w:rsidP="00FA2C9D">
          <w:pPr>
            <w:pStyle w:val="MPKhjlp"/>
          </w:pPr>
          <w:r w:rsidRPr="00970EA4">
            <w:instrText>"</w:instrText>
          </w:r>
          <w:r w:rsidRPr="00970EA4">
            <w:fldChar w:fldCharType="separate"/>
          </w:r>
          <w:r w:rsidRPr="00970EA4">
            <w:t>H-</w:t>
          </w:r>
          <w:r w:rsidRPr="00970EA4">
            <w:fldChar w:fldCharType="end"/>
          </w:r>
          <w:r>
            <w:rPr>
              <w:noProof/>
            </w:rPr>
            <w:fldChar w:fldCharType="begin"/>
          </w:r>
          <w:r>
            <w:rPr>
              <w:noProof/>
            </w:rPr>
            <w:instrText xml:space="preserve"> SEQ H </w:instrText>
          </w:r>
          <w:r>
            <w:rPr>
              <w:noProof/>
            </w:rPr>
            <w:fldChar w:fldCharType="separate"/>
          </w:r>
          <w:r>
            <w:rPr>
              <w:noProof/>
            </w:rPr>
            <w:t>18</w:t>
          </w:r>
          <w:r>
            <w:rPr>
              <w:noProof/>
            </w:rPr>
            <w:fldChar w:fldCharType="end"/>
          </w:r>
        </w:p>
      </w:sdtContent>
    </w:sdt>
    <w:p w14:paraId="7B0886B2" w14:textId="3744FD6B" w:rsidR="004E58FC" w:rsidRPr="004E58FC" w:rsidRDefault="00A34686" w:rsidP="003814AB">
      <w:pPr>
        <w:pStyle w:val="Overskrift2"/>
      </w:pPr>
      <w:bookmarkStart w:id="252" w:name="_Toc108427427"/>
      <w:bookmarkStart w:id="253" w:name="_Toc109305588"/>
      <w:bookmarkStart w:id="254" w:name="_Toc109305725"/>
      <w:bookmarkStart w:id="255" w:name="_Toc109307396"/>
      <w:bookmarkStart w:id="256" w:name="_Toc109308974"/>
      <w:bookmarkStart w:id="257" w:name="_Toc108427428"/>
      <w:bookmarkStart w:id="258" w:name="_Toc109305589"/>
      <w:bookmarkStart w:id="259" w:name="_Toc109305726"/>
      <w:bookmarkStart w:id="260" w:name="_Toc109307397"/>
      <w:bookmarkStart w:id="261" w:name="_Toc109308975"/>
      <w:bookmarkStart w:id="262" w:name="_Toc519426320"/>
      <w:bookmarkStart w:id="263" w:name="_Ref525301465"/>
      <w:bookmarkStart w:id="264" w:name="_Ref525301496"/>
      <w:bookmarkStart w:id="265" w:name="_Toc98511240"/>
      <w:bookmarkStart w:id="266" w:name="_Toc109308976"/>
      <w:bookmarkEnd w:id="252"/>
      <w:bookmarkEnd w:id="253"/>
      <w:bookmarkEnd w:id="254"/>
      <w:bookmarkEnd w:id="255"/>
      <w:bookmarkEnd w:id="256"/>
      <w:bookmarkEnd w:id="257"/>
      <w:bookmarkEnd w:id="258"/>
      <w:bookmarkEnd w:id="259"/>
      <w:bookmarkEnd w:id="260"/>
      <w:bookmarkEnd w:id="261"/>
      <w:r w:rsidRPr="000A51AB">
        <w:t xml:space="preserve">Overvejelser om </w:t>
      </w:r>
      <w:r>
        <w:t>anskaffelses</w:t>
      </w:r>
      <w:r w:rsidRPr="000A51AB">
        <w:t>form og udviklingsmetode</w:t>
      </w:r>
      <w:bookmarkEnd w:id="262"/>
      <w:bookmarkEnd w:id="263"/>
      <w:bookmarkEnd w:id="264"/>
      <w:bookmarkEnd w:id="265"/>
      <w:bookmarkEnd w:id="266"/>
    </w:p>
    <w:p w14:paraId="652BFB63" w14:textId="3A67B8C2" w:rsidR="003A4B1C" w:rsidRPr="00970EA4" w:rsidRDefault="003A4B1C" w:rsidP="008F2658">
      <w:pPr>
        <w:pStyle w:val="Overskrift3"/>
      </w:pPr>
      <w:bookmarkStart w:id="267" w:name="_Ref5271471"/>
      <w:bookmarkStart w:id="268" w:name="_Toc109308977"/>
      <w:commentRangeStart w:id="269"/>
      <w:commentRangeStart w:id="270"/>
      <w:r w:rsidRPr="00970EA4">
        <w:t>Valg af anskaffelsesform</w:t>
      </w:r>
      <w:bookmarkStart w:id="271" w:name="H_19"/>
      <w:bookmarkEnd w:id="267"/>
      <w:commentRangeEnd w:id="269"/>
      <w:r>
        <w:commentReference w:id="269"/>
      </w:r>
      <w:commentRangeEnd w:id="270"/>
      <w:r w:rsidR="0037418C">
        <w:rPr>
          <w:rStyle w:val="Kommentarhenvisning"/>
          <w:rFonts w:asciiTheme="minorHAnsi" w:eastAsiaTheme="minorEastAsia" w:hAnsiTheme="minorHAnsi" w:cstheme="minorBidi"/>
          <w:b w:val="0"/>
        </w:rPr>
        <w:commentReference w:id="270"/>
      </w:r>
      <w:bookmarkEnd w:id="268"/>
    </w:p>
    <w:sdt>
      <w:sdtPr>
        <w:alias w:val="Hjælp"/>
        <w:tag w:val="MPK hjælp"/>
        <w:id w:val="1980948156"/>
        <w:lock w:val="sdtContentLocked"/>
        <w:placeholder>
          <w:docPart w:val="DefaultPlaceholder_1082065158"/>
        </w:placeholder>
      </w:sdtPr>
      <w:sdtContent>
        <w:p w14:paraId="19D21CA3" w14:textId="77777777" w:rsidR="00970EA4" w:rsidRPr="00970EA4" w:rsidRDefault="00970EA4" w:rsidP="00167F4A">
          <w:pPr>
            <w:pStyle w:val="MPKhjlp"/>
          </w:pPr>
          <w:r w:rsidRPr="00970EA4">
            <w:fldChar w:fldCharType="begin"/>
          </w:r>
          <w:r w:rsidRPr="00970EA4">
            <w:instrText>HYPERLINK  \l "_DocTools_ScreenTip_74" \o "2.3.1 Valg af anskaffelsesform</w:instrText>
          </w:r>
        </w:p>
        <w:p w14:paraId="4477E36B" w14:textId="77777777" w:rsidR="00970EA4" w:rsidRPr="00970EA4" w:rsidRDefault="00970EA4" w:rsidP="00167F4A">
          <w:pPr>
            <w:pStyle w:val="MPKhjlp"/>
          </w:pPr>
        </w:p>
        <w:p w14:paraId="4CEAD16F" w14:textId="77777777" w:rsidR="00970EA4" w:rsidRPr="00970EA4" w:rsidRDefault="00970EA4" w:rsidP="00167F4A">
          <w:pPr>
            <w:pStyle w:val="MPKhjlp"/>
          </w:pPr>
          <w:r w:rsidRPr="00970EA4">
            <w:instrText xml:space="preserve">Beskriv hvilke overvejelser, som projektet har gjort sig i forhold til at tilrettelægge anskaffelser i projeket. Angiv den valgte udbuds- eller indkøbsform, fx EU-udbud eller indkøb via rammeaftaler. Skal projektet ikke i udbud beskrives baggrunden for dette valg.Beskriv herudover markedsdialog, som er gennemført som en del af projektets analyser. </w:instrText>
          </w:r>
        </w:p>
        <w:p w14:paraId="0438694E" w14:textId="77777777" w:rsidR="00970EA4" w:rsidRPr="00970EA4" w:rsidRDefault="00970EA4" w:rsidP="00167F4A">
          <w:pPr>
            <w:pStyle w:val="MPKhjlp"/>
          </w:pPr>
        </w:p>
        <w:p w14:paraId="5F2D3DDC" w14:textId="77777777" w:rsidR="00970EA4" w:rsidRPr="00970EA4" w:rsidRDefault="00970EA4" w:rsidP="00167F4A">
          <w:pPr>
            <w:pStyle w:val="MPKhjlp"/>
          </w:pPr>
          <w:r w:rsidRPr="00970EA4">
            <w:instrText xml:space="preserve">Beskrivelsesdybde </w:instrText>
          </w:r>
        </w:p>
        <w:p w14:paraId="21FE1CD8" w14:textId="77777777" w:rsidR="00970EA4" w:rsidRPr="00970EA4" w:rsidRDefault="00970EA4" w:rsidP="00167F4A">
          <w:pPr>
            <w:pStyle w:val="MPKhjlp"/>
          </w:pPr>
          <w:r w:rsidRPr="00970EA4">
            <w:instrText>Dette afsnit skal give en overordnet forståelse for, hvordan et udbud tænkes gennemført. Dette afsnit skal ikke være projektets eventuelle udbudsstrategi.</w:instrText>
          </w:r>
        </w:p>
        <w:p w14:paraId="5969D5C6" w14:textId="75166F3F" w:rsidR="00167F4A" w:rsidRPr="00167F4A" w:rsidRDefault="00970EA4" w:rsidP="00167F4A">
          <w:pPr>
            <w:pStyle w:val="MPKhjlp"/>
          </w:pPr>
          <w:r w:rsidRPr="00970EA4">
            <w:instrText>"</w:instrText>
          </w:r>
          <w:r w:rsidRPr="00970EA4">
            <w:fldChar w:fldCharType="separate"/>
          </w:r>
          <w:r w:rsidRPr="00970EA4">
            <w:t>H-</w:t>
          </w:r>
          <w:r w:rsidRPr="00970EA4">
            <w:fldChar w:fldCharType="end"/>
          </w:r>
          <w:r w:rsidR="00324D10">
            <w:rPr>
              <w:noProof/>
            </w:rPr>
            <w:fldChar w:fldCharType="begin"/>
          </w:r>
          <w:r w:rsidR="00324D10">
            <w:rPr>
              <w:noProof/>
            </w:rPr>
            <w:instrText xml:space="preserve"> SEQ H </w:instrText>
          </w:r>
          <w:r w:rsidR="00324D10">
            <w:rPr>
              <w:noProof/>
            </w:rPr>
            <w:fldChar w:fldCharType="separate"/>
          </w:r>
          <w:r w:rsidR="00167F4A">
            <w:rPr>
              <w:noProof/>
            </w:rPr>
            <w:t>19</w:t>
          </w:r>
          <w:r w:rsidR="00324D10">
            <w:rPr>
              <w:noProof/>
            </w:rPr>
            <w:fldChar w:fldCharType="end"/>
          </w:r>
        </w:p>
      </w:sdtContent>
    </w:sdt>
    <w:bookmarkEnd w:id="271" w:displacedByCustomXml="prev"/>
    <w:p w14:paraId="5969D5C7" w14:textId="621D682B" w:rsidR="00A8653C" w:rsidRPr="005D78F1" w:rsidRDefault="00634127" w:rsidP="00A8653C">
      <w:pPr>
        <w:pStyle w:val="Brdtekst"/>
      </w:pPr>
      <w:r w:rsidRPr="005D78F1">
        <w:t xml:space="preserve">Projektets overvejelser omkring </w:t>
      </w:r>
      <w:r w:rsidR="009B2631" w:rsidRPr="005D78F1">
        <w:t xml:space="preserve">valg </w:t>
      </w:r>
      <w:r w:rsidRPr="005D78F1">
        <w:t xml:space="preserve">af </w:t>
      </w:r>
      <w:r w:rsidR="003A4B1C" w:rsidRPr="005D78F1">
        <w:t xml:space="preserve">anskaffelsesform </w:t>
      </w:r>
      <w:r w:rsidRPr="005D78F1">
        <w:t>er angivet herunder.</w:t>
      </w:r>
    </w:p>
    <w:p w14:paraId="7B049D17" w14:textId="0738537E" w:rsidR="00B948D9" w:rsidRPr="005D78F1" w:rsidRDefault="0020772C" w:rsidP="00A8653C">
      <w:pPr>
        <w:pStyle w:val="Brdtekst"/>
      </w:pPr>
      <w:r w:rsidRPr="005D78F1">
        <w:t>M</w:t>
      </w:r>
      <w:r w:rsidR="00B948D9" w:rsidRPr="005D78F1">
        <w:t xml:space="preserve">ed baggrund i erfaringer, der er opnået i forbindelse med </w:t>
      </w:r>
      <w:r w:rsidR="00906BC5" w:rsidRPr="005D78F1">
        <w:t>egen udvikling</w:t>
      </w:r>
      <w:r w:rsidR="00B948D9" w:rsidRPr="005D78F1">
        <w:t xml:space="preserve"> af lignende </w:t>
      </w:r>
      <w:r w:rsidR="614EAFC8" w:rsidRPr="005D78F1">
        <w:t>EU-</w:t>
      </w:r>
      <w:r w:rsidR="00B948D9" w:rsidRPr="005D78F1">
        <w:t>løsninger i UFST,</w:t>
      </w:r>
      <w:r w:rsidR="001478A0" w:rsidRPr="005D78F1">
        <w:t xml:space="preserve"> særligt OSM2,</w:t>
      </w:r>
      <w:r w:rsidR="00B948D9" w:rsidRPr="005D78F1">
        <w:t xml:space="preserve"> </w:t>
      </w:r>
      <w:r w:rsidR="00371AB2">
        <w:t>samt</w:t>
      </w:r>
      <w:r w:rsidR="00B948D9" w:rsidRPr="005D78F1">
        <w:t xml:space="preserve"> muligheden for genbrug af løsningskomponenter, </w:t>
      </w:r>
      <w:r w:rsidR="00244555" w:rsidRPr="005D78F1">
        <w:t xml:space="preserve">er </w:t>
      </w:r>
      <w:r w:rsidR="00B91F54" w:rsidRPr="005D78F1">
        <w:t>valg af</w:t>
      </w:r>
      <w:r w:rsidR="001478A0" w:rsidRPr="005D78F1">
        <w:t xml:space="preserve"> samme </w:t>
      </w:r>
      <w:r w:rsidR="001F529B" w:rsidRPr="005D78F1">
        <w:t>anskaffelsesform</w:t>
      </w:r>
      <w:r w:rsidR="00C73B89" w:rsidRPr="005D78F1">
        <w:t xml:space="preserve">, </w:t>
      </w:r>
      <w:r w:rsidR="00C73B89" w:rsidRPr="00A7448A">
        <w:rPr>
          <w:i/>
        </w:rPr>
        <w:t>egen udvikling</w:t>
      </w:r>
      <w:r w:rsidR="00C73B89" w:rsidRPr="005D78F1">
        <w:t>,</w:t>
      </w:r>
      <w:r w:rsidR="001478A0" w:rsidRPr="005D78F1">
        <w:t xml:space="preserve"> </w:t>
      </w:r>
      <w:r w:rsidR="00BB2C57" w:rsidRPr="005D78F1">
        <w:t xml:space="preserve">det </w:t>
      </w:r>
      <w:r w:rsidR="0059140E" w:rsidRPr="005D78F1">
        <w:t>naturlig</w:t>
      </w:r>
      <w:r w:rsidR="00A13110" w:rsidRPr="005D78F1">
        <w:t>e</w:t>
      </w:r>
      <w:r w:rsidR="0059140E" w:rsidRPr="005D78F1">
        <w:t xml:space="preserve"> valg</w:t>
      </w:r>
      <w:r w:rsidR="005379F6">
        <w:t xml:space="preserve"> ved </w:t>
      </w:r>
      <w:r w:rsidR="000933FF">
        <w:t>scenarie 1</w:t>
      </w:r>
      <w:r w:rsidR="001478A0" w:rsidRPr="005D78F1">
        <w:t xml:space="preserve">. </w:t>
      </w:r>
      <w:r w:rsidR="0065611C">
        <w:t>I</w:t>
      </w:r>
      <w:r w:rsidR="00A76FC1" w:rsidRPr="005D78F1">
        <w:t xml:space="preserve"> scenarie 1</w:t>
      </w:r>
      <w:r w:rsidR="00EE5575" w:rsidRPr="005D78F1">
        <w:t xml:space="preserve"> </w:t>
      </w:r>
      <w:r w:rsidR="00C843EC" w:rsidRPr="005D78F1">
        <w:t xml:space="preserve">er </w:t>
      </w:r>
      <w:r w:rsidR="00460A5C" w:rsidRPr="005D78F1">
        <w:t xml:space="preserve">der </w:t>
      </w:r>
      <w:r w:rsidR="00A76FC1" w:rsidRPr="005D78F1">
        <w:t>genbrug af OSM2</w:t>
      </w:r>
      <w:r w:rsidR="002A40A7" w:rsidRPr="005D78F1">
        <w:t>’s</w:t>
      </w:r>
      <w:r w:rsidR="00A76FC1" w:rsidRPr="005D78F1">
        <w:t xml:space="preserve"> </w:t>
      </w:r>
      <w:r w:rsidR="13579550" w:rsidRPr="005D78F1">
        <w:t>udviklings-setup</w:t>
      </w:r>
      <w:r w:rsidR="00DE49AA" w:rsidRPr="005D78F1">
        <w:t>, platform og delelementer</w:t>
      </w:r>
      <w:r w:rsidR="00A76FC1" w:rsidRPr="005D78F1">
        <w:t xml:space="preserve"> af OSM2-løsningen</w:t>
      </w:r>
      <w:r w:rsidR="009D70C0" w:rsidRPr="005D78F1">
        <w:t>, som i forvejen udvikles og driftes internt</w:t>
      </w:r>
      <w:r w:rsidR="00A76FC1" w:rsidRPr="005D78F1">
        <w:t xml:space="preserve">. </w:t>
      </w:r>
      <w:r w:rsidR="00D50AAD" w:rsidRPr="005D78F1">
        <w:t xml:space="preserve">Derved </w:t>
      </w:r>
      <w:r w:rsidR="00A76FC1" w:rsidRPr="005D78F1">
        <w:t>drages direkte nytte af viden</w:t>
      </w:r>
      <w:r w:rsidR="008B1F3A" w:rsidRPr="005D78F1">
        <w:t>, som OSM2-projektet har opnået</w:t>
      </w:r>
      <w:r w:rsidR="00A76FC1" w:rsidRPr="005D78F1">
        <w:t xml:space="preserve"> om løsning</w:t>
      </w:r>
      <w:r w:rsidR="00794CA7" w:rsidRPr="005D78F1">
        <w:t>er til</w:t>
      </w:r>
      <w:r w:rsidR="001952A9" w:rsidRPr="005D78F1">
        <w:t xml:space="preserve"> </w:t>
      </w:r>
      <w:r w:rsidR="00A76FC1" w:rsidRPr="005D78F1">
        <w:t xml:space="preserve">komplekse </w:t>
      </w:r>
      <w:r w:rsidR="00794CA7" w:rsidRPr="005D78F1">
        <w:t>EU-</w:t>
      </w:r>
      <w:r w:rsidR="00A76FC1" w:rsidRPr="005D78F1">
        <w:t>krav</w:t>
      </w:r>
      <w:r w:rsidR="00FE2544" w:rsidRPr="005D78F1">
        <w:t>, samt bemandingsmæssige synergier mellem OSM2</w:t>
      </w:r>
      <w:r w:rsidR="00F9505E" w:rsidRPr="005D78F1">
        <w:t>-</w:t>
      </w:r>
      <w:r w:rsidR="008C1AC9" w:rsidRPr="005D78F1">
        <w:t>systemet</w:t>
      </w:r>
      <w:r w:rsidR="00F9505E" w:rsidRPr="005D78F1">
        <w:t xml:space="preserve"> og SMV</w:t>
      </w:r>
      <w:r w:rsidR="00172894" w:rsidRPr="005D78F1">
        <w:t xml:space="preserve">, </w:t>
      </w:r>
      <w:r w:rsidR="002E6347" w:rsidRPr="005D78F1">
        <w:t xml:space="preserve">herunder </w:t>
      </w:r>
      <w:r w:rsidR="00B21ABA" w:rsidRPr="005D78F1">
        <w:t xml:space="preserve">fastholdelse af </w:t>
      </w:r>
      <w:r w:rsidR="001819BA" w:rsidRPr="005D78F1">
        <w:t>nøgleressourcer</w:t>
      </w:r>
      <w:r w:rsidR="00BC3872" w:rsidRPr="005D78F1">
        <w:t>.</w:t>
      </w:r>
      <w:r w:rsidR="00A76FC1" w:rsidRPr="005D78F1">
        <w:t xml:space="preserve"> </w:t>
      </w:r>
      <w:r w:rsidR="008C5B84" w:rsidRPr="005D78F1">
        <w:t>Fo</w:t>
      </w:r>
      <w:r w:rsidR="006522CE" w:rsidRPr="005D78F1">
        <w:t>r Skattestyrelsen medfører e</w:t>
      </w:r>
      <w:r w:rsidR="00BC3872" w:rsidRPr="005D78F1">
        <w:t>gen</w:t>
      </w:r>
      <w:r w:rsidR="00D32B9C">
        <w:t xml:space="preserve"> </w:t>
      </w:r>
      <w:r w:rsidR="00BC3872" w:rsidRPr="005D78F1">
        <w:t>udvikling</w:t>
      </w:r>
      <w:r w:rsidR="008B6C33" w:rsidRPr="005D78F1">
        <w:t xml:space="preserve"> </w:t>
      </w:r>
      <w:r w:rsidR="00B16EAF" w:rsidRPr="005D78F1">
        <w:t>også</w:t>
      </w:r>
      <w:r w:rsidR="008B6C33" w:rsidRPr="005D78F1">
        <w:t xml:space="preserve"> mulighed for </w:t>
      </w:r>
      <w:r w:rsidR="00D829E6" w:rsidRPr="005D78F1">
        <w:t xml:space="preserve">direkte </w:t>
      </w:r>
      <w:r w:rsidR="005215E8" w:rsidRPr="005D78F1">
        <w:t>samarbejde</w:t>
      </w:r>
      <w:r w:rsidR="00D829E6" w:rsidRPr="005D78F1">
        <w:t xml:space="preserve"> med projektet</w:t>
      </w:r>
      <w:r w:rsidR="005215E8" w:rsidRPr="005D78F1">
        <w:t xml:space="preserve"> og dets udviklingsteams</w:t>
      </w:r>
      <w:r w:rsidR="00D829E6" w:rsidRPr="005D78F1">
        <w:t xml:space="preserve">, </w:t>
      </w:r>
      <w:r w:rsidR="00467928">
        <w:t>og dermed</w:t>
      </w:r>
      <w:r w:rsidR="00575630" w:rsidRPr="005D78F1">
        <w:t xml:space="preserve"> </w:t>
      </w:r>
      <w:r w:rsidR="009B14B3">
        <w:t xml:space="preserve">kan der </w:t>
      </w:r>
      <w:r w:rsidR="00575630" w:rsidRPr="005D78F1">
        <w:t>skabe</w:t>
      </w:r>
      <w:r w:rsidR="009B14B3">
        <w:t>s</w:t>
      </w:r>
      <w:r w:rsidR="00575630" w:rsidRPr="005D78F1">
        <w:t xml:space="preserve"> en løsning, der </w:t>
      </w:r>
      <w:r w:rsidR="002B703D" w:rsidRPr="005D78F1">
        <w:t xml:space="preserve">er </w:t>
      </w:r>
      <w:r w:rsidR="005906FA" w:rsidRPr="005D78F1">
        <w:t xml:space="preserve">mere </w:t>
      </w:r>
      <w:r w:rsidR="00A636CD" w:rsidRPr="005D78F1">
        <w:t>målrettet</w:t>
      </w:r>
      <w:r w:rsidR="002B703D" w:rsidRPr="005D78F1">
        <w:t xml:space="preserve"> til forretningsbehovet</w:t>
      </w:r>
      <w:r w:rsidR="00064465" w:rsidRPr="005D78F1">
        <w:t xml:space="preserve"> indenfor de </w:t>
      </w:r>
      <w:r w:rsidR="00467928">
        <w:t xml:space="preserve">gældende </w:t>
      </w:r>
      <w:r w:rsidR="00064465" w:rsidRPr="005D78F1">
        <w:t>økon</w:t>
      </w:r>
      <w:r w:rsidR="008B403D" w:rsidRPr="005D78F1">
        <w:t>omiske rammer</w:t>
      </w:r>
      <w:r w:rsidR="002B703D" w:rsidRPr="005D78F1">
        <w:t>.</w:t>
      </w:r>
    </w:p>
    <w:p w14:paraId="0EACCDD7" w14:textId="25CF5154" w:rsidR="005D78F1" w:rsidRPr="005D78F1" w:rsidRDefault="00A76FC1" w:rsidP="00A8653C">
      <w:pPr>
        <w:pStyle w:val="Brdtekst"/>
      </w:pPr>
      <w:r w:rsidRPr="005D78F1">
        <w:t xml:space="preserve">For </w:t>
      </w:r>
      <w:r w:rsidR="13579550" w:rsidRPr="005D78F1">
        <w:t>så vidt</w:t>
      </w:r>
      <w:r w:rsidRPr="005D78F1">
        <w:t xml:space="preserve"> angår scenarie 2</w:t>
      </w:r>
      <w:r w:rsidR="00997AD8" w:rsidRPr="005D78F1">
        <w:t>,</w:t>
      </w:r>
      <w:r w:rsidRPr="005D78F1">
        <w:t xml:space="preserve"> </w:t>
      </w:r>
      <w:r w:rsidR="00460A5C" w:rsidRPr="005D78F1">
        <w:t>hvor OSM2 løsningen</w:t>
      </w:r>
      <w:r w:rsidR="00931AE9">
        <w:t xml:space="preserve"> ikke anvendes</w:t>
      </w:r>
      <w:r w:rsidR="00460A5C" w:rsidRPr="005D78F1">
        <w:t xml:space="preserve">, </w:t>
      </w:r>
      <w:r w:rsidRPr="005D78F1">
        <w:t>kan de</w:t>
      </w:r>
      <w:r w:rsidR="00EE5575" w:rsidRPr="005D78F1">
        <w:t>r</w:t>
      </w:r>
      <w:r w:rsidRPr="005D78F1">
        <w:t xml:space="preserve"> </w:t>
      </w:r>
      <w:r w:rsidR="00781C75" w:rsidRPr="005D78F1">
        <w:t>enten</w:t>
      </w:r>
      <w:r w:rsidRPr="005D78F1">
        <w:t xml:space="preserve"> overvejes </w:t>
      </w:r>
      <w:r w:rsidR="00CA73E9" w:rsidRPr="005D78F1">
        <w:t>egen</w:t>
      </w:r>
      <w:r w:rsidR="00742888" w:rsidRPr="005D78F1">
        <w:t xml:space="preserve"> </w:t>
      </w:r>
      <w:r w:rsidR="00586302" w:rsidRPr="005D78F1">
        <w:t xml:space="preserve">udvikling </w:t>
      </w:r>
      <w:r w:rsidR="00B74797" w:rsidRPr="005D78F1">
        <w:t>eller</w:t>
      </w:r>
      <w:r w:rsidRPr="005D78F1">
        <w:t xml:space="preserve"> outsourcing/udbud til</w:t>
      </w:r>
      <w:r w:rsidR="00460A5C" w:rsidRPr="005D78F1">
        <w:t xml:space="preserve"> en</w:t>
      </w:r>
      <w:r w:rsidRPr="005D78F1">
        <w:t xml:space="preserve"> ekstern leverandør</w:t>
      </w:r>
      <w:r w:rsidR="13579550" w:rsidRPr="005D78F1">
        <w:t>.</w:t>
      </w:r>
      <w:r w:rsidRPr="005D78F1">
        <w:t xml:space="preserve"> Scenari</w:t>
      </w:r>
      <w:r w:rsidR="00EE5575" w:rsidRPr="005D78F1">
        <w:t>e</w:t>
      </w:r>
      <w:r w:rsidRPr="005D78F1">
        <w:t xml:space="preserve"> 2 inddrager viden fra udviklingen af OSM2, men ikke udviklingsressourcer, kode eller applikationselementer. Det er derfor en mulighed at </w:t>
      </w:r>
      <w:r w:rsidR="13579550" w:rsidRPr="005D78F1">
        <w:t xml:space="preserve">outsource </w:t>
      </w:r>
      <w:r w:rsidR="00931AE9">
        <w:t>såfremt</w:t>
      </w:r>
      <w:r w:rsidR="00931AE9" w:rsidRPr="005D78F1">
        <w:t xml:space="preserve"> </w:t>
      </w:r>
      <w:r w:rsidR="13579550" w:rsidRPr="005D78F1">
        <w:t>scenarie 2</w:t>
      </w:r>
      <w:r w:rsidR="00931AE9">
        <w:t xml:space="preserve"> vælges</w:t>
      </w:r>
      <w:r w:rsidR="13579550" w:rsidRPr="005D78F1">
        <w:t xml:space="preserve">, hvorved </w:t>
      </w:r>
      <w:r w:rsidR="0025732B" w:rsidRPr="005D78F1">
        <w:t xml:space="preserve">Skatteforvaltningen </w:t>
      </w:r>
      <w:r w:rsidR="13579550" w:rsidRPr="005D78F1">
        <w:t xml:space="preserve">kan mitigere </w:t>
      </w:r>
      <w:r w:rsidR="1A7A8AF4" w:rsidRPr="005D78F1">
        <w:t>risici</w:t>
      </w:r>
      <w:r w:rsidR="13579550" w:rsidRPr="005D78F1">
        <w:t xml:space="preserve"> ift. økonomi og udviklingskapacitet gennem kontraktuel forpligtelse </w:t>
      </w:r>
      <w:r w:rsidR="00905CD9" w:rsidRPr="005D78F1">
        <w:t xml:space="preserve">til </w:t>
      </w:r>
      <w:r w:rsidR="13579550" w:rsidRPr="005D78F1">
        <w:t>en leverandør</w:t>
      </w:r>
      <w:r w:rsidR="1A7A8AF4" w:rsidRPr="005D78F1">
        <w:t>, som påtager sig leveranceansvar</w:t>
      </w:r>
      <w:r w:rsidR="00B67EAA" w:rsidRPr="005D78F1">
        <w:t xml:space="preserve"> for udviklingsopgaven</w:t>
      </w:r>
      <w:r w:rsidR="1A7A8AF4" w:rsidRPr="005D78F1">
        <w:t>.</w:t>
      </w:r>
      <w:r w:rsidR="13579550" w:rsidRPr="005D78F1">
        <w:t xml:space="preserve"> UFST har erfaring med denne anskaffelsesform, også i situationer, hvor der er usikkerhed omkring kravene, </w:t>
      </w:r>
      <w:r w:rsidR="006F06C1">
        <w:t>som det er tilfældet her, hvor de</w:t>
      </w:r>
      <w:r w:rsidR="13579550" w:rsidRPr="005D78F1">
        <w:t xml:space="preserve"> endelig</w:t>
      </w:r>
      <w:r w:rsidR="006F06C1">
        <w:t>e</w:t>
      </w:r>
      <w:r w:rsidR="13579550" w:rsidRPr="005D78F1">
        <w:t xml:space="preserve"> lovkrav og specifikationer fra EU endnu ikke forelægger. </w:t>
      </w:r>
    </w:p>
    <w:p w14:paraId="5969D5C8" w14:textId="028C7E94" w:rsidR="00E81264" w:rsidRDefault="00E81264" w:rsidP="000A51AB">
      <w:pPr>
        <w:pStyle w:val="Brdtekst"/>
      </w:pPr>
    </w:p>
    <w:p w14:paraId="07EFEDE0" w14:textId="537CE5BC" w:rsidR="003A4B1C" w:rsidRPr="00970EA4" w:rsidRDefault="003A4B1C" w:rsidP="00970EA4">
      <w:pPr>
        <w:pStyle w:val="Overskrift3"/>
      </w:pPr>
      <w:bookmarkStart w:id="273" w:name="_Ref5271744"/>
      <w:bookmarkStart w:id="274" w:name="_Toc109308978"/>
      <w:r w:rsidRPr="00970EA4">
        <w:t>Valg af udviklingsmetode</w:t>
      </w:r>
      <w:bookmarkEnd w:id="273"/>
      <w:bookmarkEnd w:id="274"/>
    </w:p>
    <w:p w14:paraId="5969D5C9" w14:textId="32896BD0" w:rsidR="000A51AB" w:rsidRDefault="000A51AB" w:rsidP="000A51AB">
      <w:pPr>
        <w:pStyle w:val="Brdtekst"/>
      </w:pPr>
      <w:r>
        <w:t>I tabel</w:t>
      </w:r>
      <w:r w:rsidR="001F711A">
        <w:t>len</w:t>
      </w:r>
      <w:r>
        <w:t xml:space="preserve"> herunder </w:t>
      </w:r>
      <w:r w:rsidR="001F711A">
        <w:t>fremgår den</w:t>
      </w:r>
      <w:r>
        <w:t xml:space="preserve"> udviklingsmetode, so</w:t>
      </w:r>
      <w:r w:rsidR="000551BB">
        <w:t>m forventes anvendt i projektet.</w:t>
      </w:r>
      <w:bookmarkStart w:id="275" w:name="H_20"/>
    </w:p>
    <w:sdt>
      <w:sdtPr>
        <w:alias w:val="Hjælp"/>
        <w:tag w:val="MPK hjælp"/>
        <w:id w:val="197215981"/>
        <w:lock w:val="sdtContentLocked"/>
        <w:placeholder>
          <w:docPart w:val="DefaultPlaceholder_1082065158"/>
        </w:placeholder>
      </w:sdtPr>
      <w:sdtContent>
        <w:p w14:paraId="02D5267B" w14:textId="77777777" w:rsidR="00E4129F" w:rsidRPr="00E4129F" w:rsidRDefault="00E4129F" w:rsidP="00167F4A">
          <w:pPr>
            <w:pStyle w:val="MPKhjlp"/>
          </w:pPr>
          <w:r w:rsidRPr="00E4129F">
            <w:fldChar w:fldCharType="begin"/>
          </w:r>
          <w:r w:rsidRPr="00E4129F">
            <w:instrText>HYPERLINK  \l "_DocTools_ScreenTip_75" \o "2.3.2 Valg af udviklingsmetode</w:instrText>
          </w:r>
        </w:p>
        <w:p w14:paraId="044A4CE9" w14:textId="77777777" w:rsidR="00E4129F" w:rsidRPr="00E4129F" w:rsidRDefault="00E4129F" w:rsidP="00167F4A">
          <w:pPr>
            <w:pStyle w:val="MPKhjlp"/>
          </w:pPr>
        </w:p>
        <w:p w14:paraId="786912C2" w14:textId="77777777" w:rsidR="00E4129F" w:rsidRPr="00E4129F" w:rsidRDefault="00E4129F" w:rsidP="00167F4A">
          <w:pPr>
            <w:pStyle w:val="MPKhjlp"/>
          </w:pPr>
          <w:r w:rsidRPr="00E4129F">
            <w:instrText>Sæt kryds ud for den valgte udviklingsmetode og beskriv derudover, hvilke overvejelser, der ligger til grund, herunder organisationens erfaringer med denne udviklingsmetode.</w:instrText>
          </w:r>
        </w:p>
        <w:p w14:paraId="43C4C6DF" w14:textId="77777777" w:rsidR="00E4129F" w:rsidRPr="00E4129F" w:rsidRDefault="00E4129F" w:rsidP="00167F4A">
          <w:pPr>
            <w:pStyle w:val="MPKhjlp"/>
          </w:pPr>
        </w:p>
        <w:p w14:paraId="0D0393A2" w14:textId="77777777" w:rsidR="00E4129F" w:rsidRPr="00E4129F" w:rsidRDefault="00E4129F" w:rsidP="00167F4A">
          <w:pPr>
            <w:pStyle w:val="MPKhjlp"/>
          </w:pPr>
          <w:r w:rsidRPr="00E4129F">
            <w:instrText>Beskrivelsesdybde</w:instrText>
          </w:r>
        </w:p>
        <w:p w14:paraId="7B085B8F" w14:textId="77777777" w:rsidR="00E4129F" w:rsidRPr="00E4129F" w:rsidRDefault="00E4129F" w:rsidP="00167F4A">
          <w:pPr>
            <w:pStyle w:val="MPKhjlp"/>
          </w:pPr>
          <w:r w:rsidRPr="00E4129F">
            <w:instrText xml:space="preserve">Det skal fremgå tydeligt, at organisationen har gjort sig overvejelser om, </w:instrText>
          </w:r>
          <w:r w:rsidRPr="00E4129F">
            <w:lastRenderedPageBreak/>
            <w:instrText>hvad det vil kræve at få succes med projektet.</w:instrText>
          </w:r>
        </w:p>
        <w:p w14:paraId="5969D5CA" w14:textId="3FDC8211" w:rsidR="00167F4A" w:rsidRPr="00167F4A" w:rsidRDefault="00E4129F" w:rsidP="00167F4A">
          <w:pPr>
            <w:pStyle w:val="MPKhjlp"/>
          </w:pPr>
          <w:r w:rsidRPr="00E4129F">
            <w:instrText>"</w:instrText>
          </w:r>
          <w:r w:rsidRPr="00E4129F">
            <w:fldChar w:fldCharType="separate"/>
          </w:r>
          <w:r w:rsidRPr="00E4129F">
            <w:t>H-</w:t>
          </w:r>
          <w:r w:rsidRPr="00E4129F">
            <w:fldChar w:fldCharType="end"/>
          </w:r>
          <w:r w:rsidR="00324D10">
            <w:rPr>
              <w:noProof/>
            </w:rPr>
            <w:fldChar w:fldCharType="begin"/>
          </w:r>
          <w:r w:rsidR="00324D10">
            <w:rPr>
              <w:noProof/>
            </w:rPr>
            <w:instrText xml:space="preserve"> SEQ H </w:instrText>
          </w:r>
          <w:r w:rsidR="00324D10">
            <w:rPr>
              <w:noProof/>
            </w:rPr>
            <w:fldChar w:fldCharType="separate"/>
          </w:r>
          <w:r w:rsidR="00167F4A">
            <w:rPr>
              <w:noProof/>
            </w:rPr>
            <w:t>20</w:t>
          </w:r>
          <w:r w:rsidR="00324D10">
            <w:rPr>
              <w:noProof/>
            </w:rPr>
            <w:fldChar w:fldCharType="end"/>
          </w:r>
        </w:p>
      </w:sdtContent>
    </w:sdt>
    <w:bookmarkEnd w:id="275" w:displacedByCustomXml="prev"/>
    <w:p w14:paraId="5969D5CB" w14:textId="0B778522" w:rsidR="0039090A" w:rsidRDefault="0039090A" w:rsidP="0039090A">
      <w:pPr>
        <w:pStyle w:val="Billedtekst"/>
      </w:pPr>
      <w:bookmarkStart w:id="276" w:name="_Ref525290824"/>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2</w:t>
      </w:r>
      <w:r w:rsidR="00643EB6">
        <w:rPr>
          <w:noProof/>
        </w:rPr>
        <w:fldChar w:fldCharType="end"/>
      </w:r>
      <w:r w:rsidR="00D82899">
        <w:t>.</w:t>
      </w:r>
      <w:r w:rsidR="0037480C">
        <w:rPr>
          <w:noProof/>
        </w:rPr>
        <w:t>8</w:t>
      </w:r>
      <w:r>
        <w:t xml:space="preserve">: </w:t>
      </w:r>
      <w:r w:rsidRPr="000540CE">
        <w:t>Valg af udviklingsmetode, sæt kun ét kryds</w:t>
      </w:r>
      <w:bookmarkEnd w:id="276"/>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8495"/>
        <w:gridCol w:w="1133"/>
      </w:tblGrid>
      <w:tr w:rsidR="000A51AB" w:rsidRPr="00CC51C4" w14:paraId="5969D5CE" w14:textId="77777777" w:rsidTr="0051666B">
        <w:tc>
          <w:tcPr>
            <w:tcW w:w="8495" w:type="dxa"/>
            <w:shd w:val="clear" w:color="auto" w:fill="D9D9D9" w:themeFill="background1" w:themeFillShade="D9"/>
          </w:tcPr>
          <w:p w14:paraId="5969D5CC" w14:textId="77777777" w:rsidR="000A51AB" w:rsidRPr="00CC51C4" w:rsidRDefault="000A51AB" w:rsidP="0039090A">
            <w:pPr>
              <w:pStyle w:val="Tabeloverskrift"/>
            </w:pPr>
            <w:r>
              <w:t>Vandfaldsbaseret udviklingsmetod</w:t>
            </w:r>
            <w:r w:rsidR="00CB2060">
              <w:t>e</w:t>
            </w:r>
          </w:p>
        </w:tc>
        <w:sdt>
          <w:sdtPr>
            <w:alias w:val="Afkryds"/>
            <w:tag w:val="Afkryds"/>
            <w:id w:val="1276452780"/>
            <w14:checkbox>
              <w14:checked w14:val="0"/>
              <w14:checkedState w14:val="2612" w14:font="MS Gothic"/>
              <w14:uncheckedState w14:val="2610" w14:font="MS Gothic"/>
            </w14:checkbox>
          </w:sdtPr>
          <w:sdtContent>
            <w:tc>
              <w:tcPr>
                <w:tcW w:w="1133" w:type="dxa"/>
                <w:shd w:val="clear" w:color="auto" w:fill="auto"/>
              </w:tcPr>
              <w:p w14:paraId="5969D5CD" w14:textId="6D109853" w:rsidR="000A51AB" w:rsidRPr="00CC51C4" w:rsidRDefault="000751F8" w:rsidP="00602695">
                <w:pPr>
                  <w:pStyle w:val="Tabel"/>
                  <w:jc w:val="center"/>
                </w:pPr>
                <w:r>
                  <w:rPr>
                    <w:rFonts w:ascii="MS Gothic" w:eastAsia="MS Gothic" w:hAnsi="MS Gothic" w:hint="eastAsia"/>
                  </w:rPr>
                  <w:t>☐</w:t>
                </w:r>
              </w:p>
            </w:tc>
          </w:sdtContent>
        </w:sdt>
      </w:tr>
      <w:tr w:rsidR="000D6BA4" w:rsidRPr="00CC51C4" w14:paraId="56FAB4BB" w14:textId="77777777" w:rsidTr="0051666B">
        <w:tc>
          <w:tcPr>
            <w:tcW w:w="8495" w:type="dxa"/>
            <w:shd w:val="clear" w:color="auto" w:fill="D9D9D9" w:themeFill="background1" w:themeFillShade="D9"/>
          </w:tcPr>
          <w:p w14:paraId="6920FD25" w14:textId="671091C5" w:rsidR="000D6BA4" w:rsidRDefault="000D6BA4" w:rsidP="0039090A">
            <w:pPr>
              <w:pStyle w:val="Tabeloverskrift"/>
            </w:pPr>
            <w:r>
              <w:t>Agil udviklingsmetode - delvist</w:t>
            </w:r>
          </w:p>
        </w:tc>
        <w:sdt>
          <w:sdtPr>
            <w:alias w:val="Afkryds"/>
            <w:tag w:val="Afkryds"/>
            <w:id w:val="-1235080077"/>
            <w14:checkbox>
              <w14:checked w14:val="1"/>
              <w14:checkedState w14:val="2612" w14:font="MS Gothic"/>
              <w14:uncheckedState w14:val="2610" w14:font="MS Gothic"/>
            </w14:checkbox>
          </w:sdtPr>
          <w:sdtContent>
            <w:tc>
              <w:tcPr>
                <w:tcW w:w="1133" w:type="dxa"/>
                <w:shd w:val="clear" w:color="auto" w:fill="auto"/>
              </w:tcPr>
              <w:p w14:paraId="319C5F24" w14:textId="3E3CECF1" w:rsidR="000D6BA4" w:rsidRDefault="00817CD7" w:rsidP="00602695">
                <w:pPr>
                  <w:pStyle w:val="Tabel"/>
                  <w:jc w:val="center"/>
                </w:pPr>
                <w:r>
                  <w:rPr>
                    <w:rFonts w:ascii="MS Gothic" w:eastAsia="MS Gothic" w:hAnsi="MS Gothic" w:hint="eastAsia"/>
                  </w:rPr>
                  <w:t>☒</w:t>
                </w:r>
              </w:p>
            </w:tc>
          </w:sdtContent>
        </w:sdt>
      </w:tr>
      <w:tr w:rsidR="000A51AB" w:rsidRPr="00CC51C4" w14:paraId="5969D5D1" w14:textId="77777777" w:rsidTr="0051666B">
        <w:tc>
          <w:tcPr>
            <w:tcW w:w="8495" w:type="dxa"/>
            <w:shd w:val="clear" w:color="auto" w:fill="D9D9D9" w:themeFill="background1" w:themeFillShade="D9"/>
          </w:tcPr>
          <w:p w14:paraId="5969D5CF" w14:textId="425E0298" w:rsidR="000A51AB" w:rsidRPr="00CC51C4" w:rsidRDefault="000A51AB" w:rsidP="000D6BA4">
            <w:pPr>
              <w:pStyle w:val="Tabeloverskrift"/>
            </w:pPr>
            <w:r>
              <w:t>Agil udviklingsmetod</w:t>
            </w:r>
            <w:r w:rsidR="00CB2060">
              <w:t>e</w:t>
            </w:r>
            <w:r>
              <w:t xml:space="preserve"> – helt </w:t>
            </w:r>
          </w:p>
        </w:tc>
        <w:sdt>
          <w:sdtPr>
            <w:alias w:val="Afkryds"/>
            <w:tag w:val="Afkryds"/>
            <w:id w:val="1326162288"/>
            <w14:checkbox>
              <w14:checked w14:val="0"/>
              <w14:checkedState w14:val="2612" w14:font="MS Gothic"/>
              <w14:uncheckedState w14:val="2610" w14:font="MS Gothic"/>
            </w14:checkbox>
          </w:sdtPr>
          <w:sdtContent>
            <w:tc>
              <w:tcPr>
                <w:tcW w:w="1133" w:type="dxa"/>
                <w:shd w:val="clear" w:color="auto" w:fill="auto"/>
              </w:tcPr>
              <w:p w14:paraId="5969D5D0" w14:textId="77777777" w:rsidR="000A51AB" w:rsidRPr="00CC51C4" w:rsidRDefault="000A51AB" w:rsidP="00602695">
                <w:pPr>
                  <w:pStyle w:val="Tabel"/>
                  <w:jc w:val="center"/>
                </w:pPr>
                <w:r>
                  <w:rPr>
                    <w:rFonts w:ascii="MS Gothic" w:eastAsia="MS Gothic" w:hAnsi="MS Gothic" w:hint="eastAsia"/>
                  </w:rPr>
                  <w:t>☐</w:t>
                </w:r>
              </w:p>
            </w:tc>
          </w:sdtContent>
        </w:sdt>
      </w:tr>
    </w:tbl>
    <w:p w14:paraId="407A3177" w14:textId="479ABE25" w:rsidR="009C6BAB" w:rsidRDefault="057D3FEF" w:rsidP="0051666B">
      <w:pPr>
        <w:pStyle w:val="Brdtekst-eftertabel"/>
      </w:pPr>
      <w:bookmarkStart w:id="277" w:name="_Ref525301594"/>
      <w:bookmarkStart w:id="278" w:name="_Ref525301619"/>
      <w:bookmarkStart w:id="279" w:name="_Ref525301736"/>
      <w:commentRangeStart w:id="280"/>
      <w:commentRangeStart w:id="281"/>
      <w:commentRangeStart w:id="282"/>
      <w:commentRangeStart w:id="283"/>
      <w:r>
        <w:t xml:space="preserve">Angivelsen af ”Agil udviklingsmetode - delvist” skyldes, at </w:t>
      </w:r>
      <w:r w:rsidR="00517FAA">
        <w:t>projektet forventes udført agilt i</w:t>
      </w:r>
      <w:r w:rsidR="00362F8F">
        <w:t xml:space="preserve"> </w:t>
      </w:r>
      <w:r w:rsidR="00FC7B2A">
        <w:t xml:space="preserve">forbindelse med </w:t>
      </w:r>
      <w:r w:rsidR="00362F8F">
        <w:t>den tekniske udvikling</w:t>
      </w:r>
      <w:commentRangeStart w:id="284"/>
      <w:commentRangeStart w:id="285"/>
      <w:r w:rsidR="7921AD8D">
        <w:t>,</w:t>
      </w:r>
      <w:commentRangeEnd w:id="284"/>
      <w:r w:rsidR="00AA2CF1">
        <w:rPr>
          <w:rStyle w:val="Kommentarhenvisning"/>
        </w:rPr>
        <w:commentReference w:id="284"/>
      </w:r>
      <w:commentRangeEnd w:id="285"/>
      <w:r w:rsidR="00FC7B2A">
        <w:rPr>
          <w:rStyle w:val="Kommentarhenvisning"/>
        </w:rPr>
        <w:commentReference w:id="285"/>
      </w:r>
      <w:r>
        <w:t xml:space="preserve"> og at Skatteforvaltningen </w:t>
      </w:r>
      <w:r w:rsidR="00FC7B2A">
        <w:t>samtidigt</w:t>
      </w:r>
      <w:r>
        <w:t xml:space="preserve"> følger</w:t>
      </w:r>
      <w:r w:rsidR="00FC7B2A">
        <w:t xml:space="preserve"> blandt andet</w:t>
      </w:r>
      <w:r>
        <w:t xml:space="preserve"> </w:t>
      </w:r>
      <w:r w:rsidR="00416D30">
        <w:t>S</w:t>
      </w:r>
      <w:r>
        <w:t xml:space="preserve">tatens </w:t>
      </w:r>
      <w:r w:rsidR="00416D30">
        <w:t>I</w:t>
      </w:r>
      <w:r>
        <w:t xml:space="preserve">t-projektmodel og styringsrammer i UFST. </w:t>
      </w:r>
      <w:commentRangeEnd w:id="280"/>
      <w:r w:rsidR="00817CD7">
        <w:commentReference w:id="280"/>
      </w:r>
      <w:commentRangeEnd w:id="281"/>
      <w:r w:rsidR="004E5CDC">
        <w:rPr>
          <w:rStyle w:val="Kommentarhenvisning"/>
        </w:rPr>
        <w:commentReference w:id="281"/>
      </w:r>
      <w:commentRangeEnd w:id="282"/>
      <w:r w:rsidR="00A31C75">
        <w:rPr>
          <w:rStyle w:val="Kommentarhenvisning"/>
        </w:rPr>
        <w:commentReference w:id="282"/>
      </w:r>
      <w:commentRangeEnd w:id="283"/>
      <w:r w:rsidR="0085149C">
        <w:rPr>
          <w:rStyle w:val="Kommentarhenvisning"/>
        </w:rPr>
        <w:commentReference w:id="283"/>
      </w:r>
      <w:r w:rsidR="00BA758A">
        <w:t xml:space="preserve">Denne udviklingsmetode </w:t>
      </w:r>
      <w:r w:rsidR="00CF74C5">
        <w:t xml:space="preserve">er valgt, </w:t>
      </w:r>
      <w:r w:rsidR="009558D8">
        <w:t xml:space="preserve">fordi metoden </w:t>
      </w:r>
      <w:r w:rsidR="00BA758A">
        <w:t>understøtter projektets</w:t>
      </w:r>
      <w:r w:rsidR="009558D8">
        <w:t xml:space="preserve"> </w:t>
      </w:r>
      <w:r w:rsidR="00BA758A">
        <w:t xml:space="preserve">behov for at kunne håndtere </w:t>
      </w:r>
      <w:r w:rsidR="0080121D">
        <w:t>usikkerheden i</w:t>
      </w:r>
      <w:r w:rsidR="0041325F">
        <w:t xml:space="preserve"> fo</w:t>
      </w:r>
      <w:r w:rsidR="00781EC0">
        <w:t>rbindelse med</w:t>
      </w:r>
      <w:r w:rsidR="00507F42">
        <w:t>,</w:t>
      </w:r>
      <w:r w:rsidR="0041325F">
        <w:t xml:space="preserve"> at </w:t>
      </w:r>
      <w:r w:rsidR="006F06C1">
        <w:t xml:space="preserve">de funktionelle og tekniske </w:t>
      </w:r>
      <w:r w:rsidR="0041325F">
        <w:t>specifi</w:t>
      </w:r>
      <w:r w:rsidR="006F06C1">
        <w:t>k</w:t>
      </w:r>
      <w:r w:rsidR="0041325F">
        <w:t>ation</w:t>
      </w:r>
      <w:r w:rsidR="006F06C1">
        <w:t>er</w:t>
      </w:r>
      <w:r w:rsidR="0041325F">
        <w:t xml:space="preserve"> ikke er</w:t>
      </w:r>
      <w:r w:rsidR="00781EC0">
        <w:t xml:space="preserve"> </w:t>
      </w:r>
      <w:r w:rsidR="00C81BF9">
        <w:t>tilgængelige i en endelig version før primo 2023</w:t>
      </w:r>
      <w:r w:rsidR="00D506CB">
        <w:t>,</w:t>
      </w:r>
      <w:r w:rsidR="00C81BF9">
        <w:t xml:space="preserve"> </w:t>
      </w:r>
      <w:r w:rsidR="00507F42">
        <w:t>samt</w:t>
      </w:r>
      <w:r w:rsidR="00C81BF9">
        <w:t xml:space="preserve"> at </w:t>
      </w:r>
      <w:r w:rsidR="006B4D7C">
        <w:t>SMV-ordningen</w:t>
      </w:r>
      <w:r w:rsidR="00C81BF9">
        <w:t xml:space="preserve"> først bliver implementeret i dansk lovgivning </w:t>
      </w:r>
      <w:r w:rsidR="009D6C23">
        <w:t>primo 2024</w:t>
      </w:r>
      <w:r w:rsidR="00F60ECF">
        <w:t xml:space="preserve">. </w:t>
      </w:r>
    </w:p>
    <w:p w14:paraId="7B911160" w14:textId="66482FDD" w:rsidR="0051666B" w:rsidRDefault="006B4D7C" w:rsidP="0051666B">
      <w:pPr>
        <w:pStyle w:val="Brdtekst-eftertabel"/>
      </w:pPr>
      <w:r>
        <w:t xml:space="preserve">Desuden </w:t>
      </w:r>
      <w:r w:rsidR="009C6BAB">
        <w:t>er der tale om en helt ny ordning, som skal implementeres</w:t>
      </w:r>
      <w:r w:rsidR="00367C7E">
        <w:t>, hvilket betyder</w:t>
      </w:r>
      <w:r w:rsidR="00627391">
        <w:t>,</w:t>
      </w:r>
      <w:r w:rsidR="00367C7E">
        <w:t xml:space="preserve"> at der er et sparsom erfaringsgrundlag.</w:t>
      </w:r>
      <w:r w:rsidR="003D582A">
        <w:t xml:space="preserve"> </w:t>
      </w:r>
      <w:r w:rsidR="006D1965">
        <w:t>V</w:t>
      </w:r>
      <w:r w:rsidR="003D582A">
        <w:t>alget af en agil udvikli</w:t>
      </w:r>
      <w:r w:rsidR="00FD738A">
        <w:t>n</w:t>
      </w:r>
      <w:r w:rsidR="003D582A">
        <w:t xml:space="preserve">gsmetode </w:t>
      </w:r>
      <w:r w:rsidR="006D1965">
        <w:t xml:space="preserve">vil derfor </w:t>
      </w:r>
      <w:r w:rsidR="003D582A">
        <w:t xml:space="preserve">være </w:t>
      </w:r>
      <w:r w:rsidR="00FD738A">
        <w:t>fordelagtigt</w:t>
      </w:r>
      <w:r w:rsidR="006D1965">
        <w:t>,</w:t>
      </w:r>
      <w:r w:rsidR="00FD738A">
        <w:t xml:space="preserve"> da</w:t>
      </w:r>
      <w:r w:rsidR="00FD738A" w:rsidRPr="00FD738A">
        <w:t xml:space="preserve"> </w:t>
      </w:r>
      <w:r w:rsidR="000353A8">
        <w:t xml:space="preserve">det giver </w:t>
      </w:r>
      <w:r w:rsidR="00FD738A">
        <w:t>projektet</w:t>
      </w:r>
      <w:r w:rsidR="00CC60CE">
        <w:t xml:space="preserve"> </w:t>
      </w:r>
      <w:r w:rsidR="00FD738A" w:rsidRPr="00FD738A">
        <w:t xml:space="preserve">mulighed for at </w:t>
      </w:r>
      <w:r w:rsidR="008465D2">
        <w:t>udvikle</w:t>
      </w:r>
      <w:r w:rsidR="00FD738A" w:rsidRPr="00FD738A">
        <w:t xml:space="preserve"> </w:t>
      </w:r>
      <w:r w:rsidR="00CC60CE">
        <w:t>løsningen</w:t>
      </w:r>
      <w:r w:rsidR="00FD738A" w:rsidRPr="00FD738A">
        <w:t xml:space="preserve"> løbende efter </w:t>
      </w:r>
      <w:r w:rsidR="004910EC">
        <w:t xml:space="preserve">læring </w:t>
      </w:r>
      <w:r w:rsidR="00FD738A" w:rsidRPr="00FD738A">
        <w:t xml:space="preserve">og behov – og </w:t>
      </w:r>
      <w:r w:rsidR="00740511">
        <w:t xml:space="preserve">derved </w:t>
      </w:r>
      <w:r w:rsidR="00FD738A" w:rsidRPr="00FD738A">
        <w:t>mindske den risiko, som følger af at skulle udarbejde store, tunge kravsspecifikationer på forhånd.</w:t>
      </w:r>
    </w:p>
    <w:p w14:paraId="45C42DC4" w14:textId="27C65D3B" w:rsidR="002E6AAA" w:rsidRPr="002E6AAA" w:rsidRDefault="00EE4CC8" w:rsidP="00A7448A">
      <w:pPr>
        <w:pStyle w:val="Brdtekst"/>
      </w:pPr>
      <w:r>
        <w:t xml:space="preserve">Når </w:t>
      </w:r>
      <w:r w:rsidR="00377422">
        <w:t>”A</w:t>
      </w:r>
      <w:r w:rsidR="002E6AAA">
        <w:t>gil udviklingsmodel</w:t>
      </w:r>
      <w:r w:rsidR="00377422">
        <w:t xml:space="preserve"> – delvist”</w:t>
      </w:r>
      <w:r w:rsidR="002E6AAA">
        <w:t xml:space="preserve">, </w:t>
      </w:r>
      <w:r w:rsidR="005B7B68">
        <w:t>er valgt fremfor ”</w:t>
      </w:r>
      <w:r w:rsidR="00377422">
        <w:t>A</w:t>
      </w:r>
      <w:r w:rsidR="005B7B68">
        <w:t xml:space="preserve">gil udviklingsmetode – helt” skyldes </w:t>
      </w:r>
      <w:r w:rsidR="00377422">
        <w:t xml:space="preserve">det, </w:t>
      </w:r>
      <w:r w:rsidR="005B7B68">
        <w:t>at projektet følger statens IT stage-gate model, hvor projektet operere</w:t>
      </w:r>
      <w:r w:rsidR="004910EC">
        <w:t>r</w:t>
      </w:r>
      <w:r w:rsidR="005B7B68">
        <w:t xml:space="preserve"> i forskelle faser</w:t>
      </w:r>
      <w:r w:rsidR="004910EC">
        <w:t>. Dertil</w:t>
      </w:r>
      <w:r w:rsidR="0085149C">
        <w:t xml:space="preserve"> skyldes det</w:t>
      </w:r>
      <w:r w:rsidR="00D52BB1">
        <w:t>,</w:t>
      </w:r>
      <w:r w:rsidR="0085149C">
        <w:t xml:space="preserve"> </w:t>
      </w:r>
      <w:r w:rsidR="00003929">
        <w:t>at</w:t>
      </w:r>
      <w:r w:rsidR="0085149C">
        <w:t xml:space="preserve"> EU definere</w:t>
      </w:r>
      <w:r w:rsidR="00D23370">
        <w:t>r</w:t>
      </w:r>
      <w:r w:rsidR="0085149C">
        <w:t xml:space="preserve"> </w:t>
      </w:r>
      <w:r w:rsidR="00D23370">
        <w:t>de funktionelle og tekniske</w:t>
      </w:r>
      <w:r w:rsidR="00B57048">
        <w:t xml:space="preserve"> specifikationer</w:t>
      </w:r>
      <w:r w:rsidR="00D52BB1">
        <w:t>,</w:t>
      </w:r>
      <w:r w:rsidR="00B57048">
        <w:t xml:space="preserve"> som skal ligge til grund for </w:t>
      </w:r>
      <w:r w:rsidR="0085149C">
        <w:t>krav</w:t>
      </w:r>
      <w:r w:rsidR="00AC421A">
        <w:t xml:space="preserve">ene til løsningen. </w:t>
      </w:r>
      <w:r w:rsidR="00F330F7">
        <w:t>D</w:t>
      </w:r>
      <w:r w:rsidR="0085149C">
        <w:t>et vurdere</w:t>
      </w:r>
      <w:r w:rsidR="00F330F7">
        <w:t>s</w:t>
      </w:r>
      <w:r w:rsidR="0085149C">
        <w:t xml:space="preserve"> </w:t>
      </w:r>
      <w:r w:rsidR="00F330F7">
        <w:t>derfor</w:t>
      </w:r>
      <w:r w:rsidR="0085149C">
        <w:t xml:space="preserve"> at ”Agil udviklingsmetode – delvist” er den mest </w:t>
      </w:r>
      <w:r w:rsidR="0094559C">
        <w:t>hensigtsmæssige</w:t>
      </w:r>
      <w:r w:rsidR="0085149C">
        <w:t xml:space="preserve"> udviklingsmetode at anvende i dette projekt.</w:t>
      </w:r>
    </w:p>
    <w:p w14:paraId="1C5DE877" w14:textId="77777777" w:rsidR="00817CD7" w:rsidRDefault="00817CD7" w:rsidP="00817CD7">
      <w:pPr>
        <w:pStyle w:val="Brdtekst"/>
      </w:pPr>
      <w:r>
        <w:t xml:space="preserve">Udviklingen organiseres med fokus på projektets definerede hovedleverancer, og udviklingen af hovedleverancerne gennemføres via et antal sprints. </w:t>
      </w:r>
    </w:p>
    <w:p w14:paraId="59ABF186" w14:textId="797C0E09" w:rsidR="00817CD7" w:rsidRDefault="00817CD7" w:rsidP="00817CD7">
      <w:pPr>
        <w:pStyle w:val="Brdtekst"/>
      </w:pPr>
      <w:r>
        <w:t xml:space="preserve">Der gennemføres en kvalificering af </w:t>
      </w:r>
      <w:commentRangeStart w:id="286"/>
      <w:commentRangeStart w:id="287"/>
      <w:r>
        <w:t>den relevante delmængde af backlog</w:t>
      </w:r>
      <w:r w:rsidR="00740511">
        <w:t>-</w:t>
      </w:r>
      <w:r>
        <w:t xml:space="preserve">komponenter </w:t>
      </w:r>
      <w:commentRangeEnd w:id="286"/>
      <w:r w:rsidR="00C27DDA">
        <w:rPr>
          <w:rStyle w:val="Kommentarhenvisning"/>
        </w:rPr>
        <w:commentReference w:id="286"/>
      </w:r>
      <w:commentRangeEnd w:id="287"/>
      <w:r w:rsidR="00BE2850">
        <w:rPr>
          <w:rStyle w:val="Kommentarhenvisning"/>
        </w:rPr>
        <w:commentReference w:id="287"/>
      </w:r>
      <w:r>
        <w:t xml:space="preserve">umiddelbart inden sprintstart: </w:t>
      </w:r>
    </w:p>
    <w:p w14:paraId="345D88C8" w14:textId="77777777" w:rsidR="00817CD7" w:rsidRDefault="00817CD7" w:rsidP="0006569B">
      <w:pPr>
        <w:pStyle w:val="Brdtekst"/>
        <w:numPr>
          <w:ilvl w:val="0"/>
          <w:numId w:val="16"/>
        </w:numPr>
      </w:pPr>
      <w:r>
        <w:t xml:space="preserve">Udvikling og test gennemføres i sprints af to ugers varighed. </w:t>
      </w:r>
    </w:p>
    <w:p w14:paraId="0355381A" w14:textId="77777777" w:rsidR="00817CD7" w:rsidRDefault="00817CD7" w:rsidP="0006569B">
      <w:pPr>
        <w:pStyle w:val="Brdtekst"/>
        <w:numPr>
          <w:ilvl w:val="0"/>
          <w:numId w:val="16"/>
        </w:numPr>
      </w:pPr>
      <w:r>
        <w:t xml:space="preserve">Test gennemføres løbende og så tidligt som muligt. </w:t>
      </w:r>
    </w:p>
    <w:p w14:paraId="2527D947" w14:textId="27335D31" w:rsidR="003A4B1C" w:rsidRDefault="00817CD7" w:rsidP="0006569B">
      <w:pPr>
        <w:pStyle w:val="Brdtekst"/>
        <w:numPr>
          <w:ilvl w:val="0"/>
          <w:numId w:val="16"/>
        </w:numPr>
      </w:pPr>
      <w:r>
        <w:t xml:space="preserve">Den udviklede løsning </w:t>
      </w:r>
      <w:r w:rsidR="00A26458">
        <w:t xml:space="preserve">lægges </w:t>
      </w:r>
      <w:r>
        <w:t>løbende efter afslutning af sprint</w:t>
      </w:r>
      <w:r w:rsidR="000A0461">
        <w:t>s</w:t>
      </w:r>
      <w:r>
        <w:t xml:space="preserve"> på de relevante testmiljøer, mens idriftsættelse sker i henhold til de definerede leverancer.</w:t>
      </w:r>
    </w:p>
    <w:p w14:paraId="4429F830" w14:textId="33E2F9DF" w:rsidR="00404CA8" w:rsidRDefault="00404CA8" w:rsidP="00404CA8">
      <w:pPr>
        <w:pStyle w:val="Overskrift2"/>
      </w:pPr>
      <w:bookmarkStart w:id="288" w:name="_Ref5272291"/>
      <w:bookmarkStart w:id="289" w:name="_Toc109308979"/>
      <w:bookmarkStart w:id="290" w:name="H_21"/>
      <w:bookmarkEnd w:id="277"/>
      <w:bookmarkEnd w:id="278"/>
      <w:bookmarkEnd w:id="279"/>
      <w:r>
        <w:lastRenderedPageBreak/>
        <w:t>Projektorganisationen</w:t>
      </w:r>
      <w:bookmarkEnd w:id="288"/>
      <w:bookmarkEnd w:id="289"/>
    </w:p>
    <w:sdt>
      <w:sdtPr>
        <w:alias w:val="Hjælp"/>
        <w:tag w:val="MPK hjælp"/>
        <w:id w:val="32154906"/>
        <w:lock w:val="sdtContentLocked"/>
        <w:placeholder>
          <w:docPart w:val="DefaultPlaceholder_1082065158"/>
        </w:placeholder>
      </w:sdtPr>
      <w:sdtContent>
        <w:p w14:paraId="31EBF3F6" w14:textId="77777777" w:rsidR="00FA6C4D" w:rsidRPr="00FA6C4D" w:rsidRDefault="00FA6C4D" w:rsidP="00167F4A">
          <w:pPr>
            <w:pStyle w:val="MPKhjlp"/>
          </w:pPr>
          <w:r w:rsidRPr="00FA6C4D">
            <w:fldChar w:fldCharType="begin"/>
          </w:r>
          <w:r w:rsidRPr="00FA6C4D">
            <w:instrText>HYPERLINK  \l "_DocTools_ScreenTip_76" \o "2.4 Projektorganisationen</w:instrText>
          </w:r>
        </w:p>
        <w:p w14:paraId="0E2AF21C" w14:textId="77777777" w:rsidR="00FA6C4D" w:rsidRPr="00FA6C4D" w:rsidRDefault="00FA6C4D" w:rsidP="00167F4A">
          <w:pPr>
            <w:pStyle w:val="MPKhjlp"/>
          </w:pPr>
        </w:p>
        <w:p w14:paraId="1F096FC5" w14:textId="77777777" w:rsidR="00FA6C4D" w:rsidRPr="00FA6C4D" w:rsidRDefault="00FA6C4D" w:rsidP="00167F4A">
          <w:pPr>
            <w:pStyle w:val="MPKhjlp"/>
          </w:pPr>
          <w:r w:rsidRPr="00FA6C4D">
            <w:instrText>Indsæt tegning af projektorganisationen. Sørg for, at det tydeligt fremgår, hvem der er ansvarlig for ledelse og beslutningstagning i projektet og sidder i styregruppen, hvem der er ansvarlig for den daglige styring som projektleder samt hvem, der har ansvar ift. udvikling som teamledere i projektet af forskellige typer, Product Owner og Scrum Master. Se Projektorganisationens roller og ansvar her.</w:instrText>
          </w:r>
        </w:p>
        <w:p w14:paraId="68A8A074" w14:textId="77777777" w:rsidR="00FA6C4D" w:rsidRPr="00FA6C4D" w:rsidRDefault="00FA6C4D" w:rsidP="00167F4A">
          <w:pPr>
            <w:pStyle w:val="MPKhjlp"/>
          </w:pPr>
        </w:p>
        <w:p w14:paraId="7F0AA01B" w14:textId="77777777" w:rsidR="00FA6C4D" w:rsidRPr="00FA6C4D" w:rsidRDefault="00FA6C4D" w:rsidP="00167F4A">
          <w:pPr>
            <w:pStyle w:val="MPKhjlp"/>
          </w:pPr>
          <w:r w:rsidRPr="00FA6C4D">
            <w:instrText>Beskrivelsesdybde</w:instrText>
          </w:r>
        </w:p>
        <w:p w14:paraId="6125C25B" w14:textId="77777777" w:rsidR="00FA6C4D" w:rsidRPr="00FA6C4D" w:rsidRDefault="00FA6C4D" w:rsidP="00167F4A">
          <w:pPr>
            <w:pStyle w:val="MPKhjlp"/>
          </w:pPr>
          <w:r w:rsidRPr="00FA6C4D">
            <w:instrText>Tegningen skal give et visuelt overblik over projektets ledelses-, styrings- og leveranceniveau på overordnet plan og skal således ikke omfatte samtlige projektdeltagere. Evt. tilknyttede fora som følge- eller referencegrupper kan også indgå i tegningen.</w:instrText>
          </w:r>
        </w:p>
        <w:p w14:paraId="5969D5D3" w14:textId="53A14A9D" w:rsidR="00167F4A" w:rsidRPr="00167F4A" w:rsidRDefault="00FA6C4D" w:rsidP="00167F4A">
          <w:pPr>
            <w:pStyle w:val="MPKhjlp"/>
          </w:pPr>
          <w:r w:rsidRPr="00FA6C4D">
            <w:instrText>"</w:instrText>
          </w:r>
          <w:r w:rsidRPr="00FA6C4D">
            <w:fldChar w:fldCharType="separate"/>
          </w:r>
          <w:r w:rsidRPr="00FA6C4D">
            <w:t>H-</w:t>
          </w:r>
          <w:r w:rsidRPr="00FA6C4D">
            <w:fldChar w:fldCharType="end"/>
          </w:r>
          <w:r w:rsidR="00324D10">
            <w:rPr>
              <w:noProof/>
            </w:rPr>
            <w:fldChar w:fldCharType="begin"/>
          </w:r>
          <w:r w:rsidR="00324D10">
            <w:rPr>
              <w:noProof/>
            </w:rPr>
            <w:instrText xml:space="preserve"> SEQ H </w:instrText>
          </w:r>
          <w:r w:rsidR="00324D10">
            <w:rPr>
              <w:noProof/>
            </w:rPr>
            <w:fldChar w:fldCharType="separate"/>
          </w:r>
          <w:r w:rsidR="00167F4A">
            <w:rPr>
              <w:noProof/>
            </w:rPr>
            <w:t>21</w:t>
          </w:r>
          <w:r w:rsidR="00324D10">
            <w:rPr>
              <w:noProof/>
            </w:rPr>
            <w:fldChar w:fldCharType="end"/>
          </w:r>
        </w:p>
      </w:sdtContent>
    </w:sdt>
    <w:bookmarkEnd w:id="290" w:displacedByCustomXml="prev"/>
    <w:p w14:paraId="5969D5D4" w14:textId="1F7FF8B0" w:rsidR="000A51AB" w:rsidRDefault="000A51AB" w:rsidP="000A51AB">
      <w:pPr>
        <w:pStyle w:val="Brdtekst"/>
      </w:pPr>
      <w:r>
        <w:t>Projektets organisering er illustreret i nedens</w:t>
      </w:r>
      <w:r w:rsidR="00427A78">
        <w:t>tående figur, der viser, hvordan</w:t>
      </w:r>
      <w:r>
        <w:t xml:space="preserve"> ansvar for henholdsvis ledelse, daglig styring og udv</w:t>
      </w:r>
      <w:r w:rsidR="000551BB">
        <w:t>ikling er placeret i projektet.</w:t>
      </w:r>
      <w:r w:rsidR="0098379D">
        <w:t xml:space="preserve"> </w:t>
      </w:r>
      <w:commentRangeStart w:id="291"/>
      <w:commentRangeStart w:id="292"/>
      <w:r w:rsidR="00D97B66">
        <w:t>Dette afsnit</w:t>
      </w:r>
      <w:r w:rsidR="0098379D">
        <w:t xml:space="preserve"> </w:t>
      </w:r>
      <w:r w:rsidR="000C26BE">
        <w:t>forholder sig</w:t>
      </w:r>
      <w:r w:rsidR="001E7ADF">
        <w:t xml:space="preserve"> </w:t>
      </w:r>
      <w:r w:rsidR="009978C5">
        <w:t xml:space="preserve"> </w:t>
      </w:r>
      <w:r w:rsidR="000C26BE">
        <w:t xml:space="preserve">til projektets </w:t>
      </w:r>
      <w:r w:rsidR="00F62A75">
        <w:t>organisation</w:t>
      </w:r>
      <w:r w:rsidR="009978C5">
        <w:t xml:space="preserve"> </w:t>
      </w:r>
      <w:r w:rsidR="00DB0994">
        <w:t xml:space="preserve">generelt, men </w:t>
      </w:r>
      <w:r w:rsidR="009978C5">
        <w:t>med fokus på</w:t>
      </w:r>
      <w:r w:rsidR="00F62A75">
        <w:t xml:space="preserve"> </w:t>
      </w:r>
      <w:r w:rsidR="000C26BE" w:rsidRPr="00850E4A">
        <w:rPr>
          <w:i/>
          <w:iCs/>
        </w:rPr>
        <w:t>gennemførelsesfase</w:t>
      </w:r>
      <w:r w:rsidR="00F62A75">
        <w:rPr>
          <w:i/>
          <w:iCs/>
        </w:rPr>
        <w:t>n</w:t>
      </w:r>
      <w:r w:rsidR="000C26BE">
        <w:t>.</w:t>
      </w:r>
      <w:commentRangeEnd w:id="291"/>
      <w:r w:rsidR="00D52BB1">
        <w:rPr>
          <w:rStyle w:val="Kommentarhenvisning"/>
        </w:rPr>
        <w:commentReference w:id="291"/>
      </w:r>
      <w:commentRangeEnd w:id="292"/>
      <w:r w:rsidR="00DA4F04">
        <w:rPr>
          <w:rStyle w:val="Kommentarhenvisning"/>
        </w:rPr>
        <w:commentReference w:id="292"/>
      </w:r>
      <w:r w:rsidR="00BB7B3C">
        <w:t xml:space="preserve"> </w:t>
      </w:r>
      <w:r w:rsidR="00BB7B3C" w:rsidRPr="00A7448A">
        <w:rPr>
          <w:i/>
        </w:rPr>
        <w:t>Analyse</w:t>
      </w:r>
      <w:r w:rsidR="00F90794" w:rsidRPr="00A7448A">
        <w:rPr>
          <w:i/>
        </w:rPr>
        <w:t>fasens</w:t>
      </w:r>
      <w:r w:rsidR="00F90794">
        <w:t xml:space="preserve"> </w:t>
      </w:r>
      <w:r w:rsidR="00B017DD">
        <w:t xml:space="preserve">ressourcer </w:t>
      </w:r>
      <w:r w:rsidR="004023EE">
        <w:t xml:space="preserve">kan ses i </w:t>
      </w:r>
      <w:r w:rsidR="004023EE" w:rsidRPr="00A7448A">
        <w:rPr>
          <w:i/>
        </w:rPr>
        <w:t>bilag A</w:t>
      </w:r>
      <w:r w:rsidR="004023EE">
        <w:t>.</w:t>
      </w:r>
      <w:r w:rsidR="00B644F8">
        <w:t xml:space="preserve"> Projektorganisationen revurderes i analysefasen.</w:t>
      </w:r>
    </w:p>
    <w:p w14:paraId="5969D5D5" w14:textId="6F48C88B" w:rsidR="0039090A" w:rsidRDefault="0039090A" w:rsidP="0039090A">
      <w:pPr>
        <w:pStyle w:val="Billedtekst"/>
      </w:pPr>
      <w:r>
        <w:t>Figur 2.</w:t>
      </w:r>
      <w:r w:rsidR="0037480C">
        <w:t>9</w:t>
      </w:r>
      <w:r>
        <w:t>: Projektets organisering</w:t>
      </w:r>
      <w:r w:rsidR="00DE1336">
        <w:t xml:space="preserve"> (Gennemførelse)</w:t>
      </w:r>
    </w:p>
    <w:p w14:paraId="427F3F1D" w14:textId="787C8A48" w:rsidR="00D77E27" w:rsidRDefault="00000000" w:rsidP="000551BB">
      <w:pPr>
        <w:pStyle w:val="Brdtekst-eftertabel"/>
      </w:pPr>
      <w:sdt>
        <w:sdtPr>
          <w:id w:val="1067390353"/>
          <w:picture/>
        </w:sdtPr>
        <w:sdtContent>
          <w:r w:rsidR="007633ED" w:rsidRPr="007633ED">
            <w:rPr>
              <w:noProof/>
            </w:rPr>
            <w:drawing>
              <wp:inline distT="0" distB="0" distL="0" distR="0" wp14:anchorId="5CD1E384" wp14:editId="13BE6409">
                <wp:extent cx="6120130" cy="3852197"/>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295"/>
                        <a:stretch/>
                      </pic:blipFill>
                      <pic:spPr bwMode="auto">
                        <a:xfrm>
                          <a:off x="0" y="0"/>
                          <a:ext cx="6120130" cy="3852197"/>
                        </a:xfrm>
                        <a:prstGeom prst="rect">
                          <a:avLst/>
                        </a:prstGeom>
                        <a:ln>
                          <a:noFill/>
                        </a:ln>
                        <a:extLst>
                          <a:ext uri="{53640926-AAD7-44D8-BBD7-CCE9431645EC}">
                            <a14:shadowObscured xmlns:a14="http://schemas.microsoft.com/office/drawing/2010/main"/>
                          </a:ext>
                        </a:extLst>
                      </pic:spPr>
                    </pic:pic>
                  </a:graphicData>
                </a:graphic>
              </wp:inline>
            </w:drawing>
          </w:r>
        </w:sdtContent>
      </w:sdt>
    </w:p>
    <w:p w14:paraId="5969D5D7" w14:textId="4FC25623" w:rsidR="000A51AB" w:rsidRPr="00FA6C4D" w:rsidRDefault="000A51AB" w:rsidP="00FA6C4D">
      <w:pPr>
        <w:pStyle w:val="Brdtekst-eftertabel"/>
      </w:pPr>
      <w:r w:rsidRPr="00FA6C4D">
        <w:t>Der er ved valget af styregruppeforman</w:t>
      </w:r>
      <w:r w:rsidR="00427A78" w:rsidRPr="00FA6C4D">
        <w:t>d</w:t>
      </w:r>
      <w:r w:rsidRPr="00FA6C4D">
        <w:t xml:space="preserve"> og projektleder lagt særlig vægt på følgende forhold omkring pro</w:t>
      </w:r>
      <w:r w:rsidR="000551BB" w:rsidRPr="00FA6C4D">
        <w:t>jektet:</w:t>
      </w:r>
      <w:bookmarkStart w:id="293" w:name="H_22"/>
    </w:p>
    <w:sdt>
      <w:sdtPr>
        <w:alias w:val="Hjælp"/>
        <w:tag w:val="MPK hjælp"/>
        <w:id w:val="1978175881"/>
        <w:lock w:val="sdtContentLocked"/>
        <w:placeholder>
          <w:docPart w:val="DefaultPlaceholder_1082065158"/>
        </w:placeholder>
      </w:sdtPr>
      <w:sdtContent>
        <w:p w14:paraId="57A08859" w14:textId="77777777" w:rsidR="00643EB6" w:rsidRPr="00643EB6" w:rsidRDefault="00643EB6" w:rsidP="008A447F">
          <w:pPr>
            <w:pStyle w:val="MPKhjlp"/>
          </w:pPr>
          <w:r>
            <w:fldChar w:fldCharType="begin"/>
          </w:r>
          <w:r w:rsidRPr="00643EB6">
            <w:instrText>HYPERLINK  \l "_DocTools_ScreenTip_100" \o "2.4 Projektorganisationen</w:instrText>
          </w:r>
        </w:p>
        <w:p w14:paraId="23685C48" w14:textId="77777777" w:rsidR="00643EB6" w:rsidRPr="00643EB6" w:rsidRDefault="00643EB6" w:rsidP="008A447F">
          <w:pPr>
            <w:pStyle w:val="MPKhjlp"/>
          </w:pPr>
        </w:p>
        <w:p w14:paraId="71841F0E" w14:textId="77777777" w:rsidR="00643EB6" w:rsidRPr="00643EB6" w:rsidRDefault="00643EB6" w:rsidP="008A447F">
          <w:pPr>
            <w:pStyle w:val="MPKhjlp"/>
          </w:pPr>
          <w:r w:rsidRPr="00643EB6">
            <w:instrText>Kriterier for valg af styregruppeformand og projektleder</w:instrText>
          </w:r>
        </w:p>
        <w:p w14:paraId="4A3ADB04" w14:textId="77777777" w:rsidR="00643EB6" w:rsidRPr="00643EB6" w:rsidRDefault="00643EB6" w:rsidP="008A447F">
          <w:pPr>
            <w:pStyle w:val="MPKhjlp"/>
          </w:pPr>
          <w:r w:rsidRPr="00643EB6">
            <w:instrText>Beskriv de overvejelser, der er gjort i forhold til at udnævne styregruppeformand og projektleder. Herun-der eventuelle kriterier, som er anvendt i udvælgelse af projektleder og styregruppeformand, fx:</w:instrText>
          </w:r>
        </w:p>
        <w:p w14:paraId="10AC7501" w14:textId="77777777" w:rsidR="00643EB6" w:rsidRPr="00643EB6" w:rsidRDefault="00643EB6" w:rsidP="008A447F">
          <w:pPr>
            <w:pStyle w:val="MPKhjlp"/>
          </w:pPr>
        </w:p>
        <w:p w14:paraId="0E661E4B" w14:textId="77777777" w:rsidR="00643EB6" w:rsidRPr="00643EB6" w:rsidRDefault="00643EB6" w:rsidP="008A447F">
          <w:pPr>
            <w:pStyle w:val="MPKhjlp"/>
          </w:pPr>
          <w:r w:rsidRPr="00643EB6">
            <w:instrText>•</w:instrText>
          </w:r>
          <w:r w:rsidRPr="00643EB6">
            <w:tab/>
            <w:instrText>Projektets størrelse</w:instrText>
          </w:r>
        </w:p>
        <w:p w14:paraId="17A86808" w14:textId="77777777" w:rsidR="00643EB6" w:rsidRPr="00643EB6" w:rsidRDefault="00643EB6" w:rsidP="008A447F">
          <w:pPr>
            <w:pStyle w:val="MPKhjlp"/>
          </w:pPr>
          <w:r w:rsidRPr="00643EB6">
            <w:instrText>•</w:instrText>
          </w:r>
          <w:r w:rsidRPr="00643EB6">
            <w:tab/>
            <w:instrText>Interessentlandskabets kompleksitet</w:instrText>
          </w:r>
        </w:p>
        <w:p w14:paraId="035888B8" w14:textId="77777777" w:rsidR="00643EB6" w:rsidRPr="00643EB6" w:rsidRDefault="00643EB6" w:rsidP="008A447F">
          <w:pPr>
            <w:pStyle w:val="MPKhjlp"/>
          </w:pPr>
          <w:r w:rsidRPr="00643EB6">
            <w:instrText>•</w:instrText>
          </w:r>
          <w:r w:rsidRPr="00643EB6">
            <w:tab/>
            <w:instrText>Erfaring med agile udviklingsmetoder</w:instrText>
          </w:r>
        </w:p>
        <w:p w14:paraId="69DAFC82" w14:textId="77777777" w:rsidR="00643EB6" w:rsidRPr="00643EB6" w:rsidRDefault="00643EB6" w:rsidP="008A447F">
          <w:pPr>
            <w:pStyle w:val="MPKhjlp"/>
          </w:pPr>
          <w:r w:rsidRPr="00643EB6">
            <w:instrText>•</w:instrText>
          </w:r>
          <w:r w:rsidRPr="00643EB6">
            <w:tab/>
            <w:instrText>Erfaring med forandringsledelse og gevinstrealisering</w:instrText>
          </w:r>
        </w:p>
        <w:p w14:paraId="12C6740E" w14:textId="77777777" w:rsidR="00643EB6" w:rsidRPr="00643EB6" w:rsidRDefault="00643EB6" w:rsidP="008A447F">
          <w:pPr>
            <w:pStyle w:val="MPKhjlp"/>
          </w:pPr>
          <w:r w:rsidRPr="00643EB6">
            <w:instrText>•</w:instrText>
          </w:r>
          <w:r w:rsidRPr="00643EB6">
            <w:tab/>
            <w:instrText>Osv.</w:instrText>
          </w:r>
        </w:p>
        <w:p w14:paraId="6DE0E5C2" w14:textId="77777777" w:rsidR="00643EB6" w:rsidRPr="00643EB6" w:rsidRDefault="00643EB6" w:rsidP="008A447F">
          <w:pPr>
            <w:pStyle w:val="MPKhjlp"/>
          </w:pPr>
        </w:p>
        <w:p w14:paraId="53FCE11D" w14:textId="77777777" w:rsidR="00643EB6" w:rsidRPr="00643EB6" w:rsidRDefault="00643EB6" w:rsidP="008A447F">
          <w:pPr>
            <w:pStyle w:val="MPKhjlp"/>
          </w:pPr>
          <w:r w:rsidRPr="00643EB6">
            <w:instrText>Se Projektorganisationens roller og ansvar her. De angivne personer forventes at forblive på projektet frem til afslutning så vidt muligt.</w:instrText>
          </w:r>
        </w:p>
        <w:p w14:paraId="00C643AC" w14:textId="77777777" w:rsidR="00643EB6" w:rsidRPr="00643EB6" w:rsidRDefault="00643EB6" w:rsidP="008A447F">
          <w:pPr>
            <w:pStyle w:val="MPKhjlp"/>
          </w:pPr>
        </w:p>
        <w:p w14:paraId="24EA4E90" w14:textId="77777777" w:rsidR="00643EB6" w:rsidRPr="00643EB6" w:rsidRDefault="00643EB6" w:rsidP="008A447F">
          <w:pPr>
            <w:pStyle w:val="MPKhjlp"/>
          </w:pPr>
          <w:r w:rsidRPr="00643EB6">
            <w:instrText>Beskrivelsesdybde</w:instrText>
          </w:r>
        </w:p>
        <w:p w14:paraId="37003687" w14:textId="77777777" w:rsidR="00643EB6" w:rsidRPr="00643EB6" w:rsidRDefault="00643EB6" w:rsidP="008A447F">
          <w:pPr>
            <w:pStyle w:val="MPKhjlp"/>
          </w:pPr>
          <w:r w:rsidRPr="00643EB6">
            <w:instrText>Afsnittet skal give et indtryk af, hvilke faktorer, der lagt vægt på i valget af styregruppeformand og projektleder.</w:instrText>
          </w:r>
        </w:p>
        <w:p w14:paraId="5969D5D8" w14:textId="78C073E7" w:rsidR="008A447F" w:rsidRPr="008A447F" w:rsidRDefault="00643EB6" w:rsidP="008A447F">
          <w:pPr>
            <w:pStyle w:val="MPKhjlp"/>
          </w:pPr>
          <w:r>
            <w:instrText>"</w:instrText>
          </w:r>
          <w:r>
            <w:fldChar w:fldCharType="separate"/>
          </w:r>
          <w:r w:rsidR="1FBCC89D">
            <w:t>H-</w:t>
          </w:r>
          <w:r>
            <w:fldChar w:fldCharType="end"/>
          </w:r>
          <w:r w:rsidRPr="41C993B5">
            <w:rPr>
              <w:noProof/>
            </w:rPr>
            <w:fldChar w:fldCharType="begin"/>
          </w:r>
          <w:r w:rsidRPr="41C993B5">
            <w:rPr>
              <w:noProof/>
            </w:rPr>
            <w:instrText xml:space="preserve"> SEQ H </w:instrText>
          </w:r>
          <w:r w:rsidRPr="41C993B5">
            <w:rPr>
              <w:noProof/>
            </w:rPr>
            <w:fldChar w:fldCharType="separate"/>
          </w:r>
          <w:r w:rsidR="66106EC8" w:rsidRPr="41C993B5">
            <w:rPr>
              <w:noProof/>
            </w:rPr>
            <w:t>22</w:t>
          </w:r>
          <w:r w:rsidRPr="41C993B5">
            <w:rPr>
              <w:noProof/>
            </w:rPr>
            <w:fldChar w:fldCharType="end"/>
          </w:r>
        </w:p>
      </w:sdtContent>
    </w:sdt>
    <w:bookmarkEnd w:id="293" w:displacedByCustomXml="prev"/>
    <w:p w14:paraId="555B26C6" w14:textId="52A26662" w:rsidR="00D642C4" w:rsidRPr="00EF1C37" w:rsidRDefault="24303D87" w:rsidP="00D642C4">
      <w:pPr>
        <w:pStyle w:val="Brdtekst"/>
        <w:numPr>
          <w:ilvl w:val="0"/>
          <w:numId w:val="17"/>
        </w:numPr>
      </w:pPr>
      <w:r>
        <w:t xml:space="preserve">Det er vægtet højt, at </w:t>
      </w:r>
      <w:r w:rsidR="000310E3">
        <w:t>s</w:t>
      </w:r>
      <w:r>
        <w:t xml:space="preserve">tyregruppeformanden organisatorisk kommer fra fagstyrelsen (SKTST), der </w:t>
      </w:r>
      <w:r w:rsidRPr="00EF1C37">
        <w:t xml:space="preserve">er </w:t>
      </w:r>
      <w:r w:rsidR="00A0561A">
        <w:t>gevinst</w:t>
      </w:r>
      <w:r w:rsidRPr="00EF1C37">
        <w:t xml:space="preserve">ejer </w:t>
      </w:r>
      <w:r w:rsidR="00D52BB1">
        <w:t>af</w:t>
      </w:r>
      <w:r w:rsidRPr="00EF1C37">
        <w:t xml:space="preserve"> løsningen, og som er placeret på et niveau i styrelsen</w:t>
      </w:r>
      <w:r w:rsidR="00745F9D">
        <w:t>, således at</w:t>
      </w:r>
      <w:r w:rsidR="003E7C6B">
        <w:t xml:space="preserve"> v</w:t>
      </w:r>
      <w:r w:rsidR="003E7C6B" w:rsidRPr="00EF1C37">
        <w:t>edkommende har mandat til at udfylde rollebeskrivelsen som styregruppeformand</w:t>
      </w:r>
      <w:r w:rsidR="003E7C6B">
        <w:t xml:space="preserve">. I projektets tilfælde er denne rolle </w:t>
      </w:r>
      <w:r w:rsidR="009B207D" w:rsidRPr="009B207D">
        <w:t>delegere</w:t>
      </w:r>
      <w:r w:rsidR="003E7C6B">
        <w:t>t</w:t>
      </w:r>
      <w:r w:rsidR="009B207D" w:rsidRPr="009B207D">
        <w:t xml:space="preserve"> til KC, </w:t>
      </w:r>
      <w:r w:rsidR="003E7C6B">
        <w:t xml:space="preserve">grundet det er </w:t>
      </w:r>
      <w:r w:rsidR="009B207D" w:rsidRPr="009B207D">
        <w:t>vurdere</w:t>
      </w:r>
      <w:r w:rsidR="003E7C6B">
        <w:t>t</w:t>
      </w:r>
      <w:r w:rsidR="009B207D" w:rsidRPr="009B207D">
        <w:t xml:space="preserve"> fordelagtigt a</w:t>
      </w:r>
      <w:r w:rsidR="009B207D">
        <w:t xml:space="preserve">f hensyn </w:t>
      </w:r>
      <w:r w:rsidR="009B207D" w:rsidRPr="009B207D">
        <w:t>t</w:t>
      </w:r>
      <w:r w:rsidR="009B207D">
        <w:t>il</w:t>
      </w:r>
      <w:r w:rsidR="009B207D" w:rsidRPr="009B207D">
        <w:t xml:space="preserve"> tid og kapacitet</w:t>
      </w:r>
      <w:r w:rsidR="00745F9D">
        <w:t>,</w:t>
      </w:r>
      <w:r w:rsidR="009B207D" w:rsidRPr="009B207D">
        <w:t xml:space="preserve"> og </w:t>
      </w:r>
      <w:r w:rsidR="003E7C6B">
        <w:t>at</w:t>
      </w:r>
      <w:r w:rsidR="009B207D" w:rsidRPr="009B207D">
        <w:t xml:space="preserve"> løsningen er nært knyttet til </w:t>
      </w:r>
      <w:r w:rsidR="003E7C6B">
        <w:t>det</w:t>
      </w:r>
      <w:r w:rsidR="009B207D" w:rsidRPr="009B207D">
        <w:t xml:space="preserve"> konkret</w:t>
      </w:r>
      <w:r w:rsidR="003E7C6B">
        <w:t>e</w:t>
      </w:r>
      <w:r w:rsidR="009B207D" w:rsidRPr="009B207D">
        <w:t xml:space="preserve"> fagkontor</w:t>
      </w:r>
      <w:r w:rsidR="009B207D">
        <w:t xml:space="preserve">. </w:t>
      </w:r>
      <w:r w:rsidRPr="00EF1C37">
        <w:t xml:space="preserve"> </w:t>
      </w:r>
    </w:p>
    <w:p w14:paraId="24EB4EAD" w14:textId="6853D402" w:rsidR="00D642C4" w:rsidRPr="00EF1C37" w:rsidRDefault="24303D87" w:rsidP="00D642C4">
      <w:pPr>
        <w:pStyle w:val="Brdtekst"/>
        <w:numPr>
          <w:ilvl w:val="0"/>
          <w:numId w:val="17"/>
        </w:numPr>
        <w:rPr>
          <w:rFonts w:eastAsia="Times New Roman"/>
        </w:rPr>
      </w:pPr>
      <w:commentRangeStart w:id="294"/>
      <w:commentRangeStart w:id="295"/>
      <w:r w:rsidRPr="00EF1C37">
        <w:rPr>
          <w:rFonts w:eastAsia="Times New Roman"/>
        </w:rPr>
        <w:t xml:space="preserve">Der er i valget af </w:t>
      </w:r>
      <w:r w:rsidR="009B386F">
        <w:rPr>
          <w:rFonts w:eastAsia="Times New Roman"/>
        </w:rPr>
        <w:t>p</w:t>
      </w:r>
      <w:r w:rsidRPr="00EF1C37">
        <w:rPr>
          <w:rFonts w:eastAsia="Times New Roman"/>
        </w:rPr>
        <w:t>rojektleder lagt særlig vægt på, at vedkommende har erfaring med ledelse af it-projekter</w:t>
      </w:r>
      <w:r w:rsidR="00AB2BB3" w:rsidRPr="00EF1C37">
        <w:rPr>
          <w:rFonts w:eastAsia="Times New Roman"/>
        </w:rPr>
        <w:t xml:space="preserve">, samt systemejererfaring </w:t>
      </w:r>
      <w:r w:rsidR="00DF1669" w:rsidRPr="00EF1C37">
        <w:rPr>
          <w:rFonts w:eastAsia="Times New Roman"/>
        </w:rPr>
        <w:t>på OSM</w:t>
      </w:r>
      <w:r w:rsidR="000632F8">
        <w:rPr>
          <w:rFonts w:eastAsia="Times New Roman"/>
        </w:rPr>
        <w:t>-o</w:t>
      </w:r>
      <w:r w:rsidR="00DF1669" w:rsidRPr="00EF1C37">
        <w:rPr>
          <w:rFonts w:eastAsia="Times New Roman"/>
        </w:rPr>
        <w:t>mrådet.</w:t>
      </w:r>
      <w:r w:rsidRPr="00EF1C37">
        <w:rPr>
          <w:rFonts w:eastAsia="Times New Roman"/>
        </w:rPr>
        <w:t> </w:t>
      </w:r>
      <w:commentRangeEnd w:id="294"/>
      <w:r w:rsidR="00D642C4" w:rsidRPr="00EF1C37">
        <w:commentReference w:id="294"/>
      </w:r>
      <w:commentRangeEnd w:id="295"/>
      <w:r w:rsidR="00DF1669" w:rsidRPr="00304229">
        <w:rPr>
          <w:rStyle w:val="Kommentarhenvisning"/>
          <w:sz w:val="22"/>
          <w:szCs w:val="22"/>
        </w:rPr>
        <w:commentReference w:id="295"/>
      </w:r>
    </w:p>
    <w:p w14:paraId="548ECCFD" w14:textId="77777777" w:rsidR="004E6321" w:rsidRPr="00EF1C37" w:rsidRDefault="004E6321" w:rsidP="00666598">
      <w:pPr>
        <w:pStyle w:val="Brdtekst"/>
        <w:ind w:left="720"/>
      </w:pPr>
    </w:p>
    <w:p w14:paraId="5969D5D9" w14:textId="7E85E763" w:rsidR="00E51C6B" w:rsidRPr="00EF1C37" w:rsidRDefault="006C2650" w:rsidP="008A447F">
      <w:pPr>
        <w:pStyle w:val="Brdtekst"/>
      </w:pPr>
      <w:r w:rsidRPr="00EF1C37">
        <w:lastRenderedPageBreak/>
        <w:t>Den ansvarsmæssige fordeling i styregruppen fremgår af projektets styregruppeaftale.</w:t>
      </w:r>
      <w:commentRangeStart w:id="296"/>
      <w:commentRangeStart w:id="297"/>
      <w:commentRangeEnd w:id="296"/>
      <w:r w:rsidRPr="00EF1C37">
        <w:commentReference w:id="296"/>
      </w:r>
      <w:commentRangeEnd w:id="297"/>
      <w:r w:rsidR="00DF2DF0" w:rsidRPr="00304229">
        <w:rPr>
          <w:rStyle w:val="Kommentarhenvisning"/>
          <w:sz w:val="22"/>
          <w:szCs w:val="22"/>
        </w:rPr>
        <w:commentReference w:id="297"/>
      </w:r>
    </w:p>
    <w:p w14:paraId="157F445A" w14:textId="0631473D" w:rsidR="006C2650" w:rsidRPr="008A447F" w:rsidRDefault="006C2650" w:rsidP="006C2650">
      <w:pPr>
        <w:pStyle w:val="Brdtekst"/>
      </w:pPr>
    </w:p>
    <w:p w14:paraId="5969D5DA" w14:textId="4F42808F" w:rsidR="000A51AB" w:rsidRDefault="000A51AB" w:rsidP="000A51AB">
      <w:pPr>
        <w:pStyle w:val="Brdtekst"/>
      </w:pPr>
      <w:r>
        <w:t>De enkelte deltagere i projektorganisationen, kompetencer og erfaring er beskrevet i nedenstående tabel</w:t>
      </w:r>
      <w:r w:rsidR="00894E04">
        <w:t>ler</w:t>
      </w:r>
      <w:r>
        <w:t>.</w:t>
      </w:r>
      <w:r w:rsidR="004F10CB">
        <w:t xml:space="preserve"> De roller, som ikke er allokeret fuld tid, allokeres ad hoc med ressourceestimater fastlagt i estimeringsmodellen. Disse roller beskrives generisk og deltager typisk med forskellig</w:t>
      </w:r>
      <w:r w:rsidR="0011467F">
        <w:t>t</w:t>
      </w:r>
      <w:r w:rsidR="004F10CB">
        <w:t xml:space="preserve"> fokus alt efter hvilken fase, projektet befinder sig i.</w:t>
      </w:r>
      <w:r w:rsidR="00020F95">
        <w:t xml:space="preserve"> </w:t>
      </w:r>
      <w:r w:rsidR="002E42C6" w:rsidRPr="00304229">
        <w:rPr>
          <w:i/>
        </w:rPr>
        <w:t>Analysefasen</w:t>
      </w:r>
      <w:r w:rsidR="002E42C6">
        <w:t xml:space="preserve"> </w:t>
      </w:r>
      <w:r w:rsidR="00A42793">
        <w:t xml:space="preserve">projektgruppe er beskrevet </w:t>
      </w:r>
      <w:r w:rsidR="00132034">
        <w:t xml:space="preserve">i </w:t>
      </w:r>
      <w:r w:rsidR="00132034" w:rsidRPr="00304229">
        <w:rPr>
          <w:i/>
        </w:rPr>
        <w:t>Bilag A</w:t>
      </w:r>
      <w:r w:rsidR="00132034">
        <w:t xml:space="preserve">. </w:t>
      </w:r>
    </w:p>
    <w:p w14:paraId="5969D5DB" w14:textId="68033501" w:rsidR="000A51AB" w:rsidRDefault="000A51AB" w:rsidP="000A51AB">
      <w:pPr>
        <w:pStyle w:val="Brdtekst"/>
      </w:pPr>
      <w:r w:rsidRPr="00854120">
        <w:t xml:space="preserve">De enkelte rollers </w:t>
      </w:r>
      <w:r w:rsidR="005972C6">
        <w:t xml:space="preserve">generelle </w:t>
      </w:r>
      <w:r w:rsidRPr="00854120">
        <w:t>ansvar</w:t>
      </w:r>
      <w:r w:rsidR="0041484B">
        <w:t>, opgaver</w:t>
      </w:r>
      <w:r w:rsidRPr="00854120">
        <w:t xml:space="preserve"> og komp</w:t>
      </w:r>
      <w:r w:rsidR="00427A78">
        <w:t>etencekrav kan ses i dokumentet</w:t>
      </w:r>
      <w:r w:rsidRPr="00854120">
        <w:t xml:space="preserve"> </w:t>
      </w:r>
      <w:r w:rsidR="00427A78" w:rsidRPr="00427A78">
        <w:rPr>
          <w:i/>
        </w:rPr>
        <w:t>Projektets roller og</w:t>
      </w:r>
      <w:r w:rsidR="00D26F46" w:rsidRPr="00427A78">
        <w:rPr>
          <w:i/>
        </w:rPr>
        <w:t xml:space="preserve"> ansvar</w:t>
      </w:r>
      <w:r w:rsidR="000751F8">
        <w:rPr>
          <w:i/>
        </w:rPr>
        <w:t xml:space="preserve"> </w:t>
      </w:r>
      <w:hyperlink r:id="rId24" w:history="1">
        <w:r w:rsidR="000751F8" w:rsidRPr="000751F8">
          <w:rPr>
            <w:rStyle w:val="Hyperlink"/>
          </w:rPr>
          <w:t>her</w:t>
        </w:r>
      </w:hyperlink>
      <w:r w:rsidRPr="00854120">
        <w:t xml:space="preserve">. </w:t>
      </w:r>
      <w:r w:rsidRPr="00217F30">
        <w:t>Den</w:t>
      </w:r>
      <w:r>
        <w:t xml:space="preserve"> </w:t>
      </w:r>
      <w:r w:rsidRPr="00217F30">
        <w:t xml:space="preserve">ansvarsmæssige fordeling i styregruppen fremgår af </w:t>
      </w:r>
      <w:r w:rsidR="00EC1028">
        <w:t xml:space="preserve">projektets </w:t>
      </w:r>
      <w:r w:rsidRPr="00217F30">
        <w:t>styregruppeaftale.</w:t>
      </w:r>
      <w:bookmarkStart w:id="298" w:name="H_23"/>
    </w:p>
    <w:sdt>
      <w:sdtPr>
        <w:alias w:val="Hjælp"/>
        <w:tag w:val="MPK hjælp"/>
        <w:id w:val="-1495324591"/>
        <w:lock w:val="sdtContentLocked"/>
        <w:placeholder>
          <w:docPart w:val="DefaultPlaceholder_1082065158"/>
        </w:placeholder>
      </w:sdtPr>
      <w:sdtContent>
        <w:p w14:paraId="31E095A2" w14:textId="77777777" w:rsidR="002A57E7" w:rsidRPr="002A57E7" w:rsidRDefault="002A57E7" w:rsidP="002A57E7">
          <w:pPr>
            <w:pStyle w:val="MPKhjlp"/>
          </w:pPr>
          <w:r w:rsidRPr="002A57E7">
            <w:fldChar w:fldCharType="begin"/>
          </w:r>
          <w:r w:rsidRPr="002A57E7">
            <w:instrText>HYPERLINK  \l "_DocTools_ScreenTip_80" \o "2.4 Projektorganisationen</w:instrText>
          </w:r>
        </w:p>
        <w:p w14:paraId="1B7243B8" w14:textId="77777777" w:rsidR="002A57E7" w:rsidRPr="002A57E7" w:rsidRDefault="002A57E7" w:rsidP="002A57E7">
          <w:pPr>
            <w:pStyle w:val="MPKhjlp"/>
          </w:pPr>
        </w:p>
        <w:p w14:paraId="59A514F1" w14:textId="77777777" w:rsidR="002A57E7" w:rsidRPr="002A57E7" w:rsidRDefault="002A57E7" w:rsidP="002A57E7">
          <w:pPr>
            <w:pStyle w:val="MPKhjlp"/>
          </w:pPr>
          <w:r w:rsidRPr="002A57E7">
            <w:instrText xml:space="preserve">Tabel 2.5: Styregruppe og øvrige styringsroller. </w:instrText>
          </w:r>
        </w:p>
        <w:p w14:paraId="1B21B0ED" w14:textId="77777777" w:rsidR="002A57E7" w:rsidRPr="002A57E7" w:rsidRDefault="002A57E7" w:rsidP="002A57E7">
          <w:pPr>
            <w:pStyle w:val="MPKhjlp"/>
          </w:pPr>
          <w:r w:rsidRPr="002A57E7">
            <w:instrText>Ved risikovurderingen udfyldes tabellen i det omfang, det er muligt. Ved afslutning af analysefasen forventes det, at alle oplysninger i tabellen er afklaret.</w:instrText>
          </w:r>
        </w:p>
        <w:p w14:paraId="2147F7A9" w14:textId="77777777" w:rsidR="002A57E7" w:rsidRPr="002A57E7" w:rsidRDefault="002A57E7" w:rsidP="002A57E7">
          <w:pPr>
            <w:pStyle w:val="MPKhjlp"/>
          </w:pPr>
        </w:p>
        <w:p w14:paraId="2CA6ACAE" w14:textId="77777777" w:rsidR="002A57E7" w:rsidRPr="002A57E7" w:rsidRDefault="002A57E7" w:rsidP="002A57E7">
          <w:pPr>
            <w:pStyle w:val="MPKhjlp"/>
          </w:pPr>
          <w:r w:rsidRPr="002A57E7">
            <w:instrText>Beskrivelsesdybde</w:instrText>
          </w:r>
        </w:p>
        <w:p w14:paraId="2CF54385" w14:textId="77777777" w:rsidR="002A57E7" w:rsidRPr="002A57E7" w:rsidRDefault="002A57E7" w:rsidP="002A57E7">
          <w:pPr>
            <w:pStyle w:val="MPKhjlp"/>
          </w:pPr>
          <w:r w:rsidRPr="002A57E7">
            <w:instrText>Teksten i tabellen skal give indtryk af, hvilke erfaringer styregruppemedlemmerne har som forudsætning for at udfylde rollen.</w:instrText>
          </w:r>
        </w:p>
        <w:p w14:paraId="2DE827E6" w14:textId="77777777" w:rsidR="002A57E7" w:rsidRPr="002A57E7" w:rsidRDefault="002A57E7" w:rsidP="002A57E7">
          <w:pPr>
            <w:pStyle w:val="MPKhjlp"/>
          </w:pPr>
        </w:p>
        <w:p w14:paraId="05A6F6F1" w14:textId="77777777" w:rsidR="002A57E7" w:rsidRPr="002A57E7" w:rsidRDefault="002A57E7" w:rsidP="002A57E7">
          <w:pPr>
            <w:pStyle w:val="MPKhjlp"/>
          </w:pPr>
          <w:r w:rsidRPr="002A57E7">
            <w:instrText>Tabel 2.6: Projektledelse og projektgruppe</w:instrText>
          </w:r>
        </w:p>
        <w:p w14:paraId="44427A97" w14:textId="77777777" w:rsidR="002A57E7" w:rsidRPr="002A57E7" w:rsidRDefault="002A57E7" w:rsidP="002A57E7">
          <w:pPr>
            <w:pStyle w:val="MPKhjlp"/>
          </w:pPr>
          <w:r w:rsidRPr="002A57E7">
            <w:instrText xml:space="preserve">Ved risikovurderingen udfyldes tabellen i det omfang, det er muligt. Ved afslutning af analysefasen forventes det, at roller, ansvar og allokeringsbehov er udfyldt, samt at der er sat navn og kompetencer på roller, der skal allokeres i den kommende projektfase. </w:instrText>
          </w:r>
        </w:p>
        <w:p w14:paraId="6B7C3094" w14:textId="77777777" w:rsidR="002A57E7" w:rsidRPr="002A57E7" w:rsidRDefault="002A57E7" w:rsidP="002A57E7">
          <w:pPr>
            <w:pStyle w:val="MPKhjlp"/>
          </w:pPr>
        </w:p>
        <w:p w14:paraId="10856847" w14:textId="77777777" w:rsidR="002A57E7" w:rsidRPr="002A57E7" w:rsidRDefault="002A57E7" w:rsidP="002A57E7">
          <w:pPr>
            <w:pStyle w:val="MPKhjlp"/>
          </w:pPr>
          <w:r w:rsidRPr="002A57E7">
            <w:instrText>Beskrivelsesdybde</w:instrText>
          </w:r>
        </w:p>
        <w:p w14:paraId="688D8EC0" w14:textId="77777777" w:rsidR="002A57E7" w:rsidRPr="002A57E7" w:rsidRDefault="002A57E7" w:rsidP="002A57E7">
          <w:pPr>
            <w:pStyle w:val="MPKhjlp"/>
          </w:pPr>
          <w:r w:rsidRPr="002A57E7">
            <w:instrText>I tabellen medtages de roller, der indgår i projektgruppen med løbende allokering. Sørg for ikke at beskrive standardroller, medmindre der fx er ændret på ansvarsfordelingen mellem rollerne i projektet i forhold til beskrivelserne i dokumentet Projektets roller &amp; ansvar\”. Beskriv ansvar i forhold til projektets genstandsområde.</w:instrText>
          </w:r>
        </w:p>
        <w:p w14:paraId="357729C2" w14:textId="77777777" w:rsidR="002A57E7" w:rsidRPr="002A57E7" w:rsidRDefault="002A57E7" w:rsidP="002A57E7">
          <w:pPr>
            <w:pStyle w:val="MPKhjlp"/>
          </w:pPr>
        </w:p>
        <w:p w14:paraId="13298C2A" w14:textId="77777777" w:rsidR="002A57E7" w:rsidRPr="002A57E7" w:rsidRDefault="002A57E7" w:rsidP="002A57E7">
          <w:pPr>
            <w:pStyle w:val="MPKhjlp"/>
          </w:pPr>
          <w:r w:rsidRPr="002A57E7">
            <w:instrText>Under tabellen beskrives konkrete roller, som projektet har et væsentligt behov for at inddrage i forløbet, men som ikke tilknyttes som fast medlem af projektgruppen. Undgå at lave en længere oplistning af generiske rollenavne.</w:instrText>
          </w:r>
        </w:p>
        <w:p w14:paraId="5969D5DD" w14:textId="5A4A2488" w:rsidR="008A447F" w:rsidRPr="00C0585E" w:rsidRDefault="002A57E7" w:rsidP="002A57E7">
          <w:pPr>
            <w:pStyle w:val="MPKhjlp"/>
            <w:rPr>
              <w:lang w:val="nb-NO"/>
            </w:rPr>
          </w:pPr>
          <w:r w:rsidRPr="002A57E7">
            <w:instrText>"</w:instrText>
          </w:r>
          <w:r w:rsidRPr="002A57E7">
            <w:fldChar w:fldCharType="separate"/>
          </w:r>
          <w:r w:rsidRPr="002A57E7">
            <w:t>H-</w:t>
          </w:r>
          <w:r w:rsidRPr="002A57E7">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23</w:t>
          </w:r>
          <w:r w:rsidR="00324D10">
            <w:rPr>
              <w:noProof/>
            </w:rPr>
            <w:fldChar w:fldCharType="end"/>
          </w:r>
        </w:p>
      </w:sdtContent>
    </w:sdt>
    <w:bookmarkEnd w:id="298" w:displacedByCustomXml="prev"/>
    <w:p w14:paraId="09C9B599" w14:textId="6F92FD5F" w:rsidR="005972C6" w:rsidRPr="00C0585E" w:rsidRDefault="005972C6" w:rsidP="00C0585E">
      <w:pPr>
        <w:pStyle w:val="Billedtekst"/>
        <w:rPr>
          <w:lang w:val="nb-NO"/>
        </w:rPr>
      </w:pPr>
      <w:bookmarkStart w:id="299" w:name="_Ref534892733"/>
      <w:r w:rsidRPr="00C0585E">
        <w:rPr>
          <w:lang w:val="nb-NO"/>
        </w:rPr>
        <w:t xml:space="preserve">Tabel </w:t>
      </w:r>
      <w:r w:rsidR="00D82899">
        <w:rPr>
          <w:lang w:val="nb-NO"/>
        </w:rPr>
        <w:fldChar w:fldCharType="begin"/>
      </w:r>
      <w:r w:rsidR="00D82899">
        <w:rPr>
          <w:lang w:val="nb-NO"/>
        </w:rPr>
        <w:instrText xml:space="preserve"> STYLEREF 1 \s </w:instrText>
      </w:r>
      <w:r w:rsidR="00D82899">
        <w:rPr>
          <w:lang w:val="nb-NO"/>
        </w:rPr>
        <w:fldChar w:fldCharType="separate"/>
      </w:r>
      <w:r w:rsidR="00D82899">
        <w:rPr>
          <w:noProof/>
          <w:lang w:val="nb-NO"/>
        </w:rPr>
        <w:t>2</w:t>
      </w:r>
      <w:r w:rsidR="00D82899">
        <w:rPr>
          <w:lang w:val="nb-NO"/>
        </w:rPr>
        <w:fldChar w:fldCharType="end"/>
      </w:r>
      <w:r w:rsidR="00D82899">
        <w:rPr>
          <w:lang w:val="nb-NO"/>
        </w:rPr>
        <w:t>.</w:t>
      </w:r>
      <w:r w:rsidR="00065C8F">
        <w:rPr>
          <w:lang w:val="nb-NO"/>
        </w:rPr>
        <w:t>10</w:t>
      </w:r>
      <w:r w:rsidRPr="00C0585E">
        <w:rPr>
          <w:lang w:val="nb-NO"/>
        </w:rPr>
        <w:t>: Styregruppe og øvrige styringsroller</w:t>
      </w:r>
      <w:bookmarkEnd w:id="299"/>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3599"/>
        <w:gridCol w:w="2230"/>
        <w:gridCol w:w="3799"/>
      </w:tblGrid>
      <w:tr w:rsidR="00DC1C30" w:rsidRPr="00CC51C4" w14:paraId="1F9C4BCB" w14:textId="77777777" w:rsidTr="3EB6356F">
        <w:trPr>
          <w:trHeight w:val="865"/>
          <w:tblHeader/>
        </w:trPr>
        <w:tc>
          <w:tcPr>
            <w:tcW w:w="3599" w:type="dxa"/>
            <w:shd w:val="clear" w:color="auto" w:fill="D9D9D9" w:themeFill="background1" w:themeFillShade="D9"/>
            <w:vAlign w:val="bottom"/>
          </w:tcPr>
          <w:p w14:paraId="232E715D" w14:textId="77777777" w:rsidR="00DC1C30" w:rsidRPr="00CC51C4" w:rsidRDefault="00DC1C30" w:rsidP="005972C6">
            <w:pPr>
              <w:pStyle w:val="Tabeloverskrift"/>
            </w:pPr>
            <w:r>
              <w:t>Rolle</w:t>
            </w:r>
          </w:p>
        </w:tc>
        <w:tc>
          <w:tcPr>
            <w:tcW w:w="2230" w:type="dxa"/>
            <w:shd w:val="clear" w:color="auto" w:fill="D9D9D9" w:themeFill="background1" w:themeFillShade="D9"/>
            <w:vAlign w:val="bottom"/>
          </w:tcPr>
          <w:p w14:paraId="47BFC132" w14:textId="77777777" w:rsidR="00DC1C30" w:rsidRPr="00CC51C4" w:rsidRDefault="00DC1C30" w:rsidP="005972C6">
            <w:pPr>
              <w:pStyle w:val="Tabeloverskrift"/>
            </w:pPr>
            <w:r>
              <w:t>Navn og enhed</w:t>
            </w:r>
          </w:p>
        </w:tc>
        <w:tc>
          <w:tcPr>
            <w:tcW w:w="3799" w:type="dxa"/>
            <w:shd w:val="clear" w:color="auto" w:fill="D9D9D9" w:themeFill="background1" w:themeFillShade="D9"/>
            <w:vAlign w:val="bottom"/>
          </w:tcPr>
          <w:p w14:paraId="5337D2BC" w14:textId="77777777" w:rsidR="00DC1C30" w:rsidRPr="00CC51C4" w:rsidRDefault="00DC1C30" w:rsidP="005972C6">
            <w:pPr>
              <w:pStyle w:val="Tabeloverskrift"/>
            </w:pPr>
            <w:r>
              <w:t>Tidligere erfaring i denne projektrolle (antal projekter og/eller år)</w:t>
            </w:r>
          </w:p>
        </w:tc>
      </w:tr>
      <w:tr w:rsidR="00DC1C30" w:rsidRPr="00CC51C4" w14:paraId="59705FBC" w14:textId="77777777" w:rsidTr="008A7A12">
        <w:trPr>
          <w:trHeight w:val="1639"/>
        </w:trPr>
        <w:tc>
          <w:tcPr>
            <w:tcW w:w="3599" w:type="dxa"/>
            <w:shd w:val="clear" w:color="auto" w:fill="auto"/>
          </w:tcPr>
          <w:p w14:paraId="4A1467E3" w14:textId="77777777" w:rsidR="00DC1C30" w:rsidRPr="000551BB" w:rsidRDefault="00DC1C30" w:rsidP="005972C6">
            <w:pPr>
              <w:pStyle w:val="Tabel"/>
            </w:pPr>
            <w:r w:rsidRPr="000551BB">
              <w:t>Styregruppeformand</w:t>
            </w:r>
          </w:p>
        </w:tc>
        <w:tc>
          <w:tcPr>
            <w:tcW w:w="2230" w:type="dxa"/>
            <w:shd w:val="clear" w:color="auto" w:fill="auto"/>
          </w:tcPr>
          <w:sdt>
            <w:sdtPr>
              <w:id w:val="1145156905"/>
              <w:placeholder>
                <w:docPart w:val="9820118A60FF49E9AD00D1B2835E4B54"/>
              </w:placeholder>
            </w:sdtPr>
            <w:sdtContent>
              <w:p w14:paraId="2B5D9A8C" w14:textId="64744FC7" w:rsidR="00894E04" w:rsidRDefault="00500F95" w:rsidP="00894E04">
                <w:pPr>
                  <w:pStyle w:val="Tabel"/>
                  <w:rPr>
                    <w:sz w:val="22"/>
                  </w:rPr>
                </w:pPr>
                <w:r>
                  <w:t>Helle Sone Randrup (Kontorchef), SKTST</w:t>
                </w:r>
              </w:p>
            </w:sdtContent>
          </w:sdt>
          <w:p w14:paraId="0BE251B3" w14:textId="77777777" w:rsidR="00DC1C30" w:rsidRPr="00CC51C4" w:rsidRDefault="00DC1C30" w:rsidP="005972C6">
            <w:pPr>
              <w:pStyle w:val="Tabel"/>
            </w:pPr>
          </w:p>
        </w:tc>
        <w:tc>
          <w:tcPr>
            <w:tcW w:w="3799" w:type="dxa"/>
            <w:shd w:val="clear" w:color="auto" w:fill="auto"/>
          </w:tcPr>
          <w:p w14:paraId="66AEC2B4" w14:textId="602B4AE2" w:rsidR="00DC1C30" w:rsidRPr="00CC51C4" w:rsidRDefault="3EB6356F" w:rsidP="005972C6">
            <w:pPr>
              <w:pStyle w:val="Tabel"/>
            </w:pPr>
            <w:r>
              <w:t xml:space="preserve">Deltager i flere styregrupper i forbindelse med IT-udviklingsprojekter på punktafgifter og erhvervsregistrering. </w:t>
            </w:r>
          </w:p>
        </w:tc>
      </w:tr>
      <w:tr w:rsidR="00500F95" w:rsidRPr="00CC51C4" w14:paraId="6D6366E5" w14:textId="77777777" w:rsidTr="008A7A12">
        <w:trPr>
          <w:trHeight w:val="371"/>
        </w:trPr>
        <w:tc>
          <w:tcPr>
            <w:tcW w:w="3599" w:type="dxa"/>
            <w:shd w:val="clear" w:color="auto" w:fill="auto"/>
          </w:tcPr>
          <w:p w14:paraId="3A4F01BA" w14:textId="217F71BC" w:rsidR="00500F95" w:rsidRPr="000551BB" w:rsidRDefault="00500F95" w:rsidP="00500F95">
            <w:pPr>
              <w:pStyle w:val="Tabel"/>
            </w:pPr>
            <w:r w:rsidRPr="000551BB">
              <w:t>Styregruppe</w:t>
            </w:r>
            <w:r>
              <w:t xml:space="preserve"> næst</w:t>
            </w:r>
            <w:r w:rsidRPr="000551BB">
              <w:t>formand</w:t>
            </w:r>
          </w:p>
        </w:tc>
        <w:tc>
          <w:tcPr>
            <w:tcW w:w="2230" w:type="dxa"/>
            <w:shd w:val="clear" w:color="auto" w:fill="auto"/>
          </w:tcPr>
          <w:p w14:paraId="04020016" w14:textId="1482C921" w:rsidR="00500F95" w:rsidRPr="00CC51C4" w:rsidRDefault="00473D3D" w:rsidP="00500F95">
            <w:pPr>
              <w:pStyle w:val="Tabel"/>
            </w:pPr>
            <w:r>
              <w:t>Helene O’Sul</w:t>
            </w:r>
            <w:r w:rsidR="00B54EAF">
              <w:t>l</w:t>
            </w:r>
            <w:r>
              <w:t>ivan</w:t>
            </w:r>
            <w:r w:rsidR="00500F95" w:rsidRPr="007B0BCB">
              <w:t xml:space="preserve"> (Underdirektør), UFST</w:t>
            </w:r>
          </w:p>
        </w:tc>
        <w:tc>
          <w:tcPr>
            <w:tcW w:w="3799" w:type="dxa"/>
            <w:shd w:val="clear" w:color="auto" w:fill="auto"/>
          </w:tcPr>
          <w:p w14:paraId="5BC9F25B" w14:textId="29B81422" w:rsidR="00500F95" w:rsidRPr="00CC51C4" w:rsidRDefault="3EB6356F" w:rsidP="00500F95">
            <w:pPr>
              <w:pStyle w:val="Tabel"/>
            </w:pPr>
            <w:r>
              <w:t>Deltaget i styregrupper for it-projekter i SKF siden marts 2019.</w:t>
            </w:r>
          </w:p>
        </w:tc>
      </w:tr>
      <w:tr w:rsidR="00500F95" w:rsidRPr="00CC51C4" w14:paraId="0B3CA8E7" w14:textId="77777777" w:rsidTr="008A7A12">
        <w:trPr>
          <w:trHeight w:val="371"/>
        </w:trPr>
        <w:tc>
          <w:tcPr>
            <w:tcW w:w="3599" w:type="dxa"/>
            <w:shd w:val="clear" w:color="auto" w:fill="auto"/>
          </w:tcPr>
          <w:p w14:paraId="4715A229" w14:textId="77777777" w:rsidR="00500F95" w:rsidRPr="000551BB" w:rsidRDefault="00500F95" w:rsidP="00500F95">
            <w:pPr>
              <w:pStyle w:val="Tabel"/>
            </w:pPr>
            <w:r w:rsidRPr="000551BB">
              <w:t xml:space="preserve">Gevinstejer </w:t>
            </w:r>
          </w:p>
        </w:tc>
        <w:tc>
          <w:tcPr>
            <w:tcW w:w="2230" w:type="dxa"/>
            <w:shd w:val="clear" w:color="auto" w:fill="auto"/>
          </w:tcPr>
          <w:p w14:paraId="23FAEA32" w14:textId="248D0203" w:rsidR="00500F95" w:rsidRPr="00CC51C4" w:rsidRDefault="00500F95" w:rsidP="00500F95">
            <w:pPr>
              <w:pStyle w:val="Tabel"/>
            </w:pPr>
            <w:r w:rsidRPr="00191F15">
              <w:t>Philip Ancher</w:t>
            </w:r>
            <w:r>
              <w:t xml:space="preserve">, funktionsleder, </w:t>
            </w:r>
            <w:r w:rsidRPr="00BC06DA">
              <w:t>Registrering og e-handel</w:t>
            </w:r>
            <w:r>
              <w:t>, SKTST</w:t>
            </w:r>
          </w:p>
        </w:tc>
        <w:tc>
          <w:tcPr>
            <w:tcW w:w="3799" w:type="dxa"/>
            <w:shd w:val="clear" w:color="auto" w:fill="auto"/>
          </w:tcPr>
          <w:p w14:paraId="76CF56AA" w14:textId="77777777" w:rsidR="00500F95" w:rsidRPr="00CC51C4" w:rsidRDefault="00500F95" w:rsidP="00500F95">
            <w:pPr>
              <w:pStyle w:val="Tabel"/>
            </w:pPr>
          </w:p>
        </w:tc>
      </w:tr>
      <w:tr w:rsidR="00D76568" w:rsidRPr="00CC51C4" w14:paraId="7127533A" w14:textId="77777777" w:rsidTr="008A7A12">
        <w:trPr>
          <w:trHeight w:val="371"/>
        </w:trPr>
        <w:tc>
          <w:tcPr>
            <w:tcW w:w="3599" w:type="dxa"/>
            <w:shd w:val="clear" w:color="auto" w:fill="auto"/>
          </w:tcPr>
          <w:p w14:paraId="0D37638C" w14:textId="0335DA3B" w:rsidR="00D76568" w:rsidRPr="000551BB" w:rsidRDefault="00D76568" w:rsidP="00500F95">
            <w:pPr>
              <w:pStyle w:val="Tabel"/>
            </w:pPr>
            <w:r>
              <w:t>Gevinstejer</w:t>
            </w:r>
          </w:p>
        </w:tc>
        <w:tc>
          <w:tcPr>
            <w:tcW w:w="2230" w:type="dxa"/>
            <w:shd w:val="clear" w:color="auto" w:fill="auto"/>
          </w:tcPr>
          <w:p w14:paraId="20F2AC4E" w14:textId="3B356560" w:rsidR="00D76568" w:rsidRPr="00191F15" w:rsidRDefault="00D76568" w:rsidP="00500F95">
            <w:pPr>
              <w:pStyle w:val="Tabel"/>
            </w:pPr>
            <w:r>
              <w:t>Simon Aaskov Thomsen,</w:t>
            </w:r>
            <w:r w:rsidR="001A31BC">
              <w:t xml:space="preserve"> Sous</w:t>
            </w:r>
            <w:r w:rsidR="001D5DC3">
              <w:t>chef,</w:t>
            </w:r>
            <w:r>
              <w:t xml:space="preserve"> EP6</w:t>
            </w:r>
            <w:r w:rsidR="001A31BC">
              <w:t xml:space="preserve"> – punktafgifter og registrering, SKTST</w:t>
            </w:r>
          </w:p>
        </w:tc>
        <w:tc>
          <w:tcPr>
            <w:tcW w:w="3799" w:type="dxa"/>
            <w:shd w:val="clear" w:color="auto" w:fill="auto"/>
          </w:tcPr>
          <w:p w14:paraId="18C8F9E4" w14:textId="77777777" w:rsidR="00D76568" w:rsidRPr="00CC51C4" w:rsidRDefault="00D76568" w:rsidP="00500F95">
            <w:pPr>
              <w:pStyle w:val="Tabel"/>
            </w:pPr>
          </w:p>
        </w:tc>
      </w:tr>
    </w:tbl>
    <w:p w14:paraId="1240ADBE" w14:textId="211A4FA0" w:rsidR="005972C6" w:rsidRPr="008A447F" w:rsidRDefault="005972C6" w:rsidP="002A57E7">
      <w:pPr>
        <w:pStyle w:val="Brdtekst-eftertabel"/>
      </w:pPr>
    </w:p>
    <w:p w14:paraId="5969D5DE" w14:textId="5F706624" w:rsidR="0039090A" w:rsidRDefault="0039090A" w:rsidP="0039090A">
      <w:pPr>
        <w:pStyle w:val="Billedtekst"/>
      </w:pPr>
      <w:bookmarkStart w:id="300" w:name="_Ref525290887"/>
      <w:bookmarkStart w:id="301" w:name="_Hlk533106847"/>
      <w:commentRangeStart w:id="302"/>
      <w:commentRangeStart w:id="303"/>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2</w:t>
      </w:r>
      <w:r w:rsidR="00643EB6">
        <w:rPr>
          <w:noProof/>
        </w:rPr>
        <w:fldChar w:fldCharType="end"/>
      </w:r>
      <w:r w:rsidR="00D82899">
        <w:t>.</w:t>
      </w:r>
      <w:r w:rsidR="00065C8F">
        <w:rPr>
          <w:noProof/>
        </w:rPr>
        <w:t>11</w:t>
      </w:r>
      <w:r>
        <w:t xml:space="preserve">: </w:t>
      </w:r>
      <w:bookmarkEnd w:id="300"/>
      <w:bookmarkEnd w:id="301"/>
      <w:r w:rsidR="002A57E7">
        <w:t xml:space="preserve"> </w:t>
      </w:r>
      <w:bookmarkStart w:id="304" w:name="_Ref5274589"/>
      <w:r w:rsidR="00DE6F87">
        <w:t>Projektledelse og projektgruppe</w:t>
      </w:r>
      <w:bookmarkEnd w:id="304"/>
      <w:r w:rsidR="005A68C0">
        <w:t xml:space="preserve"> (Gennemførelsesfase)</w:t>
      </w:r>
      <w:commentRangeEnd w:id="302"/>
      <w:r w:rsidR="00D30258">
        <w:rPr>
          <w:rStyle w:val="Kommentarhenvisning"/>
          <w:b w:val="0"/>
          <w:iCs w:val="0"/>
        </w:rPr>
        <w:commentReference w:id="302"/>
      </w:r>
      <w:commentRangeEnd w:id="303"/>
      <w:r w:rsidR="0019535E">
        <w:rPr>
          <w:rStyle w:val="Kommentarhenvisning"/>
          <w:b w:val="0"/>
          <w:iCs w:val="0"/>
        </w:rPr>
        <w:commentReference w:id="303"/>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980"/>
        <w:gridCol w:w="1559"/>
        <w:gridCol w:w="1134"/>
        <w:gridCol w:w="1559"/>
        <w:gridCol w:w="3396"/>
      </w:tblGrid>
      <w:tr w:rsidR="000A51AB" w:rsidRPr="00CC51C4" w14:paraId="5969D5E4" w14:textId="77777777" w:rsidTr="3F1CB8C4">
        <w:trPr>
          <w:tblHeader/>
        </w:trPr>
        <w:tc>
          <w:tcPr>
            <w:tcW w:w="1980" w:type="dxa"/>
            <w:shd w:val="clear" w:color="auto" w:fill="D9D9D9" w:themeFill="background1" w:themeFillShade="D9"/>
            <w:vAlign w:val="bottom"/>
          </w:tcPr>
          <w:p w14:paraId="5969D5DF" w14:textId="77777777" w:rsidR="000A51AB" w:rsidRPr="00CC51C4" w:rsidRDefault="000A51AB" w:rsidP="00052CE0">
            <w:pPr>
              <w:pStyle w:val="Tabeloverskrift"/>
            </w:pPr>
            <w:r>
              <w:t>Rolle</w:t>
            </w:r>
          </w:p>
        </w:tc>
        <w:tc>
          <w:tcPr>
            <w:tcW w:w="1559" w:type="dxa"/>
            <w:shd w:val="clear" w:color="auto" w:fill="D9D9D9" w:themeFill="background1" w:themeFillShade="D9"/>
            <w:vAlign w:val="bottom"/>
          </w:tcPr>
          <w:p w14:paraId="5969D5E0" w14:textId="77777777" w:rsidR="000A51AB" w:rsidRPr="00CC51C4" w:rsidRDefault="000A51AB" w:rsidP="00052CE0">
            <w:pPr>
              <w:pStyle w:val="Tabeloverskrift"/>
            </w:pPr>
            <w:r>
              <w:t>Navn og enhed</w:t>
            </w:r>
          </w:p>
        </w:tc>
        <w:tc>
          <w:tcPr>
            <w:tcW w:w="1134" w:type="dxa"/>
            <w:shd w:val="clear" w:color="auto" w:fill="D9D9D9" w:themeFill="background1" w:themeFillShade="D9"/>
            <w:vAlign w:val="bottom"/>
          </w:tcPr>
          <w:p w14:paraId="5969D5E1" w14:textId="77777777" w:rsidR="000A51AB" w:rsidRPr="00CC51C4" w:rsidRDefault="000A51AB" w:rsidP="00052CE0">
            <w:pPr>
              <w:pStyle w:val="Tabeloverskrift"/>
            </w:pPr>
            <w:r>
              <w:t>Ressource</w:t>
            </w:r>
          </w:p>
        </w:tc>
        <w:tc>
          <w:tcPr>
            <w:tcW w:w="1559" w:type="dxa"/>
            <w:shd w:val="clear" w:color="auto" w:fill="D9D9D9" w:themeFill="background1" w:themeFillShade="D9"/>
            <w:vAlign w:val="bottom"/>
          </w:tcPr>
          <w:p w14:paraId="5969D5E2" w14:textId="2F8B7007" w:rsidR="000A51AB" w:rsidRPr="00CC51C4" w:rsidRDefault="000A51AB" w:rsidP="00052CE0">
            <w:pPr>
              <w:pStyle w:val="Tabeloverskrift"/>
            </w:pPr>
            <w:r>
              <w:t>Kompetencer</w:t>
            </w:r>
            <w:r w:rsidR="00DC1C30">
              <w:t xml:space="preserve"> og erfaring</w:t>
            </w:r>
          </w:p>
        </w:tc>
        <w:tc>
          <w:tcPr>
            <w:tcW w:w="3396" w:type="dxa"/>
            <w:shd w:val="clear" w:color="auto" w:fill="D9D9D9" w:themeFill="background1" w:themeFillShade="D9"/>
            <w:vAlign w:val="bottom"/>
          </w:tcPr>
          <w:p w14:paraId="5969D5E3" w14:textId="0638C4C1" w:rsidR="000A51AB" w:rsidRPr="00CC51C4" w:rsidRDefault="00DC1C30" w:rsidP="00052CE0">
            <w:pPr>
              <w:pStyle w:val="Tabeloverskrift"/>
            </w:pPr>
            <w:r>
              <w:t>Ansvar i projektet</w:t>
            </w:r>
          </w:p>
        </w:tc>
      </w:tr>
      <w:tr w:rsidR="004F2B53" w:rsidRPr="00CC51C4" w14:paraId="5969D5EB" w14:textId="77777777" w:rsidTr="3F1CB8C4">
        <w:tc>
          <w:tcPr>
            <w:tcW w:w="1980" w:type="dxa"/>
            <w:shd w:val="clear" w:color="auto" w:fill="auto"/>
          </w:tcPr>
          <w:p w14:paraId="5969D5E5" w14:textId="4AE0C9A0" w:rsidR="004F2B53" w:rsidRPr="000551BB" w:rsidRDefault="00BF4108" w:rsidP="000551BB">
            <w:pPr>
              <w:pStyle w:val="Tabel"/>
            </w:pPr>
            <w:r>
              <w:t>Projektleder</w:t>
            </w:r>
          </w:p>
        </w:tc>
        <w:tc>
          <w:tcPr>
            <w:tcW w:w="1559" w:type="dxa"/>
            <w:shd w:val="clear" w:color="auto" w:fill="auto"/>
          </w:tcPr>
          <w:sdt>
            <w:sdtPr>
              <w:id w:val="1217629449"/>
              <w:placeholder>
                <w:docPart w:val="906684C7961445519540F516F2FC8EF3"/>
              </w:placeholder>
            </w:sdtPr>
            <w:sdtContent>
              <w:p w14:paraId="5092EF23" w14:textId="77777777" w:rsidR="004F2B53" w:rsidRPr="00426C37" w:rsidRDefault="00BA6A21" w:rsidP="00CC51C4">
                <w:pPr>
                  <w:pStyle w:val="Tabel"/>
                  <w:rPr>
                    <w:sz w:val="22"/>
                  </w:rPr>
                </w:pPr>
                <w:r>
                  <w:t>Monir Deni</w:t>
                </w:r>
                <w:r w:rsidR="00554824">
                  <w:t xml:space="preserve">, </w:t>
                </w:r>
                <w:r w:rsidR="00D1742C">
                  <w:t>Udvikling 1</w:t>
                </w:r>
                <w:r w:rsidR="007F0DBF">
                  <w:t xml:space="preserve"> OSM2</w:t>
                </w:r>
                <w:r w:rsidR="00554824">
                  <w:t>, UFST</w:t>
                </w:r>
              </w:p>
            </w:sdtContent>
          </w:sdt>
          <w:p w14:paraId="5E469B4D" w14:textId="77777777" w:rsidR="0094397A" w:rsidRDefault="0094397A" w:rsidP="00CC51C4">
            <w:pPr>
              <w:pStyle w:val="Tabel"/>
            </w:pPr>
          </w:p>
        </w:tc>
        <w:tc>
          <w:tcPr>
            <w:tcW w:w="1134" w:type="dxa"/>
            <w:shd w:val="clear" w:color="auto" w:fill="auto"/>
          </w:tcPr>
          <w:sdt>
            <w:sdtPr>
              <w:id w:val="680789996"/>
              <w:placeholder>
                <w:docPart w:val="3EE37644BE8749CE85B1E94E78DEBD21"/>
              </w:placeholder>
            </w:sdtPr>
            <w:sdtContent>
              <w:p w14:paraId="1352FDB2" w14:textId="77777777" w:rsidR="004F2B53" w:rsidRPr="004F2B53" w:rsidRDefault="00425779" w:rsidP="006779F9">
                <w:pPr>
                  <w:pStyle w:val="Tabel"/>
                </w:pPr>
                <w:r>
                  <w:t>100%</w:t>
                </w:r>
              </w:p>
            </w:sdtContent>
          </w:sdt>
          <w:p w14:paraId="4AA9891C" w14:textId="77777777" w:rsidR="0094397A" w:rsidRDefault="0094397A" w:rsidP="006779F9">
            <w:pPr>
              <w:pStyle w:val="Tabel"/>
            </w:pPr>
          </w:p>
        </w:tc>
        <w:tc>
          <w:tcPr>
            <w:tcW w:w="1559" w:type="dxa"/>
            <w:shd w:val="clear" w:color="auto" w:fill="auto"/>
          </w:tcPr>
          <w:sdt>
            <w:sdtPr>
              <w:id w:val="-1124083031"/>
              <w:placeholder>
                <w:docPart w:val="8600814392BC4D5C9F50438661E01774"/>
              </w:placeholder>
              <w:showingPlcHdr/>
            </w:sdtPr>
            <w:sdtContent>
              <w:p w14:paraId="5969D5E8" w14:textId="0186E537" w:rsidR="006779F9" w:rsidRDefault="006779F9" w:rsidP="004F2B53">
                <w:pPr>
                  <w:pStyle w:val="Tabel"/>
                </w:pPr>
                <w:r>
                  <w:rPr>
                    <w:rStyle w:val="Pladsholdertekst"/>
                    <w:rFonts w:ascii="Agency FB" w:hAnsi="Agency FB"/>
                  </w:rPr>
                  <w:t>[</w:t>
                </w:r>
                <w:r>
                  <w:rPr>
                    <w:rStyle w:val="Pladsholdertekst"/>
                  </w:rPr>
                  <w:t>Oplist kort de væsentligste kompetencer</w:t>
                </w:r>
                <w:r w:rsidR="00894E04">
                  <w:rPr>
                    <w:rStyle w:val="Pladsholdertekst"/>
                  </w:rPr>
                  <w:t>,</w:t>
                </w:r>
                <w:r>
                  <w:rPr>
                    <w:rStyle w:val="Pladsholdertekst"/>
                  </w:rPr>
                  <w:t xml:space="preserve"> certificeringer, </w:t>
                </w:r>
                <w:r w:rsidR="00894E04">
                  <w:rPr>
                    <w:rStyle w:val="Pladsholdertekst"/>
                  </w:rPr>
                  <w:t xml:space="preserve">og erfaringer, </w:t>
                </w:r>
                <w:r>
                  <w:rPr>
                    <w:rStyle w:val="Pladsholdertekst"/>
                  </w:rPr>
                  <w:lastRenderedPageBreak/>
                  <w:t>der er relevante for projektet</w:t>
                </w:r>
                <w:r>
                  <w:rPr>
                    <w:rStyle w:val="Pladsholdertekst"/>
                    <w:rFonts w:ascii="Agency FB" w:hAnsi="Agency FB"/>
                  </w:rPr>
                  <w:t>]</w:t>
                </w:r>
              </w:p>
            </w:sdtContent>
          </w:sdt>
          <w:p w14:paraId="5969D5E9" w14:textId="77777777" w:rsidR="004F2B53" w:rsidRPr="004F2B53" w:rsidRDefault="004F2B53" w:rsidP="004F2B53">
            <w:pPr>
              <w:pStyle w:val="Tabel"/>
            </w:pPr>
          </w:p>
        </w:tc>
        <w:tc>
          <w:tcPr>
            <w:tcW w:w="3396" w:type="dxa"/>
            <w:shd w:val="clear" w:color="auto" w:fill="auto"/>
          </w:tcPr>
          <w:sdt>
            <w:sdtPr>
              <w:id w:val="-706017648"/>
              <w:placeholder>
                <w:docPart w:val="2D6485E61D7D4B30875D11387A80E78D"/>
              </w:placeholder>
            </w:sdtPr>
            <w:sdtContent>
              <w:p w14:paraId="04269906" w14:textId="3A457067" w:rsidR="00894E04" w:rsidRDefault="00B311A9" w:rsidP="00894E04">
                <w:pPr>
                  <w:pStyle w:val="Tabel"/>
                  <w:rPr>
                    <w:sz w:val="22"/>
                  </w:rPr>
                </w:pPr>
                <w:r w:rsidRPr="007C0626">
                  <w:rPr>
                    <w:rFonts w:eastAsia="Times New Roman"/>
                    <w:color w:val="000000"/>
                  </w:rPr>
                  <w:t>Projektlederen har ansvar for projektets gennemfør</w:t>
                </w:r>
                <w:r w:rsidR="005E2479">
                  <w:rPr>
                    <w:rFonts w:eastAsia="Times New Roman"/>
                    <w:color w:val="000000"/>
                  </w:rPr>
                  <w:t>else</w:t>
                </w:r>
                <w:r w:rsidRPr="007C0626">
                  <w:rPr>
                    <w:rFonts w:eastAsia="Times New Roman"/>
                    <w:color w:val="000000"/>
                  </w:rPr>
                  <w:t xml:space="preserve"> i overensstemmelse med opdraget fra styregruppen. Det er således projektlederen, der skal </w:t>
                </w:r>
                <w:r w:rsidRPr="007C0626">
                  <w:rPr>
                    <w:rFonts w:eastAsia="Times New Roman"/>
                    <w:color w:val="000000"/>
                  </w:rPr>
                  <w:lastRenderedPageBreak/>
                  <w:t>sikre projektets fremdrift, overholdelsen af de økonomiske og tidsmæssige rammer samt afrapportering til styregruppen, projektboard og andre centrale interessenter.  </w:t>
                </w:r>
              </w:p>
            </w:sdtContent>
          </w:sdt>
          <w:p w14:paraId="5969D5EA" w14:textId="77777777" w:rsidR="004F2B53" w:rsidRPr="00CC51C4" w:rsidRDefault="004F2B53" w:rsidP="00CC51C4">
            <w:pPr>
              <w:pStyle w:val="Tabel"/>
            </w:pPr>
          </w:p>
        </w:tc>
      </w:tr>
      <w:tr w:rsidR="009B1436" w:rsidRPr="00CC51C4" w14:paraId="49AE542F" w14:textId="77777777" w:rsidTr="00B311A9">
        <w:tc>
          <w:tcPr>
            <w:tcW w:w="1980" w:type="dxa"/>
            <w:shd w:val="clear" w:color="auto" w:fill="auto"/>
          </w:tcPr>
          <w:p w14:paraId="18B9105C" w14:textId="6C4363F6" w:rsidR="009B1436" w:rsidRPr="000551BB" w:rsidRDefault="009B1436" w:rsidP="009B1436">
            <w:pPr>
              <w:pStyle w:val="Tabel"/>
            </w:pPr>
            <w:r>
              <w:lastRenderedPageBreak/>
              <w:t>Projektkonsulent</w:t>
            </w:r>
          </w:p>
        </w:tc>
        <w:tc>
          <w:tcPr>
            <w:tcW w:w="1559" w:type="dxa"/>
            <w:shd w:val="clear" w:color="auto" w:fill="auto"/>
          </w:tcPr>
          <w:p w14:paraId="0EB55E82" w14:textId="750708CD" w:rsidR="009B1436" w:rsidRPr="00CC51C4" w:rsidRDefault="009B1436" w:rsidP="009B1436">
            <w:pPr>
              <w:pStyle w:val="Tabel"/>
            </w:pPr>
            <w:r>
              <w:t xml:space="preserve">XX, </w:t>
            </w:r>
            <w:r w:rsidR="00C87135">
              <w:t>XX</w:t>
            </w:r>
            <w:r>
              <w:t>, UFST</w:t>
            </w:r>
          </w:p>
        </w:tc>
        <w:tc>
          <w:tcPr>
            <w:tcW w:w="1134" w:type="dxa"/>
            <w:shd w:val="clear" w:color="auto" w:fill="auto"/>
          </w:tcPr>
          <w:p w14:paraId="5EF766D5" w14:textId="7D42DF17" w:rsidR="009B1436" w:rsidRPr="00CC51C4" w:rsidRDefault="009B1436" w:rsidP="009B1436">
            <w:pPr>
              <w:pStyle w:val="Tabel"/>
            </w:pPr>
            <w:r>
              <w:t>100%</w:t>
            </w:r>
          </w:p>
        </w:tc>
        <w:tc>
          <w:tcPr>
            <w:tcW w:w="1559" w:type="dxa"/>
            <w:shd w:val="clear" w:color="auto" w:fill="auto"/>
          </w:tcPr>
          <w:p w14:paraId="5430EFC4" w14:textId="77777777" w:rsidR="009B1436" w:rsidRPr="00CC51C4" w:rsidRDefault="009B1436" w:rsidP="009B1436">
            <w:pPr>
              <w:pStyle w:val="Tabel"/>
            </w:pPr>
          </w:p>
        </w:tc>
        <w:tc>
          <w:tcPr>
            <w:tcW w:w="3396" w:type="dxa"/>
            <w:shd w:val="clear" w:color="auto" w:fill="auto"/>
          </w:tcPr>
          <w:p w14:paraId="746B0BBD" w14:textId="48AEF3E3" w:rsidR="009B1436" w:rsidRPr="00CC51C4" w:rsidRDefault="009B1436" w:rsidP="009B1436">
            <w:pPr>
              <w:pStyle w:val="Tabel"/>
            </w:pPr>
            <w:r>
              <w:rPr>
                <w:rFonts w:eastAsia="Times New Roman"/>
                <w:color w:val="000000"/>
              </w:rPr>
              <w:t>Projektkonsulenten støtter projektlederen ved at tage ansvar for styringsopgaver indenfor bl.a. økonomistyring, risikostyring og ressourcestyring. Derudover bistår projektkonsulenten med div. statusrapporteringer samt deltagelse i styregruppemøder som referent.</w:t>
            </w:r>
          </w:p>
        </w:tc>
      </w:tr>
      <w:tr w:rsidR="009B1436" w:rsidRPr="00CC51C4" w14:paraId="2D4DAD6E" w14:textId="77777777" w:rsidTr="00B311A9">
        <w:tc>
          <w:tcPr>
            <w:tcW w:w="1980" w:type="dxa"/>
            <w:shd w:val="clear" w:color="auto" w:fill="auto"/>
          </w:tcPr>
          <w:p w14:paraId="72F77616" w14:textId="018F91E6" w:rsidR="009B1436" w:rsidRPr="000551BB" w:rsidRDefault="009B1436" w:rsidP="009B1436">
            <w:pPr>
              <w:pStyle w:val="Tabel"/>
            </w:pPr>
            <w:r>
              <w:t xml:space="preserve">Business </w:t>
            </w:r>
            <w:r w:rsidR="005B755B">
              <w:t>A</w:t>
            </w:r>
            <w:r>
              <w:t>nalyst</w:t>
            </w:r>
          </w:p>
        </w:tc>
        <w:tc>
          <w:tcPr>
            <w:tcW w:w="1559" w:type="dxa"/>
            <w:shd w:val="clear" w:color="auto" w:fill="auto"/>
          </w:tcPr>
          <w:p w14:paraId="1A7A10CC" w14:textId="0FF02121" w:rsidR="009B1436" w:rsidRPr="00CC51C4" w:rsidRDefault="00BD6CEC" w:rsidP="009B1436">
            <w:pPr>
              <w:pStyle w:val="Tabel"/>
            </w:pPr>
            <w:r>
              <w:t>XX, XX, UFST</w:t>
            </w:r>
          </w:p>
        </w:tc>
        <w:tc>
          <w:tcPr>
            <w:tcW w:w="1134" w:type="dxa"/>
            <w:shd w:val="clear" w:color="auto" w:fill="auto"/>
          </w:tcPr>
          <w:p w14:paraId="57E31DAD" w14:textId="70292A77" w:rsidR="009B1436" w:rsidRPr="00CC51C4" w:rsidRDefault="714DFB63" w:rsidP="009B1436">
            <w:pPr>
              <w:pStyle w:val="Tabel"/>
            </w:pPr>
            <w:r>
              <w:t>80</w:t>
            </w:r>
            <w:r w:rsidR="009B1436">
              <w:t>%</w:t>
            </w:r>
          </w:p>
        </w:tc>
        <w:tc>
          <w:tcPr>
            <w:tcW w:w="1559" w:type="dxa"/>
            <w:shd w:val="clear" w:color="auto" w:fill="auto"/>
          </w:tcPr>
          <w:p w14:paraId="3EF65F32" w14:textId="77777777" w:rsidR="009B1436" w:rsidRPr="00CC51C4" w:rsidRDefault="009B1436" w:rsidP="009B1436">
            <w:pPr>
              <w:pStyle w:val="Tabel"/>
            </w:pPr>
          </w:p>
        </w:tc>
        <w:tc>
          <w:tcPr>
            <w:tcW w:w="3396" w:type="dxa"/>
            <w:shd w:val="clear" w:color="auto" w:fill="auto"/>
          </w:tcPr>
          <w:p w14:paraId="0CAEE9D8" w14:textId="654A3186" w:rsidR="009B1436" w:rsidRPr="00CC51C4" w:rsidRDefault="009B1436" w:rsidP="009B1436">
            <w:pPr>
              <w:pStyle w:val="Tabel"/>
            </w:pPr>
            <w:r w:rsidRPr="007C0626">
              <w:rPr>
                <w:rFonts w:ascii="Calibri" w:eastAsia="Times New Roman" w:hAnsi="Calibri" w:cs="Calibri"/>
                <w:color w:val="000000"/>
                <w:szCs w:val="20"/>
                <w:shd w:val="clear" w:color="auto" w:fill="FFFFFF"/>
              </w:rPr>
              <w:t>BA er ansvarlig for at formidle og afklare krav samt at omsætte forretningsbehov. I samarbejde med PO sikrer BA, at de rette interessenter høres samt beslutninger dokumenteres. </w:t>
            </w:r>
            <w:r w:rsidRPr="007C0626">
              <w:rPr>
                <w:rFonts w:ascii="Calibri" w:eastAsia="Times New Roman" w:hAnsi="Calibri" w:cs="Calibri"/>
                <w:color w:val="000000"/>
                <w:szCs w:val="20"/>
              </w:rPr>
              <w:t> </w:t>
            </w:r>
          </w:p>
        </w:tc>
      </w:tr>
      <w:tr w:rsidR="005C695B" w:rsidRPr="00CC51C4" w14:paraId="1BFB9103" w14:textId="77777777" w:rsidTr="00B311A9">
        <w:tc>
          <w:tcPr>
            <w:tcW w:w="1980" w:type="dxa"/>
            <w:shd w:val="clear" w:color="auto" w:fill="auto"/>
          </w:tcPr>
          <w:p w14:paraId="3F783148" w14:textId="2B43E5CB" w:rsidR="005C695B" w:rsidRDefault="005C695B" w:rsidP="009B1436">
            <w:pPr>
              <w:pStyle w:val="Tabel"/>
            </w:pPr>
            <w:r>
              <w:t>Teknisk Business Analyst</w:t>
            </w:r>
          </w:p>
        </w:tc>
        <w:tc>
          <w:tcPr>
            <w:tcW w:w="1559" w:type="dxa"/>
            <w:shd w:val="clear" w:color="auto" w:fill="auto"/>
          </w:tcPr>
          <w:p w14:paraId="01077439" w14:textId="21C2116A" w:rsidR="005C695B" w:rsidRDefault="005C695B" w:rsidP="009B1436">
            <w:pPr>
              <w:pStyle w:val="Tabel"/>
            </w:pPr>
            <w:r>
              <w:t>XX, XX, UFST</w:t>
            </w:r>
          </w:p>
        </w:tc>
        <w:tc>
          <w:tcPr>
            <w:tcW w:w="1134" w:type="dxa"/>
            <w:shd w:val="clear" w:color="auto" w:fill="auto"/>
          </w:tcPr>
          <w:p w14:paraId="160252C0" w14:textId="13808156" w:rsidR="005C695B" w:rsidRDefault="005C695B" w:rsidP="009B1436">
            <w:pPr>
              <w:pStyle w:val="Tabel"/>
            </w:pPr>
            <w:r>
              <w:t>50%</w:t>
            </w:r>
          </w:p>
        </w:tc>
        <w:tc>
          <w:tcPr>
            <w:tcW w:w="1559" w:type="dxa"/>
            <w:shd w:val="clear" w:color="auto" w:fill="auto"/>
          </w:tcPr>
          <w:p w14:paraId="722D5163" w14:textId="77777777" w:rsidR="005C695B" w:rsidRPr="00CC51C4" w:rsidRDefault="005C695B" w:rsidP="009B1436">
            <w:pPr>
              <w:pStyle w:val="Tabel"/>
            </w:pPr>
          </w:p>
        </w:tc>
        <w:tc>
          <w:tcPr>
            <w:tcW w:w="3396" w:type="dxa"/>
            <w:shd w:val="clear" w:color="auto" w:fill="auto"/>
          </w:tcPr>
          <w:p w14:paraId="4F982CCD" w14:textId="1759B01F" w:rsidR="005C695B" w:rsidRPr="007C0626" w:rsidRDefault="005C695B" w:rsidP="009B1436">
            <w:pPr>
              <w:pStyle w:val="Tabel"/>
              <w:rPr>
                <w:rFonts w:ascii="Calibri" w:eastAsia="Times New Roman" w:hAnsi="Calibri" w:cs="Calibri"/>
                <w:color w:val="000000"/>
                <w:szCs w:val="20"/>
                <w:shd w:val="clear" w:color="auto" w:fill="FFFFFF"/>
              </w:rPr>
            </w:pPr>
            <w:r w:rsidRPr="007C0626">
              <w:rPr>
                <w:rFonts w:ascii="Calibri" w:eastAsia="Times New Roman" w:hAnsi="Calibri" w:cs="Calibri"/>
                <w:color w:val="000000"/>
                <w:szCs w:val="20"/>
                <w:shd w:val="clear" w:color="auto" w:fill="FFFFFF"/>
              </w:rPr>
              <w:t>BA er ansvarlig for at formidle og afklare krav samt at omsætte forretningsbehov. I samarbejde med PO sikrer BA, at de rette interessenter høres samt beslutninger dokumenteres. </w:t>
            </w:r>
            <w:r w:rsidRPr="007C0626">
              <w:rPr>
                <w:rFonts w:ascii="Calibri" w:eastAsia="Times New Roman" w:hAnsi="Calibri" w:cs="Calibri"/>
                <w:color w:val="000000"/>
                <w:szCs w:val="20"/>
              </w:rPr>
              <w:t> </w:t>
            </w:r>
            <w:r>
              <w:rPr>
                <w:rFonts w:ascii="Calibri" w:eastAsia="Times New Roman" w:hAnsi="Calibri" w:cs="Calibri"/>
                <w:color w:val="000000"/>
                <w:szCs w:val="20"/>
              </w:rPr>
              <w:t>Supplerer også med teknisk viden og erfaringer og er derfor også tættere på udviklingsteamet og løsningsarkitekten</w:t>
            </w:r>
            <w:r w:rsidR="0019535E">
              <w:rPr>
                <w:rFonts w:ascii="Calibri" w:eastAsia="Times New Roman" w:hAnsi="Calibri" w:cs="Calibri"/>
                <w:color w:val="000000"/>
                <w:szCs w:val="20"/>
              </w:rPr>
              <w:t>.</w:t>
            </w:r>
          </w:p>
        </w:tc>
      </w:tr>
      <w:tr w:rsidR="001B79B2" w:rsidRPr="00CC51C4" w14:paraId="1928FC4C" w14:textId="77777777" w:rsidTr="00C127DC">
        <w:tc>
          <w:tcPr>
            <w:tcW w:w="1980" w:type="dxa"/>
            <w:shd w:val="clear" w:color="auto" w:fill="auto"/>
          </w:tcPr>
          <w:p w14:paraId="75A2AB23" w14:textId="020084D3" w:rsidR="001B79B2" w:rsidRPr="000551BB" w:rsidRDefault="001B79B2" w:rsidP="001B79B2">
            <w:pPr>
              <w:pStyle w:val="Tabel"/>
            </w:pPr>
            <w:r>
              <w:t xml:space="preserve">Procesejer </w:t>
            </w:r>
            <w:r w:rsidR="000F1E1D">
              <w:t>(registrering)</w:t>
            </w:r>
          </w:p>
        </w:tc>
        <w:tc>
          <w:tcPr>
            <w:tcW w:w="1559" w:type="dxa"/>
            <w:shd w:val="clear" w:color="auto" w:fill="auto"/>
            <w:vAlign w:val="bottom"/>
          </w:tcPr>
          <w:p w14:paraId="7C8C59F1" w14:textId="78F3561F" w:rsidR="001B79B2" w:rsidRPr="00CC51C4" w:rsidRDefault="00753A53" w:rsidP="001B79B2">
            <w:pPr>
              <w:pStyle w:val="Tabel"/>
            </w:pPr>
            <w:r>
              <w:t>XX</w:t>
            </w:r>
            <w:r w:rsidR="001B79B2">
              <w:t>, EP 6, SKTST</w:t>
            </w:r>
          </w:p>
        </w:tc>
        <w:tc>
          <w:tcPr>
            <w:tcW w:w="1134" w:type="dxa"/>
            <w:shd w:val="clear" w:color="auto" w:fill="auto"/>
          </w:tcPr>
          <w:p w14:paraId="2F63790C" w14:textId="26ED2CED" w:rsidR="001B79B2" w:rsidRPr="00CC51C4" w:rsidRDefault="007C762D" w:rsidP="001B79B2">
            <w:pPr>
              <w:pStyle w:val="Tabel"/>
            </w:pPr>
            <w:r>
              <w:t>50%</w:t>
            </w:r>
          </w:p>
        </w:tc>
        <w:tc>
          <w:tcPr>
            <w:tcW w:w="1559" w:type="dxa"/>
            <w:shd w:val="clear" w:color="auto" w:fill="auto"/>
          </w:tcPr>
          <w:p w14:paraId="16279D00" w14:textId="77777777" w:rsidR="001B79B2" w:rsidRPr="00CC51C4" w:rsidRDefault="001B79B2" w:rsidP="001B79B2">
            <w:pPr>
              <w:pStyle w:val="Tabel"/>
            </w:pPr>
          </w:p>
        </w:tc>
        <w:tc>
          <w:tcPr>
            <w:tcW w:w="3396" w:type="dxa"/>
            <w:shd w:val="clear" w:color="auto" w:fill="auto"/>
          </w:tcPr>
          <w:p w14:paraId="522814C8" w14:textId="2C483FDB" w:rsidR="001B79B2" w:rsidRDefault="001B79B2" w:rsidP="001B79B2">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har den endelige beslutningsret ved fastlæggelse af nye procedurer vedrørende forretningsprocesserne</w:t>
            </w:r>
            <w:r>
              <w:rPr>
                <w:rFonts w:ascii="Calibri" w:eastAsia="Times New Roman" w:hAnsi="Calibri" w:cs="Calibri"/>
                <w:color w:val="000000" w:themeColor="text1"/>
                <w:sz w:val="20"/>
                <w:szCs w:val="20"/>
              </w:rPr>
              <w:t>,</w:t>
            </w:r>
            <w:r w:rsidRPr="00FB05D0">
              <w:rPr>
                <w:rFonts w:ascii="Calibri" w:eastAsia="Times New Roman" w:hAnsi="Calibri" w:cs="Calibri"/>
                <w:color w:val="000000" w:themeColor="text1"/>
                <w:sz w:val="20"/>
                <w:szCs w:val="20"/>
              </w:rPr>
              <w:t xml:space="preserve"> som de</w:t>
            </w:r>
            <w:r w:rsidR="008373BD">
              <w:rPr>
                <w:rFonts w:ascii="Calibri" w:eastAsia="Times New Roman" w:hAnsi="Calibri" w:cs="Calibri"/>
                <w:color w:val="000000" w:themeColor="text1"/>
                <w:sz w:val="20"/>
                <w:szCs w:val="20"/>
              </w:rPr>
              <w:t>t</w:t>
            </w:r>
            <w:r w:rsidRPr="00FB05D0">
              <w:rPr>
                <w:rFonts w:ascii="Calibri" w:eastAsia="Times New Roman" w:hAnsi="Calibri" w:cs="Calibri"/>
                <w:color w:val="000000" w:themeColor="text1"/>
                <w:sz w:val="20"/>
                <w:szCs w:val="20"/>
              </w:rPr>
              <w:t xml:space="preserve"> nye </w:t>
            </w:r>
            <w:r w:rsidR="008373BD">
              <w:rPr>
                <w:rFonts w:ascii="Calibri" w:eastAsia="Times New Roman" w:hAnsi="Calibri" w:cs="Calibri"/>
                <w:color w:val="000000" w:themeColor="text1"/>
                <w:sz w:val="20"/>
                <w:szCs w:val="20"/>
              </w:rPr>
              <w:t>direktiv</w:t>
            </w:r>
            <w:r w:rsidRPr="00FB05D0">
              <w:rPr>
                <w:rFonts w:ascii="Calibri" w:eastAsia="Times New Roman" w:hAnsi="Calibri" w:cs="Calibri"/>
                <w:color w:val="000000" w:themeColor="text1"/>
                <w:sz w:val="20"/>
                <w:szCs w:val="20"/>
              </w:rPr>
              <w:t xml:space="preserve"> </w:t>
            </w:r>
            <w:r>
              <w:rPr>
                <w:rFonts w:ascii="Calibri" w:eastAsia="Times New Roman" w:hAnsi="Calibri" w:cs="Calibri"/>
                <w:color w:val="000000" w:themeColor="text1"/>
                <w:sz w:val="20"/>
                <w:szCs w:val="20"/>
              </w:rPr>
              <w:t>afstedkommer</w:t>
            </w:r>
            <w:r w:rsidRPr="00FB05D0">
              <w:rPr>
                <w:rFonts w:ascii="Calibri" w:eastAsia="Times New Roman" w:hAnsi="Calibri" w:cs="Calibri"/>
                <w:color w:val="000000" w:themeColor="text1"/>
                <w:sz w:val="20"/>
                <w:szCs w:val="20"/>
              </w:rPr>
              <w:t>.</w:t>
            </w:r>
          </w:p>
          <w:p w14:paraId="66B22D32" w14:textId="77777777" w:rsidR="001B79B2" w:rsidRPr="00FB05D0" w:rsidRDefault="001B79B2" w:rsidP="001B79B2">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er</w:t>
            </w:r>
            <w:r>
              <w:rPr>
                <w:rFonts w:ascii="Calibri" w:eastAsia="Times New Roman" w:hAnsi="Calibri" w:cs="Calibri"/>
                <w:color w:val="000000" w:themeColor="text1"/>
                <w:sz w:val="20"/>
                <w:szCs w:val="20"/>
              </w:rPr>
              <w:t xml:space="preserve"> </w:t>
            </w:r>
            <w:r w:rsidRPr="00FB05D0">
              <w:rPr>
                <w:rFonts w:ascii="Calibri" w:eastAsia="Times New Roman" w:hAnsi="Calibri" w:cs="Calibri"/>
                <w:color w:val="000000" w:themeColor="text1"/>
                <w:sz w:val="20"/>
                <w:szCs w:val="20"/>
              </w:rPr>
              <w:t>ansvarlig for afklaring af forretningens relevant</w:t>
            </w:r>
            <w:r>
              <w:rPr>
                <w:rFonts w:ascii="Calibri" w:eastAsia="Times New Roman" w:hAnsi="Calibri" w:cs="Calibri"/>
                <w:color w:val="000000" w:themeColor="text1"/>
                <w:sz w:val="20"/>
                <w:szCs w:val="20"/>
              </w:rPr>
              <w:t>e nuværende</w:t>
            </w:r>
            <w:r w:rsidRPr="00FB05D0">
              <w:rPr>
                <w:rFonts w:ascii="Calibri" w:eastAsia="Times New Roman" w:hAnsi="Calibri" w:cs="Calibri"/>
                <w:color w:val="000000" w:themeColor="text1"/>
                <w:sz w:val="20"/>
                <w:szCs w:val="20"/>
              </w:rPr>
              <w:t xml:space="preserve"> processer</w:t>
            </w:r>
            <w:r>
              <w:rPr>
                <w:rFonts w:ascii="Calibri" w:eastAsia="Times New Roman" w:hAnsi="Calibri" w:cs="Calibri"/>
                <w:color w:val="000000" w:themeColor="text1"/>
                <w:sz w:val="20"/>
                <w:szCs w:val="20"/>
              </w:rPr>
              <w:t xml:space="preserve"> ift. den nye løsning og vurderer derpå </w:t>
            </w:r>
            <w:r w:rsidRPr="00FB05D0">
              <w:rPr>
                <w:rFonts w:ascii="Calibri" w:eastAsia="Times New Roman" w:hAnsi="Calibri" w:cs="Calibri"/>
                <w:color w:val="000000" w:themeColor="text1"/>
                <w:sz w:val="20"/>
                <w:szCs w:val="20"/>
              </w:rPr>
              <w:t>de potentielle ændringer i ressourcebehovet til forretningens drift</w:t>
            </w:r>
            <w:r>
              <w:rPr>
                <w:rFonts w:ascii="Calibri" w:eastAsia="Times New Roman" w:hAnsi="Calibri" w:cs="Calibri"/>
                <w:color w:val="000000" w:themeColor="text1"/>
                <w:sz w:val="20"/>
                <w:szCs w:val="20"/>
              </w:rPr>
              <w:t xml:space="preserve"> og er generelt en vigtig aktør i den organisatoriske implementering</w:t>
            </w:r>
            <w:r w:rsidRPr="00FB05D0">
              <w:rPr>
                <w:rFonts w:ascii="Calibri" w:eastAsia="Times New Roman" w:hAnsi="Calibri" w:cs="Calibri"/>
                <w:color w:val="000000" w:themeColor="text1"/>
                <w:sz w:val="20"/>
                <w:szCs w:val="20"/>
              </w:rPr>
              <w:t>.</w:t>
            </w:r>
          </w:p>
          <w:p w14:paraId="08BEC219" w14:textId="5C7CD09F" w:rsidR="001B79B2" w:rsidRPr="00CC51C4" w:rsidRDefault="001B79B2" w:rsidP="001B79B2">
            <w:pPr>
              <w:pStyle w:val="Tabel"/>
            </w:pPr>
            <w:r>
              <w:rPr>
                <w:rFonts w:ascii="Calibri" w:eastAsia="Times New Roman" w:hAnsi="Calibri" w:cs="Calibri"/>
                <w:color w:val="000000" w:themeColor="text1"/>
                <w:szCs w:val="20"/>
              </w:rPr>
              <w:t xml:space="preserve">Procesejerskabet indebærer desuden bistand til sikring af </w:t>
            </w:r>
            <w:r w:rsidRPr="00FB05D0">
              <w:rPr>
                <w:rFonts w:ascii="Calibri" w:eastAsia="Times New Roman" w:hAnsi="Calibri" w:cs="Calibri"/>
                <w:color w:val="000000" w:themeColor="text1"/>
                <w:szCs w:val="20"/>
              </w:rPr>
              <w:t>løsningens lovmedholdelighed</w:t>
            </w:r>
            <w:r>
              <w:rPr>
                <w:rFonts w:ascii="Calibri" w:eastAsia="Times New Roman" w:hAnsi="Calibri" w:cs="Calibri"/>
                <w:color w:val="000000" w:themeColor="text1"/>
                <w:szCs w:val="20"/>
              </w:rPr>
              <w:t xml:space="preserve"> og risikovurdering.</w:t>
            </w:r>
          </w:p>
        </w:tc>
      </w:tr>
      <w:tr w:rsidR="001B79B2" w:rsidRPr="00CC51C4" w14:paraId="556D8099" w14:textId="77777777" w:rsidTr="00C127DC">
        <w:tc>
          <w:tcPr>
            <w:tcW w:w="1980" w:type="dxa"/>
            <w:shd w:val="clear" w:color="auto" w:fill="auto"/>
          </w:tcPr>
          <w:p w14:paraId="17ED5592" w14:textId="5685AC59" w:rsidR="001B79B2" w:rsidRPr="000551BB" w:rsidRDefault="001B79B2" w:rsidP="001B79B2">
            <w:pPr>
              <w:pStyle w:val="Tabel"/>
            </w:pPr>
            <w:r>
              <w:t xml:space="preserve">Procesejer </w:t>
            </w:r>
            <w:r w:rsidR="002E6E1F">
              <w:t>(moms)</w:t>
            </w:r>
          </w:p>
        </w:tc>
        <w:tc>
          <w:tcPr>
            <w:tcW w:w="1559" w:type="dxa"/>
            <w:shd w:val="clear" w:color="auto" w:fill="auto"/>
            <w:vAlign w:val="bottom"/>
          </w:tcPr>
          <w:p w14:paraId="06F8804F" w14:textId="081585A4" w:rsidR="001B79B2" w:rsidRPr="00CC51C4" w:rsidRDefault="002C754D" w:rsidP="001B79B2">
            <w:pPr>
              <w:pStyle w:val="Tabel"/>
            </w:pPr>
            <w:r>
              <w:t>XX</w:t>
            </w:r>
            <w:r w:rsidR="001B79B2">
              <w:t>, EP 4, SKTST</w:t>
            </w:r>
          </w:p>
        </w:tc>
        <w:tc>
          <w:tcPr>
            <w:tcW w:w="1134" w:type="dxa"/>
            <w:shd w:val="clear" w:color="auto" w:fill="auto"/>
          </w:tcPr>
          <w:p w14:paraId="065F0802" w14:textId="3DBCE751" w:rsidR="001B79B2" w:rsidRPr="00CC51C4" w:rsidRDefault="007C762D" w:rsidP="001B79B2">
            <w:pPr>
              <w:pStyle w:val="Tabel"/>
            </w:pPr>
            <w:commentRangeStart w:id="306"/>
            <w:commentRangeStart w:id="307"/>
            <w:r>
              <w:t>50%</w:t>
            </w:r>
            <w:commentRangeEnd w:id="306"/>
            <w:r>
              <w:commentReference w:id="306"/>
            </w:r>
            <w:commentRangeEnd w:id="307"/>
            <w:r w:rsidR="000351F7">
              <w:rPr>
                <w:rStyle w:val="Kommentarhenvisning"/>
              </w:rPr>
              <w:commentReference w:id="307"/>
            </w:r>
          </w:p>
        </w:tc>
        <w:tc>
          <w:tcPr>
            <w:tcW w:w="1559" w:type="dxa"/>
            <w:shd w:val="clear" w:color="auto" w:fill="auto"/>
          </w:tcPr>
          <w:p w14:paraId="06C2D5C6" w14:textId="77777777" w:rsidR="001B79B2" w:rsidRPr="00CC51C4" w:rsidRDefault="001B79B2" w:rsidP="001B79B2">
            <w:pPr>
              <w:pStyle w:val="Tabel"/>
            </w:pPr>
          </w:p>
        </w:tc>
        <w:tc>
          <w:tcPr>
            <w:tcW w:w="3396" w:type="dxa"/>
            <w:shd w:val="clear" w:color="auto" w:fill="auto"/>
          </w:tcPr>
          <w:p w14:paraId="434F6ACD" w14:textId="70C1CF20" w:rsidR="001B79B2" w:rsidRDefault="001B79B2" w:rsidP="001B79B2">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har den endelige beslutningsret ved fastlæggelse af nye pro</w:t>
            </w:r>
            <w:r w:rsidRPr="00FB05D0">
              <w:rPr>
                <w:rFonts w:ascii="Calibri" w:eastAsia="Times New Roman" w:hAnsi="Calibri" w:cs="Calibri"/>
                <w:color w:val="000000" w:themeColor="text1"/>
                <w:sz w:val="20"/>
                <w:szCs w:val="20"/>
              </w:rPr>
              <w:lastRenderedPageBreak/>
              <w:t>cedurer vedrørende forretningsprocesserne</w:t>
            </w:r>
            <w:r>
              <w:rPr>
                <w:rFonts w:ascii="Calibri" w:eastAsia="Times New Roman" w:hAnsi="Calibri" w:cs="Calibri"/>
                <w:color w:val="000000" w:themeColor="text1"/>
                <w:sz w:val="20"/>
                <w:szCs w:val="20"/>
              </w:rPr>
              <w:t>,</w:t>
            </w:r>
            <w:r w:rsidRPr="00FB05D0">
              <w:rPr>
                <w:rFonts w:ascii="Calibri" w:eastAsia="Times New Roman" w:hAnsi="Calibri" w:cs="Calibri"/>
                <w:color w:val="000000" w:themeColor="text1"/>
                <w:sz w:val="20"/>
                <w:szCs w:val="20"/>
              </w:rPr>
              <w:t xml:space="preserve"> som </w:t>
            </w:r>
            <w:r w:rsidR="008373BD" w:rsidRPr="00FB05D0">
              <w:rPr>
                <w:rFonts w:ascii="Calibri" w:eastAsia="Times New Roman" w:hAnsi="Calibri" w:cs="Calibri"/>
                <w:color w:val="000000" w:themeColor="text1"/>
                <w:sz w:val="20"/>
                <w:szCs w:val="20"/>
              </w:rPr>
              <w:t>de</w:t>
            </w:r>
            <w:r w:rsidR="008373BD">
              <w:rPr>
                <w:rFonts w:ascii="Calibri" w:eastAsia="Times New Roman" w:hAnsi="Calibri" w:cs="Calibri"/>
                <w:color w:val="000000" w:themeColor="text1"/>
                <w:sz w:val="20"/>
                <w:szCs w:val="20"/>
              </w:rPr>
              <w:t>t</w:t>
            </w:r>
            <w:r w:rsidRPr="00FB05D0">
              <w:rPr>
                <w:rFonts w:ascii="Calibri" w:eastAsia="Times New Roman" w:hAnsi="Calibri" w:cs="Calibri"/>
                <w:color w:val="000000" w:themeColor="text1"/>
                <w:sz w:val="20"/>
                <w:szCs w:val="20"/>
              </w:rPr>
              <w:t xml:space="preserve"> nye </w:t>
            </w:r>
            <w:r w:rsidR="008373BD">
              <w:rPr>
                <w:rFonts w:ascii="Calibri" w:eastAsia="Times New Roman" w:hAnsi="Calibri" w:cs="Calibri"/>
                <w:color w:val="000000" w:themeColor="text1"/>
                <w:sz w:val="20"/>
                <w:szCs w:val="20"/>
              </w:rPr>
              <w:t>direktiv</w:t>
            </w:r>
            <w:r w:rsidRPr="00FB05D0">
              <w:rPr>
                <w:rFonts w:ascii="Calibri" w:eastAsia="Times New Roman" w:hAnsi="Calibri" w:cs="Calibri"/>
                <w:color w:val="000000" w:themeColor="text1"/>
                <w:sz w:val="20"/>
                <w:szCs w:val="20"/>
              </w:rPr>
              <w:t xml:space="preserve"> </w:t>
            </w:r>
            <w:r>
              <w:rPr>
                <w:rFonts w:ascii="Calibri" w:eastAsia="Times New Roman" w:hAnsi="Calibri" w:cs="Calibri"/>
                <w:color w:val="000000" w:themeColor="text1"/>
                <w:sz w:val="20"/>
                <w:szCs w:val="20"/>
              </w:rPr>
              <w:t>afstedkommer</w:t>
            </w:r>
            <w:r w:rsidRPr="00FB05D0">
              <w:rPr>
                <w:rFonts w:ascii="Calibri" w:eastAsia="Times New Roman" w:hAnsi="Calibri" w:cs="Calibri"/>
                <w:color w:val="000000" w:themeColor="text1"/>
                <w:sz w:val="20"/>
                <w:szCs w:val="20"/>
              </w:rPr>
              <w:t>.</w:t>
            </w:r>
          </w:p>
          <w:p w14:paraId="58C10FBD" w14:textId="1C2A89EB" w:rsidR="001B79B2" w:rsidRPr="00FB05D0" w:rsidRDefault="001B79B2" w:rsidP="001B79B2">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er</w:t>
            </w:r>
            <w:r>
              <w:rPr>
                <w:rFonts w:ascii="Calibri" w:eastAsia="Times New Roman" w:hAnsi="Calibri" w:cs="Calibri"/>
                <w:color w:val="000000" w:themeColor="text1"/>
                <w:sz w:val="20"/>
                <w:szCs w:val="20"/>
              </w:rPr>
              <w:t xml:space="preserve"> </w:t>
            </w:r>
            <w:r w:rsidRPr="00FB05D0">
              <w:rPr>
                <w:rFonts w:ascii="Calibri" w:eastAsia="Times New Roman" w:hAnsi="Calibri" w:cs="Calibri"/>
                <w:color w:val="000000" w:themeColor="text1"/>
                <w:sz w:val="20"/>
                <w:szCs w:val="20"/>
              </w:rPr>
              <w:t>ansvarlig for afklaring af forretningens relevant</w:t>
            </w:r>
            <w:r>
              <w:rPr>
                <w:rFonts w:ascii="Calibri" w:eastAsia="Times New Roman" w:hAnsi="Calibri" w:cs="Calibri"/>
                <w:color w:val="000000" w:themeColor="text1"/>
                <w:sz w:val="20"/>
                <w:szCs w:val="20"/>
              </w:rPr>
              <w:t>e nuværende</w:t>
            </w:r>
            <w:r w:rsidRPr="00FB05D0">
              <w:rPr>
                <w:rFonts w:ascii="Calibri" w:eastAsia="Times New Roman" w:hAnsi="Calibri" w:cs="Calibri"/>
                <w:color w:val="000000" w:themeColor="text1"/>
                <w:sz w:val="20"/>
                <w:szCs w:val="20"/>
              </w:rPr>
              <w:t xml:space="preserve"> processer</w:t>
            </w:r>
            <w:r>
              <w:rPr>
                <w:rFonts w:ascii="Calibri" w:eastAsia="Times New Roman" w:hAnsi="Calibri" w:cs="Calibri"/>
                <w:color w:val="000000" w:themeColor="text1"/>
                <w:sz w:val="20"/>
                <w:szCs w:val="20"/>
              </w:rPr>
              <w:t xml:space="preserve"> ift. den nye løsning og vurderer derpå </w:t>
            </w:r>
            <w:r w:rsidRPr="00FB05D0">
              <w:rPr>
                <w:rFonts w:ascii="Calibri" w:eastAsia="Times New Roman" w:hAnsi="Calibri" w:cs="Calibri"/>
                <w:color w:val="000000" w:themeColor="text1"/>
                <w:sz w:val="20"/>
                <w:szCs w:val="20"/>
              </w:rPr>
              <w:t>de potentielle ændringer i ressourcebehovet til forretningens drift</w:t>
            </w:r>
            <w:r w:rsidR="00703C10">
              <w:rPr>
                <w:rFonts w:ascii="Calibri" w:eastAsia="Times New Roman" w:hAnsi="Calibri" w:cs="Calibri"/>
                <w:color w:val="000000" w:themeColor="text1"/>
                <w:sz w:val="20"/>
                <w:szCs w:val="20"/>
              </w:rPr>
              <w:t>,</w:t>
            </w:r>
            <w:r>
              <w:rPr>
                <w:rFonts w:ascii="Calibri" w:eastAsia="Times New Roman" w:hAnsi="Calibri" w:cs="Calibri"/>
                <w:color w:val="000000" w:themeColor="text1"/>
                <w:sz w:val="20"/>
                <w:szCs w:val="20"/>
              </w:rPr>
              <w:t xml:space="preserve"> og er generelt en vigtig aktør i den organisatoriske implementering</w:t>
            </w:r>
            <w:r w:rsidRPr="00FB05D0">
              <w:rPr>
                <w:rFonts w:ascii="Calibri" w:eastAsia="Times New Roman" w:hAnsi="Calibri" w:cs="Calibri"/>
                <w:color w:val="000000" w:themeColor="text1"/>
                <w:sz w:val="20"/>
                <w:szCs w:val="20"/>
              </w:rPr>
              <w:t>.</w:t>
            </w:r>
          </w:p>
          <w:p w14:paraId="7B8FC460" w14:textId="5C5A46DD" w:rsidR="001B79B2" w:rsidRPr="00CC51C4" w:rsidRDefault="001B79B2" w:rsidP="001B79B2">
            <w:pPr>
              <w:pStyle w:val="Tabel"/>
            </w:pPr>
            <w:r>
              <w:rPr>
                <w:rFonts w:ascii="Calibri" w:eastAsia="Times New Roman" w:hAnsi="Calibri" w:cs="Calibri"/>
                <w:color w:val="000000" w:themeColor="text1"/>
                <w:szCs w:val="20"/>
              </w:rPr>
              <w:t xml:space="preserve">Procesejerskabet indebærer desuden bistand til sikring af </w:t>
            </w:r>
            <w:r w:rsidRPr="00FB05D0">
              <w:rPr>
                <w:rFonts w:ascii="Calibri" w:eastAsia="Times New Roman" w:hAnsi="Calibri" w:cs="Calibri"/>
                <w:color w:val="000000" w:themeColor="text1"/>
                <w:szCs w:val="20"/>
              </w:rPr>
              <w:t>løsningens lovmedholdelighed</w:t>
            </w:r>
            <w:r>
              <w:rPr>
                <w:rFonts w:ascii="Calibri" w:eastAsia="Times New Roman" w:hAnsi="Calibri" w:cs="Calibri"/>
                <w:color w:val="000000" w:themeColor="text1"/>
                <w:szCs w:val="20"/>
              </w:rPr>
              <w:t xml:space="preserve"> og risikovurdering.</w:t>
            </w:r>
          </w:p>
        </w:tc>
      </w:tr>
      <w:tr w:rsidR="001B79B2" w:rsidRPr="00CC51C4" w14:paraId="120CE051" w14:textId="77777777" w:rsidTr="00C127DC">
        <w:tc>
          <w:tcPr>
            <w:tcW w:w="1980" w:type="dxa"/>
            <w:shd w:val="clear" w:color="auto" w:fill="auto"/>
          </w:tcPr>
          <w:p w14:paraId="6CC1E280" w14:textId="5B255BE2" w:rsidR="001B79B2" w:rsidRPr="000551BB" w:rsidRDefault="001B79B2" w:rsidP="001B79B2">
            <w:pPr>
              <w:pStyle w:val="Tabel"/>
            </w:pPr>
            <w:r>
              <w:lastRenderedPageBreak/>
              <w:t xml:space="preserve">Procesejer </w:t>
            </w:r>
            <w:r w:rsidR="002E6E1F">
              <w:t>(kontrol)</w:t>
            </w:r>
          </w:p>
        </w:tc>
        <w:tc>
          <w:tcPr>
            <w:tcW w:w="1559" w:type="dxa"/>
            <w:shd w:val="clear" w:color="auto" w:fill="auto"/>
            <w:vAlign w:val="bottom"/>
          </w:tcPr>
          <w:p w14:paraId="651B3EE2" w14:textId="3CB49761" w:rsidR="001B79B2" w:rsidRPr="00CC51C4" w:rsidRDefault="002C754D" w:rsidP="001B79B2">
            <w:pPr>
              <w:pStyle w:val="Tabel"/>
            </w:pPr>
            <w:r>
              <w:t>XX</w:t>
            </w:r>
            <w:r w:rsidR="001B79B2">
              <w:t>, EV6, SKTST</w:t>
            </w:r>
          </w:p>
        </w:tc>
        <w:tc>
          <w:tcPr>
            <w:tcW w:w="1134" w:type="dxa"/>
            <w:shd w:val="clear" w:color="auto" w:fill="auto"/>
          </w:tcPr>
          <w:p w14:paraId="61486401" w14:textId="4A3332A4" w:rsidR="001B79B2" w:rsidRPr="00CC51C4" w:rsidRDefault="00C07075" w:rsidP="001B79B2">
            <w:pPr>
              <w:pStyle w:val="Tabel"/>
            </w:pPr>
            <w:r>
              <w:t>30</w:t>
            </w:r>
            <w:r w:rsidR="007C762D">
              <w:t>%</w:t>
            </w:r>
          </w:p>
        </w:tc>
        <w:tc>
          <w:tcPr>
            <w:tcW w:w="1559" w:type="dxa"/>
            <w:shd w:val="clear" w:color="auto" w:fill="auto"/>
          </w:tcPr>
          <w:p w14:paraId="31315687" w14:textId="77777777" w:rsidR="001B79B2" w:rsidRPr="00CC51C4" w:rsidRDefault="001B79B2" w:rsidP="001B79B2">
            <w:pPr>
              <w:pStyle w:val="Tabel"/>
            </w:pPr>
          </w:p>
        </w:tc>
        <w:tc>
          <w:tcPr>
            <w:tcW w:w="3396" w:type="dxa"/>
            <w:shd w:val="clear" w:color="auto" w:fill="auto"/>
          </w:tcPr>
          <w:p w14:paraId="36E6428B" w14:textId="3EAA7651" w:rsidR="001B79B2" w:rsidRDefault="001B79B2" w:rsidP="001B79B2">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har den endelige beslutningsret ved fastlæggelse af nye procedurer vedrørende forretningsprocesserne</w:t>
            </w:r>
            <w:r>
              <w:rPr>
                <w:rFonts w:ascii="Calibri" w:eastAsia="Times New Roman" w:hAnsi="Calibri" w:cs="Calibri"/>
                <w:color w:val="000000" w:themeColor="text1"/>
                <w:sz w:val="20"/>
                <w:szCs w:val="20"/>
              </w:rPr>
              <w:t>,</w:t>
            </w:r>
            <w:r w:rsidRPr="00FB05D0">
              <w:rPr>
                <w:rFonts w:ascii="Calibri" w:eastAsia="Times New Roman" w:hAnsi="Calibri" w:cs="Calibri"/>
                <w:color w:val="000000" w:themeColor="text1"/>
                <w:sz w:val="20"/>
                <w:szCs w:val="20"/>
              </w:rPr>
              <w:t xml:space="preserve"> som </w:t>
            </w:r>
            <w:r w:rsidR="008373BD" w:rsidRPr="00FB05D0">
              <w:rPr>
                <w:rFonts w:ascii="Calibri" w:eastAsia="Times New Roman" w:hAnsi="Calibri" w:cs="Calibri"/>
                <w:color w:val="000000" w:themeColor="text1"/>
                <w:sz w:val="20"/>
                <w:szCs w:val="20"/>
              </w:rPr>
              <w:t>de</w:t>
            </w:r>
            <w:r w:rsidR="008373BD">
              <w:rPr>
                <w:rFonts w:ascii="Calibri" w:eastAsia="Times New Roman" w:hAnsi="Calibri" w:cs="Calibri"/>
                <w:color w:val="000000" w:themeColor="text1"/>
                <w:sz w:val="20"/>
                <w:szCs w:val="20"/>
              </w:rPr>
              <w:t>t</w:t>
            </w:r>
            <w:r w:rsidRPr="00FB05D0">
              <w:rPr>
                <w:rFonts w:ascii="Calibri" w:eastAsia="Times New Roman" w:hAnsi="Calibri" w:cs="Calibri"/>
                <w:color w:val="000000" w:themeColor="text1"/>
                <w:sz w:val="20"/>
                <w:szCs w:val="20"/>
              </w:rPr>
              <w:t xml:space="preserve"> nye </w:t>
            </w:r>
            <w:r w:rsidR="008373BD">
              <w:rPr>
                <w:rFonts w:ascii="Calibri" w:eastAsia="Times New Roman" w:hAnsi="Calibri" w:cs="Calibri"/>
                <w:color w:val="000000" w:themeColor="text1"/>
                <w:sz w:val="20"/>
                <w:szCs w:val="20"/>
              </w:rPr>
              <w:t>direktiv</w:t>
            </w:r>
            <w:r w:rsidRPr="00FB05D0">
              <w:rPr>
                <w:rFonts w:ascii="Calibri" w:eastAsia="Times New Roman" w:hAnsi="Calibri" w:cs="Calibri"/>
                <w:color w:val="000000" w:themeColor="text1"/>
                <w:sz w:val="20"/>
                <w:szCs w:val="20"/>
              </w:rPr>
              <w:t xml:space="preserve"> </w:t>
            </w:r>
            <w:r>
              <w:rPr>
                <w:rFonts w:ascii="Calibri" w:eastAsia="Times New Roman" w:hAnsi="Calibri" w:cs="Calibri"/>
                <w:color w:val="000000" w:themeColor="text1"/>
                <w:sz w:val="20"/>
                <w:szCs w:val="20"/>
              </w:rPr>
              <w:t>afstedkommer</w:t>
            </w:r>
            <w:r w:rsidRPr="00FB05D0">
              <w:rPr>
                <w:rFonts w:ascii="Calibri" w:eastAsia="Times New Roman" w:hAnsi="Calibri" w:cs="Calibri"/>
                <w:color w:val="000000" w:themeColor="text1"/>
                <w:sz w:val="20"/>
                <w:szCs w:val="20"/>
              </w:rPr>
              <w:t>.</w:t>
            </w:r>
          </w:p>
          <w:p w14:paraId="3A93947B" w14:textId="035D9C92" w:rsidR="001B79B2" w:rsidRPr="00FB05D0" w:rsidRDefault="001B79B2" w:rsidP="001B79B2">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er</w:t>
            </w:r>
            <w:r>
              <w:rPr>
                <w:rFonts w:ascii="Calibri" w:eastAsia="Times New Roman" w:hAnsi="Calibri" w:cs="Calibri"/>
                <w:color w:val="000000" w:themeColor="text1"/>
                <w:sz w:val="20"/>
                <w:szCs w:val="20"/>
              </w:rPr>
              <w:t xml:space="preserve"> </w:t>
            </w:r>
            <w:r w:rsidRPr="00FB05D0">
              <w:rPr>
                <w:rFonts w:ascii="Calibri" w:eastAsia="Times New Roman" w:hAnsi="Calibri" w:cs="Calibri"/>
                <w:color w:val="000000" w:themeColor="text1"/>
                <w:sz w:val="20"/>
                <w:szCs w:val="20"/>
              </w:rPr>
              <w:t>ansvarlig for afklaring af forretningens relevant</w:t>
            </w:r>
            <w:r>
              <w:rPr>
                <w:rFonts w:ascii="Calibri" w:eastAsia="Times New Roman" w:hAnsi="Calibri" w:cs="Calibri"/>
                <w:color w:val="000000" w:themeColor="text1"/>
                <w:sz w:val="20"/>
                <w:szCs w:val="20"/>
              </w:rPr>
              <w:t>e nuværende</w:t>
            </w:r>
            <w:r w:rsidRPr="00FB05D0">
              <w:rPr>
                <w:rFonts w:ascii="Calibri" w:eastAsia="Times New Roman" w:hAnsi="Calibri" w:cs="Calibri"/>
                <w:color w:val="000000" w:themeColor="text1"/>
                <w:sz w:val="20"/>
                <w:szCs w:val="20"/>
              </w:rPr>
              <w:t xml:space="preserve"> processer</w:t>
            </w:r>
            <w:r>
              <w:rPr>
                <w:rFonts w:ascii="Calibri" w:eastAsia="Times New Roman" w:hAnsi="Calibri" w:cs="Calibri"/>
                <w:color w:val="000000" w:themeColor="text1"/>
                <w:sz w:val="20"/>
                <w:szCs w:val="20"/>
              </w:rPr>
              <w:t xml:space="preserve"> ift. den nye løsning og vurderer derpå </w:t>
            </w:r>
            <w:r w:rsidRPr="00FB05D0">
              <w:rPr>
                <w:rFonts w:ascii="Calibri" w:eastAsia="Times New Roman" w:hAnsi="Calibri" w:cs="Calibri"/>
                <w:color w:val="000000" w:themeColor="text1"/>
                <w:sz w:val="20"/>
                <w:szCs w:val="20"/>
              </w:rPr>
              <w:t>de potentielle ændringer i ressourcebehovet til forretningens drift</w:t>
            </w:r>
            <w:r w:rsidR="00703C10">
              <w:rPr>
                <w:rFonts w:ascii="Calibri" w:eastAsia="Times New Roman" w:hAnsi="Calibri" w:cs="Calibri"/>
                <w:color w:val="000000" w:themeColor="text1"/>
                <w:sz w:val="20"/>
                <w:szCs w:val="20"/>
              </w:rPr>
              <w:t>,</w:t>
            </w:r>
            <w:r>
              <w:rPr>
                <w:rFonts w:ascii="Calibri" w:eastAsia="Times New Roman" w:hAnsi="Calibri" w:cs="Calibri"/>
                <w:color w:val="000000" w:themeColor="text1"/>
                <w:sz w:val="20"/>
                <w:szCs w:val="20"/>
              </w:rPr>
              <w:t xml:space="preserve"> og er generelt en vigtig aktør i den organisatoriske implementering</w:t>
            </w:r>
            <w:r w:rsidRPr="00FB05D0">
              <w:rPr>
                <w:rFonts w:ascii="Calibri" w:eastAsia="Times New Roman" w:hAnsi="Calibri" w:cs="Calibri"/>
                <w:color w:val="000000" w:themeColor="text1"/>
                <w:sz w:val="20"/>
                <w:szCs w:val="20"/>
              </w:rPr>
              <w:t>.</w:t>
            </w:r>
          </w:p>
          <w:p w14:paraId="4CD13C8E" w14:textId="4AB3FF2F" w:rsidR="001B79B2" w:rsidRPr="00CC51C4" w:rsidRDefault="001B79B2" w:rsidP="001B79B2">
            <w:pPr>
              <w:pStyle w:val="Tabel"/>
            </w:pPr>
            <w:r>
              <w:rPr>
                <w:rFonts w:ascii="Calibri" w:eastAsia="Times New Roman" w:hAnsi="Calibri" w:cs="Calibri"/>
                <w:color w:val="000000" w:themeColor="text1"/>
                <w:szCs w:val="20"/>
              </w:rPr>
              <w:t xml:space="preserve">Procesejerskabet indebærer desuden bistand til sikring af </w:t>
            </w:r>
            <w:r w:rsidRPr="00FB05D0">
              <w:rPr>
                <w:rFonts w:ascii="Calibri" w:eastAsia="Times New Roman" w:hAnsi="Calibri" w:cs="Calibri"/>
                <w:color w:val="000000" w:themeColor="text1"/>
                <w:szCs w:val="20"/>
              </w:rPr>
              <w:t>løsningens lovmedholdelighed</w:t>
            </w:r>
            <w:r>
              <w:rPr>
                <w:rFonts w:ascii="Calibri" w:eastAsia="Times New Roman" w:hAnsi="Calibri" w:cs="Calibri"/>
                <w:color w:val="000000" w:themeColor="text1"/>
                <w:szCs w:val="20"/>
              </w:rPr>
              <w:t xml:space="preserve"> og risikovurdering.</w:t>
            </w:r>
          </w:p>
        </w:tc>
      </w:tr>
      <w:tr w:rsidR="00AF5D4F" w:rsidRPr="00CC51C4" w14:paraId="2DCAE483" w14:textId="77777777" w:rsidTr="008C5F51">
        <w:tc>
          <w:tcPr>
            <w:tcW w:w="1980" w:type="dxa"/>
            <w:shd w:val="clear" w:color="auto" w:fill="auto"/>
          </w:tcPr>
          <w:p w14:paraId="79D43F61" w14:textId="4C32E4A5" w:rsidR="00AF5D4F" w:rsidRDefault="00AF5D4F" w:rsidP="00AF5D4F">
            <w:pPr>
              <w:pStyle w:val="Tabel"/>
              <w:rPr>
                <w:rFonts w:ascii="Calibri" w:eastAsia="Times New Roman" w:hAnsi="Calibri" w:cs="Calibri"/>
                <w:szCs w:val="20"/>
              </w:rPr>
            </w:pPr>
            <w:r w:rsidRPr="007C0626">
              <w:rPr>
                <w:rFonts w:ascii="Calibri" w:eastAsia="Times New Roman" w:hAnsi="Calibri" w:cs="Calibri"/>
                <w:szCs w:val="20"/>
              </w:rPr>
              <w:t>Løsningsarkitekt </w:t>
            </w:r>
          </w:p>
        </w:tc>
        <w:tc>
          <w:tcPr>
            <w:tcW w:w="1559" w:type="dxa"/>
            <w:shd w:val="clear" w:color="auto" w:fill="auto"/>
          </w:tcPr>
          <w:p w14:paraId="5E907069" w14:textId="772043EB" w:rsidR="00AF5D4F" w:rsidRPr="00DA55BC" w:rsidRDefault="002C754D" w:rsidP="00AF5D4F">
            <w:pPr>
              <w:pStyle w:val="Tabel"/>
            </w:pPr>
            <w:r>
              <w:t>XX</w:t>
            </w:r>
            <w:r w:rsidR="00AF5D4F">
              <w:t xml:space="preserve">, </w:t>
            </w:r>
            <w:r w:rsidR="00AF5D4F" w:rsidRPr="002C142F">
              <w:t>Udvikling 1 OSM2</w:t>
            </w:r>
            <w:r w:rsidR="00AF5D4F">
              <w:t>, UFST</w:t>
            </w:r>
          </w:p>
        </w:tc>
        <w:tc>
          <w:tcPr>
            <w:tcW w:w="1134" w:type="dxa"/>
            <w:shd w:val="clear" w:color="auto" w:fill="auto"/>
          </w:tcPr>
          <w:p w14:paraId="663555DE" w14:textId="760A81CE" w:rsidR="00AF5D4F" w:rsidRPr="00CC51C4" w:rsidRDefault="11944696" w:rsidP="00AF5D4F">
            <w:pPr>
              <w:pStyle w:val="Tabel"/>
            </w:pPr>
            <w:r>
              <w:t xml:space="preserve">100% i </w:t>
            </w:r>
            <w:r w:rsidR="007F4A12">
              <w:t>september</w:t>
            </w:r>
            <w:r>
              <w:t xml:space="preserve"> og </w:t>
            </w:r>
            <w:r w:rsidR="007F4A12">
              <w:t xml:space="preserve">oktober </w:t>
            </w:r>
            <w:r>
              <w:t>2023. Herefter 60% resten af gennemfør</w:t>
            </w:r>
            <w:r w:rsidR="007F4750">
              <w:t>el</w:t>
            </w:r>
            <w:r>
              <w:t>sesfasen</w:t>
            </w:r>
          </w:p>
        </w:tc>
        <w:tc>
          <w:tcPr>
            <w:tcW w:w="1559" w:type="dxa"/>
            <w:shd w:val="clear" w:color="auto" w:fill="auto"/>
          </w:tcPr>
          <w:p w14:paraId="272C0ACE" w14:textId="77777777" w:rsidR="00AF5D4F" w:rsidRPr="00CC51C4" w:rsidRDefault="00AF5D4F" w:rsidP="00AF5D4F">
            <w:pPr>
              <w:pStyle w:val="Tabel"/>
            </w:pPr>
          </w:p>
        </w:tc>
        <w:tc>
          <w:tcPr>
            <w:tcW w:w="3396" w:type="dxa"/>
            <w:shd w:val="clear" w:color="auto" w:fill="auto"/>
          </w:tcPr>
          <w:p w14:paraId="0DEF1534" w14:textId="77777777" w:rsidR="00AF5D4F" w:rsidRDefault="00AF5D4F" w:rsidP="00AF5D4F">
            <w:pPr>
              <w:spacing w:before="60" w:after="60"/>
              <w:textAlignment w:val="baseline"/>
              <w:rPr>
                <w:rFonts w:ascii="Calibri" w:eastAsia="Times New Roman" w:hAnsi="Calibri" w:cs="Calibri"/>
                <w:color w:val="000000"/>
                <w:sz w:val="20"/>
                <w:szCs w:val="20"/>
                <w:shd w:val="clear" w:color="auto" w:fill="FFFFFF"/>
              </w:rPr>
            </w:pPr>
            <w:r>
              <w:rPr>
                <w:rFonts w:ascii="Calibri" w:eastAsia="Times New Roman" w:hAnsi="Calibri" w:cs="Calibri"/>
                <w:color w:val="000000"/>
                <w:sz w:val="20"/>
                <w:szCs w:val="20"/>
                <w:shd w:val="clear" w:color="auto" w:fill="FFFFFF"/>
              </w:rPr>
              <w:t>Løsningsarkitekten er a</w:t>
            </w:r>
            <w:r w:rsidRPr="00E43CDF">
              <w:rPr>
                <w:rFonts w:ascii="Calibri" w:eastAsia="Times New Roman" w:hAnsi="Calibri" w:cs="Calibri"/>
                <w:color w:val="000000"/>
                <w:sz w:val="20"/>
                <w:szCs w:val="20"/>
                <w:shd w:val="clear" w:color="auto" w:fill="FFFFFF"/>
              </w:rPr>
              <w:t xml:space="preserve">nsvarlig for </w:t>
            </w:r>
            <w:r>
              <w:rPr>
                <w:rFonts w:ascii="Calibri" w:eastAsia="Times New Roman" w:hAnsi="Calibri" w:cs="Calibri"/>
                <w:color w:val="000000"/>
                <w:sz w:val="20"/>
                <w:szCs w:val="20"/>
                <w:shd w:val="clear" w:color="auto" w:fill="FFFFFF"/>
              </w:rPr>
              <w:t xml:space="preserve">den overordnede </w:t>
            </w:r>
            <w:r w:rsidRPr="00E43CDF">
              <w:rPr>
                <w:rFonts w:ascii="Calibri" w:eastAsia="Times New Roman" w:hAnsi="Calibri" w:cs="Calibri"/>
                <w:color w:val="000000"/>
                <w:sz w:val="20"/>
                <w:szCs w:val="20"/>
                <w:shd w:val="clear" w:color="auto" w:fill="FFFFFF"/>
              </w:rPr>
              <w:t>arkitektur</w:t>
            </w:r>
            <w:r>
              <w:rPr>
                <w:rFonts w:ascii="Calibri" w:eastAsia="Times New Roman" w:hAnsi="Calibri" w:cs="Calibri"/>
                <w:color w:val="000000"/>
                <w:sz w:val="20"/>
                <w:szCs w:val="20"/>
                <w:shd w:val="clear" w:color="auto" w:fill="FFFFFF"/>
              </w:rPr>
              <w:t xml:space="preserve"> og for den tekniske løsning.</w:t>
            </w:r>
          </w:p>
          <w:p w14:paraId="280D1ACC" w14:textId="77777777" w:rsidR="00AF5D4F" w:rsidRDefault="00AF5D4F" w:rsidP="00AF5D4F">
            <w:pPr>
              <w:spacing w:before="60" w:after="60"/>
              <w:textAlignment w:val="baseline"/>
              <w:rPr>
                <w:rFonts w:ascii="Calibri" w:eastAsia="Times New Roman" w:hAnsi="Calibri" w:cs="Calibri"/>
                <w:color w:val="000000"/>
                <w:sz w:val="20"/>
                <w:szCs w:val="20"/>
                <w:shd w:val="clear" w:color="auto" w:fill="FFFFFF"/>
              </w:rPr>
            </w:pPr>
            <w:r>
              <w:rPr>
                <w:rFonts w:ascii="Calibri" w:eastAsia="Times New Roman" w:hAnsi="Calibri" w:cs="Calibri"/>
                <w:color w:val="000000"/>
                <w:sz w:val="20"/>
                <w:szCs w:val="20"/>
                <w:shd w:val="clear" w:color="auto" w:fill="FFFFFF"/>
              </w:rPr>
              <w:t>Løsningsarkitekten specificerer de tekniske krav til løsningen, såvel de funktionelle og</w:t>
            </w:r>
            <w:r w:rsidRPr="00E43CDF">
              <w:rPr>
                <w:rFonts w:ascii="Calibri" w:eastAsia="Times New Roman" w:hAnsi="Calibri" w:cs="Calibri"/>
                <w:color w:val="000000"/>
                <w:sz w:val="20"/>
                <w:szCs w:val="20"/>
                <w:shd w:val="clear" w:color="auto" w:fill="FFFFFF"/>
              </w:rPr>
              <w:t xml:space="preserve"> ikke</w:t>
            </w:r>
            <w:r>
              <w:rPr>
                <w:rFonts w:ascii="Calibri" w:eastAsia="Times New Roman" w:hAnsi="Calibri" w:cs="Calibri"/>
                <w:color w:val="000000"/>
                <w:sz w:val="20"/>
                <w:szCs w:val="20"/>
                <w:shd w:val="clear" w:color="auto" w:fill="FFFFFF"/>
              </w:rPr>
              <w:t>-</w:t>
            </w:r>
            <w:r w:rsidRPr="00E43CDF">
              <w:rPr>
                <w:rFonts w:ascii="Calibri" w:eastAsia="Times New Roman" w:hAnsi="Calibri" w:cs="Calibri"/>
                <w:color w:val="000000"/>
                <w:sz w:val="20"/>
                <w:szCs w:val="20"/>
                <w:shd w:val="clear" w:color="auto" w:fill="FFFFFF"/>
              </w:rPr>
              <w:t>funktionelle krav</w:t>
            </w:r>
            <w:r>
              <w:rPr>
                <w:rFonts w:ascii="Calibri" w:eastAsia="Times New Roman" w:hAnsi="Calibri" w:cs="Calibri"/>
                <w:color w:val="000000"/>
                <w:sz w:val="20"/>
                <w:szCs w:val="20"/>
                <w:shd w:val="clear" w:color="auto" w:fill="FFFFFF"/>
              </w:rPr>
              <w:t>.</w:t>
            </w:r>
          </w:p>
          <w:p w14:paraId="19C9D2B6" w14:textId="77777777" w:rsidR="00AF5D4F" w:rsidRDefault="00AF5D4F" w:rsidP="00AF5D4F">
            <w:pPr>
              <w:spacing w:before="60" w:after="60"/>
              <w:textAlignment w:val="baseline"/>
              <w:rPr>
                <w:rFonts w:ascii="Calibri" w:eastAsia="Times New Roman" w:hAnsi="Calibri" w:cs="Calibri"/>
                <w:color w:val="000000"/>
                <w:sz w:val="20"/>
                <w:szCs w:val="20"/>
                <w:shd w:val="clear" w:color="auto" w:fill="FFFFFF"/>
              </w:rPr>
            </w:pPr>
            <w:r>
              <w:rPr>
                <w:rFonts w:ascii="Calibri" w:eastAsia="Times New Roman" w:hAnsi="Calibri" w:cs="Calibri"/>
                <w:color w:val="000000"/>
                <w:sz w:val="20"/>
                <w:szCs w:val="20"/>
                <w:shd w:val="clear" w:color="auto" w:fill="FFFFFF"/>
              </w:rPr>
              <w:t>Løsningsarkitekten indgår i alle overvejelser omkring løsningen og opfyldelse af forretningskravene.</w:t>
            </w:r>
          </w:p>
          <w:p w14:paraId="5FA73C8D" w14:textId="50472DB1" w:rsidR="00AF5D4F" w:rsidRPr="00E92C6D" w:rsidRDefault="00AF5D4F" w:rsidP="00AF5D4F">
            <w:pPr>
              <w:spacing w:before="60" w:after="60"/>
              <w:textAlignment w:val="baseline"/>
              <w:rPr>
                <w:rFonts w:ascii="Calibri" w:eastAsia="Times New Roman" w:hAnsi="Calibri" w:cs="Calibri"/>
                <w:color w:val="000000" w:themeColor="text1"/>
                <w:sz w:val="20"/>
                <w:szCs w:val="20"/>
              </w:rPr>
            </w:pPr>
            <w:r w:rsidRPr="0096401C">
              <w:rPr>
                <w:rFonts w:ascii="Calibri" w:eastAsia="Times New Roman" w:hAnsi="Calibri" w:cs="Calibri"/>
                <w:color w:val="000000"/>
                <w:sz w:val="20"/>
                <w:szCs w:val="20"/>
                <w:shd w:val="clear" w:color="auto" w:fill="FFFFFF"/>
              </w:rPr>
              <w:t>Særligt ift. denne løsning, er det et krav, at løsningsarkitekten har overblik og forståelse for løsningens samspil med løsningen i E</w:t>
            </w:r>
            <w:r>
              <w:rPr>
                <w:rFonts w:ascii="Calibri" w:eastAsia="Times New Roman" w:hAnsi="Calibri" w:cs="Calibri"/>
                <w:color w:val="000000"/>
                <w:sz w:val="20"/>
                <w:szCs w:val="20"/>
                <w:shd w:val="clear" w:color="auto" w:fill="FFFFFF"/>
              </w:rPr>
              <w:t>U</w:t>
            </w:r>
          </w:p>
        </w:tc>
      </w:tr>
      <w:tr w:rsidR="001B79B2" w:rsidRPr="00CC51C4" w14:paraId="3104443B" w14:textId="77777777" w:rsidTr="00B311A9">
        <w:tc>
          <w:tcPr>
            <w:tcW w:w="1980" w:type="dxa"/>
            <w:shd w:val="clear" w:color="auto" w:fill="auto"/>
          </w:tcPr>
          <w:p w14:paraId="1D19B15C" w14:textId="7538B425" w:rsidR="001B79B2" w:rsidRPr="000551BB" w:rsidRDefault="00AF5D4F" w:rsidP="001B79B2">
            <w:pPr>
              <w:pStyle w:val="Tabel"/>
            </w:pPr>
            <w:r>
              <w:t>Informationsarkitekt</w:t>
            </w:r>
          </w:p>
        </w:tc>
        <w:tc>
          <w:tcPr>
            <w:tcW w:w="1559" w:type="dxa"/>
            <w:shd w:val="clear" w:color="auto" w:fill="auto"/>
          </w:tcPr>
          <w:p w14:paraId="7DB5CD1E" w14:textId="070D70C6" w:rsidR="001B79B2" w:rsidRPr="00CC51C4" w:rsidRDefault="00043417" w:rsidP="001B79B2">
            <w:pPr>
              <w:pStyle w:val="Tabel"/>
            </w:pPr>
            <w:r>
              <w:t>XX, XX, UFST</w:t>
            </w:r>
          </w:p>
        </w:tc>
        <w:tc>
          <w:tcPr>
            <w:tcW w:w="1134" w:type="dxa"/>
            <w:shd w:val="clear" w:color="auto" w:fill="auto"/>
          </w:tcPr>
          <w:p w14:paraId="428AE8AA" w14:textId="10BFED03" w:rsidR="001B79B2" w:rsidRPr="00CC51C4" w:rsidRDefault="000635FB" w:rsidP="001B79B2">
            <w:pPr>
              <w:pStyle w:val="Tabel"/>
            </w:pPr>
            <w:r>
              <w:t>50</w:t>
            </w:r>
            <w:r w:rsidR="00E924D0">
              <w:t>%</w:t>
            </w:r>
          </w:p>
        </w:tc>
        <w:tc>
          <w:tcPr>
            <w:tcW w:w="1559" w:type="dxa"/>
            <w:shd w:val="clear" w:color="auto" w:fill="auto"/>
          </w:tcPr>
          <w:p w14:paraId="660CA9D5" w14:textId="77777777" w:rsidR="001B79B2" w:rsidRPr="00CC51C4" w:rsidRDefault="001B79B2" w:rsidP="001B79B2">
            <w:pPr>
              <w:pStyle w:val="Tabel"/>
            </w:pPr>
          </w:p>
        </w:tc>
        <w:tc>
          <w:tcPr>
            <w:tcW w:w="3396" w:type="dxa"/>
            <w:shd w:val="clear" w:color="auto" w:fill="auto"/>
          </w:tcPr>
          <w:p w14:paraId="0EDC35AF" w14:textId="7490B127" w:rsidR="001B79B2" w:rsidRPr="00F940A5" w:rsidRDefault="00AF5D4F" w:rsidP="001B79B2">
            <w:pPr>
              <w:pStyle w:val="Tabel"/>
              <w:rPr>
                <w:rFonts w:ascii="Calibri" w:eastAsia="Times New Roman" w:hAnsi="Calibri" w:cs="Calibri"/>
                <w:color w:val="000000" w:themeColor="text1"/>
                <w:szCs w:val="20"/>
              </w:rPr>
            </w:pPr>
            <w:r w:rsidRPr="009672C1">
              <w:rPr>
                <w:rFonts w:ascii="Calibri" w:eastAsia="Times New Roman" w:hAnsi="Calibri" w:cs="Calibri"/>
                <w:color w:val="000000" w:themeColor="text1"/>
                <w:szCs w:val="20"/>
              </w:rPr>
              <w:t xml:space="preserve">Informationsarkitekten indgår i projektet og leverer systemdokumentation i form af </w:t>
            </w:r>
            <w:r>
              <w:rPr>
                <w:rFonts w:ascii="Calibri" w:eastAsia="Times New Roman" w:hAnsi="Calibri" w:cs="Calibri"/>
                <w:color w:val="000000" w:themeColor="text1"/>
                <w:szCs w:val="20"/>
              </w:rPr>
              <w:t xml:space="preserve">følgende </w:t>
            </w:r>
            <w:r w:rsidRPr="009672C1">
              <w:rPr>
                <w:rFonts w:ascii="Calibri" w:eastAsia="Times New Roman" w:hAnsi="Calibri" w:cs="Calibri"/>
                <w:color w:val="000000" w:themeColor="text1"/>
                <w:szCs w:val="20"/>
              </w:rPr>
              <w:t>produkter</w:t>
            </w:r>
            <w:r>
              <w:rPr>
                <w:rFonts w:ascii="Calibri" w:eastAsia="Times New Roman" w:hAnsi="Calibri" w:cs="Calibri"/>
                <w:color w:val="000000" w:themeColor="text1"/>
                <w:szCs w:val="20"/>
              </w:rPr>
              <w:t>:</w:t>
            </w:r>
            <w:r w:rsidRPr="009672C1">
              <w:rPr>
                <w:rFonts w:ascii="Calibri" w:eastAsia="Times New Roman" w:hAnsi="Calibri" w:cs="Calibri"/>
                <w:color w:val="000000" w:themeColor="text1"/>
                <w:szCs w:val="20"/>
              </w:rPr>
              <w:t xml:space="preserve"> </w:t>
            </w:r>
            <w:r w:rsidR="00353685">
              <w:rPr>
                <w:rFonts w:ascii="Calibri" w:eastAsia="Times New Roman" w:hAnsi="Calibri" w:cs="Calibri"/>
                <w:color w:val="000000" w:themeColor="text1"/>
                <w:szCs w:val="20"/>
              </w:rPr>
              <w:t xml:space="preserve">procesmodel, </w:t>
            </w:r>
            <w:r w:rsidRPr="009672C1">
              <w:rPr>
                <w:rFonts w:ascii="Calibri" w:eastAsia="Times New Roman" w:hAnsi="Calibri" w:cs="Calibri"/>
                <w:color w:val="000000" w:themeColor="text1"/>
                <w:szCs w:val="20"/>
              </w:rPr>
              <w:t>informationsmodel</w:t>
            </w:r>
            <w:r w:rsidR="00353685">
              <w:rPr>
                <w:rFonts w:ascii="Calibri" w:eastAsia="Times New Roman" w:hAnsi="Calibri" w:cs="Calibri"/>
                <w:color w:val="000000" w:themeColor="text1"/>
                <w:szCs w:val="20"/>
              </w:rPr>
              <w:t xml:space="preserve"> mm.</w:t>
            </w:r>
            <w:r w:rsidRPr="009672C1">
              <w:rPr>
                <w:rFonts w:ascii="Calibri" w:eastAsia="Times New Roman" w:hAnsi="Calibri" w:cs="Calibri"/>
                <w:color w:val="000000" w:themeColor="text1"/>
                <w:szCs w:val="20"/>
              </w:rPr>
              <w:t xml:space="preserve">, use case diagram, use case beskrivelser for </w:t>
            </w:r>
            <w:r w:rsidRPr="009672C1">
              <w:rPr>
                <w:rFonts w:ascii="Calibri" w:eastAsia="Times New Roman" w:hAnsi="Calibri" w:cs="Calibri"/>
                <w:color w:val="000000" w:themeColor="text1"/>
                <w:szCs w:val="20"/>
              </w:rPr>
              <w:lastRenderedPageBreak/>
              <w:t>systemet samt API snitfladebeskrivelser.</w:t>
            </w:r>
            <w:r w:rsidR="00A26634">
              <w:rPr>
                <w:rFonts w:ascii="Calibri" w:eastAsia="Times New Roman" w:hAnsi="Calibri" w:cs="Calibri"/>
                <w:color w:val="000000" w:themeColor="text1"/>
                <w:szCs w:val="20"/>
              </w:rPr>
              <w:t xml:space="preserve"> </w:t>
            </w:r>
          </w:p>
        </w:tc>
      </w:tr>
      <w:tr w:rsidR="001B79B2" w:rsidRPr="00CC51C4" w14:paraId="13852099" w14:textId="77777777" w:rsidTr="00B311A9">
        <w:tc>
          <w:tcPr>
            <w:tcW w:w="1980" w:type="dxa"/>
            <w:shd w:val="clear" w:color="auto" w:fill="auto"/>
          </w:tcPr>
          <w:p w14:paraId="6EAC0AD4" w14:textId="653FFA3E" w:rsidR="001B79B2" w:rsidRPr="000551BB" w:rsidRDefault="001B79B2" w:rsidP="001B79B2">
            <w:pPr>
              <w:pStyle w:val="Tabel"/>
            </w:pPr>
            <w:r w:rsidRPr="000551BB">
              <w:lastRenderedPageBreak/>
              <w:t>Scrum Master</w:t>
            </w:r>
          </w:p>
        </w:tc>
        <w:tc>
          <w:tcPr>
            <w:tcW w:w="1559" w:type="dxa"/>
            <w:shd w:val="clear" w:color="auto" w:fill="auto"/>
          </w:tcPr>
          <w:p w14:paraId="5928492C" w14:textId="517961C3" w:rsidR="001B79B2" w:rsidRPr="00CC51C4" w:rsidRDefault="00043417" w:rsidP="001B79B2">
            <w:pPr>
              <w:pStyle w:val="Tabel"/>
            </w:pPr>
            <w:r>
              <w:t>XX, XX, UFST</w:t>
            </w:r>
          </w:p>
        </w:tc>
        <w:tc>
          <w:tcPr>
            <w:tcW w:w="1134" w:type="dxa"/>
            <w:shd w:val="clear" w:color="auto" w:fill="auto"/>
          </w:tcPr>
          <w:p w14:paraId="798BF506" w14:textId="45FE00F5" w:rsidR="001B79B2" w:rsidRPr="00CC51C4" w:rsidRDefault="00E924D0" w:rsidP="001B79B2">
            <w:pPr>
              <w:pStyle w:val="Tabel"/>
            </w:pPr>
            <w:r>
              <w:t>100%</w:t>
            </w:r>
          </w:p>
        </w:tc>
        <w:tc>
          <w:tcPr>
            <w:tcW w:w="1559" w:type="dxa"/>
            <w:shd w:val="clear" w:color="auto" w:fill="auto"/>
          </w:tcPr>
          <w:p w14:paraId="0943D16F" w14:textId="77777777" w:rsidR="001B79B2" w:rsidRPr="00CC51C4" w:rsidRDefault="001B79B2" w:rsidP="001B79B2">
            <w:pPr>
              <w:pStyle w:val="Tabel"/>
            </w:pPr>
          </w:p>
        </w:tc>
        <w:tc>
          <w:tcPr>
            <w:tcW w:w="3396" w:type="dxa"/>
            <w:shd w:val="clear" w:color="auto" w:fill="auto"/>
          </w:tcPr>
          <w:p w14:paraId="09C63252" w14:textId="2ADC28A7" w:rsidR="001B79B2" w:rsidRPr="00CC51C4" w:rsidRDefault="001B79B2" w:rsidP="001B79B2">
            <w:pPr>
              <w:pStyle w:val="Tabel"/>
            </w:pPr>
            <w:r w:rsidRPr="007C0626">
              <w:rPr>
                <w:rFonts w:ascii="Calibri" w:eastAsia="Times New Roman" w:hAnsi="Calibri" w:cs="Calibri"/>
                <w:color w:val="000000"/>
                <w:szCs w:val="20"/>
                <w:shd w:val="clear" w:color="auto" w:fill="FFFFFF"/>
              </w:rPr>
              <w:t>Scrum Master</w:t>
            </w:r>
            <w:r>
              <w:rPr>
                <w:rFonts w:ascii="Calibri" w:eastAsia="Times New Roman" w:hAnsi="Calibri" w:cs="Calibri"/>
                <w:color w:val="000000"/>
                <w:szCs w:val="20"/>
                <w:shd w:val="clear" w:color="auto" w:fill="FFFFFF"/>
              </w:rPr>
              <w:t>en</w:t>
            </w:r>
            <w:r w:rsidRPr="007C0626">
              <w:rPr>
                <w:rFonts w:ascii="Calibri" w:eastAsia="Times New Roman" w:hAnsi="Calibri" w:cs="Calibri"/>
                <w:color w:val="000000"/>
                <w:szCs w:val="20"/>
                <w:shd w:val="clear" w:color="auto" w:fill="FFFFFF"/>
              </w:rPr>
              <w:t> agerer som facilitator og coach for det agile team. Dertil kommer opgaver ift. at sikre de agile principper overholdes, fjerne hindringer, der ligger i vejen for projektet, sikre vedvarende flow og forsat forbedring.</w:t>
            </w:r>
            <w:r w:rsidRPr="007C0626">
              <w:rPr>
                <w:rFonts w:ascii="Calibri" w:eastAsia="Times New Roman" w:hAnsi="Calibri" w:cs="Calibri"/>
                <w:color w:val="000000"/>
                <w:szCs w:val="20"/>
              </w:rPr>
              <w:t> </w:t>
            </w:r>
            <w:r w:rsidR="00D104D2">
              <w:rPr>
                <w:rFonts w:ascii="Calibri" w:eastAsia="Times New Roman" w:hAnsi="Calibri" w:cs="Calibri"/>
                <w:color w:val="000000"/>
                <w:szCs w:val="20"/>
              </w:rPr>
              <w:t>Scrum</w:t>
            </w:r>
            <w:r w:rsidR="005F591E">
              <w:rPr>
                <w:rFonts w:ascii="Calibri" w:eastAsia="Times New Roman" w:hAnsi="Calibri" w:cs="Calibri"/>
                <w:color w:val="000000"/>
                <w:szCs w:val="20"/>
              </w:rPr>
              <w:t xml:space="preserve"> </w:t>
            </w:r>
            <w:r w:rsidR="0096401C">
              <w:rPr>
                <w:rFonts w:ascii="Calibri" w:eastAsia="Times New Roman" w:hAnsi="Calibri" w:cs="Calibri"/>
                <w:color w:val="000000"/>
                <w:szCs w:val="20"/>
              </w:rPr>
              <w:t>m</w:t>
            </w:r>
            <w:r w:rsidR="005F591E">
              <w:rPr>
                <w:rFonts w:ascii="Calibri" w:eastAsia="Times New Roman" w:hAnsi="Calibri" w:cs="Calibri"/>
                <w:color w:val="000000"/>
                <w:szCs w:val="20"/>
              </w:rPr>
              <w:t xml:space="preserve">asteren antages at skulle være team lead </w:t>
            </w:r>
            <w:r w:rsidR="00F56707">
              <w:rPr>
                <w:rFonts w:ascii="Calibri" w:eastAsia="Times New Roman" w:hAnsi="Calibri" w:cs="Calibri"/>
                <w:color w:val="000000"/>
                <w:szCs w:val="20"/>
              </w:rPr>
              <w:t xml:space="preserve">for </w:t>
            </w:r>
            <w:r w:rsidR="008E6391">
              <w:rPr>
                <w:rFonts w:ascii="Calibri" w:eastAsia="Times New Roman" w:hAnsi="Calibri" w:cs="Calibri"/>
                <w:color w:val="000000"/>
                <w:szCs w:val="20"/>
              </w:rPr>
              <w:t>”</w:t>
            </w:r>
            <w:r w:rsidR="00F56707">
              <w:rPr>
                <w:rFonts w:ascii="Calibri" w:eastAsia="Times New Roman" w:hAnsi="Calibri" w:cs="Calibri"/>
                <w:color w:val="000000"/>
                <w:szCs w:val="20"/>
              </w:rPr>
              <w:t xml:space="preserve">team </w:t>
            </w:r>
            <w:r w:rsidR="008E6391">
              <w:rPr>
                <w:rFonts w:ascii="Calibri" w:eastAsia="Times New Roman" w:hAnsi="Calibri" w:cs="Calibri"/>
                <w:color w:val="000000"/>
                <w:szCs w:val="20"/>
              </w:rPr>
              <w:t>backend”</w:t>
            </w:r>
            <w:r w:rsidR="00582003">
              <w:rPr>
                <w:rFonts w:ascii="Calibri" w:eastAsia="Times New Roman" w:hAnsi="Calibri" w:cs="Calibri"/>
                <w:color w:val="000000"/>
                <w:szCs w:val="20"/>
              </w:rPr>
              <w:t>.</w:t>
            </w:r>
          </w:p>
        </w:tc>
      </w:tr>
      <w:tr w:rsidR="001B79B2" w:rsidRPr="00CC51C4" w14:paraId="0FD85025" w14:textId="77777777" w:rsidTr="00B311A9">
        <w:tc>
          <w:tcPr>
            <w:tcW w:w="1980" w:type="dxa"/>
            <w:shd w:val="clear" w:color="auto" w:fill="auto"/>
          </w:tcPr>
          <w:p w14:paraId="754058E2" w14:textId="3E2DDB1A" w:rsidR="001B79B2" w:rsidRPr="000551BB" w:rsidRDefault="001B79B2" w:rsidP="001B79B2">
            <w:pPr>
              <w:pStyle w:val="Tabel"/>
            </w:pPr>
            <w:r w:rsidRPr="000551BB">
              <w:t>Product Owner</w:t>
            </w:r>
          </w:p>
        </w:tc>
        <w:tc>
          <w:tcPr>
            <w:tcW w:w="1559" w:type="dxa"/>
            <w:shd w:val="clear" w:color="auto" w:fill="auto"/>
          </w:tcPr>
          <w:p w14:paraId="409EC4FF" w14:textId="2044AC2C" w:rsidR="001B79B2" w:rsidRPr="00CC51C4" w:rsidRDefault="00043417" w:rsidP="001B79B2">
            <w:pPr>
              <w:pStyle w:val="Tabel"/>
            </w:pPr>
            <w:r>
              <w:t>XX, XX, UFST</w:t>
            </w:r>
          </w:p>
        </w:tc>
        <w:tc>
          <w:tcPr>
            <w:tcW w:w="1134" w:type="dxa"/>
            <w:shd w:val="clear" w:color="auto" w:fill="auto"/>
          </w:tcPr>
          <w:p w14:paraId="25F83DE2" w14:textId="41FC79F4" w:rsidR="001B79B2" w:rsidRPr="00CC51C4" w:rsidRDefault="3E8CED7D" w:rsidP="001B79B2">
            <w:pPr>
              <w:pStyle w:val="Tabel"/>
            </w:pPr>
            <w:r>
              <w:t>60</w:t>
            </w:r>
            <w:r w:rsidR="00D21ACA">
              <w:t>%</w:t>
            </w:r>
          </w:p>
        </w:tc>
        <w:tc>
          <w:tcPr>
            <w:tcW w:w="1559" w:type="dxa"/>
            <w:shd w:val="clear" w:color="auto" w:fill="auto"/>
          </w:tcPr>
          <w:p w14:paraId="3F6AD960" w14:textId="77777777" w:rsidR="001B79B2" w:rsidRPr="00CC51C4" w:rsidRDefault="001B79B2" w:rsidP="001B79B2">
            <w:pPr>
              <w:pStyle w:val="Tabel"/>
            </w:pPr>
          </w:p>
        </w:tc>
        <w:tc>
          <w:tcPr>
            <w:tcW w:w="3396" w:type="dxa"/>
            <w:shd w:val="clear" w:color="auto" w:fill="auto"/>
          </w:tcPr>
          <w:p w14:paraId="5262BE5F" w14:textId="0C22A7F6" w:rsidR="001B79B2" w:rsidRDefault="001B79B2" w:rsidP="001B79B2">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Product Owner</w:t>
            </w:r>
            <w:r w:rsidRPr="00DD5F50">
              <w:rPr>
                <w:rFonts w:ascii="Calibri" w:eastAsia="Times New Roman" w:hAnsi="Calibri" w:cs="Calibri"/>
                <w:color w:val="000000" w:themeColor="text1"/>
                <w:sz w:val="20"/>
                <w:szCs w:val="20"/>
              </w:rPr>
              <w:t xml:space="preserve"> rolle</w:t>
            </w:r>
            <w:r w:rsidR="00602733">
              <w:rPr>
                <w:rFonts w:ascii="Calibri" w:eastAsia="Times New Roman" w:hAnsi="Calibri" w:cs="Calibri"/>
                <w:color w:val="000000" w:themeColor="text1"/>
                <w:sz w:val="20"/>
                <w:szCs w:val="20"/>
              </w:rPr>
              <w:t>en</w:t>
            </w:r>
            <w:r w:rsidRPr="00DD5F50">
              <w:rPr>
                <w:rFonts w:ascii="Calibri" w:eastAsia="Times New Roman" w:hAnsi="Calibri" w:cs="Calibri"/>
                <w:color w:val="000000" w:themeColor="text1"/>
                <w:sz w:val="20"/>
                <w:szCs w:val="20"/>
              </w:rPr>
              <w:t xml:space="preserve"> er at formidle forretningens ønsker og prioriteringer til teamet</w:t>
            </w:r>
            <w:r w:rsidR="00602733">
              <w:rPr>
                <w:rFonts w:ascii="Calibri" w:eastAsia="Times New Roman" w:hAnsi="Calibri" w:cs="Calibri"/>
                <w:color w:val="000000" w:themeColor="text1"/>
                <w:sz w:val="20"/>
                <w:szCs w:val="20"/>
              </w:rPr>
              <w:t>,</w:t>
            </w:r>
            <w:r w:rsidRPr="00DD5F50">
              <w:rPr>
                <w:rFonts w:ascii="Calibri" w:eastAsia="Times New Roman" w:hAnsi="Calibri" w:cs="Calibri"/>
                <w:color w:val="000000" w:themeColor="text1"/>
                <w:sz w:val="20"/>
                <w:szCs w:val="20"/>
              </w:rPr>
              <w:t xml:space="preserve"> </w:t>
            </w:r>
            <w:r>
              <w:rPr>
                <w:rFonts w:ascii="Calibri" w:eastAsia="Times New Roman" w:hAnsi="Calibri" w:cs="Calibri"/>
                <w:color w:val="000000" w:themeColor="text1"/>
                <w:sz w:val="20"/>
                <w:szCs w:val="20"/>
              </w:rPr>
              <w:t xml:space="preserve">som udvikler løsningen under </w:t>
            </w:r>
            <w:r w:rsidR="00AF5D4F">
              <w:rPr>
                <w:rFonts w:ascii="Calibri" w:eastAsia="Times New Roman" w:hAnsi="Calibri" w:cs="Calibri"/>
                <w:color w:val="000000" w:themeColor="text1"/>
                <w:sz w:val="20"/>
                <w:szCs w:val="20"/>
              </w:rPr>
              <w:t>gennemfør</w:t>
            </w:r>
            <w:r w:rsidR="00B467F3">
              <w:rPr>
                <w:rFonts w:ascii="Calibri" w:eastAsia="Times New Roman" w:hAnsi="Calibri" w:cs="Calibri"/>
                <w:color w:val="000000" w:themeColor="text1"/>
                <w:sz w:val="20"/>
                <w:szCs w:val="20"/>
              </w:rPr>
              <w:t>elses</w:t>
            </w:r>
            <w:r w:rsidR="00AF5D4F">
              <w:rPr>
                <w:rFonts w:ascii="Calibri" w:eastAsia="Times New Roman" w:hAnsi="Calibri" w:cs="Calibri"/>
                <w:color w:val="000000" w:themeColor="text1"/>
                <w:sz w:val="20"/>
                <w:szCs w:val="20"/>
              </w:rPr>
              <w:t>fasen.</w:t>
            </w:r>
            <w:r>
              <w:rPr>
                <w:rFonts w:ascii="Calibri" w:eastAsia="Times New Roman" w:hAnsi="Calibri" w:cs="Calibri"/>
                <w:color w:val="000000" w:themeColor="text1"/>
                <w:sz w:val="20"/>
                <w:szCs w:val="20"/>
              </w:rPr>
              <w:t xml:space="preserve"> PO sikrer afstemning af forretningsmæssig værdi i stories med de skattefaglige Business Owner’ere og Procesejer</w:t>
            </w:r>
            <w:r w:rsidR="00602733">
              <w:rPr>
                <w:rFonts w:ascii="Calibri" w:eastAsia="Times New Roman" w:hAnsi="Calibri" w:cs="Calibri"/>
                <w:color w:val="000000" w:themeColor="text1"/>
                <w:sz w:val="20"/>
                <w:szCs w:val="20"/>
              </w:rPr>
              <w:t>e</w:t>
            </w:r>
            <w:r w:rsidRPr="00DD5F50">
              <w:rPr>
                <w:rFonts w:ascii="Calibri" w:eastAsia="Times New Roman" w:hAnsi="Calibri" w:cs="Calibri"/>
                <w:color w:val="000000" w:themeColor="text1"/>
                <w:sz w:val="20"/>
                <w:szCs w:val="20"/>
              </w:rPr>
              <w:t xml:space="preserve">. </w:t>
            </w:r>
          </w:p>
          <w:p w14:paraId="312E2C03" w14:textId="77777777" w:rsidR="001B79B2" w:rsidRPr="00DD5F50" w:rsidRDefault="001B79B2" w:rsidP="001B79B2">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I samarbejde med projektlederen, Scrum Masteren og teamet,</w:t>
            </w:r>
            <w:r w:rsidRPr="00DD5F50">
              <w:rPr>
                <w:rFonts w:ascii="Calibri" w:eastAsia="Times New Roman" w:hAnsi="Calibri" w:cs="Calibri"/>
                <w:color w:val="000000" w:themeColor="text1"/>
                <w:sz w:val="20"/>
                <w:szCs w:val="20"/>
              </w:rPr>
              <w:t xml:space="preserve"> prioritere</w:t>
            </w:r>
            <w:r>
              <w:rPr>
                <w:rFonts w:ascii="Calibri" w:eastAsia="Times New Roman" w:hAnsi="Calibri" w:cs="Calibri"/>
                <w:color w:val="000000" w:themeColor="text1"/>
                <w:sz w:val="20"/>
                <w:szCs w:val="20"/>
              </w:rPr>
              <w:t>s</w:t>
            </w:r>
            <w:r w:rsidRPr="00DD5F50">
              <w:rPr>
                <w:rFonts w:ascii="Calibri" w:eastAsia="Times New Roman" w:hAnsi="Calibri" w:cs="Calibri"/>
                <w:color w:val="000000" w:themeColor="text1"/>
                <w:sz w:val="20"/>
                <w:szCs w:val="20"/>
              </w:rPr>
              <w:t xml:space="preserve"> teamets backlog. </w:t>
            </w:r>
          </w:p>
          <w:p w14:paraId="535B3F56" w14:textId="225115DF" w:rsidR="001B79B2" w:rsidRDefault="001B79B2" w:rsidP="001B79B2">
            <w:pPr>
              <w:spacing w:before="60" w:after="60"/>
              <w:textAlignment w:val="baseline"/>
              <w:rPr>
                <w:rFonts w:ascii="Calibri" w:eastAsia="Times New Roman" w:hAnsi="Calibri" w:cs="Calibri"/>
                <w:color w:val="000000" w:themeColor="text1"/>
                <w:sz w:val="20"/>
                <w:szCs w:val="20"/>
              </w:rPr>
            </w:pPr>
            <w:r w:rsidRPr="00DD5F50">
              <w:rPr>
                <w:rFonts w:ascii="Calibri" w:eastAsia="Times New Roman" w:hAnsi="Calibri" w:cs="Calibri"/>
                <w:color w:val="000000" w:themeColor="text1"/>
                <w:sz w:val="20"/>
                <w:szCs w:val="20"/>
              </w:rPr>
              <w:t>PO</w:t>
            </w:r>
            <w:r>
              <w:rPr>
                <w:rFonts w:ascii="Calibri" w:eastAsia="Times New Roman" w:hAnsi="Calibri" w:cs="Calibri"/>
                <w:color w:val="000000" w:themeColor="text1"/>
                <w:sz w:val="20"/>
                <w:szCs w:val="20"/>
              </w:rPr>
              <w:t>’en</w:t>
            </w:r>
            <w:r w:rsidRPr="00DD5F50">
              <w:rPr>
                <w:rFonts w:ascii="Calibri" w:eastAsia="Times New Roman" w:hAnsi="Calibri" w:cs="Calibri"/>
                <w:color w:val="000000" w:themeColor="text1"/>
                <w:sz w:val="20"/>
                <w:szCs w:val="20"/>
              </w:rPr>
              <w:t xml:space="preserve"> er ansvarlig for at definere </w:t>
            </w:r>
            <w:r>
              <w:rPr>
                <w:rFonts w:ascii="Calibri" w:eastAsia="Times New Roman" w:hAnsi="Calibri" w:cs="Calibri"/>
                <w:color w:val="000000" w:themeColor="text1"/>
                <w:sz w:val="20"/>
                <w:szCs w:val="20"/>
              </w:rPr>
              <w:t>s</w:t>
            </w:r>
            <w:r w:rsidRPr="00DD5F50">
              <w:rPr>
                <w:rFonts w:ascii="Calibri" w:eastAsia="Times New Roman" w:hAnsi="Calibri" w:cs="Calibri"/>
                <w:color w:val="000000" w:themeColor="text1"/>
                <w:sz w:val="20"/>
                <w:szCs w:val="20"/>
              </w:rPr>
              <w:t>tories</w:t>
            </w:r>
            <w:r>
              <w:rPr>
                <w:rFonts w:ascii="Calibri" w:eastAsia="Times New Roman" w:hAnsi="Calibri" w:cs="Calibri"/>
                <w:color w:val="000000" w:themeColor="text1"/>
                <w:sz w:val="20"/>
                <w:szCs w:val="20"/>
              </w:rPr>
              <w:t xml:space="preserve"> og </w:t>
            </w:r>
            <w:r w:rsidRPr="00DD5F50">
              <w:rPr>
                <w:rFonts w:ascii="Calibri" w:eastAsia="Times New Roman" w:hAnsi="Calibri" w:cs="Calibri"/>
                <w:color w:val="000000" w:themeColor="text1"/>
                <w:sz w:val="20"/>
                <w:szCs w:val="20"/>
              </w:rPr>
              <w:t>er den eneste</w:t>
            </w:r>
            <w:r>
              <w:rPr>
                <w:rFonts w:ascii="Calibri" w:eastAsia="Times New Roman" w:hAnsi="Calibri" w:cs="Calibri"/>
                <w:color w:val="000000" w:themeColor="text1"/>
                <w:sz w:val="20"/>
                <w:szCs w:val="20"/>
              </w:rPr>
              <w:t>,</w:t>
            </w:r>
            <w:r w:rsidRPr="00DD5F50">
              <w:rPr>
                <w:rFonts w:ascii="Calibri" w:eastAsia="Times New Roman" w:hAnsi="Calibri" w:cs="Calibri"/>
                <w:color w:val="000000" w:themeColor="text1"/>
                <w:sz w:val="20"/>
                <w:szCs w:val="20"/>
              </w:rPr>
              <w:t xml:space="preserve"> som kan godkende implementeringen af en given stor</w:t>
            </w:r>
            <w:r w:rsidR="009F60E5">
              <w:rPr>
                <w:rFonts w:ascii="Calibri" w:eastAsia="Times New Roman" w:hAnsi="Calibri" w:cs="Calibri"/>
                <w:color w:val="000000" w:themeColor="text1"/>
                <w:sz w:val="20"/>
                <w:szCs w:val="20"/>
              </w:rPr>
              <w:t>y</w:t>
            </w:r>
            <w:r w:rsidRPr="00DD5F50">
              <w:rPr>
                <w:rFonts w:ascii="Calibri" w:eastAsia="Times New Roman" w:hAnsi="Calibri" w:cs="Calibri"/>
                <w:color w:val="000000" w:themeColor="text1"/>
                <w:sz w:val="20"/>
                <w:szCs w:val="20"/>
              </w:rPr>
              <w:t>. </w:t>
            </w:r>
          </w:p>
          <w:p w14:paraId="0121FC4A" w14:textId="2D35F8EA" w:rsidR="001B79B2" w:rsidRPr="00CC51C4" w:rsidRDefault="001B79B2" w:rsidP="001B79B2">
            <w:pPr>
              <w:pStyle w:val="Tabel"/>
            </w:pPr>
          </w:p>
        </w:tc>
      </w:tr>
      <w:tr w:rsidR="001B79B2" w:rsidRPr="00CC51C4" w14:paraId="6D8D9F8A" w14:textId="77777777" w:rsidTr="00B311A9">
        <w:tc>
          <w:tcPr>
            <w:tcW w:w="1980" w:type="dxa"/>
            <w:shd w:val="clear" w:color="auto" w:fill="auto"/>
          </w:tcPr>
          <w:p w14:paraId="788743D3" w14:textId="6E6A0434" w:rsidR="001B79B2" w:rsidRPr="000551BB" w:rsidRDefault="007D2EDC" w:rsidP="001B79B2">
            <w:pPr>
              <w:pStyle w:val="Tabel"/>
            </w:pPr>
            <w:r w:rsidRPr="007D2EDC">
              <w:rPr>
                <w:rFonts w:ascii="Calibri" w:eastAsia="Times New Roman" w:hAnsi="Calibri" w:cs="Calibri"/>
                <w:szCs w:val="20"/>
              </w:rPr>
              <w:t>Test/Quality Manager</w:t>
            </w:r>
          </w:p>
        </w:tc>
        <w:tc>
          <w:tcPr>
            <w:tcW w:w="1559" w:type="dxa"/>
            <w:shd w:val="clear" w:color="auto" w:fill="auto"/>
          </w:tcPr>
          <w:p w14:paraId="7841FDAE" w14:textId="20F472D9" w:rsidR="001B79B2" w:rsidRPr="00CC51C4" w:rsidRDefault="00043417" w:rsidP="001B79B2">
            <w:pPr>
              <w:pStyle w:val="Tabel"/>
            </w:pPr>
            <w:r>
              <w:t xml:space="preserve">XX, XX, </w:t>
            </w:r>
            <w:r w:rsidR="00AF5D4F">
              <w:t>UFST</w:t>
            </w:r>
          </w:p>
        </w:tc>
        <w:tc>
          <w:tcPr>
            <w:tcW w:w="1134" w:type="dxa"/>
            <w:shd w:val="clear" w:color="auto" w:fill="auto"/>
          </w:tcPr>
          <w:p w14:paraId="16AE06C2" w14:textId="2892400A" w:rsidR="001B79B2" w:rsidRPr="00CC51C4" w:rsidRDefault="3E8CED7D" w:rsidP="001B79B2">
            <w:pPr>
              <w:pStyle w:val="Tabel"/>
            </w:pPr>
            <w:r w:rsidRPr="3F1CB8C4">
              <w:rPr>
                <w:rFonts w:ascii="Calibri" w:eastAsia="Times New Roman" w:hAnsi="Calibri" w:cs="Calibri"/>
              </w:rPr>
              <w:t>80</w:t>
            </w:r>
            <w:r w:rsidR="69AE559F" w:rsidRPr="3F1CB8C4">
              <w:rPr>
                <w:rFonts w:ascii="Calibri" w:eastAsia="Times New Roman" w:hAnsi="Calibri" w:cs="Calibri"/>
              </w:rPr>
              <w:t>% i september</w:t>
            </w:r>
            <w:r w:rsidR="00505A62">
              <w:rPr>
                <w:rFonts w:ascii="Calibri" w:eastAsia="Times New Roman" w:hAnsi="Calibri" w:cs="Calibri"/>
              </w:rPr>
              <w:t>-november</w:t>
            </w:r>
            <w:r w:rsidR="69AE559F" w:rsidRPr="3F1CB8C4">
              <w:rPr>
                <w:rFonts w:ascii="Calibri" w:eastAsia="Times New Roman" w:hAnsi="Calibri" w:cs="Calibri"/>
              </w:rPr>
              <w:t xml:space="preserve"> 2023. Herefter 40% i resten af gennemfør</w:t>
            </w:r>
            <w:r w:rsidR="007F4750">
              <w:rPr>
                <w:rFonts w:ascii="Calibri" w:eastAsia="Times New Roman" w:hAnsi="Calibri" w:cs="Calibri"/>
              </w:rPr>
              <w:t>el</w:t>
            </w:r>
            <w:r w:rsidR="69AE559F" w:rsidRPr="3F1CB8C4">
              <w:rPr>
                <w:rFonts w:ascii="Calibri" w:eastAsia="Times New Roman" w:hAnsi="Calibri" w:cs="Calibri"/>
              </w:rPr>
              <w:t>sesfasen</w:t>
            </w:r>
          </w:p>
        </w:tc>
        <w:tc>
          <w:tcPr>
            <w:tcW w:w="1559" w:type="dxa"/>
            <w:shd w:val="clear" w:color="auto" w:fill="auto"/>
          </w:tcPr>
          <w:p w14:paraId="2D45EE69" w14:textId="58465AD3" w:rsidR="001B79B2" w:rsidRPr="00CC51C4" w:rsidRDefault="00AF5D4F" w:rsidP="001B79B2">
            <w:pPr>
              <w:pStyle w:val="Tabel"/>
            </w:pPr>
            <w:r w:rsidRPr="007C0626">
              <w:rPr>
                <w:rFonts w:ascii="Calibri" w:eastAsia="Times New Roman" w:hAnsi="Calibri" w:cs="Calibri"/>
                <w:szCs w:val="20"/>
              </w:rPr>
              <w:t> </w:t>
            </w:r>
          </w:p>
        </w:tc>
        <w:tc>
          <w:tcPr>
            <w:tcW w:w="3396" w:type="dxa"/>
            <w:shd w:val="clear" w:color="auto" w:fill="auto"/>
          </w:tcPr>
          <w:p w14:paraId="6ED7F2E1" w14:textId="25CDC951" w:rsidR="001B79B2" w:rsidRPr="00CC51C4" w:rsidRDefault="00986311" w:rsidP="001B79B2">
            <w:pPr>
              <w:pStyle w:val="Tabel"/>
            </w:pPr>
            <w:r>
              <w:rPr>
                <w:rFonts w:ascii="Calibri" w:eastAsia="Times New Roman" w:hAnsi="Calibri" w:cs="Calibri"/>
                <w:color w:val="000000" w:themeColor="text1"/>
                <w:szCs w:val="20"/>
              </w:rPr>
              <w:t>Udarbejder t</w:t>
            </w:r>
            <w:r w:rsidR="00C919CD" w:rsidRPr="00C919CD">
              <w:rPr>
                <w:rFonts w:ascii="Calibri" w:eastAsia="Times New Roman" w:hAnsi="Calibri" w:cs="Calibri"/>
                <w:color w:val="000000" w:themeColor="text1"/>
                <w:szCs w:val="20"/>
              </w:rPr>
              <w:t>estsetup, E2E test, sikre at test ikke overlapper, design af testcases, systemtest, vurder</w:t>
            </w:r>
            <w:r w:rsidR="00F24186">
              <w:rPr>
                <w:rFonts w:ascii="Calibri" w:eastAsia="Times New Roman" w:hAnsi="Calibri" w:cs="Calibri"/>
                <w:color w:val="000000" w:themeColor="text1"/>
                <w:szCs w:val="20"/>
              </w:rPr>
              <w:t>er</w:t>
            </w:r>
            <w:r w:rsidR="00C919CD" w:rsidRPr="00C919CD">
              <w:rPr>
                <w:rFonts w:ascii="Calibri" w:eastAsia="Times New Roman" w:hAnsi="Calibri" w:cs="Calibri"/>
                <w:color w:val="000000" w:themeColor="text1"/>
                <w:szCs w:val="20"/>
              </w:rPr>
              <w:t xml:space="preserve"> hvilke testdata, der er relevante at teste på</w:t>
            </w:r>
            <w:r w:rsidR="002E728C">
              <w:rPr>
                <w:rFonts w:ascii="Calibri" w:eastAsia="Times New Roman" w:hAnsi="Calibri" w:cs="Calibri"/>
                <w:color w:val="000000" w:themeColor="text1"/>
                <w:szCs w:val="20"/>
              </w:rPr>
              <w:t>.</w:t>
            </w:r>
          </w:p>
        </w:tc>
      </w:tr>
      <w:tr w:rsidR="001B79B2" w:rsidRPr="00CC51C4" w14:paraId="5BA9D256" w14:textId="77777777" w:rsidTr="005E2479">
        <w:tc>
          <w:tcPr>
            <w:tcW w:w="1980" w:type="dxa"/>
            <w:shd w:val="clear" w:color="auto" w:fill="auto"/>
          </w:tcPr>
          <w:p w14:paraId="6B98E160" w14:textId="15C305C7" w:rsidR="001B79B2" w:rsidRDefault="00AF5D4F" w:rsidP="001B79B2">
            <w:pPr>
              <w:pStyle w:val="Tabel"/>
            </w:pPr>
            <w:r>
              <w:rPr>
                <w:rFonts w:ascii="Calibri" w:eastAsia="Times New Roman" w:hAnsi="Calibri" w:cs="Calibri"/>
                <w:szCs w:val="20"/>
              </w:rPr>
              <w:t>Udviklere</w:t>
            </w:r>
            <w:r w:rsidR="00505A62">
              <w:rPr>
                <w:rFonts w:ascii="Calibri" w:eastAsia="Times New Roman" w:hAnsi="Calibri" w:cs="Calibri"/>
                <w:szCs w:val="20"/>
              </w:rPr>
              <w:t>, interne</w:t>
            </w:r>
          </w:p>
        </w:tc>
        <w:tc>
          <w:tcPr>
            <w:tcW w:w="1559" w:type="dxa"/>
            <w:shd w:val="clear" w:color="auto" w:fill="auto"/>
          </w:tcPr>
          <w:p w14:paraId="630B100A" w14:textId="2EA2D872" w:rsidR="001B79B2" w:rsidRPr="00CC51C4" w:rsidRDefault="00043417" w:rsidP="001B79B2">
            <w:pPr>
              <w:pStyle w:val="Tabel"/>
            </w:pPr>
            <w:r>
              <w:t xml:space="preserve">XX, XX, </w:t>
            </w:r>
            <w:r w:rsidR="00AF5D4F">
              <w:t>UFST</w:t>
            </w:r>
          </w:p>
        </w:tc>
        <w:tc>
          <w:tcPr>
            <w:tcW w:w="1134" w:type="dxa"/>
            <w:shd w:val="clear" w:color="auto" w:fill="auto"/>
          </w:tcPr>
          <w:p w14:paraId="3A734CB0" w14:textId="2A45E9E6" w:rsidR="001B79B2" w:rsidRPr="00CC51C4" w:rsidRDefault="00BD2D2A" w:rsidP="001B79B2">
            <w:pPr>
              <w:pStyle w:val="Tabel"/>
            </w:pPr>
            <w:r>
              <w:t>100%</w:t>
            </w:r>
          </w:p>
        </w:tc>
        <w:tc>
          <w:tcPr>
            <w:tcW w:w="1559" w:type="dxa"/>
            <w:shd w:val="clear" w:color="auto" w:fill="auto"/>
          </w:tcPr>
          <w:p w14:paraId="7451DBD8" w14:textId="1E69E7FD" w:rsidR="001B79B2" w:rsidRPr="00CC51C4" w:rsidRDefault="004D27C2" w:rsidP="001B79B2">
            <w:pPr>
              <w:pStyle w:val="Tabel"/>
            </w:pPr>
            <w:r>
              <w:t>OSM2 erfaring hvis Scenarie 1</w:t>
            </w:r>
          </w:p>
        </w:tc>
        <w:tc>
          <w:tcPr>
            <w:tcW w:w="3396" w:type="dxa"/>
            <w:shd w:val="clear" w:color="auto" w:fill="auto"/>
          </w:tcPr>
          <w:p w14:paraId="036BDA7E" w14:textId="3D983107" w:rsidR="001B79B2" w:rsidRPr="00CC51C4" w:rsidRDefault="00AF5D4F" w:rsidP="001B79B2">
            <w:pPr>
              <w:pStyle w:val="Tabel"/>
            </w:pPr>
            <w:r w:rsidRPr="00187F4D">
              <w:rPr>
                <w:rFonts w:ascii="Calibri" w:eastAsia="Times New Roman" w:hAnsi="Calibri" w:cs="Calibri"/>
                <w:color w:val="000000" w:themeColor="text1"/>
                <w:szCs w:val="20"/>
              </w:rPr>
              <w:t>Udvikler</w:t>
            </w:r>
            <w:r>
              <w:rPr>
                <w:rFonts w:ascii="Calibri" w:eastAsia="Times New Roman" w:hAnsi="Calibri" w:cs="Calibri"/>
                <w:color w:val="000000" w:themeColor="text1"/>
                <w:szCs w:val="20"/>
              </w:rPr>
              <w:t>ne udvikler</w:t>
            </w:r>
            <w:r w:rsidRPr="00187F4D">
              <w:rPr>
                <w:rFonts w:ascii="Calibri" w:eastAsia="Times New Roman" w:hAnsi="Calibri" w:cs="Calibri"/>
                <w:color w:val="000000" w:themeColor="text1"/>
                <w:szCs w:val="20"/>
              </w:rPr>
              <w:t xml:space="preserve"> løsningen</w:t>
            </w:r>
            <w:r w:rsidR="009F60E5">
              <w:rPr>
                <w:rFonts w:ascii="Calibri" w:eastAsia="Times New Roman" w:hAnsi="Calibri" w:cs="Calibri"/>
                <w:color w:val="000000" w:themeColor="text1"/>
                <w:szCs w:val="20"/>
              </w:rPr>
              <w:t>,</w:t>
            </w:r>
            <w:r w:rsidRPr="00187F4D">
              <w:rPr>
                <w:rFonts w:ascii="Calibri" w:eastAsia="Times New Roman" w:hAnsi="Calibri" w:cs="Calibri"/>
                <w:color w:val="000000" w:themeColor="text1"/>
                <w:szCs w:val="20"/>
              </w:rPr>
              <w:t xml:space="preserve"> samt udarbejder dokumentation</w:t>
            </w:r>
            <w:r>
              <w:rPr>
                <w:rFonts w:ascii="Calibri" w:eastAsia="Times New Roman" w:hAnsi="Calibri" w:cs="Calibri"/>
                <w:color w:val="000000" w:themeColor="text1"/>
                <w:szCs w:val="20"/>
              </w:rPr>
              <w:t xml:space="preserve"> og f</w:t>
            </w:r>
            <w:r w:rsidRPr="001A5DA2">
              <w:rPr>
                <w:rFonts w:ascii="Calibri" w:eastAsia="Times New Roman" w:hAnsi="Calibri" w:cs="Calibri"/>
                <w:color w:val="000000" w:themeColor="text1"/>
                <w:szCs w:val="20"/>
              </w:rPr>
              <w:t>oretager unit-test</w:t>
            </w:r>
            <w:r>
              <w:rPr>
                <w:rFonts w:ascii="Calibri" w:eastAsia="Times New Roman" w:hAnsi="Calibri" w:cs="Calibri"/>
                <w:color w:val="000000" w:themeColor="text1"/>
                <w:szCs w:val="20"/>
              </w:rPr>
              <w:t xml:space="preserve">. </w:t>
            </w:r>
          </w:p>
        </w:tc>
      </w:tr>
      <w:tr w:rsidR="001B79B2" w:rsidRPr="00CC51C4" w14:paraId="168E4BC3" w14:textId="77777777" w:rsidTr="005E2479">
        <w:tc>
          <w:tcPr>
            <w:tcW w:w="1980" w:type="dxa"/>
            <w:shd w:val="clear" w:color="auto" w:fill="auto"/>
          </w:tcPr>
          <w:p w14:paraId="39DB731C" w14:textId="5127DA47" w:rsidR="001B79B2" w:rsidRDefault="00AF5D4F" w:rsidP="001B79B2">
            <w:pPr>
              <w:pStyle w:val="Tabel"/>
            </w:pPr>
            <w:r>
              <w:rPr>
                <w:rFonts w:ascii="Calibri" w:eastAsia="Times New Roman" w:hAnsi="Calibri" w:cs="Calibri"/>
                <w:szCs w:val="20"/>
              </w:rPr>
              <w:t>Udviklere, eksterne</w:t>
            </w:r>
          </w:p>
        </w:tc>
        <w:tc>
          <w:tcPr>
            <w:tcW w:w="1559" w:type="dxa"/>
            <w:shd w:val="clear" w:color="auto" w:fill="auto"/>
          </w:tcPr>
          <w:p w14:paraId="32DBDE1A" w14:textId="00EDB4BB" w:rsidR="001B79B2" w:rsidRPr="00CC51C4" w:rsidRDefault="00AF5D4F" w:rsidP="001B79B2">
            <w:pPr>
              <w:pStyle w:val="Tabel"/>
            </w:pPr>
            <w:r>
              <w:rPr>
                <w:rFonts w:ascii="Calibri" w:eastAsia="Times New Roman" w:hAnsi="Calibri" w:cs="Calibri"/>
                <w:szCs w:val="20"/>
              </w:rPr>
              <w:t>Ekstern IT-konsulent</w:t>
            </w:r>
          </w:p>
        </w:tc>
        <w:tc>
          <w:tcPr>
            <w:tcW w:w="1134" w:type="dxa"/>
            <w:shd w:val="clear" w:color="auto" w:fill="auto"/>
          </w:tcPr>
          <w:p w14:paraId="37E4589F" w14:textId="2A594D16" w:rsidR="001B79B2" w:rsidRPr="00CC51C4" w:rsidRDefault="00BD2D2A" w:rsidP="001B79B2">
            <w:pPr>
              <w:pStyle w:val="Tabel"/>
            </w:pPr>
            <w:r>
              <w:t>100%</w:t>
            </w:r>
          </w:p>
        </w:tc>
        <w:tc>
          <w:tcPr>
            <w:tcW w:w="1559" w:type="dxa"/>
            <w:shd w:val="clear" w:color="auto" w:fill="auto"/>
          </w:tcPr>
          <w:p w14:paraId="4E28A90C" w14:textId="77777777" w:rsidR="001B79B2" w:rsidRPr="00CC51C4" w:rsidRDefault="001B79B2" w:rsidP="001B79B2">
            <w:pPr>
              <w:pStyle w:val="Tabel"/>
            </w:pPr>
          </w:p>
        </w:tc>
        <w:tc>
          <w:tcPr>
            <w:tcW w:w="3396" w:type="dxa"/>
            <w:shd w:val="clear" w:color="auto" w:fill="auto"/>
          </w:tcPr>
          <w:p w14:paraId="08EA10AC" w14:textId="3A3B22BB" w:rsidR="001B79B2" w:rsidRPr="00CC51C4" w:rsidRDefault="00AF5D4F" w:rsidP="001B79B2">
            <w:pPr>
              <w:pStyle w:val="Tabel"/>
            </w:pPr>
            <w:r>
              <w:rPr>
                <w:rFonts w:ascii="Calibri" w:eastAsia="Times New Roman" w:hAnsi="Calibri" w:cs="Calibri"/>
                <w:color w:val="000000" w:themeColor="text1"/>
                <w:szCs w:val="20"/>
              </w:rPr>
              <w:t>Projektet tilknytter to udviklere, herunder en chefudvikler, som skal have den endelige ansvar i udviklingen og som har indgående kendskab til Skatteforvaltningen med flere års erfaring herfra.</w:t>
            </w:r>
            <w:r>
              <w:rPr>
                <w:rFonts w:ascii="Calibri" w:eastAsia="Times New Roman" w:hAnsi="Calibri" w:cs="Calibri"/>
                <w:szCs w:val="20"/>
              </w:rPr>
              <w:t xml:space="preserve"> </w:t>
            </w:r>
          </w:p>
        </w:tc>
      </w:tr>
      <w:tr w:rsidR="00AF5D4F" w:rsidRPr="00CC51C4" w14:paraId="2A2CD956" w14:textId="77777777" w:rsidTr="005E2479">
        <w:tc>
          <w:tcPr>
            <w:tcW w:w="1980" w:type="dxa"/>
            <w:shd w:val="clear" w:color="auto" w:fill="auto"/>
          </w:tcPr>
          <w:p w14:paraId="4842D9FB" w14:textId="36F7C916" w:rsidR="00AF5D4F" w:rsidRDefault="00AF5D4F" w:rsidP="00AF5D4F">
            <w:pPr>
              <w:pStyle w:val="Tabel"/>
            </w:pPr>
            <w:r>
              <w:rPr>
                <w:rFonts w:ascii="Calibri" w:eastAsia="Times New Roman" w:hAnsi="Calibri" w:cs="Calibri"/>
                <w:szCs w:val="20"/>
              </w:rPr>
              <w:lastRenderedPageBreak/>
              <w:t>UX-designer</w:t>
            </w:r>
          </w:p>
        </w:tc>
        <w:tc>
          <w:tcPr>
            <w:tcW w:w="1559" w:type="dxa"/>
            <w:shd w:val="clear" w:color="auto" w:fill="auto"/>
          </w:tcPr>
          <w:p w14:paraId="47B13AF0" w14:textId="057FE0A3" w:rsidR="00AF5D4F" w:rsidRPr="00CC51C4" w:rsidRDefault="00C213C1" w:rsidP="00AF5D4F">
            <w:pPr>
              <w:pStyle w:val="Tabel"/>
            </w:pPr>
            <w:r>
              <w:rPr>
                <w:rFonts w:ascii="Calibri" w:eastAsia="Times New Roman" w:hAnsi="Calibri" w:cs="Calibri"/>
                <w:szCs w:val="20"/>
              </w:rPr>
              <w:t xml:space="preserve">XX, </w:t>
            </w:r>
            <w:r w:rsidR="00AF5D4F">
              <w:rPr>
                <w:rFonts w:ascii="Calibri" w:eastAsia="Times New Roman" w:hAnsi="Calibri" w:cs="Calibri"/>
                <w:szCs w:val="20"/>
              </w:rPr>
              <w:t>Digitale Kanaler og Design, UFST</w:t>
            </w:r>
          </w:p>
        </w:tc>
        <w:tc>
          <w:tcPr>
            <w:tcW w:w="1134" w:type="dxa"/>
            <w:shd w:val="clear" w:color="auto" w:fill="auto"/>
          </w:tcPr>
          <w:p w14:paraId="752EF156" w14:textId="0DAF97E7" w:rsidR="00AF5D4F" w:rsidRPr="00CC51C4" w:rsidRDefault="00816258" w:rsidP="00AF5D4F">
            <w:pPr>
              <w:pStyle w:val="Tabel"/>
            </w:pPr>
            <w:r>
              <w:t>80</w:t>
            </w:r>
            <w:r w:rsidR="00B77CCC">
              <w:t>%</w:t>
            </w:r>
          </w:p>
        </w:tc>
        <w:tc>
          <w:tcPr>
            <w:tcW w:w="1559" w:type="dxa"/>
            <w:shd w:val="clear" w:color="auto" w:fill="auto"/>
          </w:tcPr>
          <w:p w14:paraId="24ED5C84" w14:textId="77777777" w:rsidR="00AF5D4F" w:rsidRPr="00CC51C4" w:rsidRDefault="00AF5D4F" w:rsidP="00AF5D4F">
            <w:pPr>
              <w:pStyle w:val="Tabel"/>
            </w:pPr>
          </w:p>
        </w:tc>
        <w:tc>
          <w:tcPr>
            <w:tcW w:w="3396" w:type="dxa"/>
            <w:shd w:val="clear" w:color="auto" w:fill="auto"/>
          </w:tcPr>
          <w:p w14:paraId="628465A7" w14:textId="0B82B22D" w:rsidR="00AF5D4F" w:rsidRPr="00C95CBF" w:rsidRDefault="00AF5D4F" w:rsidP="00AF5D4F">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Designeren h</w:t>
            </w:r>
            <w:r w:rsidRPr="00C95CBF">
              <w:rPr>
                <w:rFonts w:ascii="Calibri" w:eastAsia="Times New Roman" w:hAnsi="Calibri" w:cs="Calibri"/>
                <w:color w:val="000000" w:themeColor="text1"/>
                <w:sz w:val="20"/>
                <w:szCs w:val="20"/>
              </w:rPr>
              <w:t xml:space="preserve">ar ansvar for at skabe en god og sammenhængende brugeroplevelse samt ændringer i brugergrænsefladen til indberetninger fra </w:t>
            </w:r>
            <w:r w:rsidR="00263935">
              <w:rPr>
                <w:rFonts w:ascii="Calibri" w:eastAsia="Times New Roman" w:hAnsi="Calibri" w:cs="Calibri"/>
                <w:color w:val="000000" w:themeColor="text1"/>
                <w:sz w:val="20"/>
                <w:szCs w:val="20"/>
              </w:rPr>
              <w:t>v</w:t>
            </w:r>
            <w:r w:rsidR="001A6FA3">
              <w:rPr>
                <w:rFonts w:ascii="Calibri" w:eastAsia="Times New Roman" w:hAnsi="Calibri" w:cs="Calibri"/>
                <w:color w:val="000000" w:themeColor="text1"/>
                <w:sz w:val="20"/>
                <w:szCs w:val="20"/>
              </w:rPr>
              <w:t>irksomhederne</w:t>
            </w:r>
            <w:r w:rsidRPr="00C95CBF">
              <w:rPr>
                <w:rFonts w:ascii="Calibri" w:eastAsia="Times New Roman" w:hAnsi="Calibri" w:cs="Calibri"/>
                <w:color w:val="000000" w:themeColor="text1"/>
                <w:sz w:val="20"/>
                <w:szCs w:val="20"/>
              </w:rPr>
              <w:t>.</w:t>
            </w:r>
          </w:p>
          <w:p w14:paraId="0C3CB121" w14:textId="4E2C0844" w:rsidR="00AF5D4F" w:rsidRPr="00D43A08" w:rsidRDefault="00AF5D4F" w:rsidP="00AF5D4F">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Designeren s</w:t>
            </w:r>
            <w:r w:rsidRPr="00D43A08">
              <w:rPr>
                <w:rFonts w:ascii="Calibri" w:eastAsia="Times New Roman" w:hAnsi="Calibri" w:cs="Calibri"/>
                <w:color w:val="000000" w:themeColor="text1"/>
                <w:sz w:val="20"/>
                <w:szCs w:val="20"/>
              </w:rPr>
              <w:t>ikrer</w:t>
            </w:r>
            <w:r w:rsidR="009F60E5">
              <w:rPr>
                <w:rFonts w:ascii="Calibri" w:eastAsia="Times New Roman" w:hAnsi="Calibri" w:cs="Calibri"/>
                <w:color w:val="000000" w:themeColor="text1"/>
                <w:sz w:val="20"/>
                <w:szCs w:val="20"/>
              </w:rPr>
              <w:t>,</w:t>
            </w:r>
            <w:r w:rsidRPr="00D43A08">
              <w:rPr>
                <w:rFonts w:ascii="Calibri" w:eastAsia="Times New Roman" w:hAnsi="Calibri" w:cs="Calibri"/>
                <w:color w:val="000000" w:themeColor="text1"/>
                <w:sz w:val="20"/>
                <w:szCs w:val="20"/>
              </w:rPr>
              <w:t xml:space="preserve"> at udviklingsprojekte</w:t>
            </w:r>
            <w:r>
              <w:rPr>
                <w:rFonts w:ascii="Calibri" w:eastAsia="Times New Roman" w:hAnsi="Calibri" w:cs="Calibri"/>
                <w:color w:val="000000" w:themeColor="text1"/>
                <w:sz w:val="20"/>
                <w:szCs w:val="20"/>
              </w:rPr>
              <w:t xml:space="preserve">t </w:t>
            </w:r>
            <w:r w:rsidRPr="00D43A08">
              <w:rPr>
                <w:rFonts w:ascii="Calibri" w:eastAsia="Times New Roman" w:hAnsi="Calibri" w:cs="Calibri"/>
                <w:color w:val="000000" w:themeColor="text1"/>
                <w:sz w:val="20"/>
                <w:szCs w:val="20"/>
              </w:rPr>
              <w:t>leverer høj forretningsværdi. Det gør</w:t>
            </w:r>
            <w:r>
              <w:rPr>
                <w:rFonts w:ascii="Calibri" w:eastAsia="Times New Roman" w:hAnsi="Calibri" w:cs="Calibri"/>
                <w:color w:val="000000" w:themeColor="text1"/>
                <w:sz w:val="20"/>
                <w:szCs w:val="20"/>
              </w:rPr>
              <w:t>es</w:t>
            </w:r>
            <w:r w:rsidRPr="00D43A08">
              <w:rPr>
                <w:rFonts w:ascii="Calibri" w:eastAsia="Times New Roman" w:hAnsi="Calibri" w:cs="Calibri"/>
                <w:color w:val="000000" w:themeColor="text1"/>
                <w:sz w:val="20"/>
                <w:szCs w:val="20"/>
              </w:rPr>
              <w:t xml:space="preserve"> ved at bistå i at prioritere user stories, der sikrer, at den leverede løsning understøtter brugere i at indberette data af høj kvalitet og til tiden, så de er i stand til at overholde deres lovmæssige pligter</w:t>
            </w:r>
            <w:r>
              <w:rPr>
                <w:rFonts w:ascii="Calibri" w:eastAsia="Times New Roman" w:hAnsi="Calibri" w:cs="Calibri"/>
                <w:color w:val="000000" w:themeColor="text1"/>
                <w:sz w:val="20"/>
                <w:szCs w:val="20"/>
              </w:rPr>
              <w:t>.</w:t>
            </w:r>
          </w:p>
          <w:p w14:paraId="4102F990" w14:textId="3DD491D2" w:rsidR="00AF5D4F" w:rsidRPr="00CC51C4" w:rsidRDefault="00AF5D4F" w:rsidP="00AF5D4F">
            <w:pPr>
              <w:pStyle w:val="Tabel"/>
            </w:pPr>
            <w:r>
              <w:rPr>
                <w:rFonts w:ascii="Calibri" w:eastAsia="Times New Roman" w:hAnsi="Calibri" w:cs="Calibri"/>
                <w:color w:val="000000" w:themeColor="text1"/>
                <w:szCs w:val="20"/>
              </w:rPr>
              <w:t>Designeren f</w:t>
            </w:r>
            <w:r w:rsidRPr="001A5DA2">
              <w:rPr>
                <w:rFonts w:ascii="Calibri" w:eastAsia="Times New Roman" w:hAnsi="Calibri" w:cs="Calibri"/>
                <w:color w:val="000000" w:themeColor="text1"/>
                <w:szCs w:val="20"/>
              </w:rPr>
              <w:t xml:space="preserve">ormulerer </w:t>
            </w:r>
            <w:r>
              <w:rPr>
                <w:rFonts w:ascii="Calibri" w:eastAsia="Times New Roman" w:hAnsi="Calibri" w:cs="Calibri"/>
                <w:color w:val="000000" w:themeColor="text1"/>
                <w:szCs w:val="20"/>
              </w:rPr>
              <w:t xml:space="preserve">en </w:t>
            </w:r>
            <w:r w:rsidRPr="001A5DA2">
              <w:rPr>
                <w:rFonts w:ascii="Calibri" w:eastAsia="Times New Roman" w:hAnsi="Calibri" w:cs="Calibri"/>
                <w:color w:val="000000" w:themeColor="text1"/>
                <w:szCs w:val="20"/>
              </w:rPr>
              <w:t>UX-vision</w:t>
            </w:r>
            <w:r>
              <w:rPr>
                <w:rFonts w:ascii="Calibri" w:eastAsia="Times New Roman" w:hAnsi="Calibri" w:cs="Calibri"/>
                <w:color w:val="000000" w:themeColor="text1"/>
                <w:szCs w:val="20"/>
              </w:rPr>
              <w:t xml:space="preserve"> for løsningen (i starten af gennemfør</w:t>
            </w:r>
            <w:r w:rsidR="00B467F3">
              <w:rPr>
                <w:rFonts w:ascii="Calibri" w:eastAsia="Times New Roman" w:hAnsi="Calibri" w:cs="Calibri"/>
                <w:color w:val="000000" w:themeColor="text1"/>
                <w:szCs w:val="20"/>
              </w:rPr>
              <w:t>elses</w:t>
            </w:r>
            <w:r>
              <w:rPr>
                <w:rFonts w:ascii="Calibri" w:eastAsia="Times New Roman" w:hAnsi="Calibri" w:cs="Calibri"/>
                <w:color w:val="000000" w:themeColor="text1"/>
                <w:szCs w:val="20"/>
              </w:rPr>
              <w:t xml:space="preserve">fasen), </w:t>
            </w:r>
            <w:r w:rsidRPr="001A5DA2">
              <w:rPr>
                <w:rFonts w:ascii="Calibri" w:eastAsia="Times New Roman" w:hAnsi="Calibri" w:cs="Calibri"/>
                <w:color w:val="000000" w:themeColor="text1"/>
                <w:szCs w:val="20"/>
              </w:rPr>
              <w:t>der rummer den bedst mulige løsning for både brugere og forretning</w:t>
            </w:r>
            <w:r>
              <w:rPr>
                <w:rFonts w:ascii="Calibri" w:eastAsia="Times New Roman" w:hAnsi="Calibri" w:cs="Calibri"/>
                <w:color w:val="000000" w:themeColor="text1"/>
                <w:szCs w:val="20"/>
              </w:rPr>
              <w:t>, samt s</w:t>
            </w:r>
            <w:r w:rsidRPr="001A5DA2">
              <w:rPr>
                <w:rFonts w:ascii="Calibri" w:eastAsia="Times New Roman" w:hAnsi="Calibri" w:cs="Calibri"/>
                <w:color w:val="000000" w:themeColor="text1"/>
                <w:szCs w:val="20"/>
              </w:rPr>
              <w:t>ikre</w:t>
            </w:r>
            <w:r>
              <w:rPr>
                <w:rFonts w:ascii="Calibri" w:eastAsia="Times New Roman" w:hAnsi="Calibri" w:cs="Calibri"/>
                <w:color w:val="000000" w:themeColor="text1"/>
                <w:szCs w:val="20"/>
              </w:rPr>
              <w:t>r</w:t>
            </w:r>
            <w:r w:rsidRPr="001A5DA2">
              <w:rPr>
                <w:rFonts w:ascii="Calibri" w:eastAsia="Times New Roman" w:hAnsi="Calibri" w:cs="Calibri"/>
                <w:color w:val="000000" w:themeColor="text1"/>
                <w:szCs w:val="20"/>
              </w:rPr>
              <w:t xml:space="preserve"> a</w:t>
            </w:r>
            <w:r>
              <w:rPr>
                <w:rFonts w:ascii="Calibri" w:eastAsia="Times New Roman" w:hAnsi="Calibri" w:cs="Calibri"/>
                <w:color w:val="000000" w:themeColor="text1"/>
                <w:szCs w:val="20"/>
              </w:rPr>
              <w:t>t</w:t>
            </w:r>
            <w:r w:rsidRPr="001A5DA2">
              <w:rPr>
                <w:rFonts w:ascii="Calibri" w:eastAsia="Times New Roman" w:hAnsi="Calibri" w:cs="Calibri"/>
                <w:color w:val="000000" w:themeColor="text1"/>
                <w:szCs w:val="20"/>
              </w:rPr>
              <w:t xml:space="preserve"> der løbende</w:t>
            </w:r>
            <w:r>
              <w:rPr>
                <w:rFonts w:ascii="Calibri" w:eastAsia="Times New Roman" w:hAnsi="Calibri" w:cs="Calibri"/>
                <w:color w:val="000000" w:themeColor="text1"/>
                <w:szCs w:val="20"/>
              </w:rPr>
              <w:t xml:space="preserve"> kan</w:t>
            </w:r>
            <w:r w:rsidRPr="001A5DA2">
              <w:rPr>
                <w:rFonts w:ascii="Calibri" w:eastAsia="Times New Roman" w:hAnsi="Calibri" w:cs="Calibri"/>
                <w:color w:val="000000" w:themeColor="text1"/>
                <w:szCs w:val="20"/>
              </w:rPr>
              <w:t xml:space="preserve"> evalueres på brugernes adfærd</w:t>
            </w:r>
            <w:r>
              <w:rPr>
                <w:rFonts w:ascii="Calibri" w:eastAsia="Times New Roman" w:hAnsi="Calibri" w:cs="Calibri"/>
                <w:color w:val="000000" w:themeColor="text1"/>
                <w:szCs w:val="20"/>
              </w:rPr>
              <w:t xml:space="preserve"> efter idriftsættelsen.</w:t>
            </w:r>
            <w:r w:rsidR="008E6391">
              <w:rPr>
                <w:rFonts w:ascii="Calibri" w:eastAsia="Times New Roman" w:hAnsi="Calibri" w:cs="Calibri"/>
                <w:color w:val="000000" w:themeColor="text1"/>
                <w:szCs w:val="20"/>
              </w:rPr>
              <w:br/>
            </w:r>
            <w:r w:rsidR="008E6391">
              <w:rPr>
                <w:rFonts w:ascii="Calibri" w:eastAsia="Times New Roman" w:hAnsi="Calibri" w:cs="Calibri"/>
                <w:color w:val="000000"/>
                <w:szCs w:val="20"/>
              </w:rPr>
              <w:t xml:space="preserve">UX-designeren antages at skulle være teamlead for </w:t>
            </w:r>
            <w:r w:rsidR="00273DED">
              <w:rPr>
                <w:rFonts w:ascii="Calibri" w:eastAsia="Times New Roman" w:hAnsi="Calibri" w:cs="Calibri"/>
                <w:color w:val="000000"/>
                <w:szCs w:val="20"/>
              </w:rPr>
              <w:t>brugergrænsefladeteamet</w:t>
            </w:r>
            <w:r w:rsidR="00582003">
              <w:rPr>
                <w:rFonts w:ascii="Calibri" w:eastAsia="Times New Roman" w:hAnsi="Calibri" w:cs="Calibri"/>
                <w:color w:val="000000"/>
                <w:szCs w:val="20"/>
              </w:rPr>
              <w:t>.</w:t>
            </w:r>
          </w:p>
        </w:tc>
      </w:tr>
    </w:tbl>
    <w:p w14:paraId="1CD3FD1C" w14:textId="01C8CDF7" w:rsidR="002A57E7" w:rsidRPr="002A57E7" w:rsidRDefault="0012549C" w:rsidP="00F57F9F">
      <w:pPr>
        <w:pStyle w:val="Brdtekst-eftertabel"/>
      </w:pPr>
      <w:commentRangeStart w:id="308"/>
      <w:commentRangeStart w:id="309"/>
      <w:r>
        <w:t>P</w:t>
      </w:r>
      <w:r w:rsidR="00491A3A">
        <w:t>rojektet vil herudover trække på følgende ressourcer</w:t>
      </w:r>
      <w:commentRangeEnd w:id="308"/>
      <w:r>
        <w:commentReference w:id="308"/>
      </w:r>
      <w:commentRangeEnd w:id="309"/>
      <w:r w:rsidR="0098679C">
        <w:rPr>
          <w:rStyle w:val="Kommentarhenvisning"/>
        </w:rPr>
        <w:commentReference w:id="309"/>
      </w:r>
      <w:r w:rsidR="00B644F8" w:rsidRPr="00B644F8">
        <w:t xml:space="preserve"> </w:t>
      </w:r>
      <w:r w:rsidR="00B644F8">
        <w:t>i løbet af projektet til specialistopgaver, der kræver særlig viden eller kompetencer</w:t>
      </w:r>
      <w:r w:rsidR="00491A3A">
        <w:t>:</w:t>
      </w:r>
      <w:r w:rsidR="00F57F9F">
        <w:t xml:space="preserve"> </w:t>
      </w:r>
      <w:r w:rsidR="007039AE">
        <w:t xml:space="preserve">Agil </w:t>
      </w:r>
      <w:r w:rsidR="00F57F9F">
        <w:t>coach</w:t>
      </w:r>
      <w:r w:rsidR="00775DF0">
        <w:t>, juridiske kompetencer</w:t>
      </w:r>
      <w:r w:rsidR="00D21F6F">
        <w:t>, domænearkitekt,</w:t>
      </w:r>
      <w:r w:rsidR="00542099">
        <w:t xml:space="preserve"> platformejer</w:t>
      </w:r>
      <w:r w:rsidR="00241422">
        <w:t xml:space="preserve">, </w:t>
      </w:r>
      <w:r w:rsidR="00C14D02">
        <w:t>forandringskonsulent</w:t>
      </w:r>
      <w:r w:rsidR="00BE1A6F">
        <w:t>, proceskonsulent</w:t>
      </w:r>
      <w:r w:rsidR="008F3969">
        <w:t>, sikkerheds</w:t>
      </w:r>
      <w:r w:rsidR="00A56410">
        <w:t>konsulent og</w:t>
      </w:r>
      <w:r w:rsidR="00AF2AC4">
        <w:t xml:space="preserve"> økonomiressource fra ØLS.</w:t>
      </w:r>
      <w:r w:rsidR="00B644F8">
        <w:t xml:space="preserve"> Allokeringen vil være af</w:t>
      </w:r>
      <w:r w:rsidR="00273DED" w:rsidRPr="00273DED">
        <w:t xml:space="preserve"> </w:t>
      </w:r>
      <w:r w:rsidR="00273DED">
        <w:t xml:space="preserve">mindre </w:t>
      </w:r>
      <w:r w:rsidR="00B644F8">
        <w:t>karakter</w:t>
      </w:r>
      <w:r w:rsidR="00273DED">
        <w:t xml:space="preserve"> (mindre end 50%)</w:t>
      </w:r>
      <w:r w:rsidR="00B644F8">
        <w:t>.</w:t>
      </w:r>
    </w:p>
    <w:p w14:paraId="647E58E3" w14:textId="2399C148" w:rsidR="00775DF0" w:rsidRPr="00775DF0" w:rsidRDefault="000F494E" w:rsidP="00775DF0">
      <w:pPr>
        <w:pStyle w:val="Brdtekst"/>
      </w:pPr>
      <w:r>
        <w:t>For</w:t>
      </w:r>
      <w:r w:rsidR="00775DF0">
        <w:t xml:space="preserve"> analysefasen </w:t>
      </w:r>
      <w:r>
        <w:t xml:space="preserve">ressourcer henvises til </w:t>
      </w:r>
      <w:r w:rsidR="00567AE8" w:rsidRPr="00DE39D7">
        <w:rPr>
          <w:i/>
        </w:rPr>
        <w:t>bilag A</w:t>
      </w:r>
      <w:r w:rsidR="00567AE8">
        <w:t>.</w:t>
      </w:r>
    </w:p>
    <w:p w14:paraId="2D0E68D7" w14:textId="2751DA84" w:rsidR="00D659DD" w:rsidRPr="00D659DD" w:rsidRDefault="785C88CB" w:rsidP="00D659DD">
      <w:pPr>
        <w:pStyle w:val="Overskrift2"/>
      </w:pPr>
      <w:bookmarkStart w:id="310" w:name="_Ref5274843"/>
      <w:bookmarkStart w:id="311" w:name="_Toc109308980"/>
      <w:r>
        <w:t xml:space="preserve">Risici og </w:t>
      </w:r>
      <w:r w:rsidR="4C4279AC">
        <w:t>risikostyrin</w:t>
      </w:r>
      <w:r w:rsidR="1373D3C1">
        <w:t>g</w:t>
      </w:r>
      <w:bookmarkStart w:id="312" w:name="H_24"/>
      <w:bookmarkEnd w:id="310"/>
      <w:bookmarkEnd w:id="311"/>
    </w:p>
    <w:sdt>
      <w:sdtPr>
        <w:alias w:val="Hjælp"/>
        <w:tag w:val="MPK hjælp"/>
        <w:id w:val="-1809698236"/>
        <w:lock w:val="sdtContentLocked"/>
        <w:placeholder>
          <w:docPart w:val="DefaultPlaceholder_1082065158"/>
        </w:placeholder>
      </w:sdtPr>
      <w:sdtContent>
        <w:p w14:paraId="64991223" w14:textId="77777777" w:rsidR="00BB7623" w:rsidRPr="00BB7623" w:rsidRDefault="00BB7623" w:rsidP="007622A6">
          <w:pPr>
            <w:pStyle w:val="MPKhjlp"/>
          </w:pPr>
          <w:r w:rsidRPr="00BB7623">
            <w:fldChar w:fldCharType="begin"/>
          </w:r>
          <w:r w:rsidRPr="00BB7623">
            <w:instrText>HYPERLINK  \l "_DocTools_ScreenTip_81" \o "2.5 Risici og risikostyring</w:instrText>
          </w:r>
        </w:p>
        <w:p w14:paraId="0FBA90DC" w14:textId="77777777" w:rsidR="00BB7623" w:rsidRPr="00BB7623" w:rsidRDefault="00BB7623" w:rsidP="007622A6">
          <w:pPr>
            <w:pStyle w:val="MPKhjlp"/>
          </w:pPr>
        </w:p>
        <w:p w14:paraId="3B7D5695" w14:textId="77777777" w:rsidR="00BB7623" w:rsidRPr="00BB7623" w:rsidRDefault="00BB7623" w:rsidP="007622A6">
          <w:pPr>
            <w:pStyle w:val="MPKhjlp"/>
          </w:pPr>
          <w:r w:rsidRPr="00BB7623">
            <w:instrText>Beskriv de største risici, som er identificeret i projektet indtil videre, samt eventuelle handlinger for at imødegå de identificerede risici. Informationen kopieres fra risikologgen, hvor information om alle relevante risici håndteres. Hvis myndigheden har implementeret en anden model for risikostyring, kan der kopieres ind fra egen risikolog såfremt, at denne indeholder tilsvarende oplysninger.Tabellen med projektets største risici forventes løbende opdateret.</w:instrText>
          </w:r>
        </w:p>
        <w:p w14:paraId="172EFF09" w14:textId="77777777" w:rsidR="00BB7623" w:rsidRPr="00BB7623" w:rsidRDefault="00BB7623" w:rsidP="007622A6">
          <w:pPr>
            <w:pStyle w:val="MPKhjlp"/>
          </w:pPr>
        </w:p>
        <w:p w14:paraId="220078FE" w14:textId="77777777" w:rsidR="00BB7623" w:rsidRPr="00BB7623" w:rsidRDefault="00BB7623" w:rsidP="007622A6">
          <w:pPr>
            <w:pStyle w:val="MPKhjlp"/>
          </w:pPr>
          <w:r w:rsidRPr="00BB7623">
            <w:instrText>Styregruppen bør tage stilling til, hvor risikovillig man ønsker at være i projektet. Beskriv projektets risikoprofil, det vil sige den overordnede risiko, som organisationen påtager sig ved at igangsætte projektet. Hent gerne inspiration fra Bilag B: Risikolog. Se Vejledning til risikostyring her.</w:instrText>
          </w:r>
        </w:p>
        <w:p w14:paraId="1C528A85" w14:textId="77777777" w:rsidR="00BB7623" w:rsidRPr="00BB7623" w:rsidRDefault="00BB7623" w:rsidP="007622A6">
          <w:pPr>
            <w:pStyle w:val="MPKhjlp"/>
          </w:pPr>
        </w:p>
        <w:p w14:paraId="70B76330" w14:textId="77777777" w:rsidR="00BB7623" w:rsidRPr="00BB7623" w:rsidRDefault="00BB7623" w:rsidP="007622A6">
          <w:pPr>
            <w:pStyle w:val="MPKhjlp"/>
          </w:pPr>
          <w:r w:rsidRPr="00BB7623">
            <w:instrText>Beskrivelsesdybde</w:instrText>
          </w:r>
        </w:p>
        <w:p w14:paraId="6EAF223D" w14:textId="77777777" w:rsidR="00BB7623" w:rsidRPr="00BB7623" w:rsidRDefault="00BB7623" w:rsidP="007622A6">
          <w:pPr>
            <w:pStyle w:val="MPKhjlp"/>
          </w:pPr>
          <w:r w:rsidRPr="00BB7623">
            <w:instrText>Ved afslutning af analysefasen forventes det, at der er foretaget en fuld risikoanalyse. Alle risici er opdate-rede, har ejere, deres konsekvens er også udtrykt økonomisk og indgår i projektets business case grundlag og business case model.</w:instrText>
          </w:r>
        </w:p>
        <w:p w14:paraId="4981B0EA" w14:textId="77777777" w:rsidR="00BB7623" w:rsidRPr="00BB7623" w:rsidRDefault="00BB7623" w:rsidP="007622A6">
          <w:pPr>
            <w:pStyle w:val="MPKhjlp"/>
          </w:pPr>
        </w:p>
        <w:p w14:paraId="6136846C" w14:textId="77777777" w:rsidR="00BB7623" w:rsidRPr="00BB7623" w:rsidRDefault="00BB7623" w:rsidP="007622A6">
          <w:pPr>
            <w:pStyle w:val="MPKhjlp"/>
          </w:pPr>
          <w:r w:rsidRPr="00BB7623">
            <w:instrText>Færdiggørelsesgrad ved risikovurdering</w:instrText>
          </w:r>
        </w:p>
        <w:p w14:paraId="5D2B00CE" w14:textId="77777777" w:rsidR="00BB7623" w:rsidRPr="00BB7623" w:rsidRDefault="00BB7623" w:rsidP="007622A6">
          <w:pPr>
            <w:pStyle w:val="MPKhjlp"/>
          </w:pPr>
          <w:r w:rsidRPr="00BB7623">
            <w:instrText>Såfremt det er muligt på dette tidspunkt, bør konsekvenserne af, at de 3-5 største risici indtræffer være omregnet til økonomi og lad det fremgå som foreløbig risikopulje i tabel 2.3. Hvis det ikke er muligt at omregne til økonomi på dette tidspunkt, så beskriv i stedet hvordan det forventes gjort senere i analysefasen.</w:instrText>
          </w:r>
        </w:p>
        <w:p w14:paraId="619F2287" w14:textId="77777777" w:rsidR="00BB7623" w:rsidRPr="00BB7623" w:rsidRDefault="00BB7623" w:rsidP="007622A6">
          <w:pPr>
            <w:pStyle w:val="MPKhjlp"/>
          </w:pPr>
        </w:p>
        <w:p w14:paraId="5969D61D" w14:textId="2716F963" w:rsidR="007622A6" w:rsidRPr="007622A6" w:rsidRDefault="00BB7623" w:rsidP="007622A6">
          <w:pPr>
            <w:pStyle w:val="MPKhjlp"/>
          </w:pPr>
          <w:r w:rsidRPr="00BB7623">
            <w:instrText>"</w:instrText>
          </w:r>
          <w:r w:rsidRPr="00BB7623">
            <w:fldChar w:fldCharType="separate"/>
          </w:r>
          <w:r w:rsidRPr="00BB7623">
            <w:t>H-</w:t>
          </w:r>
          <w:r w:rsidRPr="00BB7623">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24</w:t>
          </w:r>
          <w:r w:rsidR="00324D10">
            <w:rPr>
              <w:noProof/>
            </w:rPr>
            <w:fldChar w:fldCharType="end"/>
          </w:r>
        </w:p>
      </w:sdtContent>
    </w:sdt>
    <w:bookmarkEnd w:id="312" w:displacedByCustomXml="prev"/>
    <w:p w14:paraId="59F56C57" w14:textId="66821E3C" w:rsidR="002F55F9" w:rsidRDefault="6503FADA" w:rsidP="003800F0">
      <w:pPr>
        <w:pStyle w:val="Brdtekst"/>
      </w:pPr>
      <w:r>
        <w:t>Nedenstående tabel viser de risici, som vil have væsentlig negativ indflydelse på projektet, hvis de indtræffer samt hvilke handlinger, der udføres for at imødegå dem og hvem, der har ansvaret for at udføre handlingerne.</w:t>
      </w:r>
      <w:bookmarkStart w:id="313" w:name="_Toc516495448"/>
      <w:bookmarkEnd w:id="313"/>
    </w:p>
    <w:p w14:paraId="13AC818C" w14:textId="7186C30B" w:rsidR="003B1854" w:rsidRDefault="002E36AE" w:rsidP="003800F0">
      <w:pPr>
        <w:pStyle w:val="Brdtekst"/>
      </w:pPr>
      <w:r>
        <w:rPr>
          <w:noProof/>
        </w:rPr>
        <mc:AlternateContent>
          <mc:Choice Requires="wps">
            <w:drawing>
              <wp:inline distT="0" distB="0" distL="0" distR="0" wp14:anchorId="28561213" wp14:editId="09002F8F">
                <wp:extent cx="6120000" cy="1404620"/>
                <wp:effectExtent l="0" t="0" r="14605" b="17780"/>
                <wp:docPr id="3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FF0000"/>
                          </a:solidFill>
                          <a:miter lim="800000"/>
                          <a:headEnd/>
                          <a:tailEnd/>
                        </a:ln>
                      </wps:spPr>
                      <wps:txbx>
                        <w:txbxContent>
                          <w:p w14:paraId="66CAED81" w14:textId="77777777" w:rsidR="002E36AE" w:rsidRDefault="002E36AE" w:rsidP="002E36AE">
                            <w:pPr>
                              <w:pStyle w:val="Brdtekst"/>
                            </w:pPr>
                            <w:r>
                              <w:t>Note</w:t>
                            </w:r>
                            <w:r w:rsidRPr="004B699C">
                              <w:t xml:space="preserve">: </w:t>
                            </w:r>
                            <w:r>
                              <w:t>I analysefasen opdateres projektets risici og risikoprofil i Bilag B: Risikolog, men i foranalysen angives projektets risici i nedenstående tabel.</w:t>
                            </w:r>
                          </w:p>
                        </w:txbxContent>
                      </wps:txbx>
                      <wps:bodyPr rot="0" vert="horz" wrap="square" lIns="91440" tIns="45720" rIns="91440" bIns="45720" anchor="t" anchorCtr="0">
                        <a:spAutoFit/>
                      </wps:bodyPr>
                    </wps:wsp>
                  </a:graphicData>
                </a:graphic>
              </wp:inline>
            </w:drawing>
          </mc:Choice>
          <mc:Fallback>
            <w:pict>
              <v:shape w14:anchorId="28561213" id="_x0000_s1030" type="#_x0000_t202" style="width:48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" strokecolor="red">
                <v:textbox style="mso-fit-shape-to-text:t">
                  <w:txbxContent>
                    <w:p w14:paraId="66CAED81" w14:textId="77777777" w:rsidR="002E36AE" w:rsidRDefault="002E36AE" w:rsidP="002E36AE">
                      <w:pPr>
                        <w:pStyle w:val="Brdtekst"/>
                      </w:pPr>
                      <w:r>
                        <w:t>Note</w:t>
                      </w:r>
                      <w:r w:rsidRPr="004B699C">
                        <w:t xml:space="preserve">: </w:t>
                      </w:r>
                      <w:r>
                        <w:t>I analysefasen opdateres projektets risici og risikoprofil i Bilag B: Risikolog, men i foranalysen angives projektets risici i nedenstående tabel.</w:t>
                      </w:r>
                    </w:p>
                  </w:txbxContent>
                </v:textbox>
                <w10:anchorlock/>
              </v:shape>
            </w:pict>
          </mc:Fallback>
        </mc:AlternateContent>
      </w:r>
    </w:p>
    <w:p w14:paraId="670DB0B3" w14:textId="78C073E7" w:rsidR="001849D4" w:rsidRDefault="3F03932F" w:rsidP="001849D4">
      <w:pPr>
        <w:pStyle w:val="Billedtekst"/>
      </w:pPr>
      <w:commentRangeStart w:id="314"/>
      <w:commentRangeStart w:id="315"/>
      <w:r>
        <w:lastRenderedPageBreak/>
        <w:t xml:space="preserve">Tabel </w:t>
      </w:r>
      <w:r w:rsidR="003800F0" w:rsidRPr="41C993B5">
        <w:rPr>
          <w:noProof/>
        </w:rPr>
        <w:fldChar w:fldCharType="begin"/>
      </w:r>
      <w:r w:rsidR="003800F0" w:rsidRPr="41C993B5">
        <w:rPr>
          <w:noProof/>
        </w:rPr>
        <w:instrText xml:space="preserve"> STYLEREF 1 \s </w:instrText>
      </w:r>
      <w:r w:rsidR="003800F0" w:rsidRPr="41C993B5">
        <w:rPr>
          <w:noProof/>
        </w:rPr>
        <w:fldChar w:fldCharType="separate"/>
      </w:r>
      <w:r w:rsidR="77D66C6B" w:rsidRPr="41C993B5">
        <w:rPr>
          <w:noProof/>
        </w:rPr>
        <w:t>2</w:t>
      </w:r>
      <w:r w:rsidR="003800F0" w:rsidRPr="41C993B5">
        <w:rPr>
          <w:noProof/>
        </w:rPr>
        <w:fldChar w:fldCharType="end"/>
      </w:r>
      <w:r w:rsidR="68794B0D">
        <w:t>.</w:t>
      </w:r>
      <w:r w:rsidR="68794B0D" w:rsidRPr="41C993B5">
        <w:rPr>
          <w:noProof/>
        </w:rPr>
        <w:t>12</w:t>
      </w:r>
      <w:r w:rsidR="68794B0D">
        <w:t>: Projektets væsentligste risici</w:t>
      </w:r>
      <w:commentRangeEnd w:id="314"/>
      <w:r w:rsidR="003800F0">
        <w:commentReference w:id="314"/>
      </w:r>
      <w:commentRangeEnd w:id="315"/>
      <w:r w:rsidR="00710635">
        <w:rPr>
          <w:rStyle w:val="Kommentarhenvisning"/>
          <w:b w:val="0"/>
          <w:iCs w:val="0"/>
        </w:rPr>
        <w:commentReference w:id="315"/>
      </w:r>
    </w:p>
    <w:tbl>
      <w:tblPr>
        <w:tblW w:w="4872"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805"/>
        <w:gridCol w:w="2451"/>
        <w:gridCol w:w="2693"/>
        <w:gridCol w:w="1134"/>
        <w:gridCol w:w="1276"/>
        <w:gridCol w:w="1023"/>
      </w:tblGrid>
      <w:tr w:rsidR="002B3821" w:rsidRPr="00CC51C4" w14:paraId="5969D628" w14:textId="77777777" w:rsidTr="3EB6356F">
        <w:trPr>
          <w:tblHeader/>
        </w:trPr>
        <w:tc>
          <w:tcPr>
            <w:tcW w:w="805" w:type="dxa"/>
            <w:shd w:val="clear" w:color="auto" w:fill="D9D9D9" w:themeFill="background1" w:themeFillShade="D9"/>
            <w:vAlign w:val="bottom"/>
          </w:tcPr>
          <w:p w14:paraId="5969D621" w14:textId="77777777" w:rsidR="002B3821" w:rsidRPr="00CC51C4" w:rsidRDefault="002B3821" w:rsidP="00052CE0">
            <w:pPr>
              <w:pStyle w:val="Tabeloverskrift"/>
            </w:pPr>
            <w:r>
              <w:t>Risiko ID</w:t>
            </w:r>
          </w:p>
        </w:tc>
        <w:tc>
          <w:tcPr>
            <w:tcW w:w="2451" w:type="dxa"/>
            <w:shd w:val="clear" w:color="auto" w:fill="D9D9D9" w:themeFill="background1" w:themeFillShade="D9"/>
            <w:vAlign w:val="bottom"/>
          </w:tcPr>
          <w:p w14:paraId="5969D622" w14:textId="383643F9" w:rsidR="002B3821" w:rsidRPr="00CC51C4" w:rsidRDefault="002B3821" w:rsidP="00052CE0">
            <w:pPr>
              <w:pStyle w:val="Tabeloverskrift"/>
            </w:pPr>
            <w:r w:rsidRPr="002B3821">
              <w:t>Risikoårsag og risikohændelse</w:t>
            </w:r>
          </w:p>
        </w:tc>
        <w:tc>
          <w:tcPr>
            <w:tcW w:w="2693" w:type="dxa"/>
            <w:shd w:val="clear" w:color="auto" w:fill="D9D9D9" w:themeFill="background1" w:themeFillShade="D9"/>
            <w:vAlign w:val="bottom"/>
          </w:tcPr>
          <w:p w14:paraId="5969D624" w14:textId="2BD2E9E6" w:rsidR="002B3821" w:rsidRPr="00CC51C4" w:rsidRDefault="002B3821" w:rsidP="00052CE0">
            <w:pPr>
              <w:pStyle w:val="Tabeloverskrift"/>
            </w:pPr>
            <w:r>
              <w:t>Risiko</w:t>
            </w:r>
            <w:r w:rsidR="005972C6">
              <w:t>konsekvens</w:t>
            </w:r>
          </w:p>
        </w:tc>
        <w:tc>
          <w:tcPr>
            <w:tcW w:w="1134" w:type="dxa"/>
            <w:shd w:val="clear" w:color="auto" w:fill="D9D9D9" w:themeFill="background1" w:themeFillShade="D9"/>
            <w:vAlign w:val="bottom"/>
          </w:tcPr>
          <w:p w14:paraId="5969D625" w14:textId="77777777" w:rsidR="002B3821" w:rsidRPr="00CC51C4" w:rsidRDefault="002B3821" w:rsidP="00052CE0">
            <w:pPr>
              <w:pStyle w:val="Tabeloverskrift"/>
            </w:pPr>
            <w:r>
              <w:t>Risikotype</w:t>
            </w:r>
          </w:p>
        </w:tc>
        <w:tc>
          <w:tcPr>
            <w:tcW w:w="1276" w:type="dxa"/>
            <w:shd w:val="clear" w:color="auto" w:fill="D9D9D9" w:themeFill="background1" w:themeFillShade="D9"/>
            <w:vAlign w:val="bottom"/>
          </w:tcPr>
          <w:p w14:paraId="5969D626" w14:textId="6A0F7674" w:rsidR="002B3821" w:rsidRPr="00CC51C4" w:rsidRDefault="001029A4" w:rsidP="00052CE0">
            <w:pPr>
              <w:pStyle w:val="Tabeloverskrift"/>
            </w:pPr>
            <w:r>
              <w:t>Mitigerende tiltag</w:t>
            </w:r>
          </w:p>
        </w:tc>
        <w:tc>
          <w:tcPr>
            <w:tcW w:w="1023" w:type="dxa"/>
            <w:shd w:val="clear" w:color="auto" w:fill="D9D9D9" w:themeFill="background1" w:themeFillShade="D9"/>
            <w:vAlign w:val="bottom"/>
          </w:tcPr>
          <w:p w14:paraId="5969D627" w14:textId="2C302655" w:rsidR="002B3821" w:rsidRPr="00CC51C4" w:rsidRDefault="001029A4" w:rsidP="00052CE0">
            <w:pPr>
              <w:pStyle w:val="Tabeloverskrift"/>
            </w:pPr>
            <w:r>
              <w:t>Risikoejer</w:t>
            </w:r>
          </w:p>
        </w:tc>
      </w:tr>
      <w:tr w:rsidR="002B3821" w:rsidRPr="00CC51C4" w14:paraId="5969D640" w14:textId="77777777" w:rsidTr="002F4F34">
        <w:tc>
          <w:tcPr>
            <w:tcW w:w="805" w:type="dxa"/>
            <w:shd w:val="clear" w:color="auto" w:fill="auto"/>
          </w:tcPr>
          <w:p w14:paraId="5969D639" w14:textId="39E40E01" w:rsidR="002B3821" w:rsidRPr="00F93E78" w:rsidRDefault="00947F20">
            <w:pPr>
              <w:pStyle w:val="Tabel"/>
            </w:pPr>
            <w:r>
              <w:t>R</w:t>
            </w:r>
            <w:r w:rsidR="00710635" w:rsidRPr="00F93E78">
              <w:t>1</w:t>
            </w:r>
          </w:p>
        </w:tc>
        <w:tc>
          <w:tcPr>
            <w:tcW w:w="2451" w:type="dxa"/>
            <w:shd w:val="clear" w:color="auto" w:fill="auto"/>
          </w:tcPr>
          <w:p w14:paraId="5969D63A" w14:textId="32047C9F" w:rsidR="002B3821" w:rsidRPr="00896B73" w:rsidRDefault="008E0995" w:rsidP="00DE39D7">
            <w:pPr>
              <w:pStyle w:val="Tabel"/>
              <w:rPr>
                <w:rFonts w:ascii="Calibri" w:hAnsi="Calibri" w:cs="Calibri"/>
                <w:color w:val="000000"/>
              </w:rPr>
            </w:pPr>
            <w:r w:rsidRPr="00896B73">
              <w:rPr>
                <w:rFonts w:ascii="Calibri" w:hAnsi="Calibri" w:cs="Calibri"/>
                <w:color w:val="000000"/>
              </w:rPr>
              <w:t xml:space="preserve">Analysefase. EU's kravspecifikationer og tekniske specifikationer kan være forsinket og medføre, at analysefasens tidsplan kan påvirkes og at den estimerede løsning skal ændres. </w:t>
            </w:r>
          </w:p>
        </w:tc>
        <w:tc>
          <w:tcPr>
            <w:tcW w:w="2693" w:type="dxa"/>
            <w:shd w:val="clear" w:color="auto" w:fill="auto"/>
          </w:tcPr>
          <w:p w14:paraId="5969D63C" w14:textId="719EEE23" w:rsidR="002B3821" w:rsidRPr="00F93E78" w:rsidRDefault="009D16AB">
            <w:pPr>
              <w:pStyle w:val="Tabel"/>
            </w:pPr>
            <w:r w:rsidRPr="00896B73">
              <w:rPr>
                <w:rFonts w:ascii="Calibri" w:hAnsi="Calibri" w:cs="Calibri"/>
              </w:rPr>
              <w:t xml:space="preserve">Da projektet er </w:t>
            </w:r>
            <w:r w:rsidR="00C1100F" w:rsidRPr="00896B73">
              <w:rPr>
                <w:rFonts w:ascii="Calibri" w:hAnsi="Calibri" w:cs="Calibri"/>
              </w:rPr>
              <w:t>afhængig</w:t>
            </w:r>
            <w:r w:rsidR="005E0079" w:rsidRPr="00335839">
              <w:rPr>
                <w:rFonts w:ascii="Calibri" w:hAnsi="Calibri" w:cs="Calibri"/>
              </w:rPr>
              <w:t>t</w:t>
            </w:r>
            <w:r w:rsidRPr="000B31F4">
              <w:rPr>
                <w:rFonts w:ascii="Calibri" w:hAnsi="Calibri" w:cs="Calibri"/>
              </w:rPr>
              <w:t xml:space="preserve"> af EU's krav til det videre arbejde, kan en forsinkelse af deres kravspecifikationer forsinke opstarten af analysefasen</w:t>
            </w:r>
            <w:r w:rsidR="008566D8" w:rsidRPr="000B31F4">
              <w:rPr>
                <w:rFonts w:ascii="Calibri" w:hAnsi="Calibri" w:cs="Calibri"/>
              </w:rPr>
              <w:t xml:space="preserve"> og/eller gennemførelsesfasen</w:t>
            </w:r>
            <w:r w:rsidRPr="00857E33">
              <w:rPr>
                <w:rFonts w:ascii="Calibri" w:hAnsi="Calibri" w:cs="Calibri"/>
              </w:rPr>
              <w:t>.</w:t>
            </w:r>
          </w:p>
        </w:tc>
        <w:tc>
          <w:tcPr>
            <w:tcW w:w="1134" w:type="dxa"/>
            <w:shd w:val="clear" w:color="auto" w:fill="auto"/>
          </w:tcPr>
          <w:p w14:paraId="5969D63D" w14:textId="2DF49A53" w:rsidR="002B3821" w:rsidRPr="00F93E78" w:rsidRDefault="0061369B">
            <w:pPr>
              <w:pStyle w:val="Tabel"/>
            </w:pPr>
            <w:r w:rsidRPr="00896B73">
              <w:rPr>
                <w:rFonts w:ascii="Calibri" w:hAnsi="Calibri" w:cs="Calibri"/>
                <w:shd w:val="clear" w:color="auto" w:fill="FFFFFF"/>
              </w:rPr>
              <w:t>Interessenter</w:t>
            </w:r>
          </w:p>
        </w:tc>
        <w:tc>
          <w:tcPr>
            <w:tcW w:w="1276" w:type="dxa"/>
            <w:shd w:val="clear" w:color="auto" w:fill="auto"/>
          </w:tcPr>
          <w:p w14:paraId="5969D63E" w14:textId="2C6036F5" w:rsidR="002B3821" w:rsidRPr="00F93E78" w:rsidRDefault="00ED6183">
            <w:pPr>
              <w:pStyle w:val="Tabel"/>
            </w:pPr>
            <w:r w:rsidRPr="00F93E78">
              <w:t>Deltage på diverse møder i EU omhandlende denne udarbejdelse</w:t>
            </w:r>
          </w:p>
        </w:tc>
        <w:tc>
          <w:tcPr>
            <w:tcW w:w="1023" w:type="dxa"/>
          </w:tcPr>
          <w:p w14:paraId="5969D63F" w14:textId="16867682" w:rsidR="002B3821" w:rsidRPr="00F93E78" w:rsidRDefault="003F7A01">
            <w:pPr>
              <w:pStyle w:val="Tabel"/>
            </w:pPr>
            <w:r w:rsidRPr="00F93E78">
              <w:t>Projektet</w:t>
            </w:r>
          </w:p>
        </w:tc>
      </w:tr>
      <w:tr w:rsidR="002B3821" w:rsidRPr="00CC51C4" w14:paraId="5969D648" w14:textId="77777777" w:rsidTr="002F4F34">
        <w:tc>
          <w:tcPr>
            <w:tcW w:w="805" w:type="dxa"/>
            <w:shd w:val="clear" w:color="auto" w:fill="auto"/>
          </w:tcPr>
          <w:p w14:paraId="5969D641" w14:textId="7CFA2004" w:rsidR="002B3821" w:rsidRPr="00F93E78" w:rsidRDefault="00947F20">
            <w:pPr>
              <w:pStyle w:val="Tabel"/>
            </w:pPr>
            <w:r>
              <w:t>R</w:t>
            </w:r>
            <w:r w:rsidR="00710635" w:rsidRPr="00F93E78">
              <w:t>2</w:t>
            </w:r>
          </w:p>
        </w:tc>
        <w:tc>
          <w:tcPr>
            <w:tcW w:w="2451" w:type="dxa"/>
            <w:shd w:val="clear" w:color="auto" w:fill="auto"/>
          </w:tcPr>
          <w:p w14:paraId="5969D642" w14:textId="14294018" w:rsidR="002B3821" w:rsidRPr="00302F86" w:rsidRDefault="005631F3" w:rsidP="00DE39D7">
            <w:pPr>
              <w:pStyle w:val="Tabel"/>
              <w:rPr>
                <w:rFonts w:ascii="Calibri" w:hAnsi="Calibri" w:cs="Calibri"/>
                <w:color w:val="000000"/>
              </w:rPr>
            </w:pPr>
            <w:commentRangeStart w:id="316"/>
            <w:commentRangeStart w:id="317"/>
            <w:commentRangeStart w:id="318"/>
            <w:commentRangeStart w:id="319"/>
            <w:r w:rsidRPr="00896B73">
              <w:rPr>
                <w:rFonts w:ascii="Calibri" w:hAnsi="Calibri" w:cs="Calibri"/>
                <w:color w:val="000000" w:themeColor="text1"/>
              </w:rPr>
              <w:t xml:space="preserve">Der er en risiko for at </w:t>
            </w:r>
            <w:r w:rsidR="00BE79FD" w:rsidRPr="00302F86">
              <w:rPr>
                <w:rFonts w:ascii="Calibri" w:hAnsi="Calibri" w:cs="Calibri"/>
                <w:color w:val="000000" w:themeColor="text1"/>
              </w:rPr>
              <w:t>minimal</w:t>
            </w:r>
            <w:r w:rsidR="009A0D91" w:rsidRPr="00302F86">
              <w:rPr>
                <w:rFonts w:ascii="Calibri" w:hAnsi="Calibri" w:cs="Calibri"/>
                <w:color w:val="000000" w:themeColor="text1"/>
              </w:rPr>
              <w:t>løsningen kan blive for basal</w:t>
            </w:r>
            <w:r w:rsidR="00BF0FEC" w:rsidRPr="00302F86">
              <w:rPr>
                <w:rFonts w:ascii="Calibri" w:hAnsi="Calibri" w:cs="Calibri"/>
                <w:color w:val="000000" w:themeColor="text1"/>
              </w:rPr>
              <w:t>/</w:t>
            </w:r>
            <w:r w:rsidR="00BE79FD" w:rsidRPr="00302F86">
              <w:rPr>
                <w:rFonts w:ascii="Calibri" w:hAnsi="Calibri" w:cs="Calibri"/>
                <w:color w:val="000000" w:themeColor="text1"/>
              </w:rPr>
              <w:t>utilstrækkelig i forhold til forretningskrav og EU-specifikationer</w:t>
            </w:r>
            <w:r w:rsidR="009A0D91" w:rsidRPr="00302F86">
              <w:rPr>
                <w:rFonts w:ascii="Calibri" w:hAnsi="Calibri" w:cs="Calibri"/>
                <w:color w:val="000000" w:themeColor="text1"/>
              </w:rPr>
              <w:t xml:space="preserve">. Specifikt kan </w:t>
            </w:r>
            <w:r w:rsidR="00BE79FD" w:rsidRPr="00302F86">
              <w:rPr>
                <w:rFonts w:ascii="Calibri" w:hAnsi="Calibri" w:cs="Calibri"/>
                <w:color w:val="000000" w:themeColor="text1"/>
              </w:rPr>
              <w:t xml:space="preserve">behovet for </w:t>
            </w:r>
            <w:r w:rsidR="009A0D91" w:rsidRPr="00302F86">
              <w:rPr>
                <w:rFonts w:ascii="Calibri" w:hAnsi="Calibri" w:cs="Calibri"/>
                <w:color w:val="000000" w:themeColor="text1"/>
              </w:rPr>
              <w:t xml:space="preserve">validering </w:t>
            </w:r>
            <w:r w:rsidR="00F51EE0" w:rsidRPr="00302F86">
              <w:rPr>
                <w:rFonts w:ascii="Calibri" w:hAnsi="Calibri" w:cs="Calibri"/>
                <w:color w:val="000000" w:themeColor="text1"/>
              </w:rPr>
              <w:t>af data fra EU</w:t>
            </w:r>
            <w:r w:rsidR="009A0D91" w:rsidRPr="00302F86">
              <w:rPr>
                <w:rFonts w:ascii="Calibri" w:hAnsi="Calibri" w:cs="Calibri"/>
                <w:color w:val="000000" w:themeColor="text1"/>
              </w:rPr>
              <w:t xml:space="preserve"> være et problem og </w:t>
            </w:r>
            <w:r w:rsidR="00F51EE0" w:rsidRPr="00302F86">
              <w:rPr>
                <w:rFonts w:ascii="Calibri" w:hAnsi="Calibri" w:cs="Calibri"/>
                <w:color w:val="000000" w:themeColor="text1"/>
              </w:rPr>
              <w:t xml:space="preserve">påkræve </w:t>
            </w:r>
            <w:r w:rsidR="009A0D91" w:rsidRPr="00302F86">
              <w:rPr>
                <w:rFonts w:ascii="Calibri" w:hAnsi="Calibri" w:cs="Calibri"/>
                <w:color w:val="000000" w:themeColor="text1"/>
              </w:rPr>
              <w:t>tilbageløb.</w:t>
            </w:r>
            <w:commentRangeEnd w:id="316"/>
            <w:r w:rsidR="009A0D91" w:rsidRPr="00302F86">
              <w:rPr>
                <w:rStyle w:val="Kommentarhenvisning"/>
                <w:sz w:val="20"/>
                <w:szCs w:val="20"/>
              </w:rPr>
              <w:commentReference w:id="316"/>
            </w:r>
            <w:commentRangeEnd w:id="317"/>
            <w:r w:rsidR="00947E66" w:rsidRPr="00302F86">
              <w:rPr>
                <w:rStyle w:val="Kommentarhenvisning"/>
                <w:sz w:val="20"/>
                <w:szCs w:val="20"/>
              </w:rPr>
              <w:commentReference w:id="317"/>
            </w:r>
            <w:commentRangeEnd w:id="318"/>
            <w:r w:rsidR="00104B62" w:rsidRPr="00302F86">
              <w:rPr>
                <w:rStyle w:val="Kommentarhenvisning"/>
                <w:sz w:val="20"/>
                <w:szCs w:val="20"/>
              </w:rPr>
              <w:commentReference w:id="318"/>
            </w:r>
            <w:commentRangeEnd w:id="319"/>
            <w:r w:rsidR="009A0D91" w:rsidRPr="00302F86">
              <w:rPr>
                <w:rStyle w:val="Kommentarhenvisning"/>
                <w:sz w:val="20"/>
                <w:szCs w:val="20"/>
              </w:rPr>
              <w:commentReference w:id="319"/>
            </w:r>
          </w:p>
        </w:tc>
        <w:tc>
          <w:tcPr>
            <w:tcW w:w="2693" w:type="dxa"/>
            <w:shd w:val="clear" w:color="auto" w:fill="auto"/>
          </w:tcPr>
          <w:p w14:paraId="5969D644" w14:textId="37B10627" w:rsidR="002B3821" w:rsidRPr="00F93E78" w:rsidRDefault="005631F3">
            <w:pPr>
              <w:pStyle w:val="Tabel"/>
            </w:pPr>
            <w:r w:rsidRPr="00302F86">
              <w:rPr>
                <w:rFonts w:ascii="Calibri" w:hAnsi="Calibri" w:cs="Calibri"/>
                <w:color w:val="000000"/>
              </w:rPr>
              <w:t>En for basal løsning kan potentielt give tilbageløb til forretningen</w:t>
            </w:r>
            <w:r w:rsidR="00057341" w:rsidRPr="00302F86">
              <w:rPr>
                <w:rFonts w:ascii="Calibri" w:hAnsi="Calibri" w:cs="Calibri"/>
                <w:color w:val="000000"/>
              </w:rPr>
              <w:t>. Kan resultere i ekstra udvikling</w:t>
            </w:r>
            <w:r w:rsidR="00616302" w:rsidRPr="00302F86">
              <w:rPr>
                <w:rFonts w:ascii="Calibri" w:hAnsi="Calibri" w:cs="Calibri"/>
                <w:color w:val="000000"/>
              </w:rPr>
              <w:t>sindsats</w:t>
            </w:r>
            <w:r w:rsidR="00057341" w:rsidRPr="00302F86">
              <w:rPr>
                <w:rFonts w:ascii="Calibri" w:hAnsi="Calibri" w:cs="Calibri"/>
                <w:color w:val="000000"/>
              </w:rPr>
              <w:t xml:space="preserve"> og/eller øgede drift</w:t>
            </w:r>
            <w:r w:rsidR="00394A98" w:rsidRPr="00302F86">
              <w:rPr>
                <w:rFonts w:ascii="Calibri" w:hAnsi="Calibri" w:cs="Calibri"/>
                <w:color w:val="000000"/>
              </w:rPr>
              <w:t>s</w:t>
            </w:r>
            <w:r w:rsidR="00057341" w:rsidRPr="00302F86">
              <w:rPr>
                <w:rFonts w:ascii="Calibri" w:hAnsi="Calibri" w:cs="Calibri"/>
                <w:color w:val="000000"/>
              </w:rPr>
              <w:t>omkostninger.</w:t>
            </w:r>
          </w:p>
        </w:tc>
        <w:tc>
          <w:tcPr>
            <w:tcW w:w="1134" w:type="dxa"/>
            <w:shd w:val="clear" w:color="auto" w:fill="auto"/>
          </w:tcPr>
          <w:p w14:paraId="5969D645" w14:textId="6A1AE435" w:rsidR="002B3821" w:rsidRPr="00F93E78" w:rsidRDefault="009A0D91">
            <w:pPr>
              <w:pStyle w:val="Tabel"/>
            </w:pPr>
            <w:r w:rsidRPr="00896B73">
              <w:rPr>
                <w:rFonts w:ascii="Calibri" w:hAnsi="Calibri" w:cs="Calibri"/>
              </w:rPr>
              <w:t>Markedsafklaring og teknisk løsning</w:t>
            </w:r>
          </w:p>
        </w:tc>
        <w:tc>
          <w:tcPr>
            <w:tcW w:w="1276" w:type="dxa"/>
            <w:shd w:val="clear" w:color="auto" w:fill="auto"/>
          </w:tcPr>
          <w:p w14:paraId="5969D646" w14:textId="66B9CB81" w:rsidR="002B3821" w:rsidRPr="00F93E78" w:rsidRDefault="002702CA">
            <w:pPr>
              <w:pStyle w:val="Tabel"/>
            </w:pPr>
            <w:commentRangeStart w:id="323"/>
            <w:r w:rsidRPr="00F93E78">
              <w:t>Forretningskrav og EU-specifikationer</w:t>
            </w:r>
            <w:r w:rsidR="009A0D91" w:rsidRPr="00F93E78">
              <w:t xml:space="preserve"> analyseres dybere og afklares med </w:t>
            </w:r>
            <w:r w:rsidRPr="00F93E78">
              <w:t xml:space="preserve">Skattestyrelsen og </w:t>
            </w:r>
            <w:r w:rsidR="009A0D91" w:rsidRPr="00F93E78">
              <w:t>D</w:t>
            </w:r>
            <w:r w:rsidRPr="00F93E78">
              <w:t>epartement</w:t>
            </w:r>
            <w:r w:rsidR="005E3F58" w:rsidRPr="00F93E78">
              <w:t xml:space="preserve"> ift. evt. til-/fravalg i scope</w:t>
            </w:r>
            <w:commentRangeEnd w:id="323"/>
            <w:r w:rsidR="009A0D91" w:rsidRPr="00F93E78">
              <w:commentReference w:id="323"/>
            </w:r>
          </w:p>
        </w:tc>
        <w:tc>
          <w:tcPr>
            <w:tcW w:w="1023" w:type="dxa"/>
          </w:tcPr>
          <w:p w14:paraId="5969D647" w14:textId="4ECF1AC4" w:rsidR="002B3821" w:rsidRPr="00F93E78" w:rsidRDefault="009A0D91">
            <w:pPr>
              <w:pStyle w:val="Tabel"/>
            </w:pPr>
            <w:r w:rsidRPr="00F93E78">
              <w:t>Projektet</w:t>
            </w:r>
          </w:p>
        </w:tc>
      </w:tr>
      <w:tr w:rsidR="00530C40" w:rsidRPr="00CC51C4" w14:paraId="0D551BCB" w14:textId="77777777" w:rsidTr="001B679E">
        <w:tc>
          <w:tcPr>
            <w:tcW w:w="805" w:type="dxa"/>
            <w:shd w:val="clear" w:color="auto" w:fill="auto"/>
          </w:tcPr>
          <w:p w14:paraId="6510A14C" w14:textId="00C0F2CD" w:rsidR="00530C40" w:rsidRDefault="00947F20">
            <w:pPr>
              <w:pStyle w:val="Tabel"/>
            </w:pPr>
            <w:r>
              <w:t>R</w:t>
            </w:r>
            <w:r w:rsidR="00710635">
              <w:t>3</w:t>
            </w:r>
          </w:p>
        </w:tc>
        <w:tc>
          <w:tcPr>
            <w:tcW w:w="2451" w:type="dxa"/>
            <w:shd w:val="clear" w:color="auto" w:fill="auto"/>
          </w:tcPr>
          <w:p w14:paraId="4A08D56C" w14:textId="7D2D0D67" w:rsidR="00530C40" w:rsidRDefault="00F41E78">
            <w:pPr>
              <w:pStyle w:val="Tabel"/>
              <w:rPr>
                <w:rFonts w:ascii="Calibri" w:hAnsi="Calibri" w:cs="Calibri"/>
                <w:color w:val="000000"/>
                <w:szCs w:val="20"/>
              </w:rPr>
            </w:pPr>
            <w:r>
              <w:rPr>
                <w:rFonts w:ascii="Calibri" w:hAnsi="Calibri" w:cs="Calibri"/>
                <w:color w:val="000000"/>
                <w:szCs w:val="20"/>
              </w:rPr>
              <w:t>Der er risiko for uenighed/fejlfortolkning af løsning på tværs af EU, som kan have indvirkning på sagsbehandling og kontrol.</w:t>
            </w:r>
          </w:p>
        </w:tc>
        <w:tc>
          <w:tcPr>
            <w:tcW w:w="2693" w:type="dxa"/>
            <w:shd w:val="clear" w:color="auto" w:fill="auto"/>
          </w:tcPr>
          <w:p w14:paraId="4FF070E4" w14:textId="5CD10560" w:rsidR="00530C40" w:rsidRPr="00F02F31" w:rsidRDefault="00530C40">
            <w:pPr>
              <w:pStyle w:val="Tabel"/>
              <w:rPr>
                <w:rFonts w:ascii="Calibri" w:hAnsi="Calibri" w:cs="Calibri"/>
                <w:szCs w:val="20"/>
                <w:shd w:val="clear" w:color="auto" w:fill="FFFFFF"/>
              </w:rPr>
            </w:pPr>
            <w:r>
              <w:rPr>
                <w:rFonts w:ascii="Calibri" w:hAnsi="Calibri" w:cs="Calibri"/>
                <w:szCs w:val="20"/>
              </w:rPr>
              <w:t>Kan fordyre/besværliggøre sagsbehandling og kontrol.</w:t>
            </w:r>
          </w:p>
        </w:tc>
        <w:tc>
          <w:tcPr>
            <w:tcW w:w="1134" w:type="dxa"/>
            <w:shd w:val="clear" w:color="auto" w:fill="auto"/>
          </w:tcPr>
          <w:p w14:paraId="5627C0CE" w14:textId="59C82936" w:rsidR="00530C40" w:rsidRPr="00555CDD" w:rsidRDefault="00530C40">
            <w:pPr>
              <w:pStyle w:val="Tabel"/>
              <w:rPr>
                <w:rFonts w:ascii="Calibri" w:hAnsi="Calibri" w:cs="Calibri"/>
                <w:szCs w:val="20"/>
              </w:rPr>
            </w:pPr>
            <w:r>
              <w:rPr>
                <w:rFonts w:ascii="Calibri" w:hAnsi="Calibri" w:cs="Calibri"/>
                <w:szCs w:val="20"/>
                <w:shd w:val="clear" w:color="auto" w:fill="FFFFFF"/>
              </w:rPr>
              <w:t>Interessenter</w:t>
            </w:r>
          </w:p>
        </w:tc>
        <w:tc>
          <w:tcPr>
            <w:tcW w:w="1276" w:type="dxa"/>
            <w:shd w:val="clear" w:color="auto" w:fill="auto"/>
          </w:tcPr>
          <w:p w14:paraId="4E1C80D7" w14:textId="6EE1E7B0" w:rsidR="00530C40" w:rsidRPr="00F02F31" w:rsidRDefault="00530C40">
            <w:pPr>
              <w:pStyle w:val="Tabel"/>
              <w:rPr>
                <w:rFonts w:ascii="Calibri" w:hAnsi="Calibri" w:cs="Calibri"/>
                <w:szCs w:val="20"/>
                <w:shd w:val="clear" w:color="auto" w:fill="FFFFFF"/>
              </w:rPr>
            </w:pPr>
            <w:r w:rsidRPr="00C36601">
              <w:t>Kan fx mitigeres ved fælles EU-beslutning om ansvar, mm.</w:t>
            </w:r>
          </w:p>
        </w:tc>
        <w:tc>
          <w:tcPr>
            <w:tcW w:w="1023" w:type="dxa"/>
          </w:tcPr>
          <w:p w14:paraId="3687A86D" w14:textId="669A320A" w:rsidR="00530C40" w:rsidRDefault="00F468F8">
            <w:pPr>
              <w:pStyle w:val="Tabel"/>
            </w:pPr>
            <w:r>
              <w:t>Projektet</w:t>
            </w:r>
          </w:p>
        </w:tc>
      </w:tr>
      <w:tr w:rsidR="00530C40" w:rsidRPr="00CC51C4" w14:paraId="2C97536C" w14:textId="77777777" w:rsidTr="002F4F34">
        <w:tc>
          <w:tcPr>
            <w:tcW w:w="805" w:type="dxa"/>
            <w:shd w:val="clear" w:color="auto" w:fill="auto"/>
          </w:tcPr>
          <w:p w14:paraId="513DD3BC" w14:textId="052F5B46" w:rsidR="00530C40" w:rsidRDefault="00947F20">
            <w:pPr>
              <w:pStyle w:val="Tabel"/>
            </w:pPr>
            <w:r>
              <w:t>R</w:t>
            </w:r>
            <w:r w:rsidR="00710635">
              <w:t>4</w:t>
            </w:r>
          </w:p>
        </w:tc>
        <w:tc>
          <w:tcPr>
            <w:tcW w:w="2451" w:type="dxa"/>
            <w:shd w:val="clear" w:color="auto" w:fill="auto"/>
          </w:tcPr>
          <w:p w14:paraId="4BF0ADBC" w14:textId="19024252" w:rsidR="00530C40" w:rsidRDefault="00530C40" w:rsidP="00DE39D7">
            <w:pPr>
              <w:pStyle w:val="Tabel"/>
              <w:rPr>
                <w:rFonts w:ascii="Calibri" w:hAnsi="Calibri" w:cs="Calibri"/>
                <w:color w:val="000000"/>
                <w:szCs w:val="20"/>
              </w:rPr>
            </w:pPr>
            <w:r>
              <w:rPr>
                <w:rFonts w:ascii="Calibri" w:hAnsi="Calibri" w:cs="Calibri"/>
                <w:color w:val="000000"/>
                <w:szCs w:val="20"/>
              </w:rPr>
              <w:t xml:space="preserve">Der er en risiko for, at </w:t>
            </w:r>
            <w:r w:rsidRPr="00243A7C">
              <w:rPr>
                <w:rFonts w:ascii="Calibri" w:hAnsi="Calibri" w:cs="Calibri"/>
                <w:color w:val="000000"/>
                <w:szCs w:val="20"/>
              </w:rPr>
              <w:t>ERST mod forventning ønsker at påvirke registreringsløsningen</w:t>
            </w:r>
            <w:r>
              <w:rPr>
                <w:rFonts w:ascii="Calibri" w:hAnsi="Calibri" w:cs="Calibri"/>
                <w:color w:val="000000"/>
                <w:szCs w:val="20"/>
              </w:rPr>
              <w:t>.</w:t>
            </w:r>
          </w:p>
        </w:tc>
        <w:tc>
          <w:tcPr>
            <w:tcW w:w="2693" w:type="dxa"/>
            <w:shd w:val="clear" w:color="auto" w:fill="auto"/>
          </w:tcPr>
          <w:p w14:paraId="6B45E85A" w14:textId="1CBBB5D0" w:rsidR="00530C40" w:rsidRDefault="00530C40">
            <w:pPr>
              <w:pStyle w:val="Tabel"/>
              <w:rPr>
                <w:rFonts w:ascii="Calibri" w:hAnsi="Calibri" w:cs="Calibri"/>
                <w:color w:val="000000"/>
                <w:szCs w:val="20"/>
              </w:rPr>
            </w:pPr>
            <w:r>
              <w:rPr>
                <w:rFonts w:ascii="Calibri" w:hAnsi="Calibri" w:cs="Calibri"/>
                <w:color w:val="000000"/>
                <w:szCs w:val="20"/>
              </w:rPr>
              <w:t>Kan have en påvirkning på det estimerede scope, og dele af registreringsløsningen vil ligge udenfor projektets kontrol.</w:t>
            </w:r>
          </w:p>
        </w:tc>
        <w:tc>
          <w:tcPr>
            <w:tcW w:w="1134" w:type="dxa"/>
            <w:shd w:val="clear" w:color="auto" w:fill="auto"/>
          </w:tcPr>
          <w:p w14:paraId="73EFA37A" w14:textId="61F9CABC" w:rsidR="00530C40" w:rsidRPr="00555CDD" w:rsidRDefault="00530C40">
            <w:pPr>
              <w:pStyle w:val="Tabel"/>
              <w:rPr>
                <w:rFonts w:ascii="Calibri" w:hAnsi="Calibri" w:cs="Calibri"/>
                <w:szCs w:val="20"/>
              </w:rPr>
            </w:pPr>
            <w:r>
              <w:rPr>
                <w:rFonts w:ascii="Calibri" w:hAnsi="Calibri" w:cs="Calibri"/>
                <w:szCs w:val="20"/>
              </w:rPr>
              <w:t>Interessenter</w:t>
            </w:r>
          </w:p>
        </w:tc>
        <w:tc>
          <w:tcPr>
            <w:tcW w:w="1276" w:type="dxa"/>
            <w:shd w:val="clear" w:color="auto" w:fill="auto"/>
          </w:tcPr>
          <w:p w14:paraId="4B5F76FB" w14:textId="2A2EE329" w:rsidR="00530C40" w:rsidRDefault="00530C40">
            <w:pPr>
              <w:pStyle w:val="Tabel"/>
            </w:pPr>
            <w:r>
              <w:t>Afklaring med ERST om evt. krav</w:t>
            </w:r>
          </w:p>
        </w:tc>
        <w:tc>
          <w:tcPr>
            <w:tcW w:w="1023" w:type="dxa"/>
          </w:tcPr>
          <w:p w14:paraId="2864582C" w14:textId="1F2650E6" w:rsidR="00530C40" w:rsidRDefault="00F468F8">
            <w:pPr>
              <w:pStyle w:val="Tabel"/>
            </w:pPr>
            <w:commentRangeStart w:id="324"/>
            <w:commentRangeStart w:id="325"/>
            <w:commentRangeStart w:id="326"/>
            <w:commentRangeStart w:id="327"/>
            <w:r>
              <w:t>Projektet</w:t>
            </w:r>
            <w:commentRangeEnd w:id="324"/>
            <w:r>
              <w:commentReference w:id="324"/>
            </w:r>
            <w:commentRangeEnd w:id="325"/>
            <w:r>
              <w:commentReference w:id="325"/>
            </w:r>
            <w:commentRangeEnd w:id="326"/>
            <w:r w:rsidR="00947E66">
              <w:rPr>
                <w:rStyle w:val="Kommentarhenvisning"/>
              </w:rPr>
              <w:commentReference w:id="326"/>
            </w:r>
            <w:commentRangeEnd w:id="327"/>
            <w:r w:rsidR="0066542B">
              <w:rPr>
                <w:rStyle w:val="Kommentarhenvisning"/>
              </w:rPr>
              <w:commentReference w:id="327"/>
            </w:r>
            <w:r w:rsidR="006C3030">
              <w:t xml:space="preserve"> og SKTST</w:t>
            </w:r>
          </w:p>
        </w:tc>
      </w:tr>
      <w:tr w:rsidR="00530C40" w:rsidRPr="00CC51C4" w14:paraId="5969D650" w14:textId="77777777" w:rsidTr="002F4F34">
        <w:tc>
          <w:tcPr>
            <w:tcW w:w="805" w:type="dxa"/>
            <w:shd w:val="clear" w:color="auto" w:fill="auto"/>
          </w:tcPr>
          <w:p w14:paraId="5969D649" w14:textId="04CD33C6" w:rsidR="00530C40" w:rsidRDefault="00947F20">
            <w:pPr>
              <w:pStyle w:val="Tabel"/>
            </w:pPr>
            <w:r>
              <w:t>R</w:t>
            </w:r>
            <w:r w:rsidR="00710635">
              <w:t>5</w:t>
            </w:r>
          </w:p>
        </w:tc>
        <w:tc>
          <w:tcPr>
            <w:tcW w:w="2451" w:type="dxa"/>
            <w:shd w:val="clear" w:color="auto" w:fill="auto"/>
          </w:tcPr>
          <w:p w14:paraId="5969D64A" w14:textId="20A1501C" w:rsidR="00530C40" w:rsidRPr="00CC51C4" w:rsidRDefault="00530C40">
            <w:pPr>
              <w:pStyle w:val="Tabel"/>
            </w:pPr>
            <w:r>
              <w:rPr>
                <w:rFonts w:ascii="Calibri" w:hAnsi="Calibri" w:cs="Calibri"/>
                <w:color w:val="000000"/>
                <w:szCs w:val="20"/>
              </w:rPr>
              <w:t>Gennemførelsesfase. Ressourceproblemer/mangel. Det er ikke muligt at allokere (rette) interne ressourcer, eller eksterne ressourcer (rettidigt og inden for budget)</w:t>
            </w:r>
          </w:p>
        </w:tc>
        <w:tc>
          <w:tcPr>
            <w:tcW w:w="2693" w:type="dxa"/>
            <w:shd w:val="clear" w:color="auto" w:fill="auto"/>
          </w:tcPr>
          <w:p w14:paraId="5969D64C" w14:textId="2944608B" w:rsidR="00530C40" w:rsidRPr="00CC51C4" w:rsidRDefault="00530C40">
            <w:pPr>
              <w:pStyle w:val="Tabel"/>
            </w:pPr>
            <w:r w:rsidRPr="004167A0">
              <w:rPr>
                <w:rFonts w:ascii="Calibri" w:hAnsi="Calibri" w:cs="Calibri"/>
                <w:szCs w:val="20"/>
                <w:shd w:val="clear" w:color="auto" w:fill="FFFFFF"/>
              </w:rPr>
              <w:t xml:space="preserve">Overskridelse af tidsplan og </w:t>
            </w:r>
            <w:r>
              <w:rPr>
                <w:rFonts w:ascii="Calibri" w:hAnsi="Calibri" w:cs="Calibri"/>
                <w:szCs w:val="20"/>
                <w:shd w:val="clear" w:color="auto" w:fill="FFFFFF"/>
              </w:rPr>
              <w:t>økonomi.</w:t>
            </w:r>
          </w:p>
        </w:tc>
        <w:tc>
          <w:tcPr>
            <w:tcW w:w="1134" w:type="dxa"/>
            <w:shd w:val="clear" w:color="auto" w:fill="auto"/>
          </w:tcPr>
          <w:p w14:paraId="5969D64D" w14:textId="5A54C396" w:rsidR="00530C40" w:rsidRPr="00CC51C4" w:rsidRDefault="00530C40">
            <w:pPr>
              <w:pStyle w:val="Tabel"/>
            </w:pPr>
            <w:r w:rsidRPr="00555CDD">
              <w:rPr>
                <w:rFonts w:ascii="Calibri" w:hAnsi="Calibri" w:cs="Calibri"/>
                <w:szCs w:val="20"/>
                <w:shd w:val="clear" w:color="auto" w:fill="FFFFFF"/>
              </w:rPr>
              <w:t>Projektets tilrettelæggels</w:t>
            </w:r>
            <w:r>
              <w:rPr>
                <w:rFonts w:ascii="Calibri" w:hAnsi="Calibri" w:cs="Calibri"/>
                <w:szCs w:val="20"/>
                <w:shd w:val="clear" w:color="auto" w:fill="FFFFFF"/>
              </w:rPr>
              <w:t>e</w:t>
            </w:r>
          </w:p>
        </w:tc>
        <w:tc>
          <w:tcPr>
            <w:tcW w:w="1276" w:type="dxa"/>
            <w:shd w:val="clear" w:color="auto" w:fill="auto"/>
          </w:tcPr>
          <w:p w14:paraId="5969D64E" w14:textId="66DB498C" w:rsidR="00530C40" w:rsidRPr="00CC51C4" w:rsidRDefault="00530C40">
            <w:pPr>
              <w:pStyle w:val="Tabel"/>
            </w:pPr>
            <w:r w:rsidRPr="001F1C85">
              <w:rPr>
                <w:rFonts w:ascii="Calibri" w:hAnsi="Calibri" w:cs="Calibri"/>
                <w:color w:val="000000"/>
                <w:szCs w:val="20"/>
              </w:rPr>
              <w:t xml:space="preserve">Analysefase, dybere analyse. Identificere ressourcebehov tidligt, herunder også </w:t>
            </w:r>
            <w:r w:rsidRPr="001F1C85">
              <w:rPr>
                <w:rFonts w:ascii="Calibri" w:hAnsi="Calibri" w:cs="Calibri"/>
                <w:color w:val="000000"/>
                <w:szCs w:val="20"/>
              </w:rPr>
              <w:lastRenderedPageBreak/>
              <w:t>ressourcer ifm. integrationer til andre systemer</w:t>
            </w:r>
          </w:p>
        </w:tc>
        <w:tc>
          <w:tcPr>
            <w:tcW w:w="1023" w:type="dxa"/>
          </w:tcPr>
          <w:p w14:paraId="5969D64F" w14:textId="3418FFF9" w:rsidR="00530C40" w:rsidRPr="00CC51C4" w:rsidRDefault="00530C40">
            <w:pPr>
              <w:pStyle w:val="Tabel"/>
            </w:pPr>
            <w:r>
              <w:lastRenderedPageBreak/>
              <w:t>Projektet og UFST</w:t>
            </w:r>
          </w:p>
        </w:tc>
      </w:tr>
      <w:tr w:rsidR="00530C40" w:rsidRPr="00CC51C4" w14:paraId="6712D846" w14:textId="77777777" w:rsidTr="002F4F34">
        <w:tc>
          <w:tcPr>
            <w:tcW w:w="805" w:type="dxa"/>
            <w:shd w:val="clear" w:color="auto" w:fill="auto"/>
          </w:tcPr>
          <w:p w14:paraId="72BA3D20" w14:textId="4F47D966" w:rsidR="00530C40" w:rsidRDefault="00947F20">
            <w:pPr>
              <w:pStyle w:val="Tabel"/>
            </w:pPr>
            <w:r>
              <w:t>R</w:t>
            </w:r>
            <w:r w:rsidR="00710635">
              <w:t>6</w:t>
            </w:r>
          </w:p>
        </w:tc>
        <w:tc>
          <w:tcPr>
            <w:tcW w:w="2451" w:type="dxa"/>
            <w:shd w:val="clear" w:color="auto" w:fill="auto"/>
          </w:tcPr>
          <w:p w14:paraId="5472EE12" w14:textId="71B049AD" w:rsidR="00530C40" w:rsidRDefault="00530C40">
            <w:pPr>
              <w:pStyle w:val="Tabel"/>
              <w:rPr>
                <w:rFonts w:ascii="Calibri" w:hAnsi="Calibri" w:cs="Calibri"/>
                <w:color w:val="000000"/>
                <w:szCs w:val="20"/>
              </w:rPr>
            </w:pPr>
            <w:r>
              <w:rPr>
                <w:rFonts w:ascii="Calibri" w:hAnsi="Calibri" w:cs="Calibri"/>
                <w:color w:val="000000"/>
                <w:szCs w:val="20"/>
              </w:rPr>
              <w:t xml:space="preserve">Gennemførelsesfase. Begge løsningsscenarier er afhængige af OSM2 ressourcer. </w:t>
            </w:r>
          </w:p>
          <w:p w14:paraId="6DC7DEA5" w14:textId="0591F5AD" w:rsidR="00530C40" w:rsidRDefault="00530C40">
            <w:pPr>
              <w:pStyle w:val="Tabel"/>
              <w:rPr>
                <w:rFonts w:ascii="Calibri" w:hAnsi="Calibri" w:cs="Calibri"/>
                <w:color w:val="000000"/>
                <w:szCs w:val="20"/>
              </w:rPr>
            </w:pPr>
            <w:r>
              <w:rPr>
                <w:rFonts w:ascii="Calibri" w:hAnsi="Calibri" w:cs="Calibri"/>
                <w:color w:val="000000"/>
                <w:szCs w:val="20"/>
              </w:rPr>
              <w:t>Scenarie 1: Udviklere skal have OSM2 erfaring</w:t>
            </w:r>
          </w:p>
        </w:tc>
        <w:tc>
          <w:tcPr>
            <w:tcW w:w="2693" w:type="dxa"/>
            <w:shd w:val="clear" w:color="auto" w:fill="auto"/>
          </w:tcPr>
          <w:p w14:paraId="27B5610B" w14:textId="5A95694C" w:rsidR="00530C40" w:rsidRPr="004167A0" w:rsidRDefault="00530C40">
            <w:pPr>
              <w:pStyle w:val="Tabel"/>
              <w:rPr>
                <w:rFonts w:ascii="Calibri" w:hAnsi="Calibri" w:cs="Calibri"/>
                <w:szCs w:val="20"/>
                <w:shd w:val="clear" w:color="auto" w:fill="FFFFFF"/>
              </w:rPr>
            </w:pPr>
            <w:r>
              <w:rPr>
                <w:rFonts w:ascii="Calibri" w:hAnsi="Calibri" w:cs="Calibri"/>
                <w:szCs w:val="20"/>
                <w:shd w:val="clear" w:color="auto" w:fill="FFFFFF"/>
              </w:rPr>
              <w:t>Da dette er en forudsætning for tidsplan og estimering, har det konsekvens for tidsplan og økonomi. Det kan også have konsekvens for kvaliteten.</w:t>
            </w:r>
          </w:p>
        </w:tc>
        <w:tc>
          <w:tcPr>
            <w:tcW w:w="1134" w:type="dxa"/>
            <w:shd w:val="clear" w:color="auto" w:fill="auto"/>
          </w:tcPr>
          <w:p w14:paraId="7458BBA2" w14:textId="7A3D9573" w:rsidR="00530C40" w:rsidRPr="00555CDD" w:rsidRDefault="00530C40">
            <w:pPr>
              <w:pStyle w:val="Tabel"/>
              <w:rPr>
                <w:rFonts w:ascii="Calibri" w:hAnsi="Calibri" w:cs="Calibri"/>
                <w:szCs w:val="20"/>
                <w:shd w:val="clear" w:color="auto" w:fill="FFFFFF"/>
              </w:rPr>
            </w:pPr>
            <w:r w:rsidRPr="00555CDD">
              <w:rPr>
                <w:rFonts w:ascii="Calibri" w:hAnsi="Calibri" w:cs="Calibri"/>
                <w:szCs w:val="20"/>
                <w:shd w:val="clear" w:color="auto" w:fill="FFFFFF"/>
              </w:rPr>
              <w:t>Projektets tilrettelæggels</w:t>
            </w:r>
            <w:r>
              <w:rPr>
                <w:rFonts w:ascii="Calibri" w:hAnsi="Calibri" w:cs="Calibri"/>
                <w:szCs w:val="20"/>
                <w:shd w:val="clear" w:color="auto" w:fill="FFFFFF"/>
              </w:rPr>
              <w:t>e</w:t>
            </w:r>
          </w:p>
        </w:tc>
        <w:tc>
          <w:tcPr>
            <w:tcW w:w="1276" w:type="dxa"/>
            <w:shd w:val="clear" w:color="auto" w:fill="auto"/>
          </w:tcPr>
          <w:p w14:paraId="0B23317D" w14:textId="6A32632E" w:rsidR="00530C40" w:rsidRDefault="00530C40">
            <w:pPr>
              <w:pStyle w:val="Tabel"/>
            </w:pPr>
            <w:r>
              <w:t>Søge allokering af ressourcer tidligt</w:t>
            </w:r>
          </w:p>
        </w:tc>
        <w:tc>
          <w:tcPr>
            <w:tcW w:w="1023" w:type="dxa"/>
          </w:tcPr>
          <w:p w14:paraId="602E30CB" w14:textId="4337D828" w:rsidR="00530C40" w:rsidRDefault="00530C40">
            <w:pPr>
              <w:pStyle w:val="Tabel"/>
            </w:pPr>
            <w:r>
              <w:t>Projektet og UFST</w:t>
            </w:r>
          </w:p>
        </w:tc>
      </w:tr>
    </w:tbl>
    <w:p w14:paraId="10EA458B" w14:textId="5F73CCDB" w:rsidR="007100FA" w:rsidRDefault="007100FA" w:rsidP="00554C70">
      <w:pPr>
        <w:pStyle w:val="Brdtekst-eftertabel"/>
      </w:pPr>
    </w:p>
    <w:p w14:paraId="170B5215" w14:textId="126C0DE7" w:rsidR="007100FA" w:rsidRDefault="007100FA" w:rsidP="00554C70">
      <w:pPr>
        <w:pStyle w:val="Brdtekst-eftertabel"/>
        <w:rPr>
          <w:b/>
          <w:bCs/>
        </w:rPr>
      </w:pPr>
      <w:r w:rsidRPr="0042134A">
        <w:rPr>
          <w:b/>
          <w:bCs/>
        </w:rPr>
        <w:t xml:space="preserve">Særskilte risici for </w:t>
      </w:r>
      <w:r w:rsidR="00B811BD" w:rsidRPr="00B811BD">
        <w:rPr>
          <w:b/>
          <w:bCs/>
        </w:rPr>
        <w:t>Scenarie</w:t>
      </w:r>
      <w:r w:rsidRPr="0042134A">
        <w:rPr>
          <w:b/>
          <w:bCs/>
        </w:rPr>
        <w:t xml:space="preserve"> 1</w:t>
      </w:r>
    </w:p>
    <w:tbl>
      <w:tblPr>
        <w:tblW w:w="4872"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805"/>
        <w:gridCol w:w="2451"/>
        <w:gridCol w:w="2693"/>
        <w:gridCol w:w="1134"/>
        <w:gridCol w:w="1276"/>
        <w:gridCol w:w="1023"/>
      </w:tblGrid>
      <w:tr w:rsidR="00D90D26" w:rsidRPr="00CC51C4" w14:paraId="601FF0A6" w14:textId="77777777" w:rsidTr="00D90D26">
        <w:tc>
          <w:tcPr>
            <w:tcW w:w="805" w:type="dxa"/>
            <w:tcBorders>
              <w:top w:val="single" w:sz="4" w:space="0" w:color="808080"/>
              <w:left w:val="single" w:sz="4" w:space="0" w:color="808080"/>
              <w:bottom w:val="single" w:sz="4" w:space="0" w:color="808080"/>
              <w:right w:val="single" w:sz="4" w:space="0" w:color="808080"/>
            </w:tcBorders>
            <w:shd w:val="clear" w:color="auto" w:fill="auto"/>
          </w:tcPr>
          <w:p w14:paraId="38CD4021" w14:textId="69FAAED0" w:rsidR="00D90D26" w:rsidRPr="00CC51C4" w:rsidRDefault="00947F20" w:rsidP="00407908">
            <w:pPr>
              <w:pStyle w:val="Tabel"/>
            </w:pPr>
            <w:r>
              <w:t>R</w:t>
            </w:r>
            <w:r w:rsidR="00D90D26">
              <w:t>7</w:t>
            </w:r>
          </w:p>
        </w:tc>
        <w:tc>
          <w:tcPr>
            <w:tcW w:w="2451" w:type="dxa"/>
            <w:tcBorders>
              <w:top w:val="single" w:sz="4" w:space="0" w:color="808080"/>
              <w:left w:val="single" w:sz="4" w:space="0" w:color="808080"/>
              <w:bottom w:val="single" w:sz="4" w:space="0" w:color="808080"/>
              <w:right w:val="single" w:sz="4" w:space="0" w:color="808080"/>
            </w:tcBorders>
            <w:shd w:val="clear" w:color="auto" w:fill="auto"/>
          </w:tcPr>
          <w:p w14:paraId="35220DC7" w14:textId="77777777" w:rsidR="00D90D26" w:rsidRPr="00EA6FBE" w:rsidRDefault="00D90D26" w:rsidP="00D90D26">
            <w:pPr>
              <w:pStyle w:val="Tabel"/>
              <w:tabs>
                <w:tab w:val="left" w:pos="1395"/>
              </w:tabs>
              <w:rPr>
                <w:rFonts w:ascii="Calibri" w:hAnsi="Calibri" w:cs="Calibri"/>
                <w:color w:val="000000"/>
                <w:szCs w:val="20"/>
              </w:rPr>
            </w:pPr>
            <w:r>
              <w:rPr>
                <w:rFonts w:ascii="Calibri" w:hAnsi="Calibri" w:cs="Calibri"/>
                <w:color w:val="000000"/>
                <w:szCs w:val="20"/>
              </w:rPr>
              <w:t xml:space="preserve">Analysefase. </w:t>
            </w:r>
            <w:r w:rsidRPr="00935FFF">
              <w:rPr>
                <w:rFonts w:ascii="Calibri" w:hAnsi="Calibri" w:cs="Calibri"/>
                <w:color w:val="000000"/>
                <w:szCs w:val="20"/>
              </w:rPr>
              <w:t>System</w:t>
            </w:r>
            <w:r>
              <w:rPr>
                <w:rFonts w:ascii="Calibri" w:hAnsi="Calibri" w:cs="Calibri"/>
                <w:color w:val="000000"/>
                <w:szCs w:val="20"/>
              </w:rPr>
              <w:t xml:space="preserve">krav fra EU til de nationale løsninger, </w:t>
            </w:r>
            <w:r w:rsidRPr="00935FFF">
              <w:rPr>
                <w:rFonts w:ascii="Calibri" w:hAnsi="Calibri" w:cs="Calibri"/>
                <w:color w:val="000000"/>
                <w:szCs w:val="20"/>
              </w:rPr>
              <w:t>kan påføre ændringer</w:t>
            </w:r>
            <w:r>
              <w:rPr>
                <w:rFonts w:ascii="Calibri" w:hAnsi="Calibri" w:cs="Calibri"/>
                <w:color w:val="000000"/>
                <w:szCs w:val="20"/>
              </w:rPr>
              <w:t>.</w:t>
            </w:r>
          </w:p>
        </w:tc>
        <w:tc>
          <w:tcPr>
            <w:tcW w:w="2693" w:type="dxa"/>
            <w:tcBorders>
              <w:top w:val="single" w:sz="4" w:space="0" w:color="808080"/>
              <w:left w:val="single" w:sz="4" w:space="0" w:color="808080"/>
              <w:bottom w:val="single" w:sz="4" w:space="0" w:color="808080"/>
              <w:right w:val="single" w:sz="4" w:space="0" w:color="808080"/>
            </w:tcBorders>
            <w:shd w:val="clear" w:color="auto" w:fill="auto"/>
          </w:tcPr>
          <w:p w14:paraId="76775DC9" w14:textId="77777777" w:rsidR="00D90D26" w:rsidRPr="00EA6FBE" w:rsidRDefault="00D90D26" w:rsidP="00407908">
            <w:pPr>
              <w:pStyle w:val="Tabel"/>
              <w:rPr>
                <w:rFonts w:ascii="Calibri" w:hAnsi="Calibri" w:cs="Calibri"/>
                <w:szCs w:val="20"/>
                <w:shd w:val="clear" w:color="auto" w:fill="FFFFFF"/>
              </w:rPr>
            </w:pPr>
            <w:r w:rsidRPr="004167A0">
              <w:rPr>
                <w:rFonts w:ascii="Calibri" w:hAnsi="Calibri" w:cs="Calibri"/>
                <w:szCs w:val="20"/>
                <w:shd w:val="clear" w:color="auto" w:fill="FFFFFF"/>
              </w:rPr>
              <w:t>Tidsplan og budget påvirkes negativ</w:t>
            </w:r>
            <w:r>
              <w:rPr>
                <w:rFonts w:ascii="Calibri" w:hAnsi="Calibri" w:cs="Calibri"/>
                <w:szCs w:val="20"/>
                <w:shd w:val="clear" w:color="auto" w:fill="FFFFFF"/>
              </w:rPr>
              <w:t>t, samt kompatibilitet med OSM2 for scenarie 1.</w:t>
            </w:r>
          </w:p>
        </w:tc>
        <w:tc>
          <w:tcPr>
            <w:tcW w:w="1134" w:type="dxa"/>
            <w:tcBorders>
              <w:top w:val="single" w:sz="4" w:space="0" w:color="808080"/>
              <w:left w:val="single" w:sz="4" w:space="0" w:color="808080"/>
              <w:bottom w:val="single" w:sz="4" w:space="0" w:color="808080"/>
              <w:right w:val="single" w:sz="4" w:space="0" w:color="808080"/>
            </w:tcBorders>
            <w:shd w:val="clear" w:color="auto" w:fill="auto"/>
          </w:tcPr>
          <w:p w14:paraId="5C55E7B2" w14:textId="77777777" w:rsidR="00D90D26" w:rsidRPr="00D90D26" w:rsidRDefault="00D90D26" w:rsidP="00407908">
            <w:pPr>
              <w:pStyle w:val="Tabel"/>
              <w:rPr>
                <w:rFonts w:ascii="Calibri" w:hAnsi="Calibri" w:cs="Calibri"/>
                <w:shd w:val="clear" w:color="auto" w:fill="FFFFFF"/>
              </w:rPr>
            </w:pPr>
            <w:r w:rsidRPr="00D90D26">
              <w:rPr>
                <w:rFonts w:ascii="Calibri" w:hAnsi="Calibri" w:cs="Calibri"/>
                <w:shd w:val="clear" w:color="auto" w:fill="FFFFFF"/>
              </w:rPr>
              <w:t>Markedsafklaring og teknisk løsning</w:t>
            </w:r>
          </w:p>
        </w:tc>
        <w:tc>
          <w:tcPr>
            <w:tcW w:w="1276" w:type="dxa"/>
            <w:tcBorders>
              <w:top w:val="single" w:sz="4" w:space="0" w:color="808080"/>
              <w:left w:val="single" w:sz="4" w:space="0" w:color="808080"/>
              <w:bottom w:val="single" w:sz="4" w:space="0" w:color="808080"/>
              <w:right w:val="single" w:sz="4" w:space="0" w:color="808080"/>
            </w:tcBorders>
            <w:shd w:val="clear" w:color="auto" w:fill="auto"/>
          </w:tcPr>
          <w:p w14:paraId="66A68548" w14:textId="77777777" w:rsidR="00D90D26" w:rsidRPr="00CC51C4" w:rsidRDefault="00D90D26" w:rsidP="00407908">
            <w:pPr>
              <w:pStyle w:val="Tabel"/>
            </w:pPr>
            <w:r>
              <w:t>Påvirkning gennem SCAC. Løbende afklaring via. review af functional specifikationer.</w:t>
            </w:r>
          </w:p>
        </w:tc>
        <w:tc>
          <w:tcPr>
            <w:tcW w:w="1023" w:type="dxa"/>
            <w:tcBorders>
              <w:top w:val="single" w:sz="4" w:space="0" w:color="808080"/>
              <w:left w:val="single" w:sz="4" w:space="0" w:color="808080"/>
              <w:bottom w:val="single" w:sz="4" w:space="0" w:color="808080"/>
              <w:right w:val="single" w:sz="4" w:space="0" w:color="808080"/>
            </w:tcBorders>
          </w:tcPr>
          <w:p w14:paraId="3D2C1B4B" w14:textId="77777777" w:rsidR="00D90D26" w:rsidRPr="00CC51C4" w:rsidRDefault="00D90D26" w:rsidP="00407908">
            <w:pPr>
              <w:pStyle w:val="Tabel"/>
            </w:pPr>
            <w:r>
              <w:t>Forretningen</w:t>
            </w:r>
          </w:p>
        </w:tc>
      </w:tr>
      <w:tr w:rsidR="007100FA" w14:paraId="4B5AB48F" w14:textId="77777777" w:rsidTr="3EB6356F">
        <w:tc>
          <w:tcPr>
            <w:tcW w:w="805" w:type="dxa"/>
            <w:shd w:val="clear" w:color="auto" w:fill="auto"/>
          </w:tcPr>
          <w:p w14:paraId="1D0B2115" w14:textId="6997C090" w:rsidR="007100FA" w:rsidRDefault="00947F20" w:rsidP="002B06E5">
            <w:pPr>
              <w:pStyle w:val="Tabel"/>
            </w:pPr>
            <w:r>
              <w:t>R</w:t>
            </w:r>
            <w:r w:rsidR="00DF11A4">
              <w:t>8</w:t>
            </w:r>
          </w:p>
        </w:tc>
        <w:tc>
          <w:tcPr>
            <w:tcW w:w="2451" w:type="dxa"/>
            <w:shd w:val="clear" w:color="auto" w:fill="auto"/>
          </w:tcPr>
          <w:p w14:paraId="4F00E29E" w14:textId="77777777" w:rsidR="007100FA" w:rsidRDefault="007100FA" w:rsidP="002B06E5">
            <w:pPr>
              <w:pStyle w:val="Tabel"/>
              <w:tabs>
                <w:tab w:val="left" w:pos="1395"/>
              </w:tabs>
              <w:rPr>
                <w:rFonts w:ascii="Calibri" w:hAnsi="Calibri" w:cs="Calibri"/>
                <w:color w:val="000000"/>
                <w:szCs w:val="20"/>
              </w:rPr>
            </w:pPr>
            <w:r>
              <w:rPr>
                <w:rFonts w:ascii="Calibri" w:hAnsi="Calibri" w:cs="Calibri"/>
                <w:color w:val="000000"/>
                <w:szCs w:val="20"/>
              </w:rPr>
              <w:t xml:space="preserve">Scenarie 1: </w:t>
            </w:r>
            <w:r w:rsidRPr="005E0FA9">
              <w:rPr>
                <w:rFonts w:ascii="Calibri" w:hAnsi="Calibri" w:cs="Calibri"/>
                <w:color w:val="000000"/>
                <w:szCs w:val="20"/>
              </w:rPr>
              <w:t>Der er risiko for, at OSM2 arkitektur, datamodel og funktionalitet ikke er i tilstrækkelig kvalitet, til at det er en relevant platform</w:t>
            </w:r>
          </w:p>
        </w:tc>
        <w:tc>
          <w:tcPr>
            <w:tcW w:w="2693" w:type="dxa"/>
            <w:shd w:val="clear" w:color="auto" w:fill="auto"/>
          </w:tcPr>
          <w:p w14:paraId="7002A5E1" w14:textId="77777777" w:rsidR="007100FA" w:rsidRPr="00A45B37" w:rsidRDefault="007100FA" w:rsidP="002B06E5">
            <w:pPr>
              <w:pStyle w:val="Tabel"/>
              <w:rPr>
                <w:rFonts w:ascii="Calibri" w:hAnsi="Calibri" w:cs="Calibri"/>
                <w:szCs w:val="20"/>
                <w:shd w:val="clear" w:color="auto" w:fill="FFFFFF"/>
              </w:rPr>
            </w:pPr>
            <w:r w:rsidRPr="00A45B37">
              <w:rPr>
                <w:rFonts w:ascii="Calibri" w:hAnsi="Calibri" w:cs="Calibri"/>
                <w:szCs w:val="20"/>
                <w:shd w:val="clear" w:color="auto" w:fill="FFFFFF"/>
              </w:rPr>
              <w:t>OSM2 kan ikke genbruges, og man må omlægge projektet. Man vil derfor ende med en scenarie 2-løsning eller en hybrid.</w:t>
            </w:r>
          </w:p>
          <w:p w14:paraId="30A2AAD1" w14:textId="77777777" w:rsidR="007100FA" w:rsidRDefault="007100FA" w:rsidP="002B06E5">
            <w:pPr>
              <w:pStyle w:val="Tabel"/>
              <w:rPr>
                <w:rFonts w:ascii="Calibri" w:hAnsi="Calibri" w:cs="Calibri"/>
                <w:szCs w:val="20"/>
                <w:shd w:val="clear" w:color="auto" w:fill="FFFFFF"/>
              </w:rPr>
            </w:pPr>
          </w:p>
        </w:tc>
        <w:tc>
          <w:tcPr>
            <w:tcW w:w="1134" w:type="dxa"/>
            <w:shd w:val="clear" w:color="auto" w:fill="auto"/>
          </w:tcPr>
          <w:p w14:paraId="6B7FD3FD" w14:textId="4E765D95" w:rsidR="007100FA" w:rsidRPr="00422C56" w:rsidRDefault="007100FA" w:rsidP="3EB6356F">
            <w:pPr>
              <w:pStyle w:val="Tabel"/>
              <w:rPr>
                <w:rFonts w:ascii="Calibri" w:hAnsi="Calibri" w:cs="Calibri"/>
                <w:shd w:val="clear" w:color="auto" w:fill="FFFFFF"/>
              </w:rPr>
            </w:pPr>
            <w:commentRangeStart w:id="329"/>
            <w:commentRangeStart w:id="330"/>
            <w:commentRangeStart w:id="331"/>
            <w:commentRangeStart w:id="332"/>
            <w:commentRangeStart w:id="333"/>
            <w:r w:rsidRPr="3EB6356F">
              <w:rPr>
                <w:rFonts w:ascii="Calibri" w:hAnsi="Calibri" w:cs="Calibri"/>
                <w:shd w:val="clear" w:color="auto" w:fill="FFFFFF"/>
              </w:rPr>
              <w:t>Markeds-afklaring</w:t>
            </w:r>
            <w:commentRangeEnd w:id="329"/>
            <w:r>
              <w:commentReference w:id="329"/>
            </w:r>
            <w:commentRangeEnd w:id="330"/>
            <w:r w:rsidR="00717904">
              <w:rPr>
                <w:rStyle w:val="Kommentarhenvisning"/>
              </w:rPr>
              <w:commentReference w:id="330"/>
            </w:r>
            <w:commentRangeEnd w:id="331"/>
            <w:r w:rsidR="00227212">
              <w:rPr>
                <w:rStyle w:val="Kommentarhenvisning"/>
              </w:rPr>
              <w:commentReference w:id="331"/>
            </w:r>
            <w:commentRangeEnd w:id="332"/>
            <w:r w:rsidR="00C87F26">
              <w:rPr>
                <w:rStyle w:val="Kommentarhenvisning"/>
              </w:rPr>
              <w:commentReference w:id="332"/>
            </w:r>
            <w:commentRangeEnd w:id="333"/>
            <w:r w:rsidR="00753BB6">
              <w:rPr>
                <w:rStyle w:val="Kommentarhenvisning"/>
              </w:rPr>
              <w:commentReference w:id="333"/>
            </w:r>
            <w:r w:rsidRPr="3EB6356F">
              <w:rPr>
                <w:rFonts w:ascii="Calibri" w:hAnsi="Calibri" w:cs="Calibri"/>
                <w:shd w:val="clear" w:color="auto" w:fill="FFFFFF"/>
              </w:rPr>
              <w:t xml:space="preserve"> og teknisk løsning</w:t>
            </w:r>
          </w:p>
          <w:p w14:paraId="21F4765E" w14:textId="77777777" w:rsidR="007100FA" w:rsidRPr="00555CDD" w:rsidRDefault="007100FA" w:rsidP="002B06E5">
            <w:pPr>
              <w:pStyle w:val="Tabel"/>
              <w:rPr>
                <w:rFonts w:ascii="Calibri" w:hAnsi="Calibri" w:cs="Calibri"/>
                <w:szCs w:val="20"/>
                <w:shd w:val="clear" w:color="auto" w:fill="FFFFFF"/>
              </w:rPr>
            </w:pPr>
          </w:p>
        </w:tc>
        <w:tc>
          <w:tcPr>
            <w:tcW w:w="1276" w:type="dxa"/>
            <w:shd w:val="clear" w:color="auto" w:fill="auto"/>
          </w:tcPr>
          <w:p w14:paraId="3A6DA587" w14:textId="77777777" w:rsidR="007100FA" w:rsidRDefault="007100FA" w:rsidP="002B06E5">
            <w:pPr>
              <w:pStyle w:val="Tabel"/>
            </w:pPr>
            <w:r w:rsidRPr="00F83C3E">
              <w:t>Sørge for at have OSM2 ressourcer på løsningen så tidligt som muligt i analysefasen, samt at aligne med stabiliserings-roadmap</w:t>
            </w:r>
          </w:p>
        </w:tc>
        <w:tc>
          <w:tcPr>
            <w:tcW w:w="1023" w:type="dxa"/>
          </w:tcPr>
          <w:p w14:paraId="1B73FA6C" w14:textId="77777777" w:rsidR="007100FA" w:rsidRDefault="007100FA" w:rsidP="002B06E5">
            <w:pPr>
              <w:pStyle w:val="Tabel"/>
            </w:pPr>
            <w:r>
              <w:t>Projektet</w:t>
            </w:r>
          </w:p>
        </w:tc>
      </w:tr>
      <w:tr w:rsidR="007100FA" w14:paraId="3C30C66C" w14:textId="77777777" w:rsidTr="3EB6356F">
        <w:tc>
          <w:tcPr>
            <w:tcW w:w="805" w:type="dxa"/>
            <w:shd w:val="clear" w:color="auto" w:fill="auto"/>
          </w:tcPr>
          <w:p w14:paraId="71CDBC0C" w14:textId="1A462998" w:rsidR="007100FA" w:rsidRDefault="00947F20" w:rsidP="002B06E5">
            <w:pPr>
              <w:pStyle w:val="Tabel"/>
            </w:pPr>
            <w:r>
              <w:t>R</w:t>
            </w:r>
            <w:r w:rsidR="00DF11A4">
              <w:t>9</w:t>
            </w:r>
          </w:p>
        </w:tc>
        <w:tc>
          <w:tcPr>
            <w:tcW w:w="2451" w:type="dxa"/>
            <w:shd w:val="clear" w:color="auto" w:fill="auto"/>
          </w:tcPr>
          <w:p w14:paraId="7CB3F9FD" w14:textId="77777777" w:rsidR="007100FA" w:rsidRPr="00A323CD" w:rsidRDefault="007100FA" w:rsidP="002B06E5">
            <w:pPr>
              <w:pStyle w:val="Tabel"/>
              <w:rPr>
                <w:rFonts w:ascii="Calibri" w:hAnsi="Calibri" w:cs="Calibri"/>
                <w:color w:val="000000"/>
                <w:szCs w:val="20"/>
              </w:rPr>
            </w:pPr>
            <w:r>
              <w:rPr>
                <w:rFonts w:ascii="Calibri" w:hAnsi="Calibri" w:cs="Calibri"/>
                <w:color w:val="000000"/>
                <w:szCs w:val="20"/>
              </w:rPr>
              <w:t xml:space="preserve">Scenarie 1: </w:t>
            </w:r>
            <w:r w:rsidRPr="00A323CD">
              <w:rPr>
                <w:rFonts w:ascii="Calibri" w:hAnsi="Calibri" w:cs="Calibri"/>
                <w:color w:val="000000"/>
                <w:szCs w:val="20"/>
              </w:rPr>
              <w:t>Udviklere skal have OSM2 erfaring</w:t>
            </w:r>
          </w:p>
          <w:p w14:paraId="1F8A52D4" w14:textId="77777777" w:rsidR="007100FA" w:rsidRDefault="007100FA" w:rsidP="002B06E5">
            <w:pPr>
              <w:pStyle w:val="Tabel"/>
              <w:rPr>
                <w:rFonts w:ascii="Calibri" w:hAnsi="Calibri" w:cs="Calibri"/>
                <w:color w:val="000000"/>
                <w:szCs w:val="20"/>
              </w:rPr>
            </w:pPr>
          </w:p>
        </w:tc>
        <w:tc>
          <w:tcPr>
            <w:tcW w:w="2693" w:type="dxa"/>
            <w:shd w:val="clear" w:color="auto" w:fill="auto"/>
          </w:tcPr>
          <w:p w14:paraId="1898427E" w14:textId="77777777" w:rsidR="007100FA" w:rsidRPr="004167A0" w:rsidRDefault="007100FA" w:rsidP="002B06E5">
            <w:pPr>
              <w:pStyle w:val="Tabel"/>
              <w:rPr>
                <w:rFonts w:ascii="Calibri" w:hAnsi="Calibri" w:cs="Calibri"/>
                <w:szCs w:val="20"/>
                <w:shd w:val="clear" w:color="auto" w:fill="FFFFFF"/>
              </w:rPr>
            </w:pPr>
            <w:r w:rsidRPr="002F38D7">
              <w:rPr>
                <w:rFonts w:ascii="Calibri" w:hAnsi="Calibri" w:cs="Calibri"/>
                <w:szCs w:val="20"/>
                <w:shd w:val="clear" w:color="auto" w:fill="FFFFFF"/>
              </w:rPr>
              <w:t>Da dette er en forudsætning for tidsplan og estimering, har det konsekvens for tidsplan og økonomi. Det kan også have konsekvens for kvaliteten.</w:t>
            </w:r>
          </w:p>
        </w:tc>
        <w:tc>
          <w:tcPr>
            <w:tcW w:w="1134" w:type="dxa"/>
            <w:shd w:val="clear" w:color="auto" w:fill="auto"/>
          </w:tcPr>
          <w:p w14:paraId="243BAD73" w14:textId="77777777" w:rsidR="007100FA" w:rsidRPr="00623896" w:rsidRDefault="007100FA" w:rsidP="002B06E5">
            <w:pPr>
              <w:pStyle w:val="Tabel"/>
              <w:rPr>
                <w:rFonts w:ascii="Calibri" w:hAnsi="Calibri" w:cs="Calibri"/>
                <w:szCs w:val="20"/>
                <w:shd w:val="clear" w:color="auto" w:fill="FFFFFF"/>
              </w:rPr>
            </w:pPr>
            <w:r w:rsidRPr="00623896">
              <w:rPr>
                <w:rFonts w:ascii="Calibri" w:hAnsi="Calibri" w:cs="Calibri"/>
                <w:szCs w:val="20"/>
                <w:shd w:val="clear" w:color="auto" w:fill="FFFFFF"/>
              </w:rPr>
              <w:t>Projektets tilrettelæggelse</w:t>
            </w:r>
          </w:p>
          <w:p w14:paraId="2079C7CE" w14:textId="77777777" w:rsidR="007100FA" w:rsidRPr="00555CDD" w:rsidRDefault="007100FA" w:rsidP="002B06E5">
            <w:pPr>
              <w:pStyle w:val="Tabel"/>
              <w:rPr>
                <w:rFonts w:ascii="Calibri" w:hAnsi="Calibri" w:cs="Calibri"/>
                <w:szCs w:val="20"/>
                <w:shd w:val="clear" w:color="auto" w:fill="FFFFFF"/>
              </w:rPr>
            </w:pPr>
          </w:p>
        </w:tc>
        <w:tc>
          <w:tcPr>
            <w:tcW w:w="1276" w:type="dxa"/>
            <w:shd w:val="clear" w:color="auto" w:fill="auto"/>
          </w:tcPr>
          <w:p w14:paraId="7AF2F80F" w14:textId="77777777" w:rsidR="007100FA" w:rsidRPr="0037397D" w:rsidRDefault="007100FA" w:rsidP="002B06E5">
            <w:pPr>
              <w:pStyle w:val="Tabel"/>
            </w:pPr>
            <w:r w:rsidRPr="0037397D">
              <w:t>Søge allokering af ressourcer tidligt</w:t>
            </w:r>
          </w:p>
          <w:p w14:paraId="56234990" w14:textId="77777777" w:rsidR="007100FA" w:rsidRDefault="007100FA" w:rsidP="002B06E5">
            <w:pPr>
              <w:pStyle w:val="Tabel"/>
            </w:pPr>
          </w:p>
        </w:tc>
        <w:tc>
          <w:tcPr>
            <w:tcW w:w="1023" w:type="dxa"/>
          </w:tcPr>
          <w:p w14:paraId="22CA0BBB" w14:textId="77777777" w:rsidR="007100FA" w:rsidRDefault="007100FA" w:rsidP="002B06E5">
            <w:pPr>
              <w:pStyle w:val="Tabel"/>
            </w:pPr>
            <w:r>
              <w:t>Projektet</w:t>
            </w:r>
          </w:p>
        </w:tc>
      </w:tr>
    </w:tbl>
    <w:p w14:paraId="34AB0CC6" w14:textId="77777777" w:rsidR="00B811BD" w:rsidRPr="00B811BD" w:rsidRDefault="00B811BD" w:rsidP="0042134A">
      <w:pPr>
        <w:pStyle w:val="Brdtekst"/>
      </w:pPr>
    </w:p>
    <w:p w14:paraId="5969D651" w14:textId="7D547BC1" w:rsidR="00826864" w:rsidRPr="0042134A" w:rsidRDefault="007100FA" w:rsidP="00554C70">
      <w:pPr>
        <w:pStyle w:val="Brdtekst-eftertabel"/>
        <w:rPr>
          <w:b/>
        </w:rPr>
      </w:pPr>
      <w:r w:rsidRPr="0042134A">
        <w:rPr>
          <w:b/>
          <w:bCs/>
        </w:rPr>
        <w:t>Særskilte risici for Scenarie 2</w:t>
      </w:r>
    </w:p>
    <w:tbl>
      <w:tblPr>
        <w:tblW w:w="4872"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805"/>
        <w:gridCol w:w="2451"/>
        <w:gridCol w:w="2693"/>
        <w:gridCol w:w="1134"/>
        <w:gridCol w:w="1276"/>
        <w:gridCol w:w="1023"/>
      </w:tblGrid>
      <w:tr w:rsidR="007100FA" w14:paraId="7E9FFBDF" w14:textId="77777777" w:rsidTr="3EB6356F">
        <w:tc>
          <w:tcPr>
            <w:tcW w:w="805" w:type="dxa"/>
            <w:shd w:val="clear" w:color="auto" w:fill="auto"/>
          </w:tcPr>
          <w:p w14:paraId="68DEC87B" w14:textId="416738D2" w:rsidR="007100FA" w:rsidRDefault="00947F20" w:rsidP="002B06E5">
            <w:pPr>
              <w:pStyle w:val="Tabel"/>
            </w:pPr>
            <w:r>
              <w:t>R</w:t>
            </w:r>
            <w:r w:rsidR="007100FA">
              <w:t>1</w:t>
            </w:r>
            <w:r w:rsidR="00DF11A4">
              <w:t>0</w:t>
            </w:r>
          </w:p>
        </w:tc>
        <w:tc>
          <w:tcPr>
            <w:tcW w:w="2451" w:type="dxa"/>
            <w:shd w:val="clear" w:color="auto" w:fill="auto"/>
          </w:tcPr>
          <w:p w14:paraId="45BE1516" w14:textId="77777777" w:rsidR="007100FA" w:rsidRDefault="007100FA" w:rsidP="002B06E5">
            <w:pPr>
              <w:pStyle w:val="Tabel"/>
              <w:rPr>
                <w:rFonts w:ascii="Calibri" w:hAnsi="Calibri" w:cs="Calibri"/>
                <w:color w:val="000000"/>
                <w:szCs w:val="20"/>
              </w:rPr>
            </w:pPr>
            <w:r>
              <w:rPr>
                <w:rFonts w:ascii="Calibri" w:hAnsi="Calibri" w:cs="Calibri"/>
                <w:color w:val="000000"/>
                <w:szCs w:val="20"/>
              </w:rPr>
              <w:t>Scenarie 2:</w:t>
            </w:r>
            <w:r w:rsidRPr="005E53E9">
              <w:rPr>
                <w:rFonts w:hAnsi="Calibri"/>
                <w:color w:val="000000" w:themeColor="text1"/>
                <w:kern w:val="24"/>
                <w:szCs w:val="20"/>
              </w:rPr>
              <w:t xml:space="preserve"> </w:t>
            </w:r>
            <w:r w:rsidRPr="005E53E9">
              <w:rPr>
                <w:rFonts w:ascii="Calibri" w:hAnsi="Calibri" w:cs="Calibri"/>
                <w:color w:val="000000"/>
                <w:szCs w:val="20"/>
              </w:rPr>
              <w:t>Der kan være en risiko ved at skabe endnu et virksomhedsregister</w:t>
            </w:r>
          </w:p>
        </w:tc>
        <w:tc>
          <w:tcPr>
            <w:tcW w:w="2693" w:type="dxa"/>
            <w:shd w:val="clear" w:color="auto" w:fill="auto"/>
          </w:tcPr>
          <w:p w14:paraId="48C04BA7" w14:textId="1842A9C6" w:rsidR="006841AC" w:rsidRPr="00580C13" w:rsidRDefault="006841AC" w:rsidP="00666598">
            <w:pPr>
              <w:pStyle w:val="Tabel"/>
              <w:rPr>
                <w:rFonts w:cstheme="minorHAnsi"/>
                <w:szCs w:val="20"/>
              </w:rPr>
            </w:pPr>
            <w:r>
              <w:rPr>
                <w:rFonts w:cstheme="minorHAnsi"/>
                <w:szCs w:val="20"/>
              </w:rPr>
              <w:t>E</w:t>
            </w:r>
            <w:r w:rsidRPr="00580C13">
              <w:rPr>
                <w:rFonts w:cstheme="minorHAnsi"/>
                <w:szCs w:val="20"/>
              </w:rPr>
              <w:t>ndnu et virksomhedsregister</w:t>
            </w:r>
            <w:r>
              <w:rPr>
                <w:rFonts w:cstheme="minorHAnsi"/>
                <w:szCs w:val="20"/>
              </w:rPr>
              <w:t xml:space="preserve"> giver risiko for dobbelt administration og uoverensstemmelse i data i forskellige registre, så virksomhedens anmodning ikke behandles korrekt.</w:t>
            </w:r>
          </w:p>
          <w:p w14:paraId="1ABD2EBB" w14:textId="77777777" w:rsidR="007100FA" w:rsidRDefault="007100FA" w:rsidP="002B06E5">
            <w:pPr>
              <w:pStyle w:val="Tabel"/>
              <w:rPr>
                <w:rFonts w:ascii="Calibri" w:hAnsi="Calibri" w:cs="Calibri"/>
                <w:szCs w:val="20"/>
                <w:shd w:val="clear" w:color="auto" w:fill="FFFFFF"/>
              </w:rPr>
            </w:pPr>
          </w:p>
        </w:tc>
        <w:tc>
          <w:tcPr>
            <w:tcW w:w="1134" w:type="dxa"/>
            <w:shd w:val="clear" w:color="auto" w:fill="auto"/>
          </w:tcPr>
          <w:p w14:paraId="66B6812A" w14:textId="77777777" w:rsidR="007100FA" w:rsidRPr="002817F3" w:rsidRDefault="007100FA" w:rsidP="002B06E5">
            <w:pPr>
              <w:pStyle w:val="Tabel"/>
              <w:rPr>
                <w:rFonts w:ascii="Calibri" w:hAnsi="Calibri" w:cs="Calibri"/>
                <w:szCs w:val="20"/>
                <w:shd w:val="clear" w:color="auto" w:fill="FFFFFF"/>
              </w:rPr>
            </w:pPr>
            <w:r w:rsidRPr="002817F3">
              <w:rPr>
                <w:rFonts w:ascii="Calibri" w:hAnsi="Calibri" w:cs="Calibri"/>
                <w:szCs w:val="20"/>
                <w:shd w:val="clear" w:color="auto" w:fill="FFFFFF"/>
              </w:rPr>
              <w:t xml:space="preserve">Projektets tilrettelæggelse </w:t>
            </w:r>
          </w:p>
          <w:p w14:paraId="0286222C" w14:textId="77777777" w:rsidR="007100FA" w:rsidRPr="00555CDD" w:rsidRDefault="007100FA" w:rsidP="002B06E5">
            <w:pPr>
              <w:pStyle w:val="Tabel"/>
              <w:rPr>
                <w:rFonts w:ascii="Calibri" w:hAnsi="Calibri" w:cs="Calibri"/>
                <w:szCs w:val="20"/>
                <w:shd w:val="clear" w:color="auto" w:fill="FFFFFF"/>
              </w:rPr>
            </w:pPr>
          </w:p>
        </w:tc>
        <w:tc>
          <w:tcPr>
            <w:tcW w:w="1276" w:type="dxa"/>
            <w:shd w:val="clear" w:color="auto" w:fill="auto"/>
          </w:tcPr>
          <w:p w14:paraId="6ED99366" w14:textId="77777777" w:rsidR="007100FA" w:rsidRDefault="007100FA" w:rsidP="002B06E5">
            <w:pPr>
              <w:pStyle w:val="Tabel"/>
            </w:pPr>
            <w:r w:rsidRPr="006954DA">
              <w:t>Det analyseres om vi kan genbruge/udvide et eksisterende register</w:t>
            </w:r>
          </w:p>
        </w:tc>
        <w:tc>
          <w:tcPr>
            <w:tcW w:w="1023" w:type="dxa"/>
          </w:tcPr>
          <w:p w14:paraId="2BF8B0B6" w14:textId="77777777" w:rsidR="007100FA" w:rsidRDefault="007100FA" w:rsidP="002B06E5">
            <w:pPr>
              <w:pStyle w:val="Tabel"/>
            </w:pPr>
            <w:r>
              <w:t>Projektet og UFST</w:t>
            </w:r>
          </w:p>
        </w:tc>
      </w:tr>
      <w:tr w:rsidR="007100FA" w14:paraId="3A524BA2" w14:textId="77777777" w:rsidTr="3EB6356F">
        <w:tc>
          <w:tcPr>
            <w:tcW w:w="805" w:type="dxa"/>
            <w:shd w:val="clear" w:color="auto" w:fill="auto"/>
          </w:tcPr>
          <w:p w14:paraId="5A8E9E55" w14:textId="6CEB3C93" w:rsidR="007100FA" w:rsidRDefault="00947F20" w:rsidP="002B06E5">
            <w:pPr>
              <w:pStyle w:val="Tabel"/>
            </w:pPr>
            <w:r>
              <w:t>R</w:t>
            </w:r>
            <w:r w:rsidR="007100FA">
              <w:t>1</w:t>
            </w:r>
            <w:r w:rsidR="00DF11A4">
              <w:t>1</w:t>
            </w:r>
          </w:p>
        </w:tc>
        <w:tc>
          <w:tcPr>
            <w:tcW w:w="2451" w:type="dxa"/>
            <w:shd w:val="clear" w:color="auto" w:fill="auto"/>
          </w:tcPr>
          <w:p w14:paraId="2C5D1AB1" w14:textId="77777777" w:rsidR="007100FA" w:rsidRDefault="007100FA" w:rsidP="002B06E5">
            <w:pPr>
              <w:pStyle w:val="Tabel"/>
              <w:rPr>
                <w:rFonts w:ascii="Calibri" w:hAnsi="Calibri" w:cs="Calibri"/>
                <w:color w:val="000000"/>
                <w:szCs w:val="20"/>
              </w:rPr>
            </w:pPr>
            <w:r>
              <w:rPr>
                <w:rFonts w:ascii="Calibri" w:hAnsi="Calibri" w:cs="Calibri"/>
                <w:color w:val="000000"/>
                <w:szCs w:val="20"/>
              </w:rPr>
              <w:t>Scenarie 2:</w:t>
            </w:r>
            <w:r w:rsidRPr="00F93C1F">
              <w:rPr>
                <w:rFonts w:hAnsi="Calibri"/>
                <w:color w:val="000000" w:themeColor="text1"/>
                <w:kern w:val="24"/>
                <w:szCs w:val="20"/>
              </w:rPr>
              <w:t xml:space="preserve"> </w:t>
            </w:r>
            <w:r w:rsidRPr="00F93C1F">
              <w:rPr>
                <w:rFonts w:ascii="Calibri" w:hAnsi="Calibri" w:cs="Calibri"/>
                <w:color w:val="000000"/>
                <w:szCs w:val="20"/>
              </w:rPr>
              <w:t>Risiko i forhold til ikke at kunne bemande projektet med udviklere</w:t>
            </w:r>
          </w:p>
        </w:tc>
        <w:tc>
          <w:tcPr>
            <w:tcW w:w="2693" w:type="dxa"/>
            <w:shd w:val="clear" w:color="auto" w:fill="auto"/>
          </w:tcPr>
          <w:p w14:paraId="0AD5BCCA" w14:textId="77777777" w:rsidR="007100FA" w:rsidRDefault="007100FA" w:rsidP="002B06E5">
            <w:pPr>
              <w:pStyle w:val="Tabel"/>
              <w:rPr>
                <w:rFonts w:ascii="Calibri" w:hAnsi="Calibri" w:cs="Calibri"/>
                <w:szCs w:val="20"/>
                <w:shd w:val="clear" w:color="auto" w:fill="FFFFFF"/>
              </w:rPr>
            </w:pPr>
            <w:r w:rsidRPr="00942E4A">
              <w:rPr>
                <w:rFonts w:ascii="Calibri" w:hAnsi="Calibri" w:cs="Calibri"/>
                <w:szCs w:val="20"/>
                <w:shd w:val="clear" w:color="auto" w:fill="FFFFFF"/>
              </w:rPr>
              <w:t>Løsningen vil ikke kunne realiseres, eller blive væsentligt forsinket</w:t>
            </w:r>
          </w:p>
        </w:tc>
        <w:tc>
          <w:tcPr>
            <w:tcW w:w="1134" w:type="dxa"/>
            <w:shd w:val="clear" w:color="auto" w:fill="auto"/>
          </w:tcPr>
          <w:p w14:paraId="44B8459C" w14:textId="2138D2B0" w:rsidR="007100FA" w:rsidRPr="00C61EDF" w:rsidRDefault="005D35BC" w:rsidP="3EB6356F">
            <w:pPr>
              <w:pStyle w:val="Tabel"/>
              <w:rPr>
                <w:rFonts w:ascii="Calibri" w:hAnsi="Calibri" w:cs="Calibri"/>
                <w:shd w:val="clear" w:color="auto" w:fill="FFFFFF"/>
              </w:rPr>
            </w:pPr>
            <w:r>
              <w:rPr>
                <w:rFonts w:ascii="Calibri" w:hAnsi="Calibri" w:cs="Calibri"/>
                <w:shd w:val="clear" w:color="auto" w:fill="FFFFFF"/>
              </w:rPr>
              <w:t>Projektets tilrettelæggelse</w:t>
            </w:r>
          </w:p>
          <w:p w14:paraId="6C533C4C" w14:textId="77777777" w:rsidR="007100FA" w:rsidRPr="00555CDD" w:rsidRDefault="007100FA" w:rsidP="002B06E5">
            <w:pPr>
              <w:pStyle w:val="Tabel"/>
              <w:rPr>
                <w:rFonts w:ascii="Calibri" w:hAnsi="Calibri" w:cs="Calibri"/>
                <w:szCs w:val="20"/>
                <w:shd w:val="clear" w:color="auto" w:fill="FFFFFF"/>
              </w:rPr>
            </w:pPr>
          </w:p>
        </w:tc>
        <w:tc>
          <w:tcPr>
            <w:tcW w:w="1276" w:type="dxa"/>
            <w:shd w:val="clear" w:color="auto" w:fill="auto"/>
          </w:tcPr>
          <w:p w14:paraId="503D2C84" w14:textId="77777777" w:rsidR="007100FA" w:rsidRPr="004E6E8D" w:rsidRDefault="007100FA" w:rsidP="002B06E5">
            <w:pPr>
              <w:pStyle w:val="Tabel"/>
            </w:pPr>
            <w:r w:rsidRPr="004E6E8D">
              <w:t>Sikre at projektet tidligt får afklaret hvorvidt muligt, disse ressourcer vil være tilgængelige ved gennemførelsestidspunktet</w:t>
            </w:r>
          </w:p>
          <w:p w14:paraId="55E19600" w14:textId="77777777" w:rsidR="007100FA" w:rsidRDefault="007100FA" w:rsidP="002B06E5">
            <w:pPr>
              <w:pStyle w:val="Tabel"/>
            </w:pPr>
          </w:p>
        </w:tc>
        <w:tc>
          <w:tcPr>
            <w:tcW w:w="1023" w:type="dxa"/>
          </w:tcPr>
          <w:p w14:paraId="4A4453DE" w14:textId="77777777" w:rsidR="007100FA" w:rsidRDefault="007100FA" w:rsidP="002B06E5">
            <w:pPr>
              <w:pStyle w:val="Tabel"/>
            </w:pPr>
            <w:r>
              <w:t>Projektet og UFST</w:t>
            </w:r>
          </w:p>
        </w:tc>
      </w:tr>
      <w:tr w:rsidR="007100FA" w14:paraId="695F6716" w14:textId="77777777" w:rsidTr="3EB6356F">
        <w:tc>
          <w:tcPr>
            <w:tcW w:w="805" w:type="dxa"/>
            <w:shd w:val="clear" w:color="auto" w:fill="auto"/>
          </w:tcPr>
          <w:p w14:paraId="022C537B" w14:textId="54DBA7BB" w:rsidR="007100FA" w:rsidRDefault="00947F20" w:rsidP="002B06E5">
            <w:pPr>
              <w:pStyle w:val="Tabel"/>
            </w:pPr>
            <w:r>
              <w:t>R</w:t>
            </w:r>
            <w:r w:rsidR="007100FA">
              <w:t>1</w:t>
            </w:r>
            <w:r w:rsidR="00DF11A4">
              <w:t>2</w:t>
            </w:r>
          </w:p>
        </w:tc>
        <w:tc>
          <w:tcPr>
            <w:tcW w:w="2451" w:type="dxa"/>
            <w:shd w:val="clear" w:color="auto" w:fill="auto"/>
          </w:tcPr>
          <w:p w14:paraId="798B500D" w14:textId="77777777" w:rsidR="007100FA" w:rsidRPr="00F66E61" w:rsidRDefault="007100FA" w:rsidP="002B06E5">
            <w:pPr>
              <w:pStyle w:val="Tabel"/>
              <w:rPr>
                <w:rFonts w:ascii="Calibri" w:hAnsi="Calibri" w:cs="Calibri"/>
                <w:color w:val="000000"/>
                <w:szCs w:val="20"/>
              </w:rPr>
            </w:pPr>
            <w:r>
              <w:rPr>
                <w:rFonts w:ascii="Calibri" w:hAnsi="Calibri" w:cs="Calibri"/>
                <w:color w:val="000000"/>
                <w:szCs w:val="20"/>
              </w:rPr>
              <w:t>Scenarie 2:</w:t>
            </w:r>
            <w:r w:rsidRPr="00F66E61">
              <w:rPr>
                <w:rFonts w:hAnsi="Calibri"/>
                <w:color w:val="000000" w:themeColor="text1"/>
                <w:kern w:val="24"/>
                <w:szCs w:val="20"/>
              </w:rPr>
              <w:t xml:space="preserve"> </w:t>
            </w:r>
            <w:r w:rsidRPr="00F66E61">
              <w:rPr>
                <w:rFonts w:ascii="Calibri" w:hAnsi="Calibri" w:cs="Calibri"/>
                <w:color w:val="000000"/>
                <w:szCs w:val="20"/>
              </w:rPr>
              <w:t>Forsinkelse som følge af etablering af ny projektorganisation og udviklingssetup</w:t>
            </w:r>
          </w:p>
          <w:p w14:paraId="708AEFAB" w14:textId="77777777" w:rsidR="007100FA" w:rsidRDefault="007100FA" w:rsidP="002B06E5">
            <w:pPr>
              <w:pStyle w:val="Tabel"/>
              <w:rPr>
                <w:rFonts w:ascii="Calibri" w:hAnsi="Calibri" w:cs="Calibri"/>
                <w:color w:val="000000"/>
                <w:szCs w:val="20"/>
              </w:rPr>
            </w:pPr>
          </w:p>
        </w:tc>
        <w:tc>
          <w:tcPr>
            <w:tcW w:w="2693" w:type="dxa"/>
            <w:shd w:val="clear" w:color="auto" w:fill="auto"/>
          </w:tcPr>
          <w:p w14:paraId="72BADC4C" w14:textId="43F127B3" w:rsidR="007100FA" w:rsidRDefault="002C293B" w:rsidP="002B06E5">
            <w:pPr>
              <w:pStyle w:val="Tabel"/>
              <w:rPr>
                <w:rFonts w:ascii="Calibri" w:hAnsi="Calibri" w:cs="Calibri"/>
                <w:szCs w:val="20"/>
                <w:shd w:val="clear" w:color="auto" w:fill="FFFFFF"/>
              </w:rPr>
            </w:pPr>
            <w:r>
              <w:rPr>
                <w:rFonts w:cstheme="minorHAnsi"/>
                <w:szCs w:val="20"/>
              </w:rPr>
              <w:t xml:space="preserve">Det tager længere tid at </w:t>
            </w:r>
            <w:r w:rsidRPr="00580C13">
              <w:rPr>
                <w:rFonts w:cstheme="minorHAnsi"/>
                <w:szCs w:val="20"/>
              </w:rPr>
              <w:t>etabler</w:t>
            </w:r>
            <w:r>
              <w:rPr>
                <w:rFonts w:cstheme="minorHAnsi"/>
                <w:szCs w:val="20"/>
              </w:rPr>
              <w:t>e</w:t>
            </w:r>
            <w:r w:rsidRPr="00580C13">
              <w:rPr>
                <w:rFonts w:cstheme="minorHAnsi"/>
                <w:szCs w:val="20"/>
              </w:rPr>
              <w:t xml:space="preserve"> ny projektorganisation og </w:t>
            </w:r>
            <w:r w:rsidRPr="002847FD">
              <w:rPr>
                <w:rFonts w:cstheme="minorHAnsi"/>
                <w:szCs w:val="20"/>
              </w:rPr>
              <w:t xml:space="preserve">dermed kan der være risiko for at </w:t>
            </w:r>
            <w:r>
              <w:rPr>
                <w:rFonts w:cstheme="minorHAnsi"/>
                <w:szCs w:val="20"/>
              </w:rPr>
              <w:t>leverancen forsinkes.</w:t>
            </w:r>
            <w:r w:rsidRPr="003E0D5B" w:rsidDel="002C293B">
              <w:rPr>
                <w:rFonts w:ascii="Calibri" w:hAnsi="Calibri" w:cs="Calibri"/>
                <w:szCs w:val="20"/>
                <w:shd w:val="clear" w:color="auto" w:fill="FFFFFF"/>
              </w:rPr>
              <w:t xml:space="preserve"> </w:t>
            </w:r>
          </w:p>
        </w:tc>
        <w:tc>
          <w:tcPr>
            <w:tcW w:w="1134" w:type="dxa"/>
            <w:shd w:val="clear" w:color="auto" w:fill="auto"/>
          </w:tcPr>
          <w:p w14:paraId="05A23451" w14:textId="77777777" w:rsidR="007100FA" w:rsidRPr="005742A0" w:rsidRDefault="007100FA" w:rsidP="002B06E5">
            <w:pPr>
              <w:pStyle w:val="Tabel"/>
              <w:rPr>
                <w:rFonts w:ascii="Calibri" w:hAnsi="Calibri" w:cs="Calibri"/>
                <w:szCs w:val="20"/>
                <w:shd w:val="clear" w:color="auto" w:fill="FFFFFF"/>
              </w:rPr>
            </w:pPr>
            <w:r w:rsidRPr="005742A0">
              <w:rPr>
                <w:rFonts w:ascii="Calibri" w:hAnsi="Calibri" w:cs="Calibri"/>
                <w:szCs w:val="20"/>
                <w:shd w:val="clear" w:color="auto" w:fill="FFFFFF"/>
              </w:rPr>
              <w:t>Markeds-afklaring og teknisk løsning</w:t>
            </w:r>
          </w:p>
          <w:p w14:paraId="3ABDBFB3" w14:textId="77777777" w:rsidR="007100FA" w:rsidRPr="00555CDD" w:rsidRDefault="007100FA" w:rsidP="002B06E5">
            <w:pPr>
              <w:pStyle w:val="Tabel"/>
              <w:rPr>
                <w:rFonts w:ascii="Calibri" w:hAnsi="Calibri" w:cs="Calibri"/>
                <w:szCs w:val="20"/>
                <w:shd w:val="clear" w:color="auto" w:fill="FFFFFF"/>
              </w:rPr>
            </w:pPr>
          </w:p>
        </w:tc>
        <w:tc>
          <w:tcPr>
            <w:tcW w:w="1276" w:type="dxa"/>
            <w:shd w:val="clear" w:color="auto" w:fill="auto"/>
          </w:tcPr>
          <w:p w14:paraId="1C6FF951" w14:textId="77777777" w:rsidR="007100FA" w:rsidRDefault="007100FA" w:rsidP="002B06E5">
            <w:pPr>
              <w:pStyle w:val="Tabel"/>
            </w:pPr>
            <w:r w:rsidRPr="00F55C20">
              <w:t>Projektet har fokus på rette etablering af teams, samt bench marke og grundig forberedelse af etablering af udviklingssetup.</w:t>
            </w:r>
          </w:p>
        </w:tc>
        <w:tc>
          <w:tcPr>
            <w:tcW w:w="1023" w:type="dxa"/>
          </w:tcPr>
          <w:p w14:paraId="0EBC5040" w14:textId="77777777" w:rsidR="007100FA" w:rsidRDefault="007100FA" w:rsidP="002B06E5">
            <w:pPr>
              <w:pStyle w:val="Tabel"/>
            </w:pPr>
            <w:r>
              <w:t>Projektet og UFST</w:t>
            </w:r>
          </w:p>
        </w:tc>
      </w:tr>
      <w:tr w:rsidR="007100FA" w14:paraId="2947962F" w14:textId="77777777" w:rsidTr="3EB6356F">
        <w:tc>
          <w:tcPr>
            <w:tcW w:w="805" w:type="dxa"/>
            <w:shd w:val="clear" w:color="auto" w:fill="auto"/>
          </w:tcPr>
          <w:p w14:paraId="0C02ADE8" w14:textId="25C173C4" w:rsidR="007100FA" w:rsidRDefault="00947F20" w:rsidP="002B06E5">
            <w:pPr>
              <w:pStyle w:val="Tabel"/>
            </w:pPr>
            <w:r>
              <w:t>R</w:t>
            </w:r>
            <w:r w:rsidR="007100FA">
              <w:t>1</w:t>
            </w:r>
            <w:r w:rsidR="00DF11A4">
              <w:t>3</w:t>
            </w:r>
          </w:p>
        </w:tc>
        <w:tc>
          <w:tcPr>
            <w:tcW w:w="2451" w:type="dxa"/>
            <w:shd w:val="clear" w:color="auto" w:fill="auto"/>
          </w:tcPr>
          <w:p w14:paraId="5DD65ADF" w14:textId="77777777" w:rsidR="007100FA" w:rsidRPr="003A4568" w:rsidRDefault="007100FA" w:rsidP="002B06E5">
            <w:pPr>
              <w:pStyle w:val="Tabel"/>
              <w:rPr>
                <w:rFonts w:ascii="Calibri" w:hAnsi="Calibri" w:cs="Calibri"/>
                <w:color w:val="000000"/>
                <w:szCs w:val="20"/>
              </w:rPr>
            </w:pPr>
            <w:r>
              <w:rPr>
                <w:rFonts w:ascii="Calibri" w:hAnsi="Calibri" w:cs="Calibri"/>
                <w:color w:val="000000"/>
                <w:szCs w:val="20"/>
              </w:rPr>
              <w:t>Scenarie 2:</w:t>
            </w:r>
            <w:r w:rsidRPr="003A4568">
              <w:rPr>
                <w:rFonts w:hAnsi="Calibri"/>
                <w:color w:val="000000" w:themeColor="text1"/>
                <w:kern w:val="24"/>
                <w:szCs w:val="20"/>
              </w:rPr>
              <w:t xml:space="preserve"> </w:t>
            </w:r>
            <w:r w:rsidRPr="003A4568">
              <w:rPr>
                <w:rFonts w:ascii="Calibri" w:hAnsi="Calibri" w:cs="Calibri"/>
                <w:color w:val="000000"/>
                <w:szCs w:val="20"/>
              </w:rPr>
              <w:t>Risiko for børnesygdomme i løsningen</w:t>
            </w:r>
          </w:p>
          <w:p w14:paraId="036902B2" w14:textId="77777777" w:rsidR="007100FA" w:rsidRDefault="007100FA" w:rsidP="002B06E5">
            <w:pPr>
              <w:pStyle w:val="Tabel"/>
              <w:rPr>
                <w:rFonts w:ascii="Calibri" w:hAnsi="Calibri" w:cs="Calibri"/>
                <w:color w:val="000000"/>
                <w:szCs w:val="20"/>
              </w:rPr>
            </w:pPr>
          </w:p>
        </w:tc>
        <w:tc>
          <w:tcPr>
            <w:tcW w:w="2693" w:type="dxa"/>
            <w:shd w:val="clear" w:color="auto" w:fill="auto"/>
          </w:tcPr>
          <w:p w14:paraId="6E99066E" w14:textId="158CC583" w:rsidR="007100FA" w:rsidRDefault="007100FA" w:rsidP="002B06E5">
            <w:pPr>
              <w:pStyle w:val="Tabel"/>
              <w:rPr>
                <w:rFonts w:ascii="Calibri" w:hAnsi="Calibri" w:cs="Calibri"/>
                <w:szCs w:val="20"/>
                <w:shd w:val="clear" w:color="auto" w:fill="FFFFFF"/>
              </w:rPr>
            </w:pPr>
            <w:r w:rsidRPr="003A4568">
              <w:rPr>
                <w:rFonts w:ascii="Calibri" w:hAnsi="Calibri" w:cs="Calibri"/>
                <w:szCs w:val="20"/>
                <w:shd w:val="clear" w:color="auto" w:fill="FFFFFF"/>
              </w:rPr>
              <w:t>Højere udgifter til systemrettelser og evt. også til SKTST</w:t>
            </w:r>
            <w:r w:rsidR="00AB6B88">
              <w:rPr>
                <w:rFonts w:ascii="Calibri" w:hAnsi="Calibri" w:cs="Calibri"/>
                <w:szCs w:val="20"/>
                <w:shd w:val="clear" w:color="auto" w:fill="FFFFFF"/>
              </w:rPr>
              <w:t>s</w:t>
            </w:r>
            <w:r w:rsidRPr="003A4568">
              <w:rPr>
                <w:rFonts w:ascii="Calibri" w:hAnsi="Calibri" w:cs="Calibri"/>
                <w:szCs w:val="20"/>
                <w:shd w:val="clear" w:color="auto" w:fill="FFFFFF"/>
              </w:rPr>
              <w:t xml:space="preserve"> driftsudgifter</w:t>
            </w:r>
          </w:p>
        </w:tc>
        <w:tc>
          <w:tcPr>
            <w:tcW w:w="1134" w:type="dxa"/>
            <w:shd w:val="clear" w:color="auto" w:fill="auto"/>
          </w:tcPr>
          <w:p w14:paraId="7F98AAC2" w14:textId="77777777" w:rsidR="007100FA" w:rsidRPr="00E151EC" w:rsidRDefault="007100FA" w:rsidP="002B06E5">
            <w:pPr>
              <w:pStyle w:val="Tabel"/>
              <w:rPr>
                <w:rFonts w:ascii="Calibri" w:hAnsi="Calibri" w:cs="Calibri"/>
                <w:szCs w:val="20"/>
                <w:shd w:val="clear" w:color="auto" w:fill="FFFFFF"/>
              </w:rPr>
            </w:pPr>
            <w:r w:rsidRPr="00E151EC">
              <w:rPr>
                <w:rFonts w:ascii="Calibri" w:hAnsi="Calibri" w:cs="Calibri"/>
                <w:szCs w:val="20"/>
                <w:shd w:val="clear" w:color="auto" w:fill="FFFFFF"/>
              </w:rPr>
              <w:t>Markeds-afklaring og teknisk løsning</w:t>
            </w:r>
          </w:p>
          <w:p w14:paraId="1EDBDDF9" w14:textId="77777777" w:rsidR="007100FA" w:rsidRPr="00555CDD" w:rsidRDefault="007100FA" w:rsidP="002B06E5">
            <w:pPr>
              <w:pStyle w:val="Tabel"/>
              <w:rPr>
                <w:rFonts w:ascii="Calibri" w:hAnsi="Calibri" w:cs="Calibri"/>
                <w:szCs w:val="20"/>
                <w:shd w:val="clear" w:color="auto" w:fill="FFFFFF"/>
              </w:rPr>
            </w:pPr>
          </w:p>
        </w:tc>
        <w:tc>
          <w:tcPr>
            <w:tcW w:w="1276" w:type="dxa"/>
            <w:shd w:val="clear" w:color="auto" w:fill="auto"/>
          </w:tcPr>
          <w:p w14:paraId="73DF58EB" w14:textId="18CD481B" w:rsidR="007100FA" w:rsidRDefault="007100FA" w:rsidP="002B06E5">
            <w:pPr>
              <w:pStyle w:val="Tabel"/>
            </w:pPr>
            <w:r>
              <w:t xml:space="preserve">Sikre at der er fokus på at udarbejde gennemarbejdet user stories </w:t>
            </w:r>
            <w:commentRangeStart w:id="334"/>
            <w:commentRangeStart w:id="335"/>
            <w:r>
              <w:t>og</w:t>
            </w:r>
            <w:commentRangeEnd w:id="334"/>
            <w:r>
              <w:commentReference w:id="334"/>
            </w:r>
            <w:commentRangeEnd w:id="335"/>
            <w:r w:rsidR="001E49F2">
              <w:rPr>
                <w:rStyle w:val="Kommentarhenvisning"/>
              </w:rPr>
              <w:commentReference w:id="335"/>
            </w:r>
            <w:r>
              <w:t xml:space="preserve"> testcases</w:t>
            </w:r>
            <w:r w:rsidR="001C5816">
              <w:t>,</w:t>
            </w:r>
            <w:r w:rsidR="000075AC">
              <w:t xml:space="preserve"> samt sikre at arkitekten er tæt på </w:t>
            </w:r>
            <w:r w:rsidR="001E49F2">
              <w:t>denne proces.</w:t>
            </w:r>
          </w:p>
        </w:tc>
        <w:tc>
          <w:tcPr>
            <w:tcW w:w="1023" w:type="dxa"/>
          </w:tcPr>
          <w:p w14:paraId="5A6329CD" w14:textId="77777777" w:rsidR="007100FA" w:rsidRDefault="007100FA" w:rsidP="002B06E5">
            <w:pPr>
              <w:pStyle w:val="Tabel"/>
            </w:pPr>
            <w:r>
              <w:t>Projektet, UFST og SKSTS</w:t>
            </w:r>
          </w:p>
        </w:tc>
      </w:tr>
    </w:tbl>
    <w:p w14:paraId="1821EDDD" w14:textId="26840F75" w:rsidR="007100FA" w:rsidRPr="007100FA" w:rsidRDefault="007100FA" w:rsidP="0042134A">
      <w:pPr>
        <w:pStyle w:val="Brdtekst"/>
      </w:pPr>
    </w:p>
    <w:p w14:paraId="5969D652" w14:textId="04A2BAFB" w:rsidR="00052CE0" w:rsidRPr="00860904" w:rsidRDefault="00906DC5" w:rsidP="00860904">
      <w:pPr>
        <w:pStyle w:val="Overskrift3"/>
      </w:pPr>
      <w:bookmarkStart w:id="336" w:name="_Toc109308981"/>
      <w:bookmarkStart w:id="337" w:name="_Ref525302804"/>
      <w:r w:rsidRPr="00860904">
        <w:t>Projektets t</w:t>
      </w:r>
      <w:r w:rsidR="00052CE0" w:rsidRPr="00860904">
        <w:t>ilgang til risikostyring</w:t>
      </w:r>
      <w:bookmarkEnd w:id="336"/>
      <w:r w:rsidR="00052CE0" w:rsidRPr="00860904">
        <w:t xml:space="preserve"> </w:t>
      </w:r>
      <w:bookmarkStart w:id="338" w:name="H_25"/>
      <w:bookmarkEnd w:id="337"/>
    </w:p>
    <w:sdt>
      <w:sdtPr>
        <w:alias w:val="Hjælp"/>
        <w:tag w:val="MPK hjælp"/>
        <w:id w:val="-433983667"/>
        <w:lock w:val="sdtContentLocked"/>
        <w:placeholder>
          <w:docPart w:val="DefaultPlaceholder_1082065158"/>
        </w:placeholder>
      </w:sdtPr>
      <w:sdtContent>
        <w:p w14:paraId="288D81B3" w14:textId="77777777" w:rsidR="00643EB6" w:rsidRPr="00643EB6" w:rsidRDefault="00643EB6" w:rsidP="007622A6">
          <w:pPr>
            <w:pStyle w:val="MPKhjlp"/>
          </w:pPr>
          <w:r w:rsidRPr="00643EB6">
            <w:fldChar w:fldCharType="begin"/>
          </w:r>
          <w:r w:rsidRPr="00643EB6">
            <w:instrText>HYPERLINK  \l "_DocTools_ScreenTip_101" \o "2.5 Risici og risikostyring</w:instrText>
          </w:r>
        </w:p>
        <w:p w14:paraId="673B0090" w14:textId="77777777" w:rsidR="00643EB6" w:rsidRPr="00643EB6" w:rsidRDefault="00643EB6" w:rsidP="007622A6">
          <w:pPr>
            <w:pStyle w:val="MPKhjlp"/>
          </w:pPr>
        </w:p>
        <w:p w14:paraId="348E228A" w14:textId="77777777" w:rsidR="00643EB6" w:rsidRPr="00643EB6" w:rsidRDefault="00643EB6" w:rsidP="007622A6">
          <w:pPr>
            <w:pStyle w:val="MPKhjlp"/>
          </w:pPr>
          <w:r w:rsidRPr="00643EB6">
            <w:instrText xml:space="preserve">Projektets tilgang til risikostyring </w:instrText>
          </w:r>
        </w:p>
        <w:p w14:paraId="4D8FB271" w14:textId="77777777" w:rsidR="00643EB6" w:rsidRPr="00643EB6" w:rsidRDefault="00643EB6" w:rsidP="007622A6">
          <w:pPr>
            <w:pStyle w:val="MPKhjlp"/>
          </w:pPr>
          <w:r w:rsidRPr="00643EB6">
            <w:instrText>Dette afsnit udfyldes, når projekt</w:instrText>
          </w:r>
          <w:r w:rsidRPr="00643EB6">
            <w:lastRenderedPageBreak/>
            <w:instrText>ets tilgang til risikostyring er besluttet. Der skal lægges vægt på det operationelle arbejde med risici i projektet. Det er IKKE hensigten, at det er myndighedens generelle tilgang til risikostyring, der beskrives. Denne kan evt. vedlægges som bilag, hvis det skønnes relevant.</w:instrText>
          </w:r>
        </w:p>
        <w:p w14:paraId="2B354EBC" w14:textId="77777777" w:rsidR="00643EB6" w:rsidRPr="00643EB6" w:rsidRDefault="00643EB6" w:rsidP="007622A6">
          <w:pPr>
            <w:pStyle w:val="MPKhjlp"/>
          </w:pPr>
          <w:r w:rsidRPr="00643EB6">
            <w:instrText>Beskriv den risikostyring, der løbende vil blive anvendt i projektet, herunder:</w:instrText>
          </w:r>
        </w:p>
        <w:p w14:paraId="0417B866" w14:textId="77777777" w:rsidR="00643EB6" w:rsidRPr="00643EB6" w:rsidRDefault="00643EB6" w:rsidP="007622A6">
          <w:pPr>
            <w:pStyle w:val="MPKhjlp"/>
          </w:pPr>
        </w:p>
        <w:p w14:paraId="12454110" w14:textId="77777777" w:rsidR="00643EB6" w:rsidRPr="00643EB6" w:rsidRDefault="00643EB6" w:rsidP="007622A6">
          <w:pPr>
            <w:pStyle w:val="MPKhjlp"/>
          </w:pPr>
          <w:r w:rsidRPr="00643EB6">
            <w:instrText>• Hvordan vil risici indgå i projektets styring og ledelse (herunder rapportering, ved beslutninger m.m.)</w:instrText>
          </w:r>
        </w:p>
        <w:p w14:paraId="24D52FFF" w14:textId="77777777" w:rsidR="00643EB6" w:rsidRPr="00643EB6" w:rsidRDefault="00643EB6" w:rsidP="007622A6">
          <w:pPr>
            <w:pStyle w:val="MPKhjlp"/>
          </w:pPr>
          <w:r w:rsidRPr="00643EB6">
            <w:instrText>• Hvilke kategorier vil man arbejde med?</w:instrText>
          </w:r>
        </w:p>
        <w:p w14:paraId="7026BC3E" w14:textId="77777777" w:rsidR="00643EB6" w:rsidRPr="00643EB6" w:rsidRDefault="00643EB6" w:rsidP="007622A6">
          <w:pPr>
            <w:pStyle w:val="MPKhjlp"/>
          </w:pPr>
          <w:r w:rsidRPr="00643EB6">
            <w:instrText>• Hvordan dokumenteres arbejdet (form og omfang)?</w:instrText>
          </w:r>
        </w:p>
        <w:p w14:paraId="289EFB7E" w14:textId="77777777" w:rsidR="00643EB6" w:rsidRPr="00643EB6" w:rsidRDefault="00643EB6" w:rsidP="007622A6">
          <w:pPr>
            <w:pStyle w:val="MPKhjlp"/>
          </w:pPr>
          <w:r w:rsidRPr="00643EB6">
            <w:instrText>• Hvilken rapportering er relevant?</w:instrText>
          </w:r>
        </w:p>
        <w:p w14:paraId="1A1DF234" w14:textId="77777777" w:rsidR="00643EB6" w:rsidRPr="00643EB6" w:rsidRDefault="00643EB6" w:rsidP="007622A6">
          <w:pPr>
            <w:pStyle w:val="MPKhjlp"/>
          </w:pPr>
          <w:r w:rsidRPr="00643EB6">
            <w:instrText xml:space="preserve">• Hvordan sikrer man en løbende identifikation af risici? </w:instrText>
          </w:r>
        </w:p>
        <w:p w14:paraId="2BF9DB72" w14:textId="77777777" w:rsidR="00643EB6" w:rsidRPr="00643EB6" w:rsidRDefault="00643EB6" w:rsidP="007622A6">
          <w:pPr>
            <w:pStyle w:val="MPKhjlp"/>
          </w:pPr>
          <w:r w:rsidRPr="00643EB6">
            <w:instrText>• Hvordan foretages risikovurdering (hvem deltager, hvornår og hvor ofte)</w:instrText>
          </w:r>
        </w:p>
        <w:p w14:paraId="4652978E" w14:textId="77777777" w:rsidR="00643EB6" w:rsidRPr="00643EB6" w:rsidRDefault="00643EB6" w:rsidP="007622A6">
          <w:pPr>
            <w:pStyle w:val="MPKhjlp"/>
          </w:pPr>
          <w:r w:rsidRPr="00643EB6">
            <w:instrText>• Hvordan dokumenteres og overleveres og til hvem overleveres efter projektet?</w:instrText>
          </w:r>
        </w:p>
        <w:p w14:paraId="635A7522" w14:textId="77777777" w:rsidR="00643EB6" w:rsidRPr="00643EB6" w:rsidRDefault="00643EB6" w:rsidP="007622A6">
          <w:pPr>
            <w:pStyle w:val="MPKhjlp"/>
          </w:pPr>
        </w:p>
        <w:p w14:paraId="356F50F9" w14:textId="77777777" w:rsidR="00643EB6" w:rsidRPr="00643EB6" w:rsidRDefault="00643EB6" w:rsidP="007622A6">
          <w:pPr>
            <w:pStyle w:val="MPKhjlp"/>
          </w:pPr>
          <w:r w:rsidRPr="00643EB6">
            <w:instrText xml:space="preserve">Beskrivelsesdybde </w:instrText>
          </w:r>
        </w:p>
        <w:p w14:paraId="0E3422E2" w14:textId="77777777" w:rsidR="00643EB6" w:rsidRPr="00643EB6" w:rsidRDefault="00643EB6" w:rsidP="007622A6">
          <w:pPr>
            <w:pStyle w:val="MPKhjlp"/>
          </w:pPr>
          <w:r w:rsidRPr="00643EB6">
            <w:instrText>Det skal fremgå tydeligt, at projektet har gjort sig overvejelser om, hvordan risici vil indgå aktivt i projektets styring og ledelse samt hvilke områder i og omkring projektet, der er forbundet med de største risici.</w:instrText>
          </w:r>
        </w:p>
        <w:p w14:paraId="5969D653" w14:textId="24480E75" w:rsidR="007622A6" w:rsidRPr="007622A6" w:rsidRDefault="00643EB6" w:rsidP="007622A6">
          <w:pPr>
            <w:pStyle w:val="MPKhjlp"/>
          </w:pPr>
          <w:r w:rsidRPr="00643EB6">
            <w:instrText>"</w:instrText>
          </w:r>
          <w:r w:rsidRPr="00643EB6">
            <w:fldChar w:fldCharType="separate"/>
          </w:r>
          <w:r w:rsidRPr="00643EB6">
            <w:t>H-</w:t>
          </w:r>
          <w:r w:rsidRPr="00643EB6">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25</w:t>
          </w:r>
          <w:r w:rsidR="00324D10">
            <w:rPr>
              <w:noProof/>
            </w:rPr>
            <w:fldChar w:fldCharType="end"/>
          </w:r>
        </w:p>
      </w:sdtContent>
    </w:sdt>
    <w:bookmarkEnd w:id="338" w:displacedByCustomXml="prev"/>
    <w:p w14:paraId="1A25312F" w14:textId="70B698A9" w:rsidR="00F80ECA" w:rsidRPr="00817E1B" w:rsidRDefault="00F80ECA" w:rsidP="00F80ECA">
      <w:pPr>
        <w:pStyle w:val="Brdtekst"/>
      </w:pPr>
      <w:r w:rsidRPr="00817E1B">
        <w:t xml:space="preserve">Der har været afholdt indledende risikoworkshop med input fra projektdeltagerne i foranalysen, hvorefter </w:t>
      </w:r>
      <w:r w:rsidR="008A599D" w:rsidRPr="00817E1B">
        <w:t xml:space="preserve">ovenstående </w:t>
      </w:r>
      <w:r w:rsidRPr="00817E1B">
        <w:t>risi</w:t>
      </w:r>
      <w:r w:rsidR="008A599D" w:rsidRPr="00817E1B">
        <w:t>ci</w:t>
      </w:r>
      <w:r w:rsidRPr="00817E1B">
        <w:t xml:space="preserve"> er blevet udarbejdet. </w:t>
      </w:r>
      <w:r w:rsidR="008F3137" w:rsidRPr="00817E1B">
        <w:t xml:space="preserve">Risici og </w:t>
      </w:r>
      <w:r w:rsidR="008F3137" w:rsidRPr="00DE39D7">
        <w:rPr>
          <w:rStyle w:val="normaltextrun"/>
          <w:rFonts w:cs="Calibri"/>
          <w:color w:val="000000"/>
          <w:shd w:val="clear" w:color="auto" w:fill="FFFFFF"/>
        </w:rPr>
        <w:t>m</w:t>
      </w:r>
      <w:r w:rsidRPr="00DE39D7">
        <w:rPr>
          <w:rStyle w:val="normaltextrun"/>
          <w:rFonts w:cs="Calibri"/>
          <w:color w:val="000000"/>
          <w:shd w:val="clear" w:color="auto" w:fill="FFFFFF"/>
        </w:rPr>
        <w:t xml:space="preserve">itigeringsstrategier for de enkelte risici vil blive drøftet </w:t>
      </w:r>
      <w:r w:rsidR="008F3137" w:rsidRPr="00DE39D7">
        <w:rPr>
          <w:rStyle w:val="normaltextrun"/>
          <w:rFonts w:cs="Calibri"/>
          <w:color w:val="000000"/>
          <w:shd w:val="clear" w:color="auto" w:fill="FFFFFF"/>
        </w:rPr>
        <w:t xml:space="preserve">videre </w:t>
      </w:r>
      <w:r w:rsidRPr="00DE39D7">
        <w:rPr>
          <w:rStyle w:val="normaltextrun"/>
          <w:rFonts w:cs="Calibri"/>
          <w:color w:val="000000"/>
          <w:shd w:val="clear" w:color="auto" w:fill="FFFFFF"/>
        </w:rPr>
        <w:t>i analysefasen.</w:t>
      </w:r>
    </w:p>
    <w:p w14:paraId="1FDCA6AD" w14:textId="11B4DC73" w:rsidR="00F80ECA" w:rsidRPr="00DE39D7" w:rsidRDefault="00F80ECA" w:rsidP="00F80ECA">
      <w:pPr>
        <w:pStyle w:val="Brdtekst"/>
        <w:rPr>
          <w:rStyle w:val="normaltextrun"/>
          <w:rFonts w:cs="Calibri"/>
          <w:color w:val="000000"/>
          <w:shd w:val="clear" w:color="auto" w:fill="FFFFFF"/>
        </w:rPr>
      </w:pPr>
      <w:r w:rsidRPr="00817E1B">
        <w:t xml:space="preserve">I analysefasen vil der blive afholdt risikomøder med en fast kadence på tværs af projektet. Her vil man drøfte håndtering/overvågning af risici og eskalere til styregruppen, </w:t>
      </w:r>
      <w:r w:rsidRPr="00DE39D7">
        <w:rPr>
          <w:rStyle w:val="normaltextrun"/>
          <w:rFonts w:cs="Calibri"/>
          <w:color w:val="000000"/>
          <w:shd w:val="clear" w:color="auto" w:fill="FFFFFF"/>
        </w:rPr>
        <w:t xml:space="preserve">hvis eksisterende/nye risici kræver styregruppens beslutningstagen. </w:t>
      </w:r>
      <w:r w:rsidR="00100758" w:rsidRPr="00DE39D7">
        <w:rPr>
          <w:rStyle w:val="normaltextrun"/>
          <w:rFonts w:cs="Calibri"/>
          <w:color w:val="000000"/>
          <w:shd w:val="clear" w:color="auto" w:fill="FFFFFF"/>
        </w:rPr>
        <w:t>Der vil ligelede</w:t>
      </w:r>
      <w:r w:rsidR="00343453" w:rsidRPr="00DE39D7">
        <w:rPr>
          <w:rStyle w:val="normaltextrun"/>
          <w:rFonts w:cs="Calibri"/>
          <w:color w:val="000000"/>
          <w:shd w:val="clear" w:color="auto" w:fill="FFFFFF"/>
        </w:rPr>
        <w:t xml:space="preserve">s løbende blive udarbejdet en risikolog. </w:t>
      </w:r>
    </w:p>
    <w:p w14:paraId="60A40938" w14:textId="03CF2048" w:rsidR="00CA5471" w:rsidRPr="00817E1B" w:rsidRDefault="00CA5471" w:rsidP="00F80ECA">
      <w:pPr>
        <w:pStyle w:val="Brdtekst"/>
        <w:rPr>
          <w:rStyle w:val="normaltextrun"/>
        </w:rPr>
      </w:pPr>
      <w:r w:rsidRPr="00817E1B">
        <w:t>Projekter over 15 millioner kr. skal risikovurderes i Statens IT-råd. De</w:t>
      </w:r>
      <w:r w:rsidR="00F11F24" w:rsidRPr="00817E1B">
        <w:t>r</w:t>
      </w:r>
      <w:r w:rsidRPr="00817E1B">
        <w:t xml:space="preserve"> aftales ved starten af analysefasen et passende tidspunkt for risikovurdering med udgangspunkt i projektets plan for analysefasen. </w:t>
      </w:r>
    </w:p>
    <w:p w14:paraId="5969D654" w14:textId="4C5D59E7" w:rsidR="00906DC5" w:rsidRPr="00817E1B" w:rsidRDefault="00F80ECA" w:rsidP="000551BB">
      <w:pPr>
        <w:pStyle w:val="Brdtekst"/>
      </w:pPr>
      <w:r w:rsidRPr="00DE39D7">
        <w:rPr>
          <w:rStyle w:val="normaltextrun"/>
          <w:rFonts w:cs="Calibri"/>
          <w:color w:val="000000"/>
          <w:shd w:val="clear" w:color="auto" w:fill="FFFFFF"/>
        </w:rPr>
        <w:t xml:space="preserve">I analysefasen faciliterer Informationssikkerhedskontoret ligeledes en </w:t>
      </w:r>
      <w:r w:rsidR="00901FE3" w:rsidRPr="00DE39D7">
        <w:rPr>
          <w:rStyle w:val="normaltextrun"/>
          <w:rFonts w:cs="Calibri"/>
          <w:i/>
          <w:color w:val="000000"/>
          <w:shd w:val="clear" w:color="auto" w:fill="FFFFFF"/>
        </w:rPr>
        <w:t>intern</w:t>
      </w:r>
      <w:r w:rsidR="00901FE3" w:rsidRPr="00DE39D7">
        <w:rPr>
          <w:rStyle w:val="normaltextrun"/>
          <w:rFonts w:cs="Calibri"/>
          <w:color w:val="000000"/>
          <w:shd w:val="clear" w:color="auto" w:fill="FFFFFF"/>
        </w:rPr>
        <w:t xml:space="preserve"> </w:t>
      </w:r>
      <w:r w:rsidRPr="00DE39D7">
        <w:rPr>
          <w:rStyle w:val="normaltextrun"/>
          <w:rFonts w:cs="Calibri"/>
          <w:color w:val="000000"/>
          <w:shd w:val="clear" w:color="auto" w:fill="FFFFFF"/>
        </w:rPr>
        <w:t>risikovurdering af informationssikkerhedsmæssige forhold, jf. afsnit 2.6.</w:t>
      </w:r>
      <w:r w:rsidR="00F11F24" w:rsidRPr="00DE39D7">
        <w:rPr>
          <w:rStyle w:val="normaltextrun"/>
          <w:rFonts w:cs="Calibri"/>
          <w:color w:val="000000"/>
          <w:shd w:val="clear" w:color="auto" w:fill="FFFFFF"/>
        </w:rPr>
        <w:t xml:space="preserve"> Disse to risikovurderinger har ingen afhængighed til hinanden.</w:t>
      </w:r>
    </w:p>
    <w:p w14:paraId="5969D656" w14:textId="77777777" w:rsidR="00052CE0" w:rsidRDefault="00052CE0" w:rsidP="00052CE0">
      <w:pPr>
        <w:pStyle w:val="Overskrift2"/>
      </w:pPr>
      <w:bookmarkStart w:id="339" w:name="_Toc519426323"/>
      <w:bookmarkStart w:id="340" w:name="_Ref525302868"/>
      <w:bookmarkStart w:id="341" w:name="_Toc109308982"/>
      <w:r w:rsidRPr="00052CE0">
        <w:t>Sikkerhedsmæssig risikovurdering</w:t>
      </w:r>
      <w:bookmarkStart w:id="342" w:name="H_26"/>
      <w:bookmarkEnd w:id="339"/>
      <w:bookmarkEnd w:id="340"/>
      <w:bookmarkEnd w:id="341"/>
    </w:p>
    <w:sdt>
      <w:sdtPr>
        <w:alias w:val="Hjælp"/>
        <w:tag w:val="MPK hjælp"/>
        <w:id w:val="165057808"/>
        <w:lock w:val="sdtContentLocked"/>
        <w:placeholder>
          <w:docPart w:val="DefaultPlaceholder_1082065158"/>
        </w:placeholder>
      </w:sdtPr>
      <w:sdtContent>
        <w:p w14:paraId="18E1338C" w14:textId="77777777" w:rsidR="00BB7623" w:rsidRPr="00BB7623" w:rsidRDefault="00BB7623" w:rsidP="007622A6">
          <w:pPr>
            <w:pStyle w:val="MPKhjlp"/>
          </w:pPr>
          <w:r w:rsidRPr="00BB7623">
            <w:fldChar w:fldCharType="begin"/>
          </w:r>
          <w:r w:rsidRPr="00BB7623">
            <w:instrText>HYPERLINK  \l "_DocTools_ScreenTip_83" \o "2.6 Sikkerhedsmæssig risikovurdering</w:instrText>
          </w:r>
        </w:p>
        <w:p w14:paraId="5198D3C5" w14:textId="77777777" w:rsidR="00BB7623" w:rsidRPr="00BB7623" w:rsidRDefault="00BB7623" w:rsidP="007622A6">
          <w:pPr>
            <w:pStyle w:val="MPKhjlp"/>
          </w:pPr>
        </w:p>
        <w:p w14:paraId="1BE87CED" w14:textId="77777777" w:rsidR="00BB7623" w:rsidRPr="00BB7623" w:rsidRDefault="00BB7623" w:rsidP="007622A6">
          <w:pPr>
            <w:pStyle w:val="MPKhjlp"/>
          </w:pPr>
          <w:r w:rsidRPr="00BB7623">
            <w:instrText>Som en del af den samlede risikoafdækning, skal projektet analysere de risici, som relaterer sig til sikkerheden i og omkring it-løsningen. I dette afsnit gengives de væsentligste konklusioner fra den sikkerhedsmæssige risikovurdering, herunder de væsentligste udfordringer, risikoreducerende handlinger, samt hvordan sikkerhedsmæssige risici procesmæssigt håndteres. Sikkerhedsmæssige risici skal være indeholdt i risikolog for projektet.</w:instrText>
          </w:r>
        </w:p>
        <w:p w14:paraId="35536B29" w14:textId="77777777" w:rsidR="00BB7623" w:rsidRPr="00BB7623" w:rsidRDefault="00BB7623" w:rsidP="007622A6">
          <w:pPr>
            <w:pStyle w:val="MPKhjlp"/>
          </w:pPr>
        </w:p>
        <w:p w14:paraId="0BB74D2E" w14:textId="77777777" w:rsidR="00BB7623" w:rsidRPr="00BB7623" w:rsidRDefault="00BB7623" w:rsidP="007622A6">
          <w:pPr>
            <w:pStyle w:val="MPKhjlp"/>
          </w:pPr>
          <w:r w:rsidRPr="00BB7623">
            <w:instrText>Beskrivelsesdybde</w:instrText>
          </w:r>
        </w:p>
        <w:p w14:paraId="545B668A" w14:textId="77777777" w:rsidR="00BB7623" w:rsidRPr="00BB7623" w:rsidRDefault="00BB7623" w:rsidP="007622A6">
          <w:pPr>
            <w:pStyle w:val="MPKhjlp"/>
          </w:pPr>
          <w:r w:rsidRPr="00BB7623">
            <w:instrText>Her er tale om et resumé af de væsentligste konklusioner – henvis til yderligere dokumentation – vedlæg den evt. som bilag til projektgrundlaget, hvis den vurderes at være særlig vigtig\/kritisk.</w:instrText>
          </w:r>
        </w:p>
        <w:p w14:paraId="5969D657" w14:textId="58C83822" w:rsidR="007622A6" w:rsidRPr="007622A6" w:rsidRDefault="00BB7623" w:rsidP="007622A6">
          <w:pPr>
            <w:pStyle w:val="MPKhjlp"/>
          </w:pPr>
          <w:r w:rsidRPr="00BB7623">
            <w:instrText>"</w:instrText>
          </w:r>
          <w:r w:rsidRPr="00BB7623">
            <w:fldChar w:fldCharType="separate"/>
          </w:r>
          <w:r w:rsidRPr="00BB7623">
            <w:t>H-</w:t>
          </w:r>
          <w:r w:rsidRPr="00BB7623">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26</w:t>
          </w:r>
          <w:r w:rsidR="00324D10">
            <w:rPr>
              <w:noProof/>
            </w:rPr>
            <w:fldChar w:fldCharType="end"/>
          </w:r>
        </w:p>
      </w:sdtContent>
    </w:sdt>
    <w:bookmarkEnd w:id="342" w:displacedByCustomXml="prev"/>
    <w:p w14:paraId="18009352" w14:textId="77777777" w:rsidR="00C41978" w:rsidRDefault="00C41978" w:rsidP="00C41978">
      <w:pPr>
        <w:pStyle w:val="Brdtekst"/>
      </w:pPr>
      <w:r>
        <w:t>Projektet har den 7. april 2022 gennemført en risikoscreening i samarbejde med medarbejdere fra UFSTs sikkerhedsorganisation.</w:t>
      </w:r>
    </w:p>
    <w:p w14:paraId="69207F63" w14:textId="79C62811" w:rsidR="00C41978" w:rsidRDefault="00C41978" w:rsidP="00C41978">
      <w:pPr>
        <w:pStyle w:val="Brdtekst"/>
      </w:pPr>
      <w:r>
        <w:t>Risikoscreeningen i ide- og foranalysefasen viste, at projektet skal vær</w:t>
      </w:r>
      <w:r>
        <w:lastRenderedPageBreak/>
        <w:t>e opmærksom på, at der vil blive behandlet personoplysninger såvel som fortrolige oplysninger, hvorfor driftsetuppet skal understøtte SKM’s krav til kryptering</w:t>
      </w:r>
      <w:r w:rsidR="0046502A">
        <w:t xml:space="preserve">, </w:t>
      </w:r>
      <w:r w:rsidR="003C59F3">
        <w:t>eller der kan søge</w:t>
      </w:r>
      <w:r w:rsidR="00A254D9">
        <w:t>s</w:t>
      </w:r>
      <w:r w:rsidR="003C59F3">
        <w:t xml:space="preserve"> om dispen</w:t>
      </w:r>
      <w:r w:rsidR="00033363">
        <w:t>sation</w:t>
      </w:r>
      <w:r w:rsidR="00CC1FBB">
        <w:t xml:space="preserve">, </w:t>
      </w:r>
      <w:r w:rsidR="003A2D1C">
        <w:t>hvilket er set i OSM2 projektet</w:t>
      </w:r>
      <w:r>
        <w:t>.</w:t>
      </w:r>
    </w:p>
    <w:p w14:paraId="1EC3E790" w14:textId="77777777" w:rsidR="00C41978" w:rsidRDefault="00C41978" w:rsidP="00C41978">
      <w:pPr>
        <w:pStyle w:val="Brdtekst"/>
      </w:pPr>
      <w:r>
        <w:t>Projektet skal ligeledes iagttage brugen af cloudleverandører jf. nylig vedtagen governance for godkendelse af cloudløsninger i Skatteforvaltningen.</w:t>
      </w:r>
    </w:p>
    <w:p w14:paraId="5C9736AF" w14:textId="77777777" w:rsidR="00C41978" w:rsidRDefault="00C41978" w:rsidP="00C41978">
      <w:pPr>
        <w:pStyle w:val="Brdtekst"/>
      </w:pPr>
      <w:r>
        <w:t>Det betyder konkret, at alle nye cloud-løsninger, eller væsentlige udvidelser af behandlingsaktiviteter eller datasæt i eksisterende aftaler, der indeholder tredjelandsoverførsler af personoplysninger, forelægges direktionen inden etablering.</w:t>
      </w:r>
    </w:p>
    <w:p w14:paraId="3019BA55" w14:textId="229CBD28" w:rsidR="00C41978" w:rsidRDefault="00C41978" w:rsidP="00C41978">
      <w:pPr>
        <w:pStyle w:val="Brdtekst"/>
      </w:pPr>
      <w:r>
        <w:t>Der skal gennemføres en</w:t>
      </w:r>
      <w:r w:rsidR="00FC0ED0">
        <w:t xml:space="preserve"> intern</w:t>
      </w:r>
      <w:r>
        <w:t xml:space="preserve"> risikovurdering i analysefasen i samarbejde med kontoret for Informationssikkerhed i UFST efter Skatteministeriets risikovurderingsmodel.</w:t>
      </w:r>
    </w:p>
    <w:p w14:paraId="660E11CA" w14:textId="62D9AE87" w:rsidR="00C41978" w:rsidRDefault="00C41978" w:rsidP="00C41978">
      <w:pPr>
        <w:pStyle w:val="Brdtekst"/>
      </w:pPr>
      <w:r>
        <w:t>Denne har til formål at identificere og vurdere informationssikkerhedsmæssige risici ved udviklingen af SMV-løsningen</w:t>
      </w:r>
      <w:r w:rsidR="00DF5980">
        <w:t>,</w:t>
      </w:r>
      <w:r>
        <w:t xml:space="preserve"> samt stille de rette informationssikkerhedsmæssige krav til løsningen. Ved risikovurderingen er der afholdt workshops, hvor der er foretaget en konsekvensanalyse og en sårbarhedsanalyse. Resultaterne af disse analyser foruden den samlede risikoprofil og informationssikkerhedskrav er samlet i en rapport, som er afleveret til projektet.</w:t>
      </w:r>
    </w:p>
    <w:p w14:paraId="44CD5417" w14:textId="5481F101" w:rsidR="00C41978" w:rsidRDefault="00C41978" w:rsidP="00C41978">
      <w:pPr>
        <w:pStyle w:val="Brdtekst"/>
      </w:pPr>
      <w:r>
        <w:t>Resultatet af risikovurderingen peger forventeligt på en række informationssikkerhedsmæssige emner</w:t>
      </w:r>
      <w:r w:rsidR="00AA40AA" w:rsidRPr="00AA40AA">
        <w:t xml:space="preserve"> </w:t>
      </w:r>
      <w:r w:rsidR="00AA40AA">
        <w:t>på højniveau</w:t>
      </w:r>
      <w:r>
        <w:t>, som projektet skal håndtere.</w:t>
      </w:r>
    </w:p>
    <w:p w14:paraId="141FCACD" w14:textId="4F1FE67B" w:rsidR="00C41978" w:rsidRDefault="00C41978" w:rsidP="00C41978">
      <w:pPr>
        <w:pStyle w:val="Brdtekst"/>
      </w:pPr>
      <w:r>
        <w:t>Efterfølgende udarbejdes en tærskelanalyse med henblik på at vurdere</w:t>
      </w:r>
      <w:r w:rsidR="005F65D0">
        <w:t>,</w:t>
      </w:r>
      <w:r>
        <w:t xml:space="preserve"> hvorvidt der skal foretages en DPIA. Tærskelanalysen er en del af risikovurderingen, og DPIA vil blive afleveret i en samlet pakke til projektet sammen med risikovurderingen.</w:t>
      </w:r>
    </w:p>
    <w:p w14:paraId="5362848C" w14:textId="0C4CCD9A" w:rsidR="00F460F3" w:rsidRDefault="00C41978" w:rsidP="000551BB">
      <w:pPr>
        <w:pStyle w:val="Brdtekst"/>
      </w:pPr>
      <w:r>
        <w:t>Der skal ligeledes udføres en lokationskravsvurdering i databeskyttelseslovens § 3, stk. 9 med henblik på at vurdere om systemet</w:t>
      </w:r>
      <w:r w:rsidR="00AA40AA">
        <w:t>,</w:t>
      </w:r>
      <w:r>
        <w:t xml:space="preserve"> helt eller delvist</w:t>
      </w:r>
      <w:r w:rsidR="00AA40AA">
        <w:t>,</w:t>
      </w:r>
      <w:r>
        <w:t xml:space="preserve"> alene må opbevares her i landet. Det er hensynet til statens sikkerhed, der kan begrunde, at et it-system skal </w:t>
      </w:r>
      <w:r w:rsidR="00057547">
        <w:t xml:space="preserve">placeres </w:t>
      </w:r>
      <w:r>
        <w:t>her i landet.</w:t>
      </w:r>
    </w:p>
    <w:p w14:paraId="5969D659" w14:textId="48225A76" w:rsidR="00052CE0" w:rsidRDefault="00C7267C" w:rsidP="00064817">
      <w:pPr>
        <w:pStyle w:val="Overskrift2"/>
      </w:pPr>
      <w:bookmarkStart w:id="343" w:name="_Toc109308983"/>
      <w:bookmarkStart w:id="344" w:name="H_27"/>
      <w:r>
        <w:t>Sikkerhedskrav</w:t>
      </w:r>
      <w:bookmarkEnd w:id="343"/>
    </w:p>
    <w:sdt>
      <w:sdtPr>
        <w:alias w:val="Hjælp"/>
        <w:tag w:val="MPK hjælp"/>
        <w:id w:val="-1810691352"/>
        <w:lock w:val="sdtContentLocked"/>
        <w:placeholder>
          <w:docPart w:val="DefaultPlaceholder_1082065158"/>
        </w:placeholder>
      </w:sdtPr>
      <w:sdtContent>
        <w:p w14:paraId="09B742B2" w14:textId="77777777" w:rsidR="00BB7623" w:rsidRPr="00BB7623" w:rsidRDefault="00BB7623" w:rsidP="007622A6">
          <w:pPr>
            <w:pStyle w:val="MPKhjlp"/>
          </w:pPr>
          <w:r w:rsidRPr="00BB7623">
            <w:fldChar w:fldCharType="begin"/>
          </w:r>
          <w:r w:rsidRPr="00BB7623">
            <w:instrText>HYPERLINK  \l "_DocTools_ScreenTip_84" \o "2.7 Konsekvensanalyse vedrørende databeskyttelse</w:instrText>
          </w:r>
        </w:p>
        <w:p w14:paraId="7B766629" w14:textId="77777777" w:rsidR="00BB7623" w:rsidRPr="00BB7623" w:rsidRDefault="00BB7623" w:rsidP="007622A6">
          <w:pPr>
            <w:pStyle w:val="MPKhjlp"/>
          </w:pPr>
        </w:p>
        <w:p w14:paraId="20AB7C5B" w14:textId="77777777" w:rsidR="00BB7623" w:rsidRPr="00BB7623" w:rsidRDefault="00BB7623" w:rsidP="007622A6">
          <w:pPr>
            <w:pStyle w:val="MPKhjlp"/>
          </w:pPr>
          <w:r w:rsidRPr="00BB7623">
            <w:instrText>Såfremt it-løsningen skal behandle personoplysninger, rådføres organisationens databeskyttelsesrådgiver (DPO) om behovet for at gennemføre en konsekvensanalyse vedrørende databeskyttelse (DPIA) jævnfør EU’s databeskyttelsesforordning. Personoplysninger forstås som enhver information om et fysisk individ, som er identificeret eller er identificerbar. I de følgende afsnit fremhæves, hvis relevant, væsentligste konklusioner af konsekvensanalysen, risikoreducerende handlinger og evt. høring af Datatilsynet.</w:instrText>
          </w:r>
        </w:p>
        <w:p w14:paraId="22A10831" w14:textId="77777777" w:rsidR="00BB7623" w:rsidRPr="00BB7623" w:rsidRDefault="00BB7623" w:rsidP="007622A6">
          <w:pPr>
            <w:pStyle w:val="MPKhjlp"/>
          </w:pPr>
        </w:p>
        <w:p w14:paraId="6C077A89" w14:textId="77777777" w:rsidR="00BB7623" w:rsidRPr="00BB7623" w:rsidRDefault="00BB7623" w:rsidP="007622A6">
          <w:pPr>
            <w:pStyle w:val="MPKhjlp"/>
          </w:pPr>
          <w:r w:rsidRPr="00BB7623">
            <w:instrText>Det bemærkes, at såfremt konsekvensanalysen viser, at it-løsningen vil føre til høj risiko for de registrerede, skal Data-tilsynet - inden it-løsningen sættes i værk - høres jævnfør EU’s databeskyttelsesforordnings bestemmelse om forudgående høring. Risici afdækket i konsekvensanalysen skal være indeholdt i risikolog.</w:instrText>
          </w:r>
        </w:p>
        <w:p w14:paraId="4CE7FC60" w14:textId="77777777" w:rsidR="00BB7623" w:rsidRPr="00BB7623" w:rsidRDefault="00BB7623" w:rsidP="007622A6">
          <w:pPr>
            <w:pStyle w:val="MPKhjlp"/>
          </w:pPr>
        </w:p>
        <w:p w14:paraId="2CD7C71E" w14:textId="77777777" w:rsidR="00BB7623" w:rsidRPr="00BB7623" w:rsidRDefault="00BB7623" w:rsidP="007622A6">
          <w:pPr>
            <w:pStyle w:val="MPKhjlp"/>
          </w:pPr>
          <w:r w:rsidRPr="00BB7623">
            <w:instrText>Beskrivelsesdybde</w:instrText>
          </w:r>
        </w:p>
        <w:p w14:paraId="3C898997" w14:textId="77777777" w:rsidR="00BB7623" w:rsidRPr="00BB7623" w:rsidRDefault="00BB7623" w:rsidP="007622A6">
          <w:pPr>
            <w:pStyle w:val="MPKhjlp"/>
          </w:pPr>
          <w:r w:rsidRPr="00BB7623">
            <w:instrText>Her er tale om et resumé af de væsentligste konklusioner – henvis til yderligere dokumentation – vedlæg evt. so</w:instrText>
          </w:r>
          <w:r w:rsidRPr="00BB7623">
            <w:lastRenderedPageBreak/>
            <w:instrText>m bilag til projektgrundlaget, hvis den vurderes at være særlig vigtig\/kritisk.</w:instrText>
          </w:r>
        </w:p>
        <w:p w14:paraId="5969D65A" w14:textId="7BB254DF" w:rsidR="007622A6" w:rsidRPr="007622A6" w:rsidRDefault="00BB7623" w:rsidP="007622A6">
          <w:pPr>
            <w:pStyle w:val="MPKhjlp"/>
          </w:pPr>
          <w:r w:rsidRPr="00BB7623">
            <w:instrText>"</w:instrText>
          </w:r>
          <w:r w:rsidRPr="00BB7623">
            <w:fldChar w:fldCharType="separate"/>
          </w:r>
          <w:r w:rsidRPr="00BB7623">
            <w:t>H-</w:t>
          </w:r>
          <w:r w:rsidRPr="00BB7623">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27</w:t>
          </w:r>
          <w:r w:rsidR="00324D10">
            <w:rPr>
              <w:noProof/>
            </w:rPr>
            <w:fldChar w:fldCharType="end"/>
          </w:r>
        </w:p>
      </w:sdtContent>
    </w:sdt>
    <w:bookmarkEnd w:id="344" w:displacedByCustomXml="prev"/>
    <w:p w14:paraId="4EC3C94B" w14:textId="666E0448" w:rsidR="00634887" w:rsidRPr="00DE39D7" w:rsidRDefault="00634887" w:rsidP="00634887">
      <w:pPr>
        <w:pStyle w:val="Brdtekst"/>
        <w:rPr>
          <w:rFonts w:cs="Calibri"/>
        </w:rPr>
      </w:pPr>
      <w:r w:rsidRPr="00DE39D7">
        <w:rPr>
          <w:rStyle w:val="normaltextrun"/>
          <w:rFonts w:cs="Calibri"/>
        </w:rPr>
        <w:t>Der skal på baggrund af risikovurderingen foretages en konkretisering af de databeskyttelsesretlige og de informationssikkerhedsmæssige krav (GDPR og ISO 27001/2). Dette skal resultere i en tydeliggørelse af de sikkerhedsmæssige krav, projektet skal implementere. Konkretiseringen sker i samarbejde med medarbejdere fra Persondatabeskyttelse og Operationel It-sikkerhed i UFST.</w:t>
      </w:r>
      <w:r w:rsidRPr="00DE39D7">
        <w:rPr>
          <w:rStyle w:val="eop"/>
          <w:rFonts w:cs="Calibri"/>
        </w:rPr>
        <w:t> </w:t>
      </w:r>
    </w:p>
    <w:p w14:paraId="480E30C4" w14:textId="797856D2" w:rsidR="00634887" w:rsidRPr="00DE39D7" w:rsidRDefault="00634887" w:rsidP="00634887">
      <w:pPr>
        <w:pStyle w:val="Brdtekst"/>
        <w:rPr>
          <w:rFonts w:cs="Segoe UI"/>
          <w:sz w:val="18"/>
          <w:szCs w:val="18"/>
        </w:rPr>
      </w:pPr>
      <w:r w:rsidRPr="00DE39D7">
        <w:rPr>
          <w:rStyle w:val="normaltextrun"/>
          <w:rFonts w:cs="Calibri"/>
        </w:rPr>
        <w:t>Den persondataretlige konkretisering, som faciliteres af Persondatabeskyttelse i UFST, består i en analyse af</w:t>
      </w:r>
      <w:r w:rsidR="00427D46" w:rsidRPr="00DE39D7">
        <w:rPr>
          <w:rStyle w:val="normaltextrun"/>
          <w:rFonts w:cs="Calibri"/>
        </w:rPr>
        <w:t>,</w:t>
      </w:r>
      <w:r w:rsidRPr="00DE39D7">
        <w:rPr>
          <w:rStyle w:val="normaltextrun"/>
          <w:rFonts w:cs="Calibri"/>
        </w:rPr>
        <w:t xml:space="preserve"> hvilke regler i databeskyttelsesforordningen, der er relevante for behandlingen af personoplysninger i systemet, herunder om </w:t>
      </w:r>
      <w:r w:rsidR="00BA706B">
        <w:rPr>
          <w:rStyle w:val="normaltextrun"/>
          <w:rFonts w:cs="Calibri"/>
        </w:rPr>
        <w:t xml:space="preserve">det enkelte </w:t>
      </w:r>
      <w:r w:rsidRPr="00DE39D7">
        <w:rPr>
          <w:rStyle w:val="normaltextrun"/>
          <w:rFonts w:cs="Calibri"/>
        </w:rPr>
        <w:t>krav skal systemunderstøttes og/eller håndteres ved en proces. Kontoret for Operationel IT-sikkerhed i UFST faciliterer sideløbende en konkretisering af informationssikkerhedskravene, herunder hvordan kravene kan operationaliseres i henhold til Skatteministeriets ”Udvidet Informationssikkerhedshåndbog” suppleret med krav/kontroller fra ISO 27002. </w:t>
      </w:r>
      <w:r w:rsidRPr="00DE39D7">
        <w:rPr>
          <w:rStyle w:val="eop"/>
          <w:rFonts w:cs="Calibri"/>
        </w:rPr>
        <w:t> </w:t>
      </w:r>
    </w:p>
    <w:p w14:paraId="6371A5F8" w14:textId="69235E37" w:rsidR="00634887" w:rsidRPr="00DE39D7" w:rsidRDefault="00BA706B" w:rsidP="00634887">
      <w:pPr>
        <w:pStyle w:val="Brdtekst"/>
        <w:rPr>
          <w:rFonts w:cs="Segoe UI"/>
          <w:sz w:val="18"/>
          <w:szCs w:val="18"/>
        </w:rPr>
      </w:pPr>
      <w:r>
        <w:rPr>
          <w:rStyle w:val="normaltextrun"/>
          <w:rFonts w:cs="Calibri"/>
        </w:rPr>
        <w:t>Kravene</w:t>
      </w:r>
      <w:r w:rsidR="00634887" w:rsidRPr="00DE39D7">
        <w:rPr>
          <w:rStyle w:val="normaltextrun"/>
          <w:rFonts w:cs="Calibri"/>
        </w:rPr>
        <w:t xml:space="preserve"> kategoriseres i forhold til, hvem i projektet kravene skal overleveres til. Tekniske krav skal ofte indbygges i applikationen af udviklingsteamet, og nogle GDPR-krav kan have indflydelse på, hvordan funktionaliteten implementeres. Processuelle og legale krav udarbejder Product </w:t>
      </w:r>
      <w:r w:rsidR="00634887" w:rsidRPr="00DE39D7">
        <w:rPr>
          <w:rStyle w:val="spellingerror"/>
          <w:rFonts w:cs="Calibri"/>
        </w:rPr>
        <w:t>Owner</w:t>
      </w:r>
      <w:r w:rsidR="00634887" w:rsidRPr="00DE39D7">
        <w:rPr>
          <w:rStyle w:val="normaltextrun"/>
          <w:rFonts w:cs="Calibri"/>
        </w:rPr>
        <w:t xml:space="preserve"> manuelle processer for. Formelle krav, om fx rapportering, håndteres af projektledelsen. I nogle tilfælde vil kategoriseringen </w:t>
      </w:r>
      <w:r w:rsidR="00C84CE6">
        <w:rPr>
          <w:rStyle w:val="normaltextrun"/>
          <w:rFonts w:cs="Calibri"/>
        </w:rPr>
        <w:t>kunne</w:t>
      </w:r>
      <w:r w:rsidR="00634887" w:rsidRPr="00DE39D7">
        <w:rPr>
          <w:rStyle w:val="normaltextrun"/>
          <w:rFonts w:cs="Calibri"/>
        </w:rPr>
        <w:t xml:space="preserve"> finde, at nogle krav skal implementeres uden for projekte</w:t>
      </w:r>
      <w:r w:rsidR="00F00DAE">
        <w:rPr>
          <w:rStyle w:val="normaltextrun"/>
          <w:rFonts w:cs="Calibri"/>
        </w:rPr>
        <w:t>t</w:t>
      </w:r>
      <w:r w:rsidR="00634887" w:rsidRPr="00DE39D7">
        <w:rPr>
          <w:rStyle w:val="normaltextrun"/>
          <w:rFonts w:cs="Calibri"/>
        </w:rPr>
        <w:t>s regi, fx hos Infrastrukturkontore</w:t>
      </w:r>
      <w:r w:rsidR="00ED0979" w:rsidRPr="00DE39D7">
        <w:rPr>
          <w:rStyle w:val="normaltextrun"/>
          <w:rFonts w:cs="Calibri"/>
        </w:rPr>
        <w:t>ne</w:t>
      </w:r>
      <w:r w:rsidR="00634887" w:rsidRPr="00DE39D7">
        <w:rPr>
          <w:rStyle w:val="normaltextrun"/>
          <w:rFonts w:cs="Calibri"/>
        </w:rPr>
        <w:t xml:space="preserve"> i UFST eller eksterne leverandører. </w:t>
      </w:r>
      <w:r w:rsidR="00634887" w:rsidRPr="00DE39D7">
        <w:rPr>
          <w:rStyle w:val="eop"/>
          <w:rFonts w:cs="Calibri"/>
        </w:rPr>
        <w:t> </w:t>
      </w:r>
    </w:p>
    <w:p w14:paraId="19F901F9" w14:textId="77777777" w:rsidR="00634887" w:rsidRPr="00DE39D7" w:rsidRDefault="00634887" w:rsidP="00634887">
      <w:pPr>
        <w:pStyle w:val="Brdtekst"/>
        <w:rPr>
          <w:rFonts w:cs="Segoe UI"/>
          <w:sz w:val="18"/>
          <w:szCs w:val="18"/>
        </w:rPr>
      </w:pPr>
      <w:r w:rsidRPr="00DE39D7">
        <w:rPr>
          <w:rStyle w:val="normaltextrun"/>
          <w:rFonts w:cs="Calibri"/>
        </w:rPr>
        <w:t>Efter overleveringen til projektet af en samlet sikkerhedskravpakke skal disse behandles som andre ikke-funktionelle krav, der inkluderes i projektets </w:t>
      </w:r>
      <w:r w:rsidRPr="00DE39D7">
        <w:rPr>
          <w:rStyle w:val="spellingerror"/>
          <w:rFonts w:cs="Calibri"/>
        </w:rPr>
        <w:t>backlog</w:t>
      </w:r>
      <w:r w:rsidRPr="00DE39D7">
        <w:rPr>
          <w:rStyle w:val="normaltextrun"/>
          <w:rFonts w:cs="Calibri"/>
        </w:rPr>
        <w:t>.</w:t>
      </w:r>
      <w:r w:rsidRPr="00DE39D7">
        <w:rPr>
          <w:rStyle w:val="eop"/>
          <w:rFonts w:cs="Calibri"/>
        </w:rPr>
        <w:t> </w:t>
      </w:r>
    </w:p>
    <w:p w14:paraId="5969D65B" w14:textId="10402C6A" w:rsidR="00906DC5" w:rsidRDefault="00634887" w:rsidP="000551BB">
      <w:pPr>
        <w:pStyle w:val="Brdtekst"/>
        <w:rPr>
          <w:highlight w:val="yellow"/>
        </w:rPr>
      </w:pPr>
      <w:r w:rsidRPr="00DE39D7">
        <w:rPr>
          <w:rStyle w:val="normaltextrun"/>
          <w:rFonts w:cs="Calibri"/>
        </w:rPr>
        <w:t>Sikkerhedskravene beskrives som user </w:t>
      </w:r>
      <w:r w:rsidRPr="00DE39D7">
        <w:rPr>
          <w:rStyle w:val="spellingerror"/>
          <w:rFonts w:cs="Calibri"/>
        </w:rPr>
        <w:t>stories</w:t>
      </w:r>
      <w:r w:rsidRPr="00DE39D7">
        <w:rPr>
          <w:rStyle w:val="normaltextrun"/>
          <w:rFonts w:cs="Calibri"/>
        </w:rPr>
        <w:t> i projekt</w:t>
      </w:r>
      <w:r w:rsidR="00CC7014" w:rsidRPr="00DE39D7">
        <w:rPr>
          <w:rStyle w:val="normaltextrun"/>
          <w:rFonts w:cs="Calibri"/>
        </w:rPr>
        <w:t>et</w:t>
      </w:r>
      <w:r w:rsidRPr="00DE39D7">
        <w:rPr>
          <w:rStyle w:val="normaltextrun"/>
          <w:rFonts w:cs="Calibri"/>
        </w:rPr>
        <w:t>s styringsværktøj. Sikkerhedskontorene har et </w:t>
      </w:r>
      <w:r w:rsidRPr="00DE39D7">
        <w:rPr>
          <w:rStyle w:val="spellingerror"/>
          <w:rFonts w:cs="Calibri"/>
        </w:rPr>
        <w:t>repository</w:t>
      </w:r>
      <w:r w:rsidRPr="00DE39D7">
        <w:rPr>
          <w:rStyle w:val="normaltextrun"/>
          <w:rFonts w:cs="Calibri"/>
        </w:rPr>
        <w:t> med generelle user </w:t>
      </w:r>
      <w:r w:rsidRPr="00DE39D7">
        <w:rPr>
          <w:rStyle w:val="spellingerror"/>
          <w:rFonts w:cs="Calibri"/>
        </w:rPr>
        <w:t>stories</w:t>
      </w:r>
      <w:r w:rsidRPr="00DE39D7">
        <w:rPr>
          <w:rStyle w:val="normaltextrun"/>
          <w:rFonts w:cs="Calibri"/>
        </w:rPr>
        <w:t> på it-sikkerhedsområdet, som kan danne udgangspunkt for oprettelse af konkrete user </w:t>
      </w:r>
      <w:r w:rsidRPr="00DE39D7">
        <w:rPr>
          <w:rStyle w:val="spellingerror"/>
          <w:rFonts w:cs="Calibri"/>
        </w:rPr>
        <w:t>stories</w:t>
      </w:r>
      <w:r w:rsidRPr="00DE39D7">
        <w:rPr>
          <w:rStyle w:val="normaltextrun"/>
          <w:rFonts w:cs="Calibri"/>
        </w:rPr>
        <w:t> i projektets </w:t>
      </w:r>
      <w:r w:rsidRPr="00DE39D7">
        <w:rPr>
          <w:rStyle w:val="spellingerror"/>
          <w:rFonts w:cs="Calibri"/>
        </w:rPr>
        <w:t>backlog</w:t>
      </w:r>
      <w:r w:rsidRPr="00DE39D7">
        <w:rPr>
          <w:rStyle w:val="normaltextrun"/>
          <w:rFonts w:cs="Calibri"/>
        </w:rPr>
        <w:t>. Kravene visiteres til den relevante rolle i projektet, der er ansvarlig for, at kravene håndteres i samarbejde med sikkerhedskontorerne. Håndtering af sikkerhedskravene vil herved blive en del af den løbende </w:t>
      </w:r>
      <w:r w:rsidRPr="00DE39D7">
        <w:rPr>
          <w:rStyle w:val="spellingerror"/>
          <w:rFonts w:cs="Calibri"/>
        </w:rPr>
        <w:t>backlog</w:t>
      </w:r>
      <w:r w:rsidRPr="00DE39D7">
        <w:rPr>
          <w:rStyle w:val="normaltextrun"/>
          <w:rFonts w:cs="Calibri"/>
        </w:rPr>
        <w:t> </w:t>
      </w:r>
      <w:r w:rsidR="00A37F52">
        <w:rPr>
          <w:rStyle w:val="spellingerror"/>
          <w:rFonts w:cs="Calibri"/>
        </w:rPr>
        <w:t>forfining</w:t>
      </w:r>
      <w:r w:rsidRPr="00DE39D7">
        <w:rPr>
          <w:rStyle w:val="normaltextrun"/>
          <w:rFonts w:cs="Calibri"/>
        </w:rPr>
        <w:t>, sprintplanlægning og sprint demo. Under sprintet dokumenteres også evt. testcases ved implementering af sikkerhedskrav. Sikkerhedskontorernes medarbejdere evaluerer på de produkter, der leveres i sprintet ift. opfyldelse af de sikkerhedsmæssige krav. Dokumentationen forventes at blive bygget løbende op over flere sprints i projektets valgte dokumentationsværktøj. Det er derfor formodentligt nødvendigt, at der foretages et afsluttende </w:t>
      </w:r>
      <w:r w:rsidRPr="00DE39D7">
        <w:rPr>
          <w:rStyle w:val="spellingerror"/>
          <w:rFonts w:cs="Calibri"/>
        </w:rPr>
        <w:t>sikkerhedsreview</w:t>
      </w:r>
      <w:r w:rsidRPr="00DE39D7">
        <w:rPr>
          <w:rStyle w:val="normaltextrun"/>
          <w:rFonts w:cs="Calibri"/>
        </w:rPr>
        <w:t>, når den samlede dokumentation er færdig.</w:t>
      </w:r>
      <w:r w:rsidRPr="00DE39D7">
        <w:rPr>
          <w:rStyle w:val="eop"/>
          <w:rFonts w:cs="Calibri"/>
        </w:rPr>
        <w:t> </w:t>
      </w:r>
    </w:p>
    <w:p w14:paraId="5969D65C" w14:textId="2A98FFA4" w:rsidR="007622A6" w:rsidRDefault="00052CE0" w:rsidP="00052CE0">
      <w:pPr>
        <w:pStyle w:val="Overskrift1"/>
      </w:pPr>
      <w:bookmarkStart w:id="345" w:name="_Toc519426325"/>
      <w:bookmarkStart w:id="346" w:name="_Ref525302965"/>
      <w:bookmarkStart w:id="347" w:name="_Toc109308984"/>
      <w:r w:rsidRPr="00052CE0">
        <w:lastRenderedPageBreak/>
        <w:t>Projektets løsning</w:t>
      </w:r>
      <w:bookmarkEnd w:id="345"/>
      <w:r w:rsidR="00C10181">
        <w:t xml:space="preserve"> og levering</w:t>
      </w:r>
      <w:bookmarkStart w:id="348" w:name="H_28"/>
      <w:bookmarkEnd w:id="346"/>
      <w:bookmarkEnd w:id="347"/>
    </w:p>
    <w:sdt>
      <w:sdtPr>
        <w:alias w:val="Hjælp"/>
        <w:tag w:val="MPK hjælp"/>
        <w:id w:val="1063144248"/>
        <w:lock w:val="sdtContentLocked"/>
        <w:placeholder>
          <w:docPart w:val="DefaultPlaceholder_1082065158"/>
        </w:placeholder>
      </w:sdtPr>
      <w:sdtContent>
        <w:p w14:paraId="21A349DC" w14:textId="77777777" w:rsidR="00E46DCB" w:rsidRPr="00E46DCB" w:rsidRDefault="00E46DCB" w:rsidP="007622A6">
          <w:pPr>
            <w:pStyle w:val="MPKhjlp"/>
          </w:pPr>
          <w:r w:rsidRPr="00E46DCB">
            <w:fldChar w:fldCharType="begin"/>
          </w:r>
          <w:r w:rsidRPr="00E46DCB">
            <w:instrText>HYPERLINK  \l "_DocTools_ScreenTip_85" \o "3 Projektets løsning og levering</w:instrText>
          </w:r>
        </w:p>
        <w:p w14:paraId="30763BFC" w14:textId="77777777" w:rsidR="00E46DCB" w:rsidRPr="00E46DCB" w:rsidRDefault="00E46DCB" w:rsidP="007622A6">
          <w:pPr>
            <w:pStyle w:val="MPKhjlp"/>
          </w:pPr>
        </w:p>
        <w:p w14:paraId="59B494B5" w14:textId="77777777" w:rsidR="00E46DCB" w:rsidRPr="00E46DCB" w:rsidRDefault="00E46DCB" w:rsidP="007622A6">
          <w:pPr>
            <w:pStyle w:val="MPKhjlp"/>
          </w:pPr>
          <w:r w:rsidRPr="00E46DCB">
            <w:instrText>Kapitlet beskriver hvad projektet vil levere, og hvordan det påtænkes at blive leveret. Dette kapitel påbegyndes i idéfasen og uddybes i analysefasen.</w:instrText>
          </w:r>
        </w:p>
        <w:p w14:paraId="5969D65D" w14:textId="1661B04D" w:rsidR="00052CE0" w:rsidRPr="00052CE0" w:rsidRDefault="00E46DCB" w:rsidP="007622A6">
          <w:pPr>
            <w:pStyle w:val="MPKhjlp"/>
          </w:pPr>
          <w:r w:rsidRPr="00E46DCB">
            <w:instrText>"</w:instrText>
          </w:r>
          <w:r w:rsidRPr="00E46DCB">
            <w:fldChar w:fldCharType="separate"/>
          </w:r>
          <w:r w:rsidRPr="00E46DCB">
            <w:t>H-</w:t>
          </w:r>
          <w:r w:rsidRPr="00E46DCB">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28</w:t>
          </w:r>
          <w:r w:rsidR="00324D10">
            <w:rPr>
              <w:noProof/>
            </w:rPr>
            <w:fldChar w:fldCharType="end"/>
          </w:r>
        </w:p>
      </w:sdtContent>
    </w:sdt>
    <w:bookmarkEnd w:id="348" w:displacedByCustomXml="prev"/>
    <w:p w14:paraId="210D73D1" w14:textId="15DB36DB" w:rsidR="00D222AA" w:rsidRDefault="00D222AA" w:rsidP="00D222AA">
      <w:pPr>
        <w:pStyle w:val="Brdtekst"/>
        <w:rPr>
          <w:lang w:eastAsia="en-US"/>
        </w:rPr>
      </w:pPr>
      <w:r>
        <w:rPr>
          <w:lang w:eastAsia="en-US"/>
        </w:rPr>
        <w:t xml:space="preserve">I dette kapitel beskrives den overordnede tekniske løsning, som understøtter projektets formål og gevinster, som de foreligger på nuværende tidspunkt (i foranalysen). </w:t>
      </w:r>
      <w:r w:rsidR="00CA34A1">
        <w:rPr>
          <w:lang w:eastAsia="en-US"/>
        </w:rPr>
        <w:t>P</w:t>
      </w:r>
      <w:r>
        <w:rPr>
          <w:lang w:eastAsia="en-US"/>
        </w:rPr>
        <w:t>rojektet anvender ikke arkitekturbilaget (</w:t>
      </w:r>
      <w:r w:rsidRPr="00DE39D7">
        <w:rPr>
          <w:i/>
          <w:lang w:eastAsia="en-US"/>
        </w:rPr>
        <w:t>Bilag D</w:t>
      </w:r>
      <w:r>
        <w:rPr>
          <w:lang w:eastAsia="en-US"/>
        </w:rPr>
        <w:t>) før analysefasen.</w:t>
      </w:r>
    </w:p>
    <w:p w14:paraId="5398F189" w14:textId="6DCE1024" w:rsidR="000D77D9" w:rsidRPr="000D77D9" w:rsidRDefault="002C5AA7" w:rsidP="00666598">
      <w:pPr>
        <w:pStyle w:val="Brdtekst"/>
      </w:pPr>
      <w:r w:rsidRPr="002B097C">
        <w:t xml:space="preserve">Virksomheder kan ved tilmelding </w:t>
      </w:r>
      <w:r w:rsidR="006C44EE" w:rsidRPr="002B097C">
        <w:t xml:space="preserve">til SMV-ordningen </w:t>
      </w:r>
      <w:r w:rsidRPr="002B097C">
        <w:t xml:space="preserve">blive momsfritaget for en samlet omsætning på tværs af EU på max. 100.000 EUR. </w:t>
      </w:r>
      <w:r w:rsidR="006C0B55" w:rsidRPr="002B097C">
        <w:t>V</w:t>
      </w:r>
      <w:r w:rsidRPr="002B097C">
        <w:t>irksomheder anmoder om momsfritagelse i det eller de lande, hvor virksomheden ønsker momsfritagelse</w:t>
      </w:r>
      <w:r w:rsidR="006C0B55" w:rsidRPr="002B097C">
        <w:t xml:space="preserve">. </w:t>
      </w:r>
      <w:r w:rsidR="004449FE" w:rsidRPr="002B097C">
        <w:t xml:space="preserve">Anmodningen sker i </w:t>
      </w:r>
      <w:r w:rsidR="004449FE" w:rsidRPr="002B097C">
        <w:lastRenderedPageBreak/>
        <w:t>etableringsstaten, som videreformidler denne til de lande, hvor der anmodes om fritagelse.</w:t>
      </w:r>
      <w:r w:rsidR="00D750AB">
        <w:t xml:space="preserve"> </w:t>
      </w:r>
    </w:p>
    <w:p w14:paraId="095614E8" w14:textId="2238D13C" w:rsidR="00993D1F" w:rsidRDefault="002E5640" w:rsidP="00993D1F">
      <w:r>
        <w:t xml:space="preserve">Alle virksomheder i SMV-ordningen </w:t>
      </w:r>
      <w:r w:rsidR="00993D1F">
        <w:t>indberetter efterfølgende</w:t>
      </w:r>
      <w:r w:rsidR="00A30D6A">
        <w:t>,</w:t>
      </w:r>
      <w:r w:rsidR="00993D1F">
        <w:t xml:space="preserve"> </w:t>
      </w:r>
      <w:r w:rsidR="006F49D7">
        <w:t>via etableringsstaten</w:t>
      </w:r>
      <w:r w:rsidR="00A30D6A">
        <w:t>,</w:t>
      </w:r>
      <w:r w:rsidR="006F49D7">
        <w:t xml:space="preserve"> </w:t>
      </w:r>
      <w:r w:rsidR="00993D1F">
        <w:t xml:space="preserve">sin kvartalsvise omsætning i </w:t>
      </w:r>
      <w:r w:rsidR="006F49D7">
        <w:t xml:space="preserve">både </w:t>
      </w:r>
      <w:r w:rsidR="00993D1F">
        <w:t>etableringsmedlemsstaten</w:t>
      </w:r>
      <w:r w:rsidR="006F49D7">
        <w:t xml:space="preserve"> og</w:t>
      </w:r>
      <w:r w:rsidR="00EB39A9">
        <w:t xml:space="preserve"> i </w:t>
      </w:r>
      <w:r w:rsidR="00993D1F">
        <w:t>hver</w:t>
      </w:r>
      <w:r w:rsidR="00E96789">
        <w:t>t</w:t>
      </w:r>
      <w:r w:rsidR="00993D1F">
        <w:t xml:space="preserve"> af de øvrige medlemsstater</w:t>
      </w:r>
      <w:r w:rsidR="00EB39A9">
        <w:t xml:space="preserve">. </w:t>
      </w:r>
      <w:r w:rsidR="00993D1F">
        <w:t xml:space="preserve"> </w:t>
      </w:r>
    </w:p>
    <w:p w14:paraId="39689AD3" w14:textId="77777777" w:rsidR="00AA26C9" w:rsidRDefault="00AA26C9" w:rsidP="00993D1F"/>
    <w:p w14:paraId="79DD585E" w14:textId="53182561" w:rsidR="00E71B29" w:rsidRDefault="00AA26C9" w:rsidP="00993D1F">
      <w:r>
        <w:t>SMV-løsninge</w:t>
      </w:r>
      <w:r w:rsidR="00F97FA2">
        <w:t xml:space="preserve">n </w:t>
      </w:r>
      <w:r w:rsidR="006F0CA7">
        <w:t>indeholder følgende</w:t>
      </w:r>
      <w:r w:rsidR="00D15DE7">
        <w:t xml:space="preserve"> hovedfun</w:t>
      </w:r>
      <w:r w:rsidR="001369BA">
        <w:t>ktioner:</w:t>
      </w:r>
    </w:p>
    <w:p w14:paraId="127E8064" w14:textId="72DBA626" w:rsidR="00E93378" w:rsidRDefault="00E71B29" w:rsidP="002C5AA7">
      <w:r>
        <w:t xml:space="preserve">Behandling af ansøgninger og </w:t>
      </w:r>
      <w:r w:rsidR="00353179">
        <w:t>registrering af momsfritagede virksomheder</w:t>
      </w:r>
      <w:r w:rsidR="00F26498">
        <w:t xml:space="preserve">: </w:t>
      </w:r>
      <w:r w:rsidR="004B2AA8">
        <w:t xml:space="preserve"> </w:t>
      </w:r>
    </w:p>
    <w:p w14:paraId="7D8D781A" w14:textId="0428E527" w:rsidR="00655CF6" w:rsidRDefault="00FC58B0" w:rsidP="0006569B">
      <w:pPr>
        <w:pStyle w:val="Listeafsnit"/>
        <w:numPr>
          <w:ilvl w:val="0"/>
          <w:numId w:val="19"/>
        </w:numPr>
        <w:ind w:left="567" w:hanging="567"/>
      </w:pPr>
      <w:r w:rsidRPr="00594A51">
        <w:rPr>
          <w:i/>
          <w:iCs/>
        </w:rPr>
        <w:t>DK-Virksomhed:</w:t>
      </w:r>
      <w:r>
        <w:t xml:space="preserve"> </w:t>
      </w:r>
      <w:commentRangeStart w:id="349"/>
      <w:commentRangeStart w:id="350"/>
      <w:r w:rsidR="00FF0546">
        <w:t>SMV</w:t>
      </w:r>
      <w:r w:rsidR="00622F49">
        <w:t>-løsningen</w:t>
      </w:r>
      <w:r w:rsidR="005B2843">
        <w:t xml:space="preserve"> </w:t>
      </w:r>
      <w:r w:rsidR="005C4B38">
        <w:t xml:space="preserve">skal kunne </w:t>
      </w:r>
      <w:r w:rsidR="00020C16">
        <w:t xml:space="preserve">modtage </w:t>
      </w:r>
      <w:r w:rsidR="005B6FA8">
        <w:t xml:space="preserve">og validere </w:t>
      </w:r>
      <w:r w:rsidR="00020C16">
        <w:t>ansøgninger fra</w:t>
      </w:r>
      <w:r w:rsidR="00D068A1">
        <w:t xml:space="preserve"> danske virksomheder</w:t>
      </w:r>
      <w:r w:rsidR="005B6FA8">
        <w:t xml:space="preserve"> og </w:t>
      </w:r>
      <w:r w:rsidR="00D068A1">
        <w:t>videreformidle</w:t>
      </w:r>
      <w:r w:rsidR="005B6FA8">
        <w:t xml:space="preserve">r </w:t>
      </w:r>
      <w:r w:rsidR="00E92CEB">
        <w:t xml:space="preserve">disse </w:t>
      </w:r>
      <w:r w:rsidR="00D068A1">
        <w:t>til</w:t>
      </w:r>
      <w:r w:rsidR="008A1AFD">
        <w:t xml:space="preserve"> (relevante</w:t>
      </w:r>
      <w:r w:rsidR="00E93378">
        <w:t>)</w:t>
      </w:r>
      <w:r w:rsidR="008A1AFD">
        <w:t xml:space="preserve"> </w:t>
      </w:r>
      <w:r w:rsidR="00D17724">
        <w:t>EU-skattemyndighede</w:t>
      </w:r>
      <w:r w:rsidR="009D3D42">
        <w:t xml:space="preserve">r. </w:t>
      </w:r>
      <w:r w:rsidR="00A2235C">
        <w:t>I l</w:t>
      </w:r>
      <w:r w:rsidR="00622F49">
        <w:t>øsningen</w:t>
      </w:r>
      <w:r w:rsidR="00384A51">
        <w:t xml:space="preserve"> </w:t>
      </w:r>
      <w:r w:rsidR="007762A6">
        <w:t>registrere</w:t>
      </w:r>
      <w:r w:rsidR="00A2235C">
        <w:t>s</w:t>
      </w:r>
      <w:r w:rsidR="007762A6">
        <w:t xml:space="preserve"> og </w:t>
      </w:r>
      <w:r w:rsidR="00384A51">
        <w:t>behandle</w:t>
      </w:r>
      <w:r w:rsidR="00A2235C">
        <w:t>s</w:t>
      </w:r>
      <w:r w:rsidR="00384A51">
        <w:t xml:space="preserve"> </w:t>
      </w:r>
      <w:r w:rsidR="001D1D99">
        <w:t xml:space="preserve">afgørelser </w:t>
      </w:r>
      <w:r w:rsidR="000F00A1">
        <w:t>på ansøgningerne fra de enkelte EU-lande</w:t>
      </w:r>
      <w:r w:rsidR="00EB2C26">
        <w:t xml:space="preserve"> og videreformidler disse til virksomheden</w:t>
      </w:r>
      <w:r w:rsidR="000F00A1">
        <w:t>.</w:t>
      </w:r>
    </w:p>
    <w:p w14:paraId="7A34D227" w14:textId="330CC36F" w:rsidR="002C5AA7" w:rsidRDefault="009876C4" w:rsidP="0006569B">
      <w:pPr>
        <w:pStyle w:val="Listeafsnit"/>
        <w:numPr>
          <w:ilvl w:val="0"/>
          <w:numId w:val="19"/>
        </w:numPr>
        <w:tabs>
          <w:tab w:val="clear" w:pos="720"/>
          <w:tab w:val="num" w:pos="567"/>
        </w:tabs>
        <w:ind w:left="567" w:hanging="578"/>
      </w:pPr>
      <w:r w:rsidRPr="00594A51">
        <w:rPr>
          <w:i/>
          <w:iCs/>
        </w:rPr>
        <w:t>EU-Virksomhed</w:t>
      </w:r>
      <w:r w:rsidR="00DF5D9B">
        <w:t xml:space="preserve">: </w:t>
      </w:r>
      <w:r w:rsidR="00E95980">
        <w:t>I l</w:t>
      </w:r>
      <w:r w:rsidR="00622F49">
        <w:t>øsningen</w:t>
      </w:r>
      <w:r w:rsidR="00604265">
        <w:t xml:space="preserve"> </w:t>
      </w:r>
      <w:r w:rsidR="00A84DAC">
        <w:t>behandle</w:t>
      </w:r>
      <w:r w:rsidR="00E95980">
        <w:t>s</w:t>
      </w:r>
      <w:r w:rsidR="00327F92">
        <w:t xml:space="preserve"> ansøgninger fra EU-virksomheder</w:t>
      </w:r>
      <w:r w:rsidR="00E93378">
        <w:t xml:space="preserve"> </w:t>
      </w:r>
      <w:r w:rsidR="00327F92">
        <w:t>om</w:t>
      </w:r>
      <w:r w:rsidR="00E93378">
        <w:t xml:space="preserve"> </w:t>
      </w:r>
      <w:r w:rsidR="00327F92">
        <w:t xml:space="preserve">momsfritagelse i DK. </w:t>
      </w:r>
      <w:r w:rsidR="001A1C8E">
        <w:t>Afgør</w:t>
      </w:r>
      <w:r w:rsidR="00E16D99">
        <w:t xml:space="preserve">elserne gøres tilgængelig for </w:t>
      </w:r>
      <w:r w:rsidR="00617990">
        <w:t xml:space="preserve">respektive </w:t>
      </w:r>
      <w:r w:rsidR="00E16D99">
        <w:t>EU-sk</w:t>
      </w:r>
      <w:r w:rsidR="00617990">
        <w:t xml:space="preserve">attemyndigheder, som videreformidler den til virksomhederne. </w:t>
      </w:r>
      <w:commentRangeEnd w:id="349"/>
      <w:r w:rsidR="00CE2F74">
        <w:rPr>
          <w:rStyle w:val="Kommentarhenvisning"/>
        </w:rPr>
        <w:commentReference w:id="349"/>
      </w:r>
      <w:commentRangeEnd w:id="350"/>
      <w:r w:rsidR="005D7695">
        <w:rPr>
          <w:rStyle w:val="Kommentarhenvisning"/>
        </w:rPr>
        <w:commentReference w:id="350"/>
      </w:r>
    </w:p>
    <w:p w14:paraId="152C560E" w14:textId="539E3F3E" w:rsidR="001120F6" w:rsidRDefault="001120F6" w:rsidP="00A175C5">
      <w:r>
        <w:t>Behandling</w:t>
      </w:r>
      <w:r w:rsidR="00367307">
        <w:t xml:space="preserve"> af </w:t>
      </w:r>
      <w:r>
        <w:t>a</w:t>
      </w:r>
      <w:r w:rsidR="00B352D0">
        <w:t>ngivelser</w:t>
      </w:r>
      <w:r>
        <w:t xml:space="preserve">: </w:t>
      </w:r>
    </w:p>
    <w:p w14:paraId="08220B1F" w14:textId="43AFEF0E" w:rsidR="00C83D7F" w:rsidRDefault="00017CC8" w:rsidP="0006569B">
      <w:pPr>
        <w:pStyle w:val="Listeafsnit"/>
        <w:numPr>
          <w:ilvl w:val="0"/>
          <w:numId w:val="20"/>
        </w:numPr>
        <w:tabs>
          <w:tab w:val="clear" w:pos="720"/>
          <w:tab w:val="num" w:pos="567"/>
        </w:tabs>
        <w:ind w:left="567" w:hanging="567"/>
      </w:pPr>
      <w:r w:rsidRPr="009939DD">
        <w:rPr>
          <w:i/>
          <w:iCs/>
        </w:rPr>
        <w:t>DK-Virksomhed:</w:t>
      </w:r>
      <w:r>
        <w:t xml:space="preserve"> </w:t>
      </w:r>
      <w:r w:rsidR="00B96CFF">
        <w:t>M</w:t>
      </w:r>
      <w:r w:rsidR="00313195">
        <w:t>odtager</w:t>
      </w:r>
      <w:r w:rsidR="004361A4">
        <w:t xml:space="preserve"> </w:t>
      </w:r>
      <w:r w:rsidR="00A021D0">
        <w:t xml:space="preserve">angivelser/indberetninger af </w:t>
      </w:r>
      <w:r w:rsidR="00B55274">
        <w:t>DK-</w:t>
      </w:r>
      <w:r w:rsidR="00A021D0">
        <w:t xml:space="preserve">virksomhedernes </w:t>
      </w:r>
      <w:r w:rsidR="002C5AA7">
        <w:t xml:space="preserve">kvartalsvise omsætning i </w:t>
      </w:r>
      <w:r w:rsidR="00A021D0">
        <w:t>DK</w:t>
      </w:r>
      <w:r w:rsidR="00434EDC">
        <w:t>,</w:t>
      </w:r>
      <w:r w:rsidR="00A021D0">
        <w:t xml:space="preserve"> samt </w:t>
      </w:r>
      <w:r w:rsidR="002C5AA7">
        <w:t>i hver</w:t>
      </w:r>
      <w:r w:rsidR="00303F01">
        <w:t>t</w:t>
      </w:r>
      <w:r w:rsidR="002C5AA7">
        <w:t xml:space="preserve"> af de øvrige medlemsstater</w:t>
      </w:r>
      <w:r w:rsidR="00303F01">
        <w:t xml:space="preserve">. </w:t>
      </w:r>
      <w:r w:rsidR="00634277">
        <w:t xml:space="preserve">Angivelserne </w:t>
      </w:r>
      <w:r w:rsidR="004361A4">
        <w:t>behandles</w:t>
      </w:r>
      <w:r w:rsidR="00634277">
        <w:t xml:space="preserve"> </w:t>
      </w:r>
      <w:r w:rsidR="009939DD">
        <w:t>samt</w:t>
      </w:r>
      <w:r w:rsidR="00BA2B00">
        <w:t xml:space="preserve"> videreformidles til EU-skattemyndighederne. </w:t>
      </w:r>
    </w:p>
    <w:p w14:paraId="5F92E37D" w14:textId="73124CC0" w:rsidR="00334523" w:rsidRDefault="009939DD" w:rsidP="0006569B">
      <w:pPr>
        <w:pStyle w:val="Listeafsnit"/>
        <w:numPr>
          <w:ilvl w:val="0"/>
          <w:numId w:val="20"/>
        </w:numPr>
        <w:tabs>
          <w:tab w:val="clear" w:pos="720"/>
          <w:tab w:val="num" w:pos="567"/>
        </w:tabs>
        <w:ind w:left="567" w:hanging="567"/>
      </w:pPr>
      <w:r w:rsidRPr="00737AAC">
        <w:rPr>
          <w:i/>
          <w:iCs/>
        </w:rPr>
        <w:t>EU-Virksomhed</w:t>
      </w:r>
      <w:r w:rsidR="009D5610" w:rsidRPr="00737AAC">
        <w:rPr>
          <w:i/>
          <w:iCs/>
        </w:rPr>
        <w:t>:</w:t>
      </w:r>
      <w:r w:rsidR="009D5610">
        <w:t xml:space="preserve"> B</w:t>
      </w:r>
      <w:r w:rsidR="00BF4476">
        <w:t>ehandl</w:t>
      </w:r>
      <w:r w:rsidR="004361A4">
        <w:t>er</w:t>
      </w:r>
      <w:r w:rsidR="00DA2CED">
        <w:t xml:space="preserve"> </w:t>
      </w:r>
      <w:r w:rsidR="004527A9">
        <w:t>angivelser/indberetninger fra EU</w:t>
      </w:r>
      <w:r w:rsidR="00B622EF">
        <w:t>-virksomheder med momsfritagelse i DK</w:t>
      </w:r>
      <w:r w:rsidR="00271B98">
        <w:t xml:space="preserve"> af virksomhedens </w:t>
      </w:r>
      <w:r w:rsidR="00B503C6">
        <w:t>kvartalsvise omsætning i DK</w:t>
      </w:r>
      <w:r w:rsidR="00B622EF">
        <w:t xml:space="preserve">. </w:t>
      </w:r>
    </w:p>
    <w:p w14:paraId="161115A5" w14:textId="0BB25185" w:rsidR="00334523" w:rsidRDefault="00334523" w:rsidP="00334523">
      <w:pPr>
        <w:pStyle w:val="Billedtekst"/>
      </w:pPr>
      <w:r>
        <w:lastRenderedPageBreak/>
        <w:t xml:space="preserve">Figur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 \* ARABIC \s 1 </w:instrText>
      </w:r>
      <w:r>
        <w:rPr>
          <w:noProof/>
        </w:rPr>
        <w:fldChar w:fldCharType="separate"/>
      </w:r>
      <w:r>
        <w:rPr>
          <w:noProof/>
        </w:rPr>
        <w:t>1</w:t>
      </w:r>
      <w:r>
        <w:rPr>
          <w:noProof/>
        </w:rPr>
        <w:fldChar w:fldCharType="end"/>
      </w:r>
      <w:r>
        <w:t xml:space="preserve">: </w:t>
      </w:r>
      <w:r w:rsidR="00A30D6A">
        <w:t>SMV-</w:t>
      </w:r>
      <w:r w:rsidR="00D23F6F">
        <w:t>l</w:t>
      </w:r>
      <w:r w:rsidR="00A30D6A">
        <w:t>øsningen</w:t>
      </w:r>
      <w:r w:rsidR="005540A3">
        <w:t>, konceptuelt</w:t>
      </w:r>
    </w:p>
    <w:p w14:paraId="63423B87" w14:textId="665507A8" w:rsidR="00AE3976" w:rsidRDefault="00AE3976" w:rsidP="00D222AA">
      <w:pPr>
        <w:pStyle w:val="Brdtekst"/>
        <w:rPr>
          <w:lang w:eastAsia="en-US"/>
        </w:rPr>
      </w:pPr>
      <w:r>
        <w:rPr>
          <w:noProof/>
          <w:lang w:eastAsia="en-US"/>
        </w:rPr>
        <w:drawing>
          <wp:inline distT="0" distB="0" distL="0" distR="0" wp14:anchorId="5D0C94DB" wp14:editId="064EDC91">
            <wp:extent cx="6250914" cy="35814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0914" cy="3581400"/>
                    </a:xfrm>
                    <a:prstGeom prst="rect">
                      <a:avLst/>
                    </a:prstGeom>
                    <a:noFill/>
                    <a:ln>
                      <a:noFill/>
                    </a:ln>
                  </pic:spPr>
                </pic:pic>
              </a:graphicData>
            </a:graphic>
          </wp:inline>
        </w:drawing>
      </w:r>
    </w:p>
    <w:p w14:paraId="12B669D3" w14:textId="4CD8C3F3" w:rsidR="005740C9" w:rsidRPr="00A15E7B" w:rsidRDefault="005740C9" w:rsidP="0013712C">
      <w:pPr>
        <w:pStyle w:val="Brdtekst"/>
        <w:rPr>
          <w:highlight w:val="yellow"/>
          <w:lang w:eastAsia="en-US"/>
        </w:rPr>
      </w:pPr>
      <w:r w:rsidRPr="00A15E7B">
        <w:rPr>
          <w:lang w:eastAsia="en-US"/>
        </w:rPr>
        <w:t>De</w:t>
      </w:r>
      <w:r w:rsidR="00682C94" w:rsidRPr="00A15E7B">
        <w:rPr>
          <w:lang w:eastAsia="en-US"/>
        </w:rPr>
        <w:t>n</w:t>
      </w:r>
      <w:r w:rsidRPr="00A15E7B">
        <w:rPr>
          <w:lang w:eastAsia="en-US"/>
        </w:rPr>
        <w:t xml:space="preserve"> endelige </w:t>
      </w:r>
      <w:r w:rsidR="00E54FF7" w:rsidRPr="00A15E7B">
        <w:rPr>
          <w:lang w:eastAsia="en-US"/>
        </w:rPr>
        <w:t>løsnings</w:t>
      </w:r>
      <w:r w:rsidR="00317D70" w:rsidRPr="00A15E7B">
        <w:rPr>
          <w:lang w:eastAsia="en-US"/>
        </w:rPr>
        <w:t xml:space="preserve">arkitektur </w:t>
      </w:r>
      <w:r w:rsidRPr="00A15E7B">
        <w:rPr>
          <w:lang w:eastAsia="en-US"/>
        </w:rPr>
        <w:t xml:space="preserve">og specifikationer </w:t>
      </w:r>
      <w:r w:rsidR="006156BB" w:rsidRPr="00A15E7B">
        <w:rPr>
          <w:lang w:eastAsia="en-US"/>
        </w:rPr>
        <w:t xml:space="preserve">fra </w:t>
      </w:r>
      <w:r w:rsidRPr="00A15E7B">
        <w:rPr>
          <w:lang w:eastAsia="en-US"/>
        </w:rPr>
        <w:t>EU</w:t>
      </w:r>
      <w:r w:rsidR="00D23F6F">
        <w:rPr>
          <w:lang w:eastAsia="en-US"/>
        </w:rPr>
        <w:t xml:space="preserve"> </w:t>
      </w:r>
      <w:r w:rsidR="0013712C" w:rsidRPr="00A15E7B">
        <w:rPr>
          <w:lang w:eastAsia="en-US"/>
        </w:rPr>
        <w:t xml:space="preserve">er ikke fastlagt. </w:t>
      </w:r>
      <w:r w:rsidRPr="00A15E7B">
        <w:t xml:space="preserve">Det </w:t>
      </w:r>
      <w:r w:rsidR="00BB03FF" w:rsidRPr="00A15E7B">
        <w:t xml:space="preserve">er </w:t>
      </w:r>
      <w:r w:rsidR="000C3941" w:rsidRPr="00A15E7B">
        <w:t xml:space="preserve">som eksempel </w:t>
      </w:r>
      <w:r w:rsidR="00246453">
        <w:t>på nuværende tidspunkt</w:t>
      </w:r>
      <w:r w:rsidR="00BB03FF" w:rsidRPr="00A15E7B">
        <w:t xml:space="preserve"> ikke fastlagt </w:t>
      </w:r>
      <w:r w:rsidRPr="00A15E7B">
        <w:t>om etableringsstaten skal videresende de indberettede kvartalsvise omsætningstal til de medlemsstater, hvor virksomheden har opnået momsfritagelse, eller om øvrige EU-lande i stedet skal gives mulighed for at tilgå disse oplysninger hos etableringsmedlemsstaten.</w:t>
      </w:r>
      <w:r w:rsidR="009871F1" w:rsidRPr="00A15E7B">
        <w:t xml:space="preserve"> </w:t>
      </w:r>
    </w:p>
    <w:p w14:paraId="618010EE" w14:textId="655598BE" w:rsidR="005740C9" w:rsidRPr="00DE39D7" w:rsidRDefault="000C0D68" w:rsidP="00B50947">
      <w:pPr>
        <w:pStyle w:val="Brdtekst"/>
        <w:rPr>
          <w:b/>
        </w:rPr>
      </w:pPr>
      <w:r w:rsidRPr="00DE39D7">
        <w:rPr>
          <w:b/>
        </w:rPr>
        <w:t>To løsningsmodeller</w:t>
      </w:r>
    </w:p>
    <w:p w14:paraId="49E6A586" w14:textId="32E2198B" w:rsidR="00727F21" w:rsidRPr="00A15E7B" w:rsidRDefault="0085617F" w:rsidP="008A55CB">
      <w:pPr>
        <w:pStyle w:val="Brdtekst"/>
      </w:pPr>
      <w:r w:rsidRPr="00A15E7B">
        <w:t>Der er</w:t>
      </w:r>
      <w:r w:rsidR="00B16F56" w:rsidRPr="00A15E7B">
        <w:t>,</w:t>
      </w:r>
      <w:r w:rsidRPr="00A15E7B">
        <w:t xml:space="preserve"> på baggrund af </w:t>
      </w:r>
      <w:r w:rsidR="007D2950" w:rsidRPr="00A15E7B">
        <w:t>initiativ</w:t>
      </w:r>
      <w:r w:rsidRPr="00A15E7B">
        <w:t>kommissoriet</w:t>
      </w:r>
      <w:r w:rsidR="007D2950" w:rsidRPr="00A15E7B">
        <w:t xml:space="preserve"> for</w:t>
      </w:r>
      <w:r w:rsidRPr="00A15E7B">
        <w:t xml:space="preserve"> foranalysen, taget udgangspunkt i at </w:t>
      </w:r>
      <w:commentRangeStart w:id="351"/>
      <w:commentRangeStart w:id="352"/>
      <w:r w:rsidRPr="00A15E7B">
        <w:t>beskrive to løsningsmodeller</w:t>
      </w:r>
      <w:commentRangeEnd w:id="351"/>
      <w:r w:rsidR="00963D06">
        <w:rPr>
          <w:rStyle w:val="Kommentarhenvisning"/>
        </w:rPr>
        <w:commentReference w:id="351"/>
      </w:r>
      <w:commentRangeEnd w:id="352"/>
      <w:r w:rsidR="00D761BF">
        <w:rPr>
          <w:rStyle w:val="Kommentarhenvisning"/>
        </w:rPr>
        <w:commentReference w:id="352"/>
      </w:r>
      <w:r w:rsidR="00727F21" w:rsidRPr="00A15E7B">
        <w:t>:</w:t>
      </w:r>
    </w:p>
    <w:p w14:paraId="01CEF851" w14:textId="02CA3760" w:rsidR="00727F21" w:rsidRPr="00A15E7B" w:rsidRDefault="0085617F" w:rsidP="0006569B">
      <w:pPr>
        <w:pStyle w:val="Brdtekst"/>
        <w:numPr>
          <w:ilvl w:val="0"/>
          <w:numId w:val="22"/>
        </w:numPr>
      </w:pPr>
      <w:r w:rsidRPr="00A15E7B">
        <w:t xml:space="preserve">en som er baseret på en løsning </w:t>
      </w:r>
      <w:r w:rsidR="00F16A68" w:rsidRPr="00A15E7B">
        <w:t>i regi af</w:t>
      </w:r>
      <w:r w:rsidRPr="00A15E7B">
        <w:t xml:space="preserve"> OSM2 og </w:t>
      </w:r>
    </w:p>
    <w:p w14:paraId="194967BC" w14:textId="67F5F61F" w:rsidR="004176DC" w:rsidRDefault="0085617F" w:rsidP="004176DC">
      <w:pPr>
        <w:pStyle w:val="Brdtekst"/>
        <w:numPr>
          <w:ilvl w:val="0"/>
          <w:numId w:val="22"/>
        </w:numPr>
      </w:pPr>
      <w:r w:rsidRPr="00A15E7B">
        <w:t xml:space="preserve">en som er </w:t>
      </w:r>
      <w:r w:rsidR="007C7851" w:rsidRPr="00A15E7B">
        <w:t>uden væsentlig afhængighed til OSM2</w:t>
      </w:r>
      <w:r w:rsidRPr="00A15E7B">
        <w:t>.</w:t>
      </w:r>
      <w:r w:rsidR="008F512F" w:rsidRPr="00A15E7B">
        <w:t xml:space="preserve"> </w:t>
      </w:r>
    </w:p>
    <w:p w14:paraId="2E85B35F" w14:textId="77777777" w:rsidR="004176DC" w:rsidRPr="00A15E7B" w:rsidRDefault="004176DC" w:rsidP="00DE39D7">
      <w:pPr>
        <w:pStyle w:val="Brdtekst"/>
      </w:pPr>
    </w:p>
    <w:p w14:paraId="089A358C" w14:textId="4DA5A3EE" w:rsidR="007C7851" w:rsidRDefault="007C7851" w:rsidP="00C95DE7">
      <w:pPr>
        <w:pStyle w:val="Billedtekst"/>
      </w:pPr>
      <w:r>
        <w:t xml:space="preserve">Tabel </w:t>
      </w:r>
      <w:r>
        <w:rPr>
          <w:noProof/>
        </w:rPr>
        <w:t>3</w:t>
      </w:r>
      <w:r w:rsidR="00C95DE7">
        <w:rPr>
          <w:noProof/>
        </w:rPr>
        <w:t>.1</w:t>
      </w:r>
      <w:r>
        <w:t xml:space="preserve">: </w:t>
      </w:r>
      <w:r w:rsidR="00C95DE7">
        <w:t>Teknisk indhold i de to scenarier</w:t>
      </w:r>
    </w:p>
    <w:tbl>
      <w:tblPr>
        <w:tblStyle w:val="Tabel-Gitter"/>
        <w:tblW w:w="9911" w:type="dxa"/>
        <w:tblLook w:val="04A0" w:firstRow="1" w:lastRow="0" w:firstColumn="1" w:lastColumn="0" w:noHBand="0" w:noVBand="1"/>
      </w:tblPr>
      <w:tblGrid>
        <w:gridCol w:w="1696"/>
        <w:gridCol w:w="3969"/>
        <w:gridCol w:w="4246"/>
      </w:tblGrid>
      <w:tr w:rsidR="00DC444B" w14:paraId="12C94560" w14:textId="77777777" w:rsidTr="006E2272">
        <w:tc>
          <w:tcPr>
            <w:tcW w:w="1696" w:type="dxa"/>
            <w:tcBorders>
              <w:top w:val="single" w:sz="4" w:space="0" w:color="7F7F7F" w:themeColor="text1" w:themeTint="80"/>
              <w:left w:val="single" w:sz="4" w:space="0" w:color="7F7F7F"/>
              <w:bottom w:val="single" w:sz="4" w:space="0" w:color="7F7F7F" w:themeColor="text1" w:themeTint="80"/>
              <w:right w:val="single" w:sz="4" w:space="0" w:color="7F7F7F"/>
            </w:tcBorders>
            <w:shd w:val="clear" w:color="auto" w:fill="D9D9D9" w:themeFill="background1" w:themeFillShade="D9"/>
            <w:tcMar>
              <w:top w:w="28" w:type="dxa"/>
              <w:left w:w="57" w:type="dxa"/>
              <w:bottom w:w="28" w:type="dxa"/>
              <w:right w:w="57" w:type="dxa"/>
            </w:tcMar>
          </w:tcPr>
          <w:p w14:paraId="41DC972E" w14:textId="77777777" w:rsidR="00DC444B" w:rsidRPr="00183417" w:rsidRDefault="00DC444B" w:rsidP="00C95DE7">
            <w:pPr>
              <w:pStyle w:val="Tabeloverskrift"/>
              <w:rPr>
                <w:szCs w:val="20"/>
              </w:rPr>
            </w:pPr>
          </w:p>
        </w:tc>
        <w:tc>
          <w:tcPr>
            <w:tcW w:w="3969" w:type="dxa"/>
            <w:tcBorders>
              <w:top w:val="single" w:sz="4" w:space="0" w:color="7F7F7F" w:themeColor="text1" w:themeTint="80"/>
              <w:left w:val="single" w:sz="4" w:space="0" w:color="7F7F7F"/>
              <w:bottom w:val="single" w:sz="4" w:space="0" w:color="7F7F7F" w:themeColor="text1" w:themeTint="80"/>
              <w:right w:val="single" w:sz="4" w:space="0" w:color="7F7F7F"/>
            </w:tcBorders>
            <w:shd w:val="clear" w:color="auto" w:fill="D9D9D9" w:themeFill="background1" w:themeFillShade="D9"/>
            <w:tcMar>
              <w:top w:w="28" w:type="dxa"/>
              <w:left w:w="57" w:type="dxa"/>
              <w:bottom w:w="28" w:type="dxa"/>
              <w:right w:w="57" w:type="dxa"/>
            </w:tcMar>
          </w:tcPr>
          <w:p w14:paraId="46A0A0E5" w14:textId="73EE4E38" w:rsidR="00DC444B" w:rsidRPr="00183417" w:rsidRDefault="00DC444B" w:rsidP="00C95DE7">
            <w:pPr>
              <w:pStyle w:val="Tabeloverskrift"/>
              <w:rPr>
                <w:szCs w:val="20"/>
              </w:rPr>
            </w:pPr>
            <w:r w:rsidRPr="00183417">
              <w:rPr>
                <w:szCs w:val="20"/>
              </w:rPr>
              <w:t>Scenarie 1</w:t>
            </w:r>
          </w:p>
          <w:p w14:paraId="1B493B39" w14:textId="77777777" w:rsidR="00DC444B" w:rsidRPr="00183417" w:rsidRDefault="00DC444B" w:rsidP="00C95DE7">
            <w:pPr>
              <w:pStyle w:val="Tabeloverskrift"/>
              <w:rPr>
                <w:szCs w:val="20"/>
              </w:rPr>
            </w:pPr>
            <w:r w:rsidRPr="00183417">
              <w:rPr>
                <w:szCs w:val="20"/>
              </w:rPr>
              <w:t>Udviklingen sker som udvidelse/tilretning til OSM2</w:t>
            </w:r>
          </w:p>
        </w:tc>
        <w:tc>
          <w:tcPr>
            <w:tcW w:w="4246" w:type="dxa"/>
            <w:tcBorders>
              <w:top w:val="single" w:sz="4" w:space="0" w:color="7F7F7F" w:themeColor="text1" w:themeTint="80"/>
              <w:left w:val="single" w:sz="4" w:space="0" w:color="7F7F7F"/>
              <w:bottom w:val="single" w:sz="4" w:space="0" w:color="7F7F7F" w:themeColor="text1" w:themeTint="80"/>
              <w:right w:val="single" w:sz="4" w:space="0" w:color="7F7F7F"/>
            </w:tcBorders>
            <w:shd w:val="clear" w:color="auto" w:fill="D9D9D9" w:themeFill="background1" w:themeFillShade="D9"/>
            <w:tcMar>
              <w:top w:w="28" w:type="dxa"/>
              <w:left w:w="57" w:type="dxa"/>
              <w:bottom w:w="28" w:type="dxa"/>
              <w:right w:w="57" w:type="dxa"/>
            </w:tcMar>
          </w:tcPr>
          <w:p w14:paraId="6371BEDD" w14:textId="77777777" w:rsidR="00DC444B" w:rsidRPr="00183417" w:rsidRDefault="00DC444B" w:rsidP="00C95DE7">
            <w:pPr>
              <w:pStyle w:val="Tabeloverskrift"/>
              <w:rPr>
                <w:szCs w:val="20"/>
              </w:rPr>
            </w:pPr>
            <w:r w:rsidRPr="00183417">
              <w:rPr>
                <w:szCs w:val="20"/>
              </w:rPr>
              <w:t>Scenarie 2</w:t>
            </w:r>
          </w:p>
          <w:p w14:paraId="20EBD7FA" w14:textId="508C17C7" w:rsidR="00DC444B" w:rsidRPr="00183417" w:rsidRDefault="00DC444B" w:rsidP="00C95DE7">
            <w:pPr>
              <w:pStyle w:val="Tabeloverskrift"/>
              <w:rPr>
                <w:szCs w:val="20"/>
              </w:rPr>
            </w:pPr>
            <w:r w:rsidRPr="00183417">
              <w:rPr>
                <w:szCs w:val="20"/>
              </w:rPr>
              <w:t>Der udvikles et selvstændigt system (egenudviklet i UFST)</w:t>
            </w:r>
          </w:p>
        </w:tc>
      </w:tr>
      <w:tr w:rsidR="00DC444B" w14:paraId="67A84D1D" w14:textId="77777777" w:rsidTr="006E2272">
        <w:tc>
          <w:tcPr>
            <w:tcW w:w="1696" w:type="dxa"/>
            <w:tcBorders>
              <w:top w:val="single" w:sz="4" w:space="0" w:color="7F7F7F" w:themeColor="text1" w:themeTint="80"/>
              <w:left w:val="single" w:sz="4" w:space="0" w:color="7F7F7F"/>
              <w:bottom w:val="single" w:sz="4" w:space="0" w:color="7F7F7F" w:themeColor="text1" w:themeTint="80"/>
              <w:right w:val="single" w:sz="4" w:space="0" w:color="7F7F7F"/>
            </w:tcBorders>
            <w:tcMar>
              <w:top w:w="28" w:type="dxa"/>
              <w:left w:w="57" w:type="dxa"/>
              <w:bottom w:w="28" w:type="dxa"/>
              <w:right w:w="57" w:type="dxa"/>
            </w:tcMar>
          </w:tcPr>
          <w:p w14:paraId="4E772627" w14:textId="77777777" w:rsidR="00DC444B" w:rsidRPr="00183417" w:rsidRDefault="00DC444B" w:rsidP="00DE39D7">
            <w:pPr>
              <w:pStyle w:val="Tabel"/>
            </w:pPr>
            <w:r w:rsidRPr="00183417">
              <w:t>Ressourcer</w:t>
            </w:r>
          </w:p>
        </w:tc>
        <w:tc>
          <w:tcPr>
            <w:tcW w:w="3969" w:type="dxa"/>
            <w:tcBorders>
              <w:top w:val="single" w:sz="4" w:space="0" w:color="7F7F7F" w:themeColor="text1" w:themeTint="80"/>
              <w:left w:val="single" w:sz="4" w:space="0" w:color="7F7F7F"/>
              <w:bottom w:val="single" w:sz="4" w:space="0" w:color="7F7F7F"/>
              <w:right w:val="single" w:sz="4" w:space="0" w:color="7F7F7F"/>
            </w:tcBorders>
            <w:tcMar>
              <w:top w:w="28" w:type="dxa"/>
              <w:left w:w="57" w:type="dxa"/>
              <w:bottom w:w="28" w:type="dxa"/>
              <w:right w:w="57" w:type="dxa"/>
            </w:tcMar>
          </w:tcPr>
          <w:p w14:paraId="4BFF7B70" w14:textId="77777777" w:rsidR="00DC444B" w:rsidRPr="00183417" w:rsidRDefault="00DC444B" w:rsidP="00DE39D7">
            <w:pPr>
              <w:pStyle w:val="Tabel"/>
            </w:pPr>
            <w:r w:rsidRPr="00183417">
              <w:t>Udvikling, test etc. udføres af ressourcer med kendskab til OSM2-løsningen, kommunikation med EU, UFST og skattestyrelsens momsfolk mm.</w:t>
            </w:r>
          </w:p>
        </w:tc>
        <w:tc>
          <w:tcPr>
            <w:tcW w:w="4246" w:type="dxa"/>
            <w:tcBorders>
              <w:top w:val="single" w:sz="4" w:space="0" w:color="7F7F7F" w:themeColor="text1" w:themeTint="80"/>
              <w:left w:val="single" w:sz="4" w:space="0" w:color="7F7F7F"/>
              <w:bottom w:val="single" w:sz="4" w:space="0" w:color="7F7F7F"/>
              <w:right w:val="single" w:sz="4" w:space="0" w:color="7F7F7F"/>
            </w:tcBorders>
            <w:tcMar>
              <w:top w:w="28" w:type="dxa"/>
              <w:left w:w="57" w:type="dxa"/>
              <w:bottom w:w="28" w:type="dxa"/>
              <w:right w:w="57" w:type="dxa"/>
            </w:tcMar>
          </w:tcPr>
          <w:p w14:paraId="0202D514" w14:textId="77777777" w:rsidR="00396D1A" w:rsidRPr="00183417" w:rsidRDefault="00DC444B" w:rsidP="00DE39D7">
            <w:pPr>
              <w:pStyle w:val="Tabel"/>
            </w:pPr>
            <w:r w:rsidRPr="00183417">
              <w:t xml:space="preserve">Udvikling, test etc. udføres af nye ressourcer (enten fra UFST eller eksterne). </w:t>
            </w:r>
          </w:p>
          <w:p w14:paraId="232F464A" w14:textId="7718D32A" w:rsidR="00DC444B" w:rsidRPr="00183417" w:rsidRDefault="00DC444B" w:rsidP="00DE39D7">
            <w:pPr>
              <w:pStyle w:val="Tabel"/>
            </w:pPr>
            <w:r w:rsidRPr="00183417">
              <w:t xml:space="preserve">Ressourcerne har </w:t>
            </w:r>
            <w:r w:rsidR="00D225B1">
              <w:t>mulighed for at s</w:t>
            </w:r>
            <w:r w:rsidR="00FA6A72">
              <w:t>parre med</w:t>
            </w:r>
            <w:r w:rsidRPr="00183417">
              <w:t xml:space="preserve"> </w:t>
            </w:r>
            <w:r w:rsidR="00F30196" w:rsidRPr="00183417">
              <w:t>OSM2</w:t>
            </w:r>
            <w:r w:rsidR="00FF42CC" w:rsidRPr="00183417">
              <w:t>-eksperter</w:t>
            </w:r>
            <w:r w:rsidRPr="00183417">
              <w:t xml:space="preserve">. </w:t>
            </w:r>
          </w:p>
        </w:tc>
      </w:tr>
      <w:tr w:rsidR="00DC444B" w14:paraId="3E4B3417" w14:textId="77777777" w:rsidTr="004176DC">
        <w:tc>
          <w:tcPr>
            <w:tcW w:w="1696" w:type="dxa"/>
            <w:tcBorders>
              <w:top w:val="single" w:sz="4" w:space="0" w:color="7F7F7F" w:themeColor="text1" w:themeTint="80"/>
              <w:left w:val="single" w:sz="4" w:space="0" w:color="7F7F7F"/>
              <w:bottom w:val="single" w:sz="4" w:space="0" w:color="7F7F7F"/>
              <w:right w:val="single" w:sz="4" w:space="0" w:color="7F7F7F"/>
            </w:tcBorders>
            <w:tcMar>
              <w:top w:w="28" w:type="dxa"/>
              <w:left w:w="57" w:type="dxa"/>
              <w:bottom w:w="28" w:type="dxa"/>
              <w:right w:w="57" w:type="dxa"/>
            </w:tcMar>
          </w:tcPr>
          <w:p w14:paraId="3EA32F45" w14:textId="77777777" w:rsidR="00DC444B" w:rsidRPr="00183417" w:rsidRDefault="00DC444B" w:rsidP="00DE39D7">
            <w:pPr>
              <w:pStyle w:val="Tabel"/>
            </w:pPr>
            <w:r w:rsidRPr="00183417">
              <w:lastRenderedPageBreak/>
              <w:t>Infrastruktur</w:t>
            </w:r>
          </w:p>
        </w:tc>
        <w:tc>
          <w:tcPr>
            <w:tcW w:w="3969"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15594CD3" w14:textId="77777777" w:rsidR="00DC444B" w:rsidRPr="00183417" w:rsidRDefault="00DC444B" w:rsidP="00DE39D7">
            <w:pPr>
              <w:pStyle w:val="Tabel"/>
            </w:pPr>
            <w:r w:rsidRPr="00183417">
              <w:t xml:space="preserve">Anvender eksisterende OSM2 Udviklings-, test- og produktionsmiljøer, men med tilretninger. </w:t>
            </w:r>
          </w:p>
          <w:p w14:paraId="5C69C544" w14:textId="26FAC24A" w:rsidR="00651266" w:rsidRPr="00183417" w:rsidRDefault="008912A1" w:rsidP="00DE39D7">
            <w:pPr>
              <w:pStyle w:val="Tabel"/>
            </w:pPr>
            <w:commentRangeStart w:id="353"/>
            <w:commentRangeStart w:id="354"/>
            <w:r>
              <w:t>M</w:t>
            </w:r>
            <w:r w:rsidR="00651266" w:rsidRPr="00183417">
              <w:t>iddleware</w:t>
            </w:r>
            <w:commentRangeEnd w:id="353"/>
            <w:r w:rsidR="00963D06">
              <w:rPr>
                <w:rStyle w:val="Kommentarhenvisning"/>
              </w:rPr>
              <w:commentReference w:id="353"/>
            </w:r>
            <w:commentRangeEnd w:id="354"/>
            <w:r w:rsidR="00014948">
              <w:rPr>
                <w:rStyle w:val="Kommentarhenvisning"/>
              </w:rPr>
              <w:commentReference w:id="354"/>
            </w:r>
            <w:r w:rsidR="00651266" w:rsidRPr="00183417">
              <w:t xml:space="preserve"> omkostninger og licenser er ikke specificeret i estimaterne, men </w:t>
            </w:r>
            <w:r w:rsidR="007C5160">
              <w:t>det</w:t>
            </w:r>
            <w:r w:rsidR="00651266" w:rsidRPr="00183417">
              <w:t xml:space="preserve"> antages at omkostningerne ikke har stor påvirkning på prise</w:t>
            </w:r>
            <w:r w:rsidR="00651266" w:rsidRPr="00183417">
              <w:lastRenderedPageBreak/>
              <w:t xml:space="preserve">n og </w:t>
            </w:r>
            <w:r w:rsidR="007C5160">
              <w:t xml:space="preserve">at </w:t>
            </w:r>
            <w:r w:rsidR="00651266" w:rsidRPr="00183417">
              <w:t xml:space="preserve">omkostninger </w:t>
            </w:r>
            <w:r w:rsidR="007C5160">
              <w:t>vil være</w:t>
            </w:r>
            <w:r w:rsidR="00651266" w:rsidRPr="00183417">
              <w:t xml:space="preserve"> ca. de samme uanset scenariet (hvis man nu holder sig til open source software med evt. supportaftale).</w:t>
            </w:r>
          </w:p>
          <w:p w14:paraId="1DE4FD91" w14:textId="61C5FCAF" w:rsidR="00DC444B" w:rsidRPr="00183417" w:rsidRDefault="00EF3D43" w:rsidP="00DE39D7">
            <w:pPr>
              <w:pStyle w:val="Tabel"/>
            </w:pPr>
            <w:r>
              <w:t xml:space="preserve">Det </w:t>
            </w:r>
            <w:r w:rsidR="008E320D">
              <w:t>er på nuværende tidspunkt ikke vurderet, om man vil gøre brug af en</w:t>
            </w:r>
            <w:r w:rsidR="00DC444B" w:rsidRPr="00183417">
              <w:t xml:space="preserve"> cloud-løsning</w:t>
            </w:r>
            <w:r w:rsidR="0013712C" w:rsidRPr="00183417">
              <w:t xml:space="preserve">. </w:t>
            </w:r>
          </w:p>
        </w:tc>
        <w:tc>
          <w:tcPr>
            <w:tcW w:w="424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467A1006" w14:textId="77777777" w:rsidR="00152AEE" w:rsidRPr="00183417" w:rsidRDefault="00DC444B" w:rsidP="00DE39D7">
            <w:pPr>
              <w:pStyle w:val="Tabel"/>
            </w:pPr>
            <w:r w:rsidRPr="00183417">
              <w:t xml:space="preserve">Der etableres eget udviklings-, test- og produktionsmiljøer mm. </w:t>
            </w:r>
            <w:r w:rsidR="00152AEE" w:rsidRPr="00183417">
              <w:br/>
            </w:r>
          </w:p>
          <w:p w14:paraId="41A0C393" w14:textId="7CFC4DB9" w:rsidR="00A024DE" w:rsidRPr="00183417" w:rsidRDefault="006A226F" w:rsidP="00DE39D7">
            <w:pPr>
              <w:pStyle w:val="Tabel"/>
            </w:pPr>
            <w:r w:rsidRPr="00183417">
              <w:t>Som for scenarie 1 er i</w:t>
            </w:r>
            <w:r w:rsidR="00A024DE" w:rsidRPr="00183417">
              <w:t xml:space="preserve">nfrastruktur og middleware omkostninger og licenser ikke specificeret i estimaterne, men </w:t>
            </w:r>
            <w:r w:rsidR="007C5160">
              <w:t xml:space="preserve">det </w:t>
            </w:r>
            <w:r w:rsidR="00A024DE" w:rsidRPr="00183417">
              <w:t xml:space="preserve">antages at omkostningerne ikke har stor påvirkning på prisen og </w:t>
            </w:r>
            <w:r w:rsidR="007C5160">
              <w:t xml:space="preserve">at </w:t>
            </w:r>
            <w:r w:rsidR="00A024DE" w:rsidRPr="00183417">
              <w:t xml:space="preserve">omkostninger </w:t>
            </w:r>
            <w:r w:rsidR="007C5160">
              <w:t>vil være</w:t>
            </w:r>
            <w:r w:rsidR="00A024DE" w:rsidRPr="00183417">
              <w:t xml:space="preserve"> ca. de samme uanset scenariet (hvis man nu holder sig til open source software med evt. supportaftale).</w:t>
            </w:r>
          </w:p>
          <w:p w14:paraId="5EAA1742" w14:textId="3B7564CB" w:rsidR="00DC444B" w:rsidRPr="00183417" w:rsidRDefault="00152AEE" w:rsidP="00DE39D7">
            <w:pPr>
              <w:pStyle w:val="Tabel"/>
            </w:pPr>
            <w:r w:rsidRPr="00183417">
              <w:br/>
            </w:r>
            <w:r w:rsidR="008E320D">
              <w:t>Det er på nuværende tidspunkt ikke vurderet, om man vil gøre brug af en</w:t>
            </w:r>
            <w:r w:rsidR="008E320D" w:rsidRPr="00183417">
              <w:t xml:space="preserve"> cloud-løsning. </w:t>
            </w:r>
          </w:p>
        </w:tc>
      </w:tr>
      <w:tr w:rsidR="00DC444B" w:rsidRPr="00F64893" w14:paraId="39F1E2A4" w14:textId="77777777" w:rsidTr="006E2272">
        <w:tc>
          <w:tcPr>
            <w:tcW w:w="169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661A2C85" w14:textId="183BA6EB" w:rsidR="00DC444B" w:rsidRPr="00183417" w:rsidRDefault="00DC444B" w:rsidP="00DE39D7">
            <w:pPr>
              <w:pStyle w:val="Tabel"/>
            </w:pPr>
            <w:r w:rsidRPr="00183417">
              <w:t>Tilretninger til andre systemer  </w:t>
            </w:r>
          </w:p>
        </w:tc>
        <w:tc>
          <w:tcPr>
            <w:tcW w:w="3969"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152AE62D" w14:textId="26F25A94" w:rsidR="00DC444B" w:rsidRPr="00183417" w:rsidRDefault="00DC444B" w:rsidP="00DE39D7">
            <w:pPr>
              <w:pStyle w:val="Tabel"/>
            </w:pPr>
            <w:r w:rsidRPr="00183417">
              <w:t xml:space="preserve">Der skal laves </w:t>
            </w:r>
            <w:r w:rsidR="004F7C25" w:rsidRPr="00183417">
              <w:t>mindre</w:t>
            </w:r>
            <w:r w:rsidRPr="00183417">
              <w:t xml:space="preserve"> tilretninger </w:t>
            </w:r>
            <w:r w:rsidR="004F7C25" w:rsidRPr="00183417">
              <w:t xml:space="preserve">i </w:t>
            </w:r>
            <w:r w:rsidRPr="00183417">
              <w:t>andre systemer eks. ES (ny pligtkode), NTSE og evt. DKVIES og VIES on the web</w:t>
            </w:r>
          </w:p>
        </w:tc>
        <w:tc>
          <w:tcPr>
            <w:tcW w:w="424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29CD097E" w14:textId="77777777" w:rsidR="00DC444B" w:rsidRPr="00183417" w:rsidRDefault="00DC444B" w:rsidP="00DE39D7">
            <w:pPr>
              <w:pStyle w:val="Tabel"/>
              <w:rPr>
                <w:lang w:val="en-US"/>
              </w:rPr>
            </w:pPr>
            <w:r w:rsidRPr="00183417">
              <w:rPr>
                <w:lang w:val="en-US"/>
              </w:rPr>
              <w:t>Samme som scenarie 1</w:t>
            </w:r>
          </w:p>
        </w:tc>
      </w:tr>
      <w:tr w:rsidR="00DC444B" w14:paraId="62C747C6" w14:textId="77777777" w:rsidTr="006E2272">
        <w:tc>
          <w:tcPr>
            <w:tcW w:w="169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0F908C71" w14:textId="77777777" w:rsidR="00DC444B" w:rsidRPr="00183417" w:rsidRDefault="00DC444B" w:rsidP="00DE39D7">
            <w:pPr>
              <w:pStyle w:val="Tabel"/>
            </w:pPr>
            <w:r w:rsidRPr="00183417">
              <w:t>Snitflader til andre systemer og datamodel</w:t>
            </w:r>
          </w:p>
        </w:tc>
        <w:tc>
          <w:tcPr>
            <w:tcW w:w="3969"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0769B133" w14:textId="7DE55D4A" w:rsidR="003F76D4" w:rsidRPr="00183417" w:rsidRDefault="008A1FDB" w:rsidP="00DE39D7">
            <w:pPr>
              <w:pStyle w:val="Tabel"/>
            </w:pPr>
            <w:r w:rsidRPr="00183417">
              <w:t xml:space="preserve">Mulighed for at </w:t>
            </w:r>
            <w:r w:rsidR="003B7EBC" w:rsidRPr="00183417">
              <w:t xml:space="preserve">genanvende </w:t>
            </w:r>
            <w:r w:rsidR="00B97B12" w:rsidRPr="00183417">
              <w:t>registre og moduler fra OSM</w:t>
            </w:r>
            <w:r w:rsidR="00B51E21" w:rsidRPr="00183417">
              <w:t>2</w:t>
            </w:r>
            <w:r w:rsidR="00B97B12" w:rsidRPr="00183417">
              <w:t xml:space="preserve">s, eks: </w:t>
            </w:r>
            <w:r w:rsidR="003B7EBC" w:rsidRPr="00183417">
              <w:t xml:space="preserve"> </w:t>
            </w:r>
          </w:p>
          <w:p w14:paraId="37687CE1" w14:textId="6EAD3F7E" w:rsidR="00DC444B" w:rsidRPr="00183417" w:rsidRDefault="00DC444B" w:rsidP="00DE39D7">
            <w:pPr>
              <w:pStyle w:val="Tabel"/>
            </w:pPr>
            <w:r w:rsidRPr="00183417">
              <w:t>Mulighed for at genanvende/udvide UVIR til virksomhedsregistrering i</w:t>
            </w:r>
            <w:r w:rsidR="00847B3E" w:rsidRPr="00183417">
              <w:t xml:space="preserve"> O</w:t>
            </w:r>
            <w:r w:rsidRPr="00183417">
              <w:t>SM2 (</w:t>
            </w:r>
            <w:r w:rsidR="00CD5D74" w:rsidRPr="00183417">
              <w:t xml:space="preserve">men </w:t>
            </w:r>
            <w:r w:rsidRPr="00183417">
              <w:t xml:space="preserve">evt. billigere at lave et nyt SMV-virksomhedsregister). </w:t>
            </w:r>
          </w:p>
          <w:p w14:paraId="55FDAA89" w14:textId="33CD929F" w:rsidR="00193D25" w:rsidRPr="00183417" w:rsidRDefault="00193D25" w:rsidP="00DE39D7">
            <w:pPr>
              <w:pStyle w:val="Tabel"/>
              <w:rPr>
                <w:lang w:val="en-US"/>
              </w:rPr>
            </w:pPr>
            <w:r w:rsidRPr="00183417">
              <w:rPr>
                <w:lang w:val="en-US"/>
              </w:rPr>
              <w:t>OSM2s Track &amp; Trace modul (gen)bruges</w:t>
            </w:r>
          </w:p>
          <w:p w14:paraId="5D24DF7F" w14:textId="59F17D2B" w:rsidR="00061A3D" w:rsidRPr="00183417" w:rsidRDefault="00061A3D" w:rsidP="00DE39D7">
            <w:pPr>
              <w:pStyle w:val="Tabel"/>
            </w:pPr>
            <w:r w:rsidRPr="00183417">
              <w:t>OSM2s Virksomhedskommunikation modul bruges</w:t>
            </w:r>
            <w:r w:rsidR="00110807" w:rsidRPr="00183417">
              <w:t xml:space="preserve"> til kommunikation.</w:t>
            </w:r>
          </w:p>
          <w:p w14:paraId="5C4BC0D8" w14:textId="4041E30F" w:rsidR="00BB6B9D" w:rsidRPr="00183417" w:rsidRDefault="005B14EB" w:rsidP="00DE39D7">
            <w:pPr>
              <w:pStyle w:val="Tabel"/>
            </w:pPr>
            <w:r w:rsidRPr="00183417">
              <w:t xml:space="preserve">Noget </w:t>
            </w:r>
            <w:r w:rsidR="00A80EA0" w:rsidRPr="00183417">
              <w:t>funktionalitet</w:t>
            </w:r>
            <w:r w:rsidRPr="00183417">
              <w:t xml:space="preserve"> udvikles uafhængigt af OSM2</w:t>
            </w:r>
            <w:r w:rsidR="00CF0064" w:rsidRPr="00183417">
              <w:t xml:space="preserve"> også i dette scenarie</w:t>
            </w:r>
            <w:r w:rsidR="00717F5E" w:rsidRPr="00183417">
              <w:t xml:space="preserve">, eks: </w:t>
            </w:r>
          </w:p>
          <w:p w14:paraId="445421DF" w14:textId="14CBCE7D" w:rsidR="00DC444B" w:rsidRPr="00183417" w:rsidRDefault="009240B4" w:rsidP="00DE39D7">
            <w:pPr>
              <w:pStyle w:val="Tabel"/>
            </w:pPr>
            <w:r w:rsidRPr="00183417">
              <w:t>SMV</w:t>
            </w:r>
            <w:r w:rsidR="00B83827" w:rsidRPr="00183417">
              <w:t>-</w:t>
            </w:r>
            <w:r w:rsidR="00DC444B" w:rsidRPr="00183417">
              <w:t>Angivelse</w:t>
            </w:r>
            <w:r w:rsidRPr="00183417">
              <w:t>s-funktionalitet</w:t>
            </w:r>
            <w:r w:rsidR="006E6AD7" w:rsidRPr="00183417">
              <w:t>.</w:t>
            </w:r>
            <w:r w:rsidRPr="00183417">
              <w:t xml:space="preserve"> </w:t>
            </w:r>
          </w:p>
          <w:p w14:paraId="3E8B958F" w14:textId="1E018511" w:rsidR="00E325BD" w:rsidRPr="00183417" w:rsidRDefault="00E325BD" w:rsidP="00DE39D7">
            <w:pPr>
              <w:pStyle w:val="Tabel"/>
            </w:pPr>
            <w:r w:rsidRPr="00183417">
              <w:t xml:space="preserve">Validering, når der er behov for at tjekke omsætning eller registreringsforholdene i SMV eller andre systemer </w:t>
            </w:r>
          </w:p>
        </w:tc>
        <w:tc>
          <w:tcPr>
            <w:tcW w:w="424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3BE52B0D" w14:textId="271FFC7F" w:rsidR="008864F1" w:rsidRPr="00183417" w:rsidRDefault="008864F1" w:rsidP="00DE39D7">
            <w:pPr>
              <w:pStyle w:val="Tabel"/>
            </w:pPr>
            <w:r w:rsidRPr="00183417">
              <w:t>Ikke mulighed for at genanvende registre og moduler fra OSM</w:t>
            </w:r>
            <w:r w:rsidR="00F4062E" w:rsidRPr="00183417">
              <w:t>2</w:t>
            </w:r>
            <w:r w:rsidRPr="00183417">
              <w:t xml:space="preserve">s, eks: </w:t>
            </w:r>
          </w:p>
          <w:p w14:paraId="7DA5C165" w14:textId="6292FC47" w:rsidR="00DC444B" w:rsidRPr="00183417" w:rsidRDefault="00DC444B" w:rsidP="00DE39D7">
            <w:pPr>
              <w:pStyle w:val="Tabel"/>
            </w:pPr>
            <w:r w:rsidRPr="00183417">
              <w:t>UVIR kan ikke genbruges, så der skal udvikles et nyt SMV</w:t>
            </w:r>
            <w:r w:rsidR="00C86676" w:rsidRPr="00183417">
              <w:t>-</w:t>
            </w:r>
            <w:r w:rsidRPr="00183417">
              <w:t>virksomhedsregister.</w:t>
            </w:r>
          </w:p>
          <w:p w14:paraId="461B9BDB" w14:textId="77777777" w:rsidR="00193D25" w:rsidRPr="00183417" w:rsidRDefault="00193D25" w:rsidP="00DE39D7">
            <w:pPr>
              <w:pStyle w:val="Tabel"/>
            </w:pPr>
          </w:p>
          <w:p w14:paraId="08A2B4D3" w14:textId="77777777" w:rsidR="008864F1" w:rsidRPr="00183417" w:rsidRDefault="008864F1" w:rsidP="00DE39D7">
            <w:pPr>
              <w:pStyle w:val="Tabel"/>
            </w:pPr>
          </w:p>
          <w:p w14:paraId="7BFBD545" w14:textId="43A52939" w:rsidR="00193D25" w:rsidRPr="00183417" w:rsidRDefault="00193D25" w:rsidP="00DE39D7">
            <w:pPr>
              <w:pStyle w:val="Tabel"/>
            </w:pPr>
            <w:r w:rsidRPr="00183417">
              <w:t xml:space="preserve">Nyt Track &amp;Trace udvikles </w:t>
            </w:r>
          </w:p>
          <w:p w14:paraId="119F3E9B" w14:textId="0E93EC26" w:rsidR="00110807" w:rsidRPr="00183417" w:rsidRDefault="00110807" w:rsidP="00DE39D7">
            <w:pPr>
              <w:pStyle w:val="Tabel"/>
            </w:pPr>
            <w:r w:rsidRPr="00183417">
              <w:t xml:space="preserve">Ny Virksomhedskommunikations løsning </w:t>
            </w:r>
            <w:r w:rsidR="009F0800" w:rsidRPr="00183417">
              <w:t>skal udvikles</w:t>
            </w:r>
          </w:p>
          <w:p w14:paraId="41323BA1" w14:textId="77777777" w:rsidR="00110807" w:rsidRPr="00183417" w:rsidRDefault="00110807" w:rsidP="00DE39D7">
            <w:pPr>
              <w:pStyle w:val="Tabel"/>
            </w:pPr>
          </w:p>
          <w:p w14:paraId="0BF57647" w14:textId="34BE1A18" w:rsidR="001321E3" w:rsidRPr="00183417" w:rsidRDefault="00CB10FA" w:rsidP="00DE39D7">
            <w:pPr>
              <w:pStyle w:val="Tabel"/>
            </w:pPr>
            <w:r w:rsidRPr="00183417">
              <w:br/>
            </w:r>
            <w:r w:rsidR="00737AAC" w:rsidRPr="00183417">
              <w:t xml:space="preserve">Alt </w:t>
            </w:r>
            <w:r w:rsidR="001321E3" w:rsidRPr="00183417">
              <w:t>SMV-</w:t>
            </w:r>
            <w:r w:rsidR="00C76C0B" w:rsidRPr="00183417">
              <w:t>funktionalitet</w:t>
            </w:r>
            <w:r w:rsidR="001321E3" w:rsidRPr="00183417">
              <w:t xml:space="preserve"> </w:t>
            </w:r>
            <w:r w:rsidR="00300DEC" w:rsidRPr="00183417">
              <w:t xml:space="preserve">udvikles </w:t>
            </w:r>
            <w:r w:rsidR="00C76C0B" w:rsidRPr="00183417">
              <w:t>uafhængig af OSM2</w:t>
            </w:r>
          </w:p>
        </w:tc>
      </w:tr>
      <w:tr w:rsidR="00DC444B" w14:paraId="13B55B40" w14:textId="77777777" w:rsidTr="006E2272">
        <w:tc>
          <w:tcPr>
            <w:tcW w:w="169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121969CC" w14:textId="763E9EED" w:rsidR="00DC444B" w:rsidRPr="00183417" w:rsidRDefault="002B2616" w:rsidP="00DE39D7">
            <w:pPr>
              <w:pStyle w:val="Tabel"/>
            </w:pPr>
            <w:r>
              <w:t>Brugergrænseflade</w:t>
            </w:r>
          </w:p>
        </w:tc>
        <w:tc>
          <w:tcPr>
            <w:tcW w:w="3969"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73FC7C0A" w14:textId="209C7AB1" w:rsidR="00DC444B" w:rsidRPr="00183417" w:rsidRDefault="00DC444B" w:rsidP="00DE39D7">
            <w:pPr>
              <w:pStyle w:val="Tabel"/>
            </w:pPr>
            <w:r w:rsidRPr="00183417">
              <w:t>Mulighed for at tilføje SMV til OSM2</w:t>
            </w:r>
            <w:r w:rsidR="00BE20E1">
              <w:t xml:space="preserve">s </w:t>
            </w:r>
            <w:r w:rsidR="00BE20E1" w:rsidRPr="00BE20E1">
              <w:t>brugergrænseflade</w:t>
            </w:r>
            <w:r w:rsidR="00AC3F1B" w:rsidRPr="00183417">
              <w:t xml:space="preserve">. Dette </w:t>
            </w:r>
            <w:r w:rsidRPr="00183417">
              <w:t>vil medføre en fælles indgang fra NTSE til OSM2 og SMV med fælles test etc.</w:t>
            </w:r>
          </w:p>
        </w:tc>
        <w:tc>
          <w:tcPr>
            <w:tcW w:w="424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382F9008" w14:textId="2E1B94B2" w:rsidR="00DC444B" w:rsidRPr="00183417" w:rsidRDefault="00DC444B" w:rsidP="00DE39D7">
            <w:pPr>
              <w:pStyle w:val="Tabel"/>
            </w:pPr>
            <w:r w:rsidRPr="00183417">
              <w:t>Ny SMV-</w:t>
            </w:r>
            <w:r w:rsidR="002B2616">
              <w:t>brugergrænseflade</w:t>
            </w:r>
            <w:r w:rsidRPr="00183417">
              <w:t xml:space="preserve"> samt </w:t>
            </w:r>
            <w:r w:rsidR="009A63DA" w:rsidRPr="00183417">
              <w:t>separat</w:t>
            </w:r>
            <w:r w:rsidRPr="00183417">
              <w:t xml:space="preserve"> link på/fra NTSE</w:t>
            </w:r>
            <w:r w:rsidR="000D7CE5" w:rsidRPr="00183417">
              <w:t>.</w:t>
            </w:r>
          </w:p>
        </w:tc>
      </w:tr>
      <w:tr w:rsidR="00DC444B" w14:paraId="0A850C41" w14:textId="77777777" w:rsidTr="006E2272">
        <w:tc>
          <w:tcPr>
            <w:tcW w:w="169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2F7A5FA5" w14:textId="77777777" w:rsidR="00DC444B" w:rsidRPr="00183417" w:rsidRDefault="00DC444B" w:rsidP="00DE39D7">
            <w:pPr>
              <w:pStyle w:val="Tabel"/>
            </w:pPr>
            <w:r w:rsidRPr="00183417">
              <w:t>Gennemførelse</w:t>
            </w:r>
          </w:p>
        </w:tc>
        <w:tc>
          <w:tcPr>
            <w:tcW w:w="3969"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04B41C08" w14:textId="73243392" w:rsidR="00DC444B" w:rsidRPr="00183417" w:rsidRDefault="00DC444B" w:rsidP="00DE39D7">
            <w:pPr>
              <w:pStyle w:val="Tabel"/>
            </w:pPr>
            <w:r w:rsidRPr="00183417">
              <w:t>Genbruger eksisterende opsætninger, test</w:t>
            </w:r>
            <w:r w:rsidR="006705EC">
              <w:t xml:space="preserve"> </w:t>
            </w:r>
            <w:r w:rsidRPr="00183417">
              <w:t>set</w:t>
            </w:r>
            <w:r w:rsidR="006705EC">
              <w:t>-</w:t>
            </w:r>
            <w:r w:rsidRPr="00183417">
              <w:t xml:space="preserve">up, sikkerhed, </w:t>
            </w:r>
            <w:r w:rsidR="00283F48">
              <w:t>idriftsættelses</w:t>
            </w:r>
            <w:r w:rsidR="00283F48" w:rsidRPr="00183417">
              <w:t xml:space="preserve">procedurer </w:t>
            </w:r>
            <w:r w:rsidRPr="00183417">
              <w:t>etc. </w:t>
            </w:r>
          </w:p>
        </w:tc>
        <w:tc>
          <w:tcPr>
            <w:tcW w:w="4246" w:type="dxa"/>
            <w:tcBorders>
              <w:top w:val="single" w:sz="4" w:space="0" w:color="7F7F7F"/>
              <w:left w:val="single" w:sz="4" w:space="0" w:color="7F7F7F"/>
              <w:bottom w:val="single" w:sz="4" w:space="0" w:color="7F7F7F"/>
              <w:right w:val="single" w:sz="4" w:space="0" w:color="7F7F7F"/>
            </w:tcBorders>
            <w:tcMar>
              <w:top w:w="28" w:type="dxa"/>
              <w:left w:w="57" w:type="dxa"/>
              <w:bottom w:w="28" w:type="dxa"/>
              <w:right w:w="57" w:type="dxa"/>
            </w:tcMar>
          </w:tcPr>
          <w:p w14:paraId="0CA3FF47" w14:textId="73329A12" w:rsidR="00DC444B" w:rsidRPr="00183417" w:rsidRDefault="00DC444B" w:rsidP="00DE39D7">
            <w:pPr>
              <w:pStyle w:val="Tabel"/>
            </w:pPr>
            <w:r w:rsidRPr="00183417">
              <w:t>Nyt opsætninger, test</w:t>
            </w:r>
            <w:r w:rsidR="006705EC">
              <w:t xml:space="preserve"> </w:t>
            </w:r>
            <w:r w:rsidRPr="00183417">
              <w:t>set</w:t>
            </w:r>
            <w:r w:rsidR="006705EC">
              <w:t>-</w:t>
            </w:r>
            <w:r w:rsidRPr="00183417">
              <w:t xml:space="preserve">up, sikkerhed, </w:t>
            </w:r>
            <w:r w:rsidR="00283F48">
              <w:t>idriftsættelses</w:t>
            </w:r>
            <w:r w:rsidR="00283F48" w:rsidRPr="00183417">
              <w:t xml:space="preserve">procedurer </w:t>
            </w:r>
            <w:r w:rsidRPr="00183417">
              <w:t>etc.</w:t>
            </w:r>
          </w:p>
        </w:tc>
      </w:tr>
    </w:tbl>
    <w:p w14:paraId="29AF9657" w14:textId="77777777" w:rsidR="00DC444B" w:rsidRPr="00097C0F" w:rsidRDefault="00DC444B" w:rsidP="0085617F">
      <w:pPr>
        <w:pStyle w:val="Brdtekst"/>
      </w:pPr>
    </w:p>
    <w:p w14:paraId="56684362" w14:textId="4A8F9D51" w:rsidR="0029563E" w:rsidRPr="00E075A3" w:rsidRDefault="0029563E" w:rsidP="0029563E">
      <w:pPr>
        <w:pStyle w:val="Brdtekst"/>
      </w:pPr>
      <w:r>
        <w:t>S</w:t>
      </w:r>
      <w:r w:rsidRPr="00E075A3">
        <w:t>cenarie 1 er lavet under forudsætning</w:t>
      </w:r>
      <w:r>
        <w:t xml:space="preserve"> af</w:t>
      </w:r>
      <w:r w:rsidRPr="00E075A3">
        <w:t xml:space="preserve">, at det lykkes for </w:t>
      </w:r>
      <w:r>
        <w:t>OSM2</w:t>
      </w:r>
      <w:r w:rsidRPr="00E075A3">
        <w:t xml:space="preserve"> at implementere udestående på stabiliserings-roadmap</w:t>
      </w:r>
      <w:r w:rsidR="00B16F56">
        <w:t>,</w:t>
      </w:r>
      <w:r w:rsidRPr="00E075A3">
        <w:t xml:space="preserve"> inden SMV kommer i gang (især ifm. kontrol over transaktioner</w:t>
      </w:r>
      <w:r>
        <w:t xml:space="preserve">/sagsbehandling/Virksomhedsregister). </w:t>
      </w:r>
      <w:r w:rsidR="006705EC">
        <w:t xml:space="preserve">I </w:t>
      </w:r>
      <w:r>
        <w:t xml:space="preserve">Scenarie 1 </w:t>
      </w:r>
      <w:r w:rsidR="006705EC">
        <w:t xml:space="preserve">vil </w:t>
      </w:r>
      <w:r>
        <w:t xml:space="preserve">genanvendelse af </w:t>
      </w:r>
      <w:r w:rsidR="006705EC">
        <w:t xml:space="preserve">OSM2 </w:t>
      </w:r>
      <w:r>
        <w:t xml:space="preserve">Virksomhedsregistreret </w:t>
      </w:r>
      <w:r w:rsidR="00683955">
        <w:t>bevirke at</w:t>
      </w:r>
      <w:r>
        <w:t xml:space="preserve"> virksomhedsregisteringen for udenlandske virksomheder </w:t>
      </w:r>
      <w:r w:rsidR="00683955">
        <w:t xml:space="preserve">samles </w:t>
      </w:r>
      <w:r>
        <w:t>i samme register (SMV og OSM2, men ikke VIES)</w:t>
      </w:r>
      <w:r w:rsidR="00683955">
        <w:t>. P</w:t>
      </w:r>
      <w:r>
        <w:t xml:space="preserve">otentielt </w:t>
      </w:r>
      <w:r w:rsidR="00683955">
        <w:t>vil det muliggøre at få</w:t>
      </w:r>
      <w:r>
        <w:t xml:space="preserve"> en fællekomponent på tværs af virksomhedsdomænet, hvis dette besluttes og udvikles. Dette vil sikre konsistent</w:t>
      </w:r>
      <w:r w:rsidR="00683955">
        <w:t>e</w:t>
      </w:r>
      <w:r>
        <w:t xml:space="preserve"> data, og grundlag for genbrug af funktionalitet. Udskille</w:t>
      </w:r>
      <w:r w:rsidR="0098179D">
        <w:t>l</w:t>
      </w:r>
      <w:r>
        <w:t>s</w:t>
      </w:r>
      <w:r w:rsidR="0098179D">
        <w:t>e</w:t>
      </w:r>
      <w:r>
        <w:t xml:space="preserve"> som selvstændig fælleskomponent er </w:t>
      </w:r>
      <w:r w:rsidRPr="1BAFD315">
        <w:rPr>
          <w:u w:val="single"/>
        </w:rPr>
        <w:t>ikke</w:t>
      </w:r>
      <w:r>
        <w:t xml:space="preserve"> </w:t>
      </w:r>
      <w:r w:rsidR="0098179D" w:rsidRPr="0098179D">
        <w:t>e</w:t>
      </w:r>
      <w:r w:rsidR="0098179D" w:rsidRPr="00F731B3">
        <w:t>n</w:t>
      </w:r>
      <w:r w:rsidR="0098179D">
        <w:t xml:space="preserve"> </w:t>
      </w:r>
      <w:r>
        <w:t>del af scope.</w:t>
      </w:r>
    </w:p>
    <w:p w14:paraId="78EDF019" w14:textId="029307FE" w:rsidR="00F81DA7" w:rsidRDefault="009C5A93" w:rsidP="00E075A3">
      <w:pPr>
        <w:pStyle w:val="Brdtekst"/>
      </w:pPr>
      <w:bookmarkStart w:id="355" w:name="_Toc519426326"/>
      <w:bookmarkStart w:id="356" w:name="_Ref525302993"/>
      <w:bookmarkStart w:id="357" w:name="_Ref525303030"/>
      <w:r>
        <w:lastRenderedPageBreak/>
        <w:t>Det er forudsat</w:t>
      </w:r>
      <w:r w:rsidR="00F30196">
        <w:t>,</w:t>
      </w:r>
      <w:r>
        <w:t xml:space="preserve"> at </w:t>
      </w:r>
      <w:r w:rsidR="00810C2B" w:rsidRPr="00E075A3">
        <w:t>SMV</w:t>
      </w:r>
      <w:r>
        <w:t>-</w:t>
      </w:r>
      <w:r w:rsidR="00810C2B" w:rsidRPr="00E075A3">
        <w:t xml:space="preserve">projektet i scenarie 2 stadigvæk </w:t>
      </w:r>
      <w:r w:rsidR="00FD6291">
        <w:t xml:space="preserve">har </w:t>
      </w:r>
      <w:r w:rsidR="0029563E">
        <w:t>mulighed for at sparre</w:t>
      </w:r>
      <w:r w:rsidR="0029563E" w:rsidRPr="00E075A3">
        <w:t xml:space="preserve"> </w:t>
      </w:r>
      <w:r w:rsidR="00CD2E30">
        <w:t>med</w:t>
      </w:r>
      <w:r w:rsidR="0029563E" w:rsidRPr="00E075A3">
        <w:t xml:space="preserve"> </w:t>
      </w:r>
      <w:r w:rsidR="0029563E">
        <w:t>OSM2</w:t>
      </w:r>
      <w:r w:rsidR="00810C2B" w:rsidRPr="00E075A3">
        <w:t>-eksperter</w:t>
      </w:r>
      <w:r w:rsidR="00FD6291">
        <w:t xml:space="preserve">, </w:t>
      </w:r>
      <w:r w:rsidR="00F30196">
        <w:t>så</w:t>
      </w:r>
      <w:r w:rsidR="00FD6291">
        <w:t xml:space="preserve"> de</w:t>
      </w:r>
      <w:r w:rsidR="00810C2B" w:rsidRPr="00E075A3">
        <w:t>r er mulighed for</w:t>
      </w:r>
      <w:r w:rsidR="00CD2E30">
        <w:t>,</w:t>
      </w:r>
      <w:r w:rsidR="0029563E" w:rsidRPr="00E075A3">
        <w:t xml:space="preserve"> </w:t>
      </w:r>
      <w:r w:rsidR="00CD2E30">
        <w:t>at</w:t>
      </w:r>
      <w:r w:rsidR="00810C2B" w:rsidRPr="00E075A3">
        <w:t xml:space="preserve"> den mest kritiske </w:t>
      </w:r>
      <w:r w:rsidR="007A6113" w:rsidRPr="00E075A3">
        <w:t xml:space="preserve">viden </w:t>
      </w:r>
      <w:r w:rsidR="0029563E" w:rsidRPr="00E075A3">
        <w:t>overdrage</w:t>
      </w:r>
      <w:r w:rsidR="00CD2E30">
        <w:t>s</w:t>
      </w:r>
      <w:r w:rsidR="00810C2B" w:rsidRPr="00E075A3">
        <w:t xml:space="preserve"> mellem </w:t>
      </w:r>
      <w:r w:rsidR="00F30196">
        <w:t>OSM2</w:t>
      </w:r>
      <w:r w:rsidR="00F81DA7">
        <w:t>-</w:t>
      </w:r>
      <w:r w:rsidR="00810C2B" w:rsidRPr="00E075A3">
        <w:t xml:space="preserve"> og SMV</w:t>
      </w:r>
      <w:r w:rsidR="00B326E5">
        <w:t>-projekte</w:t>
      </w:r>
      <w:r w:rsidR="007A6113">
        <w:t>t</w:t>
      </w:r>
      <w:r w:rsidR="00683955">
        <w:t xml:space="preserve">, da </w:t>
      </w:r>
      <w:r w:rsidR="00D11B04">
        <w:t>der selv ved en</w:t>
      </w:r>
      <w:r w:rsidR="007D042B">
        <w:t xml:space="preserve"> selvstændig løsning vil</w:t>
      </w:r>
      <w:r w:rsidR="0028305F">
        <w:t xml:space="preserve"> være</w:t>
      </w:r>
      <w:r w:rsidR="007D042B">
        <w:t xml:space="preserve"> </w:t>
      </w:r>
      <w:r w:rsidR="00D11B04">
        <w:t xml:space="preserve">ligheder </w:t>
      </w:r>
      <w:r w:rsidR="00F47AF9">
        <w:t xml:space="preserve">mellem elementer i ordningerne og derfor giver mening at trække </w:t>
      </w:r>
      <w:r w:rsidR="00B64141">
        <w:t>på</w:t>
      </w:r>
      <w:r w:rsidR="00F47AF9">
        <w:t xml:space="preserve"> erfaringen fra OSM2</w:t>
      </w:r>
      <w:r w:rsidR="0029563E" w:rsidRPr="00E075A3">
        <w:t>.</w:t>
      </w:r>
      <w:r w:rsidR="000E3EF0">
        <w:t xml:space="preserve"> </w:t>
      </w:r>
    </w:p>
    <w:p w14:paraId="7DD14C5B" w14:textId="210600C8" w:rsidR="00B63336" w:rsidRPr="00AF4505" w:rsidRDefault="00B63336" w:rsidP="003729C5">
      <w:pPr>
        <w:pStyle w:val="Brdtekst"/>
      </w:pPr>
    </w:p>
    <w:p w14:paraId="11B88246" w14:textId="0D455EA2" w:rsidR="009204BB" w:rsidRDefault="009204BB" w:rsidP="00622D88">
      <w:pPr>
        <w:pStyle w:val="Overskrift2"/>
      </w:pPr>
      <w:bookmarkStart w:id="358" w:name="_Toc109308985"/>
      <w:r>
        <w:lastRenderedPageBreak/>
        <w:t>Teknisk</w:t>
      </w:r>
      <w:r w:rsidRPr="00052CE0">
        <w:t xml:space="preserve"> </w:t>
      </w:r>
      <w:r w:rsidR="00E31A2A">
        <w:t>løsning</w:t>
      </w:r>
      <w:r>
        <w:t>, kvalitet og test</w:t>
      </w:r>
      <w:bookmarkStart w:id="359" w:name="H_29"/>
      <w:bookmarkEnd w:id="358"/>
    </w:p>
    <w:p w14:paraId="0F90E074" w14:textId="3F08A4E2" w:rsidR="004F3F16" w:rsidRPr="00DD05A1" w:rsidRDefault="00A959B7" w:rsidP="00666598">
      <w:pPr>
        <w:pStyle w:val="Brdtekst"/>
      </w:pPr>
      <w:r>
        <w:t xml:space="preserve">Den tekniske løsning, som beskrives i dette afsnit, er gældende for begge scenarier. Dette skyldes at løsningen er beskrevet på et overordnet niveau, </w:t>
      </w:r>
      <w:r w:rsidR="00781C01">
        <w:t>hvor løsningen</w:t>
      </w:r>
      <w:r>
        <w:t xml:space="preserve"> kan </w:t>
      </w:r>
      <w:r w:rsidRPr="00E075A3">
        <w:t xml:space="preserve">realiseres med </w:t>
      </w:r>
      <w:r w:rsidR="00781C01">
        <w:t xml:space="preserve">både </w:t>
      </w:r>
      <w:r>
        <w:t>OSM2</w:t>
      </w:r>
      <w:r w:rsidRPr="00E075A3">
        <w:t xml:space="preserve"> eller </w:t>
      </w:r>
      <w:r w:rsidR="00E411AE">
        <w:t>nyudvikling</w:t>
      </w:r>
      <w:r w:rsidR="008E6CFD">
        <w:t>.</w:t>
      </w:r>
    </w:p>
    <w:sdt>
      <w:sdtPr>
        <w:rPr>
          <w:sz w:val="16"/>
        </w:rPr>
        <w:alias w:val="Hjælp"/>
        <w:tag w:val="MPK hjælp"/>
        <w:id w:val="1709994595"/>
        <w:lock w:val="sdtContentLocked"/>
        <w:placeholder>
          <w:docPart w:val="DefaultPlaceholder_-1854013440"/>
        </w:placeholder>
      </w:sdtPr>
      <w:sdtContent>
        <w:p w14:paraId="37087517" w14:textId="77777777" w:rsidR="004F3C30" w:rsidRPr="004F3C30" w:rsidRDefault="004F3C30" w:rsidP="00666598">
          <w:pPr>
            <w:pStyle w:val="Brdtekst"/>
          </w:pPr>
          <w:r w:rsidRPr="004F3C30">
            <w:fldChar w:fldCharType="begin"/>
          </w:r>
          <w:r w:rsidRPr="004F3C30">
            <w:instrText>HYPERLINK  \l "_DocTools_ScreenTip_87" \o "3.1 Teknisk løsning, kvalitet og aftestning</w:instrText>
          </w:r>
        </w:p>
        <w:p w14:paraId="1ABA03ED" w14:textId="77777777" w:rsidR="004F3C30" w:rsidRPr="004F3C30" w:rsidRDefault="004F3C30" w:rsidP="00E46DCB">
          <w:pPr>
            <w:pStyle w:val="MPKhjlp"/>
          </w:pPr>
        </w:p>
        <w:p w14:paraId="308A3548" w14:textId="77777777" w:rsidR="004F3C30" w:rsidRPr="004F3C30" w:rsidRDefault="004F3C30" w:rsidP="00E46DCB">
          <w:pPr>
            <w:pStyle w:val="MPKhjlp"/>
          </w:pPr>
          <w:r w:rsidRPr="004F3C30">
            <w:instrText>3.1.1. Teknisk løsning</w:instrText>
          </w:r>
        </w:p>
        <w:p w14:paraId="3DBB0BC8" w14:textId="77777777" w:rsidR="004F3C30" w:rsidRPr="004F3C30" w:rsidRDefault="004F3C30" w:rsidP="00E46DCB">
          <w:pPr>
            <w:pStyle w:val="MPKhjlp"/>
          </w:pPr>
          <w:r w:rsidRPr="004F3C30">
            <w:instrText>Beskriv kort og koncist projektets tekniske løsning, så styregruppen og udenforstående er i stand til at læse og forstå det. Der er således ikke tale om et arkitekturdokument.</w:instrText>
          </w:r>
        </w:p>
        <w:p w14:paraId="14EB15F9" w14:textId="77777777" w:rsidR="004F3C30" w:rsidRPr="004F3C30" w:rsidRDefault="004F3C30" w:rsidP="00E46DCB">
          <w:pPr>
            <w:pStyle w:val="MPKhjlp"/>
          </w:pPr>
          <w:r w:rsidRPr="004F3C30">
            <w:instrText>Indsæt gerne en tegning, der forklarer it-løsningen konceptuelt og beskriv de forhold, som er kritiske eller særligt vigtige i forhold til den kommende løsning. Det kan fx dreje sig om (listen er ikke udtømmende – tilføj relevante forhold):</w:instrText>
          </w:r>
        </w:p>
        <w:p w14:paraId="0E46FD7C" w14:textId="77777777" w:rsidR="004F3C30" w:rsidRPr="004F3C30" w:rsidRDefault="004F3C30" w:rsidP="00E46DCB">
          <w:pPr>
            <w:pStyle w:val="MPKhjlp"/>
          </w:pPr>
        </w:p>
        <w:p w14:paraId="7A7D4151" w14:textId="77777777" w:rsidR="004F3C30" w:rsidRPr="004F3C30" w:rsidRDefault="004F3C30" w:rsidP="00E46DCB">
          <w:pPr>
            <w:pStyle w:val="MPKhjlp"/>
          </w:pPr>
          <w:r w:rsidRPr="004F3C30">
            <w:instrText>•</w:instrText>
          </w:r>
          <w:r w:rsidRPr="004F3C30">
            <w:tab/>
            <w:instrText>Særlige krav ift. brugergrænseflader</w:instrText>
          </w:r>
        </w:p>
        <w:p w14:paraId="50720D65" w14:textId="77777777" w:rsidR="004F3C30" w:rsidRPr="004F3C30" w:rsidRDefault="004F3C30" w:rsidP="00E46DCB">
          <w:pPr>
            <w:pStyle w:val="MPKhjlp"/>
          </w:pPr>
          <w:r w:rsidRPr="004F3C30">
            <w:instrText>•</w:instrText>
          </w:r>
          <w:r w:rsidRPr="004F3C30">
            <w:tab/>
            <w:instrText>Integrationer</w:instrText>
          </w:r>
        </w:p>
        <w:p w14:paraId="2A49660E" w14:textId="77777777" w:rsidR="004F3C30" w:rsidRPr="004F3C30" w:rsidRDefault="004F3C30" w:rsidP="00E46DCB">
          <w:pPr>
            <w:pStyle w:val="MPKhjlp"/>
          </w:pPr>
          <w:r w:rsidRPr="004F3C30">
            <w:instrText>•</w:instrText>
          </w:r>
          <w:r w:rsidRPr="004F3C30">
            <w:tab/>
            <w:instrText>Datagrundlag</w:instrText>
          </w:r>
        </w:p>
        <w:p w14:paraId="25037B13" w14:textId="77777777" w:rsidR="004F3C30" w:rsidRPr="004F3C30" w:rsidRDefault="004F3C30" w:rsidP="00E46DCB">
          <w:pPr>
            <w:pStyle w:val="MPKhjlp"/>
          </w:pPr>
          <w:r w:rsidRPr="004F3C30">
            <w:instrText>•</w:instrText>
          </w:r>
          <w:r w:rsidRPr="004F3C30">
            <w:tab/>
            <w:instrText>Moduler, der tænkes indkøbt</w:instrText>
          </w:r>
        </w:p>
        <w:p w14:paraId="27558FEB" w14:textId="77777777" w:rsidR="004F3C30" w:rsidRPr="004F3C30" w:rsidRDefault="004F3C30" w:rsidP="00E46DCB">
          <w:pPr>
            <w:pStyle w:val="MPKhjlp"/>
          </w:pPr>
          <w:r w:rsidRPr="004F3C30">
            <w:instrText>•</w:instrText>
          </w:r>
          <w:r w:rsidRPr="004F3C30">
            <w:tab/>
            <w:instrText xml:space="preserve">Hvordan teknologien passer ind i et eksisterende systemlandskab </w:instrText>
          </w:r>
        </w:p>
        <w:p w14:paraId="58592540" w14:textId="77777777" w:rsidR="004F3C30" w:rsidRPr="004F3C30" w:rsidRDefault="004F3C30" w:rsidP="00E46DCB">
          <w:pPr>
            <w:pStyle w:val="MPKhjlp"/>
          </w:pPr>
          <w:r w:rsidRPr="004F3C30">
            <w:instrText>•</w:instrText>
          </w:r>
          <w:r w:rsidRPr="004F3C30">
            <w:tab/>
            <w:instrText>Passer arkitekturen i denne løsning til eksisterende arkitektur</w:instrText>
          </w:r>
        </w:p>
        <w:p w14:paraId="6C5483D6" w14:textId="77777777" w:rsidR="004F3C30" w:rsidRPr="004F3C30" w:rsidRDefault="004F3C30" w:rsidP="00E46DCB">
          <w:pPr>
            <w:pStyle w:val="MPKhjlp"/>
          </w:pPr>
          <w:r w:rsidRPr="004F3C30">
            <w:instrText>•</w:instrText>
          </w:r>
          <w:r w:rsidRPr="004F3C30">
            <w:tab/>
            <w:instrText>Skal myndigheden selv være i stand til at foretage en løbende tilpasning af løsningen</w:instrText>
          </w:r>
        </w:p>
        <w:p w14:paraId="59EECBD5" w14:textId="77777777" w:rsidR="004F3C30" w:rsidRPr="004F3C30" w:rsidRDefault="004F3C30" w:rsidP="00E46DCB">
          <w:pPr>
            <w:pStyle w:val="MPKhjlp"/>
          </w:pPr>
          <w:r w:rsidRPr="004F3C30">
            <w:instrText>•</w:instrText>
          </w:r>
          <w:r w:rsidRPr="004F3C30">
            <w:tab/>
            <w:instrText>Hvordan passer den kommende løsning ind i den eksisterende drift</w:instrText>
          </w:r>
        </w:p>
        <w:p w14:paraId="7D4C5178" w14:textId="77777777" w:rsidR="004F3C30" w:rsidRPr="004F3C30" w:rsidRDefault="004F3C30" w:rsidP="00E46DCB">
          <w:pPr>
            <w:pStyle w:val="MPKhjlp"/>
          </w:pPr>
        </w:p>
        <w:p w14:paraId="3579ABD3" w14:textId="77777777" w:rsidR="004F3C30" w:rsidRPr="004F3C30" w:rsidRDefault="004F3C30" w:rsidP="00E46DCB">
          <w:pPr>
            <w:pStyle w:val="MPKhjlp"/>
          </w:pPr>
          <w:r w:rsidRPr="004F3C30">
            <w:instrText>Eventuelle analyser af arkitektur m.m. kan vedlægges som bilag, hvis relevant. Væsentlige konklusioner inddrages i afsnit 3.1.</w:instrText>
          </w:r>
        </w:p>
        <w:p w14:paraId="78F76D47" w14:textId="77777777" w:rsidR="004F3C30" w:rsidRPr="004F3C30" w:rsidRDefault="004F3C30" w:rsidP="00E46DCB">
          <w:pPr>
            <w:pStyle w:val="MPKhjlp"/>
          </w:pPr>
        </w:p>
        <w:p w14:paraId="6DD87309" w14:textId="77777777" w:rsidR="004F3C30" w:rsidRPr="004F3C30" w:rsidRDefault="004F3C30" w:rsidP="00E46DCB">
          <w:pPr>
            <w:pStyle w:val="MPKhjlp"/>
          </w:pPr>
          <w:r w:rsidRPr="004F3C30">
            <w:instrText>3.1.2 Kvalitetssikring</w:instrText>
          </w:r>
        </w:p>
        <w:p w14:paraId="3FA05516" w14:textId="77777777" w:rsidR="004F3C30" w:rsidRPr="004F3C30" w:rsidRDefault="004F3C30" w:rsidP="00E46DCB">
          <w:pPr>
            <w:pStyle w:val="MPKhjlp"/>
          </w:pPr>
          <w:r w:rsidRPr="004F3C30">
            <w:instrText xml:space="preserve">Der skal ikke indsættes en samlet kvalitetsstyringsstrategi, men en kort beskrivelse af de kvalitetssikringsaktiviteter projektet planlægger på et sådant niveau, at styregruppen og udenforstående er i stand til at læse og forstå det. </w:instrText>
          </w:r>
        </w:p>
        <w:p w14:paraId="16149511" w14:textId="77777777" w:rsidR="004F3C30" w:rsidRPr="004F3C30" w:rsidRDefault="004F3C30" w:rsidP="00E46DCB">
          <w:pPr>
            <w:pStyle w:val="MPKhjlp"/>
          </w:pPr>
        </w:p>
        <w:p w14:paraId="6A61083A" w14:textId="77777777" w:rsidR="004F3C30" w:rsidRPr="004F3C30" w:rsidRDefault="004F3C30" w:rsidP="00E46DCB">
          <w:pPr>
            <w:pStyle w:val="MPKhjlp"/>
          </w:pPr>
          <w:r w:rsidRPr="004F3C30">
            <w:instrText>3.1.3 Test</w:instrText>
          </w:r>
        </w:p>
        <w:p w14:paraId="4B7E224A" w14:textId="77777777" w:rsidR="004F3C30" w:rsidRPr="004F3C30" w:rsidRDefault="004F3C30" w:rsidP="00E46DCB">
          <w:pPr>
            <w:pStyle w:val="MPKhjlp"/>
          </w:pPr>
          <w:r w:rsidRPr="004F3C30">
            <w:instrText>Beskriv overordnet tilgang til test af it-produkterne i projektet</w:instrText>
          </w:r>
        </w:p>
        <w:p w14:paraId="46664CCE" w14:textId="77777777" w:rsidR="004F3C30" w:rsidRPr="004F3C30" w:rsidRDefault="004F3C30" w:rsidP="00E46DCB">
          <w:pPr>
            <w:pStyle w:val="MPKhjlp"/>
          </w:pPr>
        </w:p>
        <w:p w14:paraId="79C5EB7F" w14:textId="77777777" w:rsidR="004F3C30" w:rsidRPr="004F3C30" w:rsidRDefault="004F3C30" w:rsidP="00E46DCB">
          <w:pPr>
            <w:pStyle w:val="MPKhjlp"/>
          </w:pPr>
          <w:r w:rsidRPr="004F3C30">
            <w:instrText>Beskrivelsesdybde (gælder hele afsnit 3.1)</w:instrText>
          </w:r>
        </w:p>
        <w:p w14:paraId="52295467" w14:textId="77777777" w:rsidR="004F3C30" w:rsidRPr="004F3C30" w:rsidRDefault="004F3C30" w:rsidP="00E46DCB">
          <w:pPr>
            <w:pStyle w:val="MPKhjlp"/>
          </w:pPr>
          <w:r w:rsidRPr="004F3C30">
            <w:instrText>Dette afsnit er en opsummering af overvejelserne vedrørende løsningen. Det erstatter på ingen måde arki-tekturdokumenter eller andre specifikationer. Det er vigtigt i beskrivelsen at tage hensyn til målgruppen for dette dokument. Afsnittet skal f.eks. kunne give projektets styregruppe og Statens It-råd en overordnet forståelse for den tekniske løsning, planlagte kvalitetssikringsaktiviteter og test.</w:instrText>
          </w:r>
        </w:p>
        <w:p w14:paraId="58009647" w14:textId="77777777" w:rsidR="004F3C30" w:rsidRPr="004F3C30" w:rsidRDefault="004F3C30" w:rsidP="00E46DCB">
          <w:pPr>
            <w:pStyle w:val="MPKhjlp"/>
          </w:pPr>
        </w:p>
        <w:p w14:paraId="624F51ED" w14:textId="77777777" w:rsidR="004F3C30" w:rsidRPr="004F3C30" w:rsidRDefault="004F3C30" w:rsidP="00E46DCB">
          <w:pPr>
            <w:pStyle w:val="MPKhjlp"/>
          </w:pPr>
          <w:r w:rsidRPr="004F3C30">
            <w:instrText>Klik på H-hjælpeteksten for mere vejledning.</w:instrText>
          </w:r>
        </w:p>
        <w:p w14:paraId="59A66FE0" w14:textId="2832A3D0" w:rsidR="00E46DCB" w:rsidRDefault="004F3C30" w:rsidP="00E46DCB">
          <w:pPr>
            <w:pStyle w:val="MPKhjlp"/>
          </w:pPr>
          <w:r w:rsidRPr="004F3C30">
            <w:instrText>"</w:instrText>
          </w:r>
          <w:r w:rsidRPr="004F3C30">
            <w:rPr>
              <w:sz w:val="22"/>
            </w:rPr>
          </w:r>
          <w:r w:rsidRPr="004F3C30">
            <w:fldChar w:fldCharType="separate"/>
          </w:r>
          <w:r w:rsidRPr="004F3C30">
            <w:t>H</w:t>
          </w:r>
          <w:r w:rsidRPr="004F3C30">
            <w:fldChar w:fldCharType="end"/>
          </w:r>
          <w:r w:rsidR="00E46DCB">
            <w:t>-</w:t>
          </w:r>
          <w:r w:rsidR="00643EB6">
            <w:rPr>
              <w:noProof/>
            </w:rPr>
            <w:fldChar w:fldCharType="begin"/>
          </w:r>
          <w:r w:rsidR="00643EB6">
            <w:rPr>
              <w:noProof/>
            </w:rPr>
            <w:instrText xml:space="preserve"> SEQ H </w:instrText>
          </w:r>
          <w:r w:rsidR="00643EB6">
            <w:rPr>
              <w:noProof/>
            </w:rPr>
            <w:fldChar w:fldCharType="separate"/>
          </w:r>
          <w:r w:rsidR="00E46DCB">
            <w:rPr>
              <w:noProof/>
            </w:rPr>
            <w:t>29</w:t>
          </w:r>
          <w:r w:rsidR="00643EB6">
            <w:rPr>
              <w:noProof/>
            </w:rPr>
            <w:fldChar w:fldCharType="end"/>
          </w:r>
        </w:p>
      </w:sdtContent>
    </w:sdt>
    <w:sdt>
      <w:sdtPr>
        <w:rPr>
          <w:sz w:val="16"/>
        </w:rPr>
        <w:alias w:val="Hjælp"/>
        <w:tag w:val="MPK hjælp"/>
        <w:id w:val="215088142"/>
        <w:lock w:val="contentLocked"/>
        <w:placeholder>
          <w:docPart w:val="D745851AA42041AD895F08DF1F10C651"/>
        </w:placeholder>
      </w:sdtPr>
      <w:sdtContent>
        <w:p w14:paraId="008CF621" w14:textId="0BE77D05" w:rsidR="0083339A" w:rsidRPr="004F3C30" w:rsidRDefault="0083339A" w:rsidP="00863BFD">
          <w:pPr>
            <w:pStyle w:val="Brdtekst"/>
          </w:pPr>
          <w:r w:rsidRPr="004F3C30">
            <w:fldChar w:fldCharType="begin"/>
          </w:r>
          <w:r w:rsidRPr="004F3C30">
            <w:instrText>HYPERLINK  \l "_DocTools_ScreenTip_87" \o "3.1 Teknisk løsning, kvalitet og aftestning</w:instrText>
          </w:r>
        </w:p>
        <w:p w14:paraId="3ACB0CC1" w14:textId="4AB3EC07" w:rsidR="0083339A" w:rsidRPr="004F3C30" w:rsidRDefault="0083339A" w:rsidP="00863BFD">
          <w:pPr>
            <w:pStyle w:val="MPKhjlp"/>
          </w:pPr>
        </w:p>
        <w:p w14:paraId="1AB52DDF" w14:textId="0F67BFCE" w:rsidR="0083339A" w:rsidRPr="004F3C30" w:rsidRDefault="0083339A" w:rsidP="00863BFD">
          <w:pPr>
            <w:pStyle w:val="MPKhjlp"/>
          </w:pPr>
          <w:r w:rsidRPr="004F3C30">
            <w:instrText>3.1.1. Teknisk løsning</w:instrText>
          </w:r>
        </w:p>
        <w:p w14:paraId="33AD7637" w14:textId="21A0E04A" w:rsidR="0083339A" w:rsidRPr="004F3C30" w:rsidRDefault="0083339A" w:rsidP="00863BFD">
          <w:pPr>
            <w:pStyle w:val="MPKhjlp"/>
          </w:pPr>
          <w:r w:rsidRPr="004F3C30">
            <w:instrText>Beskriv kort og koncist projektets tekniske løsning, så styregruppen og udenforstående er i stand til at læse og forstå det. Der er således ikke tale om et arkitekturdokument.</w:instrText>
          </w:r>
        </w:p>
        <w:p w14:paraId="209CEA48" w14:textId="3DA915C8" w:rsidR="0083339A" w:rsidRPr="004F3C30" w:rsidRDefault="0083339A" w:rsidP="00863BFD">
          <w:pPr>
            <w:pStyle w:val="MPKhjlp"/>
          </w:pPr>
          <w:r w:rsidRPr="004F3C30">
            <w:instrText>Indsæt gerne en tegning, der forklarer it-løsningen konceptuelt og beskriv de forhold, som er kritiske eller særligt vigtige i forhold til den kommende løsning. Det kan fx dreje sig om (listen er ikke udtømmende – tilføj relevante forhold):</w:instrText>
          </w:r>
        </w:p>
        <w:p w14:paraId="3ED49EE1" w14:textId="1AB55C0C" w:rsidR="0083339A" w:rsidRPr="004F3C30" w:rsidRDefault="0083339A" w:rsidP="00863BFD">
          <w:pPr>
            <w:pStyle w:val="MPKhjlp"/>
          </w:pPr>
        </w:p>
        <w:p w14:paraId="7DDFE597" w14:textId="3B52A59E" w:rsidR="0083339A" w:rsidRPr="004F3C30" w:rsidRDefault="0083339A" w:rsidP="00863BFD">
          <w:pPr>
            <w:pStyle w:val="MPKhjlp"/>
          </w:pPr>
          <w:r w:rsidRPr="004F3C30">
            <w:instrText>•</w:instrText>
          </w:r>
          <w:r w:rsidRPr="004F3C30">
            <w:tab/>
            <w:instrText>Særlige krav ift. brugergrænseflader</w:instrText>
          </w:r>
        </w:p>
        <w:p w14:paraId="1177D97B" w14:textId="127357DE" w:rsidR="0083339A" w:rsidRPr="004F3C30" w:rsidRDefault="0083339A" w:rsidP="00863BFD">
          <w:pPr>
            <w:pStyle w:val="MPKhjlp"/>
          </w:pPr>
          <w:r w:rsidRPr="004F3C30">
            <w:instrText>•</w:instrText>
          </w:r>
          <w:r w:rsidRPr="004F3C30">
            <w:tab/>
            <w:instrText>Integrationer</w:instrText>
          </w:r>
        </w:p>
        <w:p w14:paraId="3DDEEE78" w14:textId="59CF4AC3" w:rsidR="0083339A" w:rsidRPr="004F3C30" w:rsidRDefault="0083339A" w:rsidP="00863BFD">
          <w:pPr>
            <w:pStyle w:val="MPKhjlp"/>
          </w:pPr>
          <w:r w:rsidRPr="004F3C30">
            <w:instrText>•</w:instrText>
          </w:r>
          <w:r w:rsidRPr="004F3C30">
            <w:tab/>
            <w:instrText>Datagrundlag</w:instrText>
          </w:r>
        </w:p>
        <w:p w14:paraId="2C6F4092" w14:textId="7D8F7115" w:rsidR="0083339A" w:rsidRPr="004F3C30" w:rsidRDefault="0083339A" w:rsidP="00863BFD">
          <w:pPr>
            <w:pStyle w:val="MPKhjlp"/>
          </w:pPr>
          <w:r w:rsidRPr="004F3C30">
            <w:instrText>•</w:instrText>
          </w:r>
          <w:r w:rsidRPr="004F3C30">
            <w:tab/>
            <w:instrText>Moduler, der tænkes indkøbt</w:instrText>
          </w:r>
        </w:p>
        <w:p w14:paraId="430CE5C0" w14:textId="21DCA3EC" w:rsidR="0083339A" w:rsidRPr="004F3C30" w:rsidRDefault="0083339A" w:rsidP="00863BFD">
          <w:pPr>
            <w:pStyle w:val="MPKhjlp"/>
          </w:pPr>
          <w:r w:rsidRPr="004F3C30">
            <w:instrText>•</w:instrText>
          </w:r>
          <w:r w:rsidRPr="004F3C30">
            <w:tab/>
            <w:instrText xml:space="preserve">Hvordan teknologien passer ind i et eksisterende systemlandskab </w:instrText>
          </w:r>
        </w:p>
        <w:p w14:paraId="60D6BFE1" w14:textId="3ACB8CEF" w:rsidR="0083339A" w:rsidRPr="004F3C30" w:rsidRDefault="0083339A" w:rsidP="00863BFD">
          <w:pPr>
            <w:pStyle w:val="MPKhjlp"/>
          </w:pPr>
          <w:r w:rsidRPr="004F3C30">
            <w:instrText>•</w:instrText>
          </w:r>
          <w:r w:rsidRPr="004F3C30">
            <w:tab/>
            <w:instrText>Passer arkitekturen i denne løsning til eksisterende arkitektur</w:instrText>
          </w:r>
        </w:p>
        <w:p w14:paraId="298BFF5E" w14:textId="7D1C5166" w:rsidR="0083339A" w:rsidRPr="004F3C30" w:rsidRDefault="0083339A" w:rsidP="00863BFD">
          <w:pPr>
            <w:pStyle w:val="MPKhjlp"/>
          </w:pPr>
          <w:r w:rsidRPr="004F3C30">
            <w:instrText>•</w:instrText>
          </w:r>
          <w:r w:rsidRPr="004F3C30">
            <w:tab/>
            <w:instrText>Skal myndigheden selv være i stand til at foretage en løbende tilpasning af løsningen</w:instrText>
          </w:r>
        </w:p>
        <w:p w14:paraId="7AD090D0" w14:textId="38CBB8B1" w:rsidR="0083339A" w:rsidRPr="004F3C30" w:rsidRDefault="0083339A" w:rsidP="00863BFD">
          <w:pPr>
            <w:pStyle w:val="MPKhjlp"/>
          </w:pPr>
          <w:r w:rsidRPr="004F3C30">
            <w:instrText>•</w:instrText>
          </w:r>
          <w:r w:rsidRPr="004F3C30">
            <w:tab/>
            <w:instrText>Hvordan passer den kommende løsning ind i den eksisterende drift</w:instrText>
          </w:r>
        </w:p>
        <w:p w14:paraId="2E506955" w14:textId="7A793EF4" w:rsidR="0083339A" w:rsidRPr="004F3C30" w:rsidRDefault="0083339A" w:rsidP="00863BFD">
          <w:pPr>
            <w:pStyle w:val="MPKhjlp"/>
          </w:pPr>
        </w:p>
        <w:p w14:paraId="5DE5BFC3" w14:textId="4757D944" w:rsidR="0083339A" w:rsidRPr="004F3C30" w:rsidRDefault="0083339A" w:rsidP="00863BFD">
          <w:pPr>
            <w:pStyle w:val="MPKhjlp"/>
          </w:pPr>
          <w:r w:rsidRPr="004F3C30">
            <w:instrText>Eventuelle analyser af arkitektur m.m. kan vedlægges som bilag, hvis relevant. Væsentlige konklusioner inddrages i afsnit 3.1.</w:instrText>
          </w:r>
        </w:p>
        <w:p w14:paraId="51FA8C88" w14:textId="1036D6A1" w:rsidR="0083339A" w:rsidRPr="004F3C30" w:rsidRDefault="0083339A" w:rsidP="00863BFD">
          <w:pPr>
            <w:pStyle w:val="MPKhjlp"/>
          </w:pPr>
        </w:p>
        <w:p w14:paraId="13EE1E71" w14:textId="40FBE930" w:rsidR="0083339A" w:rsidRPr="004F3C30" w:rsidRDefault="0083339A" w:rsidP="00863BFD">
          <w:pPr>
            <w:pStyle w:val="MPKhjlp"/>
          </w:pPr>
          <w:r w:rsidRPr="004F3C30">
            <w:instrText>3.1.2 Kvalitetssikring</w:instrText>
          </w:r>
        </w:p>
        <w:p w14:paraId="31129125" w14:textId="4043E2D2" w:rsidR="0083339A" w:rsidRPr="004F3C30" w:rsidRDefault="0083339A" w:rsidP="00863BFD">
          <w:pPr>
            <w:pStyle w:val="MPKhjlp"/>
          </w:pPr>
          <w:r w:rsidRPr="004F3C30">
            <w:instrText xml:space="preserve">Der skal ikke indsættes en samlet kvalitetsstyringsstrategi, men en kort beskrivelse af de kvalitetssikringsaktiviteter projektet planlægger på et sådant niveau, at styregruppen og udenforstående er i stand til at læse og forstå det. </w:instrText>
          </w:r>
        </w:p>
        <w:p w14:paraId="305705D8" w14:textId="07617A71" w:rsidR="0083339A" w:rsidRPr="004F3C30" w:rsidRDefault="0083339A" w:rsidP="00863BFD">
          <w:pPr>
            <w:pStyle w:val="MPKhjlp"/>
          </w:pPr>
        </w:p>
        <w:p w14:paraId="1587FB4D" w14:textId="264ED0E7" w:rsidR="0083339A" w:rsidRPr="004F3C30" w:rsidRDefault="0083339A" w:rsidP="00863BFD">
          <w:pPr>
            <w:pStyle w:val="MPKhjlp"/>
          </w:pPr>
          <w:r w:rsidRPr="004F3C30">
            <w:instrText>3.1.3 Test</w:instrText>
          </w:r>
        </w:p>
        <w:p w14:paraId="1CC0658F" w14:textId="21AF36B0" w:rsidR="0083339A" w:rsidRPr="004F3C30" w:rsidRDefault="0083339A" w:rsidP="00863BFD">
          <w:pPr>
            <w:pStyle w:val="MPKhjlp"/>
          </w:pPr>
          <w:r w:rsidRPr="004F3C30">
            <w:instrText>Beskriv overordnet tilgang til test af it-produkterne i projektet</w:instrText>
          </w:r>
        </w:p>
        <w:p w14:paraId="1C04D55A" w14:textId="59D1C50B" w:rsidR="0083339A" w:rsidRPr="004F3C30" w:rsidRDefault="0083339A" w:rsidP="00863BFD">
          <w:pPr>
            <w:pStyle w:val="MPKhjlp"/>
          </w:pPr>
        </w:p>
        <w:p w14:paraId="00798C3B" w14:textId="779A7A73" w:rsidR="0083339A" w:rsidRPr="004F3C30" w:rsidRDefault="0083339A" w:rsidP="00863BFD">
          <w:pPr>
            <w:pStyle w:val="MPKhjlp"/>
          </w:pPr>
          <w:r w:rsidRPr="004F3C30">
            <w:instrText>Beskrivelsesdybde (gælder hele afsnit 3.1)</w:instrText>
          </w:r>
        </w:p>
        <w:p w14:paraId="52055F31" w14:textId="1B814572" w:rsidR="0083339A" w:rsidRPr="004F3C30" w:rsidRDefault="0083339A" w:rsidP="00863BFD">
          <w:pPr>
            <w:pStyle w:val="MPKhjlp"/>
          </w:pPr>
          <w:r w:rsidRPr="004F3C30">
            <w:instrText>Dette afsnit er en opsummering af overvejelserne vedrørende løsningen. Det erstatter på ingen måde arki-tekturdokumenter eller andre specifikationer. Det er vigtigt i beskrivelsen at tage hensyn til målgruppen for dette dokument. Afsnittet skal f.eks. kunne give projektets styregruppe og Statens It-råd en overordnet forståelse for den tekniske løsning, planlagte kvalitetssikringsaktiviteter og test.</w:instrText>
          </w:r>
        </w:p>
        <w:p w14:paraId="3321B7A4" w14:textId="4951D7CB" w:rsidR="0083339A" w:rsidRPr="004F3C30" w:rsidRDefault="0083339A" w:rsidP="00863BFD">
          <w:pPr>
            <w:pStyle w:val="MPKhjlp"/>
          </w:pPr>
        </w:p>
        <w:p w14:paraId="2F8ECF8B" w14:textId="4A5E5FF3" w:rsidR="0083339A" w:rsidRPr="004F3C30" w:rsidRDefault="0083339A" w:rsidP="00863BFD">
          <w:pPr>
            <w:pStyle w:val="MPKhjlp"/>
          </w:pPr>
          <w:r w:rsidRPr="004F3C30">
            <w:instrText>Klik på H-hjælpeteksten for mere vejledning.</w:instrText>
          </w:r>
        </w:p>
        <w:p w14:paraId="7C2DAB2F" w14:textId="77777777" w:rsidR="00666598" w:rsidRDefault="0083339A" w:rsidP="00666598">
          <w:pPr>
            <w:pStyle w:val="MPKhjlp"/>
          </w:pPr>
          <w:r w:rsidRPr="004F3C30">
            <w:instrText>"</w:instrText>
          </w:r>
          <w:r w:rsidRPr="004F3C30">
            <w:fldChar w:fldCharType="separate"/>
          </w:r>
          <w:r w:rsidRPr="004F3C30">
            <w:t>H</w:t>
          </w:r>
          <w:r w:rsidRPr="004F3C30">
            <w:fldChar w:fldCharType="end"/>
          </w:r>
          <w:r>
            <w:t>-</w:t>
          </w:r>
          <w:r>
            <w:rPr>
              <w:noProof/>
            </w:rPr>
            <w:fldChar w:fldCharType="begin"/>
          </w:r>
          <w:r>
            <w:rPr>
              <w:noProof/>
            </w:rPr>
            <w:instrText xml:space="preserve"> SEQ H </w:instrText>
          </w:r>
          <w:r>
            <w:rPr>
              <w:noProof/>
            </w:rPr>
            <w:fldChar w:fldCharType="separate"/>
          </w:r>
          <w:r>
            <w:rPr>
              <w:noProof/>
            </w:rPr>
            <w:t>29</w:t>
          </w:r>
          <w:r>
            <w:rPr>
              <w:noProof/>
            </w:rPr>
            <w:fldChar w:fldCharType="end"/>
          </w:r>
        </w:p>
      </w:sdtContent>
    </w:sdt>
    <w:p w14:paraId="60F5AA22" w14:textId="656F5C1D" w:rsidR="004D06E9" w:rsidRPr="00A15E7B" w:rsidRDefault="000B57C0" w:rsidP="00666598">
      <w:pPr>
        <w:pStyle w:val="MPKhjlp"/>
      </w:pPr>
      <w:commentRangeStart w:id="360"/>
      <w:commentRangeEnd w:id="360"/>
      <w:r>
        <w:rPr>
          <w:rStyle w:val="Kommentarhenvisning"/>
        </w:rPr>
        <w:commentReference w:id="360"/>
      </w:r>
    </w:p>
    <w:p w14:paraId="536B90DD" w14:textId="77777777" w:rsidR="003E7A7F" w:rsidRDefault="003E7A7F" w:rsidP="00666598">
      <w:pPr>
        <w:pStyle w:val="Overskrift3"/>
      </w:pPr>
      <w:bookmarkStart w:id="361" w:name="_Toc109308986"/>
      <w:commentRangeStart w:id="362"/>
      <w:commentRangeStart w:id="363"/>
      <w:r w:rsidRPr="002B2696">
        <w:t>Teknisk løsning</w:t>
      </w:r>
      <w:commentRangeEnd w:id="362"/>
      <w:r w:rsidRPr="002B2696">
        <w:rPr>
          <w:rStyle w:val="Kommentarhenvisning"/>
          <w:sz w:val="24"/>
          <w:szCs w:val="24"/>
        </w:rPr>
        <w:commentReference w:id="362"/>
      </w:r>
      <w:commentRangeEnd w:id="363"/>
      <w:r w:rsidRPr="002B2696">
        <w:rPr>
          <w:rStyle w:val="Kommentarhenvisning"/>
          <w:sz w:val="24"/>
          <w:szCs w:val="24"/>
        </w:rPr>
        <w:commentReference w:id="363"/>
      </w:r>
      <w:bookmarkEnd w:id="361"/>
    </w:p>
    <w:p w14:paraId="2DB653C4" w14:textId="17D040B6" w:rsidR="004A1908" w:rsidRPr="00A15E7B" w:rsidRDefault="004A1908" w:rsidP="004A1908">
      <w:commentRangeStart w:id="364"/>
      <w:r w:rsidRPr="00A15E7B">
        <w:t xml:space="preserve">Den tekniske løsning, som beskrevet i dette afsnit er </w:t>
      </w:r>
      <w:r w:rsidRPr="00DE39D7">
        <w:rPr>
          <w:u w:val="single"/>
        </w:rPr>
        <w:t>foreløbig</w:t>
      </w:r>
      <w:r w:rsidRPr="00A15E7B">
        <w:t xml:space="preserve">, og kan blive </w:t>
      </w:r>
      <w:r w:rsidR="006E0A8C" w:rsidRPr="00A15E7B">
        <w:t xml:space="preserve">tilpasset </w:t>
      </w:r>
      <w:r w:rsidRPr="00A15E7B">
        <w:t>som følge af analyse-og arkitekturarbejde i efterfølgende projektfaser.</w:t>
      </w:r>
      <w:r w:rsidR="00924AD7" w:rsidRPr="00A15E7B">
        <w:t xml:space="preserve"> Som følge af viden opbygget i OSM2-projektet</w:t>
      </w:r>
      <w:r w:rsidR="00420153">
        <w:t>,</w:t>
      </w:r>
      <w:r w:rsidR="00924AD7" w:rsidRPr="00A15E7B">
        <w:t xml:space="preserve"> er det muligt at detaljere den foreløbig løsningsarkitektur</w:t>
      </w:r>
      <w:r w:rsidR="00D43DAF" w:rsidRPr="00A15E7B">
        <w:t xml:space="preserve"> i en større grad end </w:t>
      </w:r>
      <w:r w:rsidR="00AA46B8" w:rsidRPr="00A15E7B">
        <w:t xml:space="preserve">krævet </w:t>
      </w:r>
      <w:r w:rsidR="00D43DAF" w:rsidRPr="00A15E7B">
        <w:t>i en foranalyse.</w:t>
      </w:r>
      <w:commentRangeEnd w:id="364"/>
      <w:r w:rsidR="00D43DAF" w:rsidRPr="00DE39D7">
        <w:rPr>
          <w:rStyle w:val="Kommentarhenvisning"/>
          <w:sz w:val="22"/>
          <w:szCs w:val="22"/>
        </w:rPr>
        <w:commentReference w:id="364"/>
      </w:r>
    </w:p>
    <w:p w14:paraId="2B729E2F" w14:textId="588D41D9" w:rsidR="004A1908" w:rsidRPr="00A15E7B" w:rsidRDefault="004A1908" w:rsidP="004A1908"/>
    <w:p w14:paraId="3221B233" w14:textId="43C2C9F3" w:rsidR="1BAFD315" w:rsidRPr="00A15E7B" w:rsidRDefault="00B64EB4" w:rsidP="00E560AE">
      <w:r w:rsidRPr="00A15E7B">
        <w:t xml:space="preserve">SMV </w:t>
      </w:r>
      <w:r w:rsidR="006E0A8C" w:rsidRPr="00A15E7B">
        <w:t>bliv</w:t>
      </w:r>
      <w:r w:rsidRPr="00A15E7B">
        <w:t xml:space="preserve">er et </w:t>
      </w:r>
      <w:r w:rsidR="0098179D" w:rsidRPr="00A15E7B">
        <w:t>it-</w:t>
      </w:r>
      <w:r w:rsidRPr="00A15E7B">
        <w:t xml:space="preserve">system med forholdsvis få </w:t>
      </w:r>
      <w:commentRangeStart w:id="365"/>
      <w:r w:rsidRPr="00A15E7B">
        <w:t>bevægelige</w:t>
      </w:r>
      <w:commentRangeEnd w:id="365"/>
      <w:r w:rsidR="001076CC">
        <w:rPr>
          <w:rStyle w:val="Kommentarhenvisning"/>
        </w:rPr>
        <w:commentReference w:id="365"/>
      </w:r>
      <w:r w:rsidRPr="00A15E7B">
        <w:t xml:space="preserve"> dele, </w:t>
      </w:r>
      <w:r w:rsidR="006053BD" w:rsidRPr="00A15E7B">
        <w:t xml:space="preserve">og </w:t>
      </w:r>
      <w:r w:rsidR="00A13D28" w:rsidRPr="00A15E7B">
        <w:t>kan b</w:t>
      </w:r>
      <w:r w:rsidRPr="00A15E7B">
        <w:t>ygges på en håndfuld mikroservices (</w:t>
      </w:r>
      <w:r w:rsidR="009B1D22">
        <w:t xml:space="preserve">også </w:t>
      </w:r>
      <w:r w:rsidR="005D3FAD" w:rsidRPr="00A15E7B">
        <w:t xml:space="preserve">benævnt </w:t>
      </w:r>
      <w:r w:rsidR="006A6071" w:rsidRPr="00A15E7B">
        <w:t xml:space="preserve">som </w:t>
      </w:r>
      <w:r w:rsidR="00B83D27" w:rsidRPr="00A15E7B">
        <w:t>”</w:t>
      </w:r>
      <w:r w:rsidRPr="00A15E7B">
        <w:t>backend</w:t>
      </w:r>
      <w:r w:rsidR="00B83D27" w:rsidRPr="00A15E7B">
        <w:t>”</w:t>
      </w:r>
      <w:r w:rsidRPr="00A15E7B">
        <w:t>s</w:t>
      </w:r>
      <w:r w:rsidR="006A6071" w:rsidRPr="00A15E7B">
        <w:t xml:space="preserve"> på </w:t>
      </w:r>
      <w:r w:rsidR="00072BEC" w:rsidRPr="00A15E7B">
        <w:t xml:space="preserve">efterfølgende </w:t>
      </w:r>
      <w:r w:rsidR="00DC6D46" w:rsidRPr="00A15E7B">
        <w:t>figurer</w:t>
      </w:r>
      <w:r w:rsidR="006E32B1" w:rsidRPr="00A15E7B">
        <w:t>)</w:t>
      </w:r>
      <w:r w:rsidR="008D45C6" w:rsidRPr="00A15E7B">
        <w:t>.</w:t>
      </w:r>
      <w:r w:rsidR="00E560AE" w:rsidRPr="00A15E7B">
        <w:t xml:space="preserve"> </w:t>
      </w:r>
      <w:r w:rsidR="1BAFD315" w:rsidRPr="00A15E7B">
        <w:t xml:space="preserve">SMV IT-systemet </w:t>
      </w:r>
      <w:r w:rsidR="00B03E88" w:rsidRPr="00A15E7B">
        <w:t xml:space="preserve">forventes at </w:t>
      </w:r>
      <w:r w:rsidR="1BAFD315" w:rsidRPr="00A15E7B">
        <w:t>vil</w:t>
      </w:r>
      <w:r w:rsidR="00B03E88" w:rsidRPr="00A15E7B">
        <w:t>le</w:t>
      </w:r>
      <w:r w:rsidR="1BAFD315" w:rsidRPr="00A15E7B">
        <w:t xml:space="preserve"> udgøres af et antal forretningstekniske domæner (afgrænsede klumper af kode) </w:t>
      </w:r>
      <w:r w:rsidR="00D43DAF" w:rsidRPr="00A15E7B">
        <w:t>jævnfør</w:t>
      </w:r>
      <w:r w:rsidR="1BAFD315" w:rsidRPr="00A15E7B">
        <w:t xml:space="preserve"> </w:t>
      </w:r>
      <w:r w:rsidR="0098179D" w:rsidRPr="00A15E7B">
        <w:t>e</w:t>
      </w:r>
      <w:r w:rsidR="1BAFD315" w:rsidRPr="00A15E7B">
        <w:t>n domæneopdeling, som vist nedenfor</w:t>
      </w:r>
      <w:r w:rsidR="006E0A8C" w:rsidRPr="00A15E7B">
        <w:t>, og</w:t>
      </w:r>
      <w:r w:rsidR="1BAFD315" w:rsidRPr="00A15E7B">
        <w:t xml:space="preserve"> </w:t>
      </w:r>
      <w:r w:rsidR="00F65DB4" w:rsidRPr="00A15E7B">
        <w:t xml:space="preserve">baseret på tilgangen </w:t>
      </w:r>
      <w:r w:rsidR="00F65DB4" w:rsidRPr="00A15E7B">
        <w:rPr>
          <w:i/>
        </w:rPr>
        <w:t>domain-driven-design</w:t>
      </w:r>
      <w:r w:rsidR="00F65DB4" w:rsidRPr="00A15E7B">
        <w:t xml:space="preserve"> (DDD)</w:t>
      </w:r>
      <w:r w:rsidR="1BAFD315" w:rsidRPr="00A15E7B">
        <w:t xml:space="preserve"> (‘domæne’ i DDD -sammenhæng må ikke forveksles med forretnings</w:t>
      </w:r>
      <w:r w:rsidR="000B57C0">
        <w:t>-</w:t>
      </w:r>
      <w:r w:rsidR="1BAFD315" w:rsidRPr="00A15E7B">
        <w:t>, it</w:t>
      </w:r>
      <w:r w:rsidR="000B57C0">
        <w:t>-</w:t>
      </w:r>
      <w:r w:rsidR="1BAFD315" w:rsidRPr="00A15E7B">
        <w:t>, eller datadomæner).</w:t>
      </w:r>
    </w:p>
    <w:p w14:paraId="764E1F98" w14:textId="48AC39A1" w:rsidR="001B1933" w:rsidRPr="009D4E18" w:rsidRDefault="007F5172">
      <w:pPr>
        <w:pStyle w:val="Overskrift4"/>
      </w:pPr>
      <w:commentRangeStart w:id="366"/>
      <w:r w:rsidRPr="00277CE1">
        <w:rPr>
          <w:rFonts w:cstheme="minorHAnsi"/>
          <w:bCs/>
          <w:iCs w:val="0"/>
        </w:rPr>
        <w:t>Domæn</w:t>
      </w:r>
      <w:r w:rsidR="00390A06" w:rsidRPr="001C38F6">
        <w:rPr>
          <w:rFonts w:cstheme="minorHAnsi"/>
          <w:b w:val="0"/>
        </w:rPr>
        <w:t>eopdeling</w:t>
      </w:r>
      <w:r w:rsidR="007241E2" w:rsidRPr="001C38F6">
        <w:rPr>
          <w:rFonts w:cstheme="minorHAnsi"/>
          <w:b w:val="0"/>
        </w:rPr>
        <w:t xml:space="preserve"> og antagelser</w:t>
      </w:r>
      <w:r w:rsidR="005C7AAE" w:rsidRPr="001C38F6">
        <w:rPr>
          <w:rFonts w:cstheme="minorHAnsi"/>
          <w:b w:val="0"/>
        </w:rPr>
        <w:t xml:space="preserve"> </w:t>
      </w:r>
      <w:r w:rsidR="006E0A8C" w:rsidRPr="001C38F6">
        <w:rPr>
          <w:rFonts w:cstheme="minorHAnsi"/>
          <w:b w:val="0"/>
        </w:rPr>
        <w:t>i forbindelse med</w:t>
      </w:r>
      <w:r w:rsidR="005C7AAE" w:rsidRPr="001C38F6">
        <w:rPr>
          <w:rFonts w:cstheme="minorHAnsi"/>
        </w:rPr>
        <w:t xml:space="preserve"> dette</w:t>
      </w:r>
      <w:commentRangeEnd w:id="366"/>
      <w:r w:rsidR="009B1D22" w:rsidRPr="00277CE1">
        <w:rPr>
          <w:rStyle w:val="Kommentarhenvisning"/>
          <w:bCs/>
        </w:rPr>
        <w:commentReference w:id="366"/>
      </w:r>
    </w:p>
    <w:p w14:paraId="2727E40F" w14:textId="77777777" w:rsidR="00DA7366" w:rsidRDefault="00DA7366" w:rsidP="0008557D">
      <w:pPr>
        <w:pStyle w:val="Billedtekst"/>
      </w:pPr>
    </w:p>
    <w:p w14:paraId="0F57A219" w14:textId="615F7C14" w:rsidR="0008557D" w:rsidRPr="0008557D" w:rsidRDefault="0008557D" w:rsidP="0008557D">
      <w:pPr>
        <w:pStyle w:val="Billedtekst"/>
      </w:pPr>
      <w:r>
        <w:t xml:space="preserve">Figur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sidR="00D70DD8">
        <w:rPr>
          <w:noProof/>
        </w:rPr>
        <w:t>2</w:t>
      </w:r>
      <w:r>
        <w:t>: Domæneopdeling</w:t>
      </w:r>
    </w:p>
    <w:p w14:paraId="284B6830" w14:textId="00EA6321" w:rsidR="008E236F" w:rsidRDefault="00786810" w:rsidP="008E236F">
      <w:pPr>
        <w:pStyle w:val="Brdtekst"/>
      </w:pPr>
      <w:r>
        <w:rPr>
          <w:noProof/>
        </w:rPr>
        <w:drawing>
          <wp:inline distT="0" distB="0" distL="0" distR="0" wp14:anchorId="494C7F3A" wp14:editId="1E02F982">
            <wp:extent cx="6120130" cy="1992630"/>
            <wp:effectExtent l="0" t="0" r="0" b="762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992630"/>
                    </a:xfrm>
                    <a:prstGeom prst="rect">
                      <a:avLst/>
                    </a:prstGeom>
                    <a:noFill/>
                    <a:ln>
                      <a:noFill/>
                    </a:ln>
                  </pic:spPr>
                </pic:pic>
              </a:graphicData>
            </a:graphic>
          </wp:inline>
        </w:drawing>
      </w:r>
      <w:r w:rsidR="00482D89">
        <w:t>D</w:t>
      </w:r>
      <w:r w:rsidR="00EE1FB4">
        <w:t>omæneopdeling</w:t>
      </w:r>
      <w:r w:rsidR="00B807E2">
        <w:t>en</w:t>
      </w:r>
      <w:r w:rsidR="00EE1FB4">
        <w:t xml:space="preserve"> </w:t>
      </w:r>
      <w:r w:rsidR="00482D89">
        <w:t>er baseret</w:t>
      </w:r>
      <w:r w:rsidR="00EE1FB4">
        <w:t xml:space="preserve"> på </w:t>
      </w:r>
      <w:r w:rsidR="00F30196">
        <w:t>OSM2</w:t>
      </w:r>
      <w:r w:rsidR="00B807E2">
        <w:t>-erfaringer</w:t>
      </w:r>
      <w:r w:rsidR="00CC16A5">
        <w:t>. De</w:t>
      </w:r>
      <w:r w:rsidR="00FD21B9">
        <w:t xml:space="preserve">n </w:t>
      </w:r>
      <w:r w:rsidR="00AA46B8">
        <w:t>væsentligste</w:t>
      </w:r>
      <w:r w:rsidR="00FD21B9">
        <w:t xml:space="preserve"> udfordring </w:t>
      </w:r>
      <w:r w:rsidR="00CC16A5">
        <w:t xml:space="preserve">i </w:t>
      </w:r>
      <w:r w:rsidR="00F30196">
        <w:t>OSM2</w:t>
      </w:r>
      <w:r w:rsidR="00CC16A5">
        <w:t xml:space="preserve"> og muligvis en risiko for </w:t>
      </w:r>
      <w:r w:rsidR="00DE298E">
        <w:t>en løsning baseret på OSM2 (</w:t>
      </w:r>
      <w:r w:rsidR="00CC16A5">
        <w:t>scenarie 1</w:t>
      </w:r>
      <w:r w:rsidR="00DE298E">
        <w:t>)</w:t>
      </w:r>
      <w:r w:rsidR="00CC16A5">
        <w:t xml:space="preserve"> </w:t>
      </w:r>
      <w:r w:rsidR="00FD21B9">
        <w:t>(</w:t>
      </w:r>
      <w:r w:rsidR="00CC16A5">
        <w:t xml:space="preserve">hvis ikke </w:t>
      </w:r>
      <w:r w:rsidR="00FD21B9">
        <w:t>adresseret</w:t>
      </w:r>
      <w:r w:rsidR="00391831">
        <w:t xml:space="preserve"> i </w:t>
      </w:r>
      <w:r w:rsidR="00F30196">
        <w:t>OSM2</w:t>
      </w:r>
      <w:r w:rsidR="008F63CF">
        <w:t>,</w:t>
      </w:r>
      <w:r w:rsidR="00FD21B9">
        <w:t xml:space="preserve"> inden SMV </w:t>
      </w:r>
      <w:r w:rsidR="005035AF">
        <w:t>ibrugtages</w:t>
      </w:r>
      <w:r w:rsidR="00FD21B9">
        <w:t xml:space="preserve">) har været håndtering af </w:t>
      </w:r>
      <w:r w:rsidR="00987280">
        <w:t>kompleksitet</w:t>
      </w:r>
      <w:r w:rsidR="00DE298E">
        <w:t>en</w:t>
      </w:r>
      <w:r w:rsidR="00A273BD">
        <w:t xml:space="preserve"> </w:t>
      </w:r>
      <w:r w:rsidR="00AA79EC">
        <w:t>med</w:t>
      </w:r>
      <w:r w:rsidR="00A273BD">
        <w:t xml:space="preserve"> </w:t>
      </w:r>
      <w:r w:rsidR="00594BEF">
        <w:t>EU-kommunikation</w:t>
      </w:r>
      <w:r w:rsidR="00A273BD">
        <w:t xml:space="preserve"> – både </w:t>
      </w:r>
      <w:r w:rsidR="00E5423B">
        <w:t>EU-</w:t>
      </w:r>
      <w:r w:rsidR="00A273BD">
        <w:t xml:space="preserve">dataudveksling og </w:t>
      </w:r>
      <w:r w:rsidR="00FD21B9">
        <w:t>transaktion</w:t>
      </w:r>
      <w:r w:rsidR="00E5423B">
        <w:t>ssporing</w:t>
      </w:r>
      <w:r w:rsidR="003916C4">
        <w:t>:</w:t>
      </w:r>
    </w:p>
    <w:p w14:paraId="2F4431AE" w14:textId="2D7DC5EA" w:rsidR="003801C0" w:rsidRDefault="004A473F" w:rsidP="00385D98">
      <w:pPr>
        <w:pStyle w:val="Brdtekst"/>
        <w:numPr>
          <w:ilvl w:val="0"/>
          <w:numId w:val="55"/>
        </w:numPr>
        <w:spacing w:after="0"/>
      </w:pPr>
      <w:r>
        <w:t>EU-i</w:t>
      </w:r>
      <w:r w:rsidR="008E236F">
        <w:t xml:space="preserve">nformationsmodellerne er </w:t>
      </w:r>
      <w:r w:rsidR="00C96CAE">
        <w:t xml:space="preserve">erfaringsmæssigt </w:t>
      </w:r>
      <w:r w:rsidR="008E236F">
        <w:t xml:space="preserve">dårligt specificerede og kan kun forstås fra datakonteksten (f.eks. besked </w:t>
      </w:r>
      <w:r w:rsidR="00A74DB4">
        <w:t>om</w:t>
      </w:r>
      <w:r w:rsidR="008E236F">
        <w:t xml:space="preserve"> både </w:t>
      </w:r>
      <w:r w:rsidR="005035AF">
        <w:t xml:space="preserve">opdatering af virksomhedsregistreringen </w:t>
      </w:r>
      <w:r w:rsidR="008E236F">
        <w:t>og ophør benytter sig af samme informationsmodel</w:t>
      </w:r>
      <w:r>
        <w:t>).</w:t>
      </w:r>
    </w:p>
    <w:p w14:paraId="0674B8C5" w14:textId="25F50055" w:rsidR="00385D98" w:rsidRDefault="008E236F" w:rsidP="00DE39D7">
      <w:pPr>
        <w:pStyle w:val="Brdtekst"/>
        <w:numPr>
          <w:ilvl w:val="0"/>
          <w:numId w:val="55"/>
        </w:numPr>
        <w:spacing w:after="0"/>
      </w:pPr>
      <w:r>
        <w:lastRenderedPageBreak/>
        <w:br/>
      </w:r>
      <w:r w:rsidR="004A473F">
        <w:t xml:space="preserve">EU har ikke forudsat, </w:t>
      </w:r>
      <w:r w:rsidR="00AF47FC">
        <w:t xml:space="preserve">at </w:t>
      </w:r>
      <w:r w:rsidR="00656540">
        <w:t xml:space="preserve">det skal være muligt at </w:t>
      </w:r>
      <w:r w:rsidR="00AF47FC">
        <w:t>trække en transaktion tilbage</w:t>
      </w:r>
      <w:r w:rsidR="00656540">
        <w:t>. I stedet skal</w:t>
      </w:r>
      <w:r w:rsidR="00AF47FC">
        <w:t xml:space="preserve"> </w:t>
      </w:r>
      <w:r w:rsidR="002B01E1">
        <w:t>medlemslandene</w:t>
      </w:r>
      <w:r w:rsidR="00AF47FC">
        <w:t xml:space="preserve"> ofte selv identificere og opdatere de tidligere transaktioner</w:t>
      </w:r>
      <w:r w:rsidR="000572B8">
        <w:t>,</w:t>
      </w:r>
      <w:r w:rsidR="00AF47FC">
        <w:t xml:space="preserve"> efter</w:t>
      </w:r>
      <w:r w:rsidR="00AD7101">
        <w:t xml:space="preserve"> man selv har opdaget en dataændring</w:t>
      </w:r>
      <w:r w:rsidR="00AF47FC">
        <w:t>.</w:t>
      </w:r>
      <w:r w:rsidR="00AF47FC">
        <w:br/>
      </w:r>
    </w:p>
    <w:p w14:paraId="0A125BBC" w14:textId="22CD609F" w:rsidR="00385D98" w:rsidRDefault="00C64E48" w:rsidP="00DE39D7">
      <w:pPr>
        <w:pStyle w:val="Brdtekst"/>
        <w:numPr>
          <w:ilvl w:val="0"/>
          <w:numId w:val="55"/>
        </w:numPr>
        <w:spacing w:after="0"/>
      </w:pPr>
      <w:r>
        <w:t>EU-m</w:t>
      </w:r>
      <w:r w:rsidR="00AD7101">
        <w:t xml:space="preserve">edlemslandene </w:t>
      </w:r>
      <w:r w:rsidR="004C5E1D">
        <w:t xml:space="preserve">validerer </w:t>
      </w:r>
      <w:r w:rsidR="008E236F">
        <w:t>og kvalitetssikre</w:t>
      </w:r>
      <w:r w:rsidR="004C5E1D">
        <w:t>r ikke data tilstrækkeligt. Data</w:t>
      </w:r>
      <w:r w:rsidR="008E236F">
        <w:t xml:space="preserve"> skal i praksis ofte rettes flere gange på forskellige måder, </w:t>
      </w:r>
      <w:r w:rsidR="00A74DB4">
        <w:t xml:space="preserve">som </w:t>
      </w:r>
      <w:r w:rsidR="008E236F">
        <w:t xml:space="preserve">ikke </w:t>
      </w:r>
      <w:r w:rsidR="00A74DB4">
        <w:t>er</w:t>
      </w:r>
      <w:r w:rsidR="008E236F">
        <w:t xml:space="preserve"> beskrevet eller forudsat af EU-specifikation</w:t>
      </w:r>
      <w:r w:rsidR="004C5E1D">
        <w:t xml:space="preserve"> (ref. problemet </w:t>
      </w:r>
      <w:r w:rsidR="00BB0517">
        <w:t>ved at trække en transaktion tilbage)</w:t>
      </w:r>
      <w:r w:rsidR="00AF47FC">
        <w:t>.</w:t>
      </w:r>
      <w:r w:rsidR="004422E3">
        <w:br/>
      </w:r>
    </w:p>
    <w:p w14:paraId="69DE9F7B" w14:textId="321C2448" w:rsidR="00D84311" w:rsidRDefault="004422E3" w:rsidP="00385D98">
      <w:pPr>
        <w:pStyle w:val="Brdtekst"/>
        <w:numPr>
          <w:ilvl w:val="0"/>
          <w:numId w:val="55"/>
        </w:numPr>
        <w:spacing w:after="0"/>
      </w:pPr>
      <w:r>
        <w:t>F</w:t>
      </w:r>
      <w:r w:rsidR="008E236F">
        <w:t>orretningsforløbene er asynkrone og asymmetriske, f.eks. kan</w:t>
      </w:r>
      <w:r w:rsidR="004A429B">
        <w:t xml:space="preserve"> </w:t>
      </w:r>
      <w:r w:rsidR="008E236F">
        <w:t>det tage flere dage mellem "Afsend danske angivelser til EU" i et kald</w:t>
      </w:r>
      <w:r w:rsidR="008B265F">
        <w:t>,</w:t>
      </w:r>
      <w:r w:rsidR="008E236F">
        <w:t xml:space="preserve"> og "Modtag EU lokalansøgninger ophør v</w:t>
      </w:r>
      <w:r w:rsidR="00AA79EC">
        <w:t>e</w:t>
      </w:r>
      <w:r w:rsidR="008E236F">
        <w:t>dr. DK" i et andet kald</w:t>
      </w:r>
      <w:r w:rsidR="00065B90">
        <w:t>,</w:t>
      </w:r>
      <w:r w:rsidR="008E236F">
        <w:t xml:space="preserve"> uden at EU har sørget for en teknisk sporbarhed </w:t>
      </w:r>
      <w:r w:rsidR="00FD12BF">
        <w:t xml:space="preserve">(nøgle) </w:t>
      </w:r>
      <w:r w:rsidR="008E236F">
        <w:t>mellem de to kald</w:t>
      </w:r>
      <w:r>
        <w:t>.</w:t>
      </w:r>
    </w:p>
    <w:p w14:paraId="239E0A18" w14:textId="77777777" w:rsidR="00D424ED" w:rsidRDefault="00D424ED" w:rsidP="008E6670">
      <w:pPr>
        <w:pStyle w:val="Brdtekst"/>
        <w:spacing w:after="0"/>
        <w:ind w:left="720"/>
      </w:pPr>
    </w:p>
    <w:p w14:paraId="5F5A3EC4" w14:textId="4827A9E8" w:rsidR="006079FD" w:rsidRPr="00390A06" w:rsidRDefault="00D424ED" w:rsidP="008E6670">
      <w:pPr>
        <w:pStyle w:val="Brdtekst"/>
      </w:pPr>
      <w:r>
        <w:t>D</w:t>
      </w:r>
      <w:r w:rsidR="00A273BD">
        <w:t>omæneopdeling</w:t>
      </w:r>
      <w:r>
        <w:t xml:space="preserve"> i </w:t>
      </w:r>
      <w:r w:rsidRPr="009112E3">
        <w:t>figur 3.2</w:t>
      </w:r>
      <w:r w:rsidR="00A273BD">
        <w:t xml:space="preserve"> </w:t>
      </w:r>
      <w:r w:rsidR="00AA79EC">
        <w:t>er designet til</w:t>
      </w:r>
      <w:r w:rsidR="00A273BD">
        <w:t xml:space="preserve"> at mitigere </w:t>
      </w:r>
      <w:r w:rsidR="00781072">
        <w:t>for disse</w:t>
      </w:r>
      <w:r w:rsidR="004C2CDC">
        <w:t xml:space="preserve"> problemstillinger</w:t>
      </w:r>
      <w:r w:rsidR="00781072">
        <w:t xml:space="preserve">, ved at bygge særlige mikroservices </w:t>
      </w:r>
      <w:r w:rsidR="003D33ED">
        <w:t>ifm. EU-udveksling</w:t>
      </w:r>
      <w:r w:rsidR="00E822C4">
        <w:t>,</w:t>
      </w:r>
      <w:r w:rsidR="003D33ED">
        <w:t xml:space="preserve"> og særlige mikroservices ifm.</w:t>
      </w:r>
      <w:r w:rsidR="00781072">
        <w:t xml:space="preserve"> transaktionssporing</w:t>
      </w:r>
      <w:r w:rsidR="00594BEF">
        <w:t xml:space="preserve">. Hvis EU-specifikationen </w:t>
      </w:r>
      <w:r>
        <w:t>for SMV</w:t>
      </w:r>
      <w:r w:rsidR="0054429E">
        <w:t>-ordningen</w:t>
      </w:r>
      <w:r>
        <w:t xml:space="preserve"> </w:t>
      </w:r>
      <w:r w:rsidR="00594BEF">
        <w:t>viser sig at være</w:t>
      </w:r>
      <w:r w:rsidR="00E57D88">
        <w:t xml:space="preserve"> mere transaktionsvenlig</w:t>
      </w:r>
      <w:r w:rsidR="003D6F37">
        <w:t>,</w:t>
      </w:r>
      <w:r w:rsidR="00734D1F">
        <w:t xml:space="preserve"> </w:t>
      </w:r>
      <w:r w:rsidR="001D1E1C">
        <w:t xml:space="preserve">eller </w:t>
      </w:r>
      <w:r w:rsidR="006F5EB8">
        <w:t>har en anden kombination</w:t>
      </w:r>
      <w:r w:rsidR="008952A9">
        <w:t xml:space="preserve">, </w:t>
      </w:r>
      <w:r w:rsidR="00734D1F">
        <w:t xml:space="preserve">vil </w:t>
      </w:r>
      <w:r w:rsidR="001D1E1C">
        <w:t xml:space="preserve">alternative </w:t>
      </w:r>
      <w:r w:rsidR="00570735">
        <w:t>domæne</w:t>
      </w:r>
      <w:r w:rsidR="0017099D">
        <w:t>opdelinger</w:t>
      </w:r>
      <w:r w:rsidR="00570735">
        <w:t xml:space="preserve"> </w:t>
      </w:r>
      <w:r w:rsidR="00902C52">
        <w:t>muligvis</w:t>
      </w:r>
      <w:r w:rsidR="001D1E1C">
        <w:t xml:space="preserve"> </w:t>
      </w:r>
      <w:r w:rsidR="00786810">
        <w:t>tjene løsningen bedre</w:t>
      </w:r>
      <w:r w:rsidR="00570735">
        <w:t xml:space="preserve"> (se</w:t>
      </w:r>
      <w:r w:rsidR="00FC560B">
        <w:t xml:space="preserve"> </w:t>
      </w:r>
      <w:r w:rsidR="007B3846" w:rsidRPr="009112E3">
        <w:t>afsnit 3.1.6</w:t>
      </w:r>
      <w:r w:rsidR="00570735">
        <w:t>)</w:t>
      </w:r>
      <w:r w:rsidR="00786810">
        <w:t>.</w:t>
      </w:r>
      <w:r w:rsidR="00594BEF">
        <w:t xml:space="preserve"> </w:t>
      </w:r>
    </w:p>
    <w:p w14:paraId="01CABE17" w14:textId="13D0F5DA" w:rsidR="00DB42CD" w:rsidRPr="009B1D22" w:rsidRDefault="00586114" w:rsidP="00CF2E51">
      <w:pPr>
        <w:pStyle w:val="Overskrift4"/>
        <w:rPr>
          <w:rFonts w:asciiTheme="minorHAnsi" w:hAnsiTheme="minorHAnsi" w:cstheme="minorHAnsi"/>
        </w:rPr>
      </w:pPr>
      <w:r w:rsidRPr="009B1D22">
        <w:rPr>
          <w:rFonts w:asciiTheme="minorHAnsi" w:hAnsiTheme="minorHAnsi" w:cstheme="minorHAnsi"/>
        </w:rPr>
        <w:t xml:space="preserve">Virksomheder, </w:t>
      </w:r>
      <w:r w:rsidR="004E715B" w:rsidRPr="009B1D22">
        <w:rPr>
          <w:rFonts w:asciiTheme="minorHAnsi" w:hAnsiTheme="minorHAnsi" w:cstheme="minorHAnsi"/>
        </w:rPr>
        <w:t>EU-</w:t>
      </w:r>
      <w:r w:rsidR="00507E6F" w:rsidRPr="009B1D22">
        <w:rPr>
          <w:rFonts w:asciiTheme="minorHAnsi" w:hAnsiTheme="minorHAnsi" w:cstheme="minorHAnsi"/>
        </w:rPr>
        <w:t>kommunikation</w:t>
      </w:r>
      <w:r w:rsidR="004E715B" w:rsidRPr="009B1D22">
        <w:rPr>
          <w:rFonts w:asciiTheme="minorHAnsi" w:hAnsiTheme="minorHAnsi" w:cstheme="minorHAnsi"/>
        </w:rPr>
        <w:t xml:space="preserve"> og Tr</w:t>
      </w:r>
      <w:r w:rsidR="00B969B4" w:rsidRPr="009B1D22">
        <w:rPr>
          <w:rFonts w:asciiTheme="minorHAnsi" w:hAnsiTheme="minorHAnsi" w:cstheme="minorHAnsi"/>
        </w:rPr>
        <w:t>ansaktioner (Tr</w:t>
      </w:r>
      <w:r w:rsidR="004E715B" w:rsidRPr="009B1D22">
        <w:rPr>
          <w:rFonts w:asciiTheme="minorHAnsi" w:hAnsiTheme="minorHAnsi" w:cstheme="minorHAnsi"/>
        </w:rPr>
        <w:t>ack &amp; Trace</w:t>
      </w:r>
      <w:r w:rsidR="000F5960" w:rsidRPr="009B1D22">
        <w:rPr>
          <w:rFonts w:asciiTheme="minorHAnsi" w:hAnsiTheme="minorHAnsi" w:cstheme="minorHAnsi"/>
        </w:rPr>
        <w:t>)</w:t>
      </w:r>
      <w:r w:rsidR="00BB749D" w:rsidRPr="009B1D22">
        <w:rPr>
          <w:rFonts w:asciiTheme="minorHAnsi" w:hAnsiTheme="minorHAnsi" w:cstheme="minorHAnsi"/>
        </w:rPr>
        <w:t xml:space="preserve"> domæner</w:t>
      </w:r>
    </w:p>
    <w:p w14:paraId="5B01264D" w14:textId="77777777" w:rsidR="00DB42CD" w:rsidRDefault="00DB42CD" w:rsidP="005139D1"/>
    <w:p w14:paraId="411F9B38" w14:textId="106D5F74" w:rsidR="00A506ED" w:rsidRDefault="00A506ED" w:rsidP="00A506ED">
      <w:pPr>
        <w:pStyle w:val="Billedtekst"/>
      </w:pPr>
      <w:r>
        <w:lastRenderedPageBreak/>
        <w:t xml:space="preserve">Figur </w:t>
      </w:r>
      <w:r>
        <w:rPr>
          <w:noProof/>
        </w:rPr>
        <w:fldChar w:fldCharType="begin"/>
      </w:r>
      <w:r>
        <w:rPr>
          <w:noProof/>
        </w:rPr>
        <w:instrText xml:space="preserve"> STYLEREF 1 \s </w:instrText>
      </w:r>
      <w:r>
        <w:rPr>
          <w:noProof/>
        </w:rPr>
        <w:fldChar w:fldCharType="separate"/>
      </w:r>
      <w:r w:rsidR="0008557D">
        <w:rPr>
          <w:noProof/>
        </w:rPr>
        <w:t>3</w:t>
      </w:r>
      <w:r>
        <w:rPr>
          <w:noProof/>
        </w:rPr>
        <w:fldChar w:fldCharType="end"/>
      </w:r>
      <w:r>
        <w:t>.</w:t>
      </w:r>
      <w:r w:rsidR="00D70DD8">
        <w:rPr>
          <w:noProof/>
        </w:rPr>
        <w:t>3</w:t>
      </w:r>
      <w:r>
        <w:t xml:space="preserve">: </w:t>
      </w:r>
      <w:r w:rsidR="00FF177C">
        <w:t>Foreløbig</w:t>
      </w:r>
      <w:r w:rsidR="00082C2D">
        <w:t xml:space="preserve"> l</w:t>
      </w:r>
      <w:r w:rsidR="00B51736">
        <w:t>øsnings</w:t>
      </w:r>
      <w:r w:rsidR="00B93152">
        <w:t>arkitektur</w:t>
      </w:r>
      <w:r w:rsidR="00B51736">
        <w:t>, sammenhæng mellem domæner: Virksomheder, EU-kommunikation og Transaktioner</w:t>
      </w:r>
    </w:p>
    <w:p w14:paraId="7AA12886" w14:textId="52486005" w:rsidR="00E63818" w:rsidRDefault="00ED7635" w:rsidP="008E7C2B">
      <w:pPr>
        <w:pStyle w:val="Brdtekst"/>
      </w:pPr>
      <w:r>
        <w:rPr>
          <w:rFonts w:ascii="Segoe UI" w:hAnsi="Segoe UI" w:cs="Segoe UI"/>
          <w:noProof/>
          <w:color w:val="172B4D"/>
          <w:sz w:val="21"/>
          <w:szCs w:val="21"/>
        </w:rPr>
        <w:drawing>
          <wp:inline distT="0" distB="0" distL="0" distR="0" wp14:anchorId="0289DFD8" wp14:editId="60A0D717">
            <wp:extent cx="6790414" cy="512839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3101" cy="5130419"/>
                    </a:xfrm>
                    <a:prstGeom prst="rect">
                      <a:avLst/>
                    </a:prstGeom>
                    <a:noFill/>
                    <a:ln>
                      <a:noFill/>
                    </a:ln>
                  </pic:spPr>
                </pic:pic>
              </a:graphicData>
            </a:graphic>
          </wp:inline>
        </w:drawing>
      </w:r>
    </w:p>
    <w:p w14:paraId="5A82E99F" w14:textId="0D3F3227" w:rsidR="00AA79EC" w:rsidRDefault="00AA79EC">
      <w:pPr>
        <w:rPr>
          <w:i/>
          <w:iCs/>
          <w:u w:val="single"/>
        </w:rPr>
      </w:pPr>
    </w:p>
    <w:p w14:paraId="5878702B" w14:textId="71CED382" w:rsidR="006E5073" w:rsidRDefault="00CD4003" w:rsidP="00FB4592">
      <w:pPr>
        <w:rPr>
          <w:i/>
          <w:iCs/>
          <w:u w:val="single"/>
        </w:rPr>
      </w:pPr>
      <w:r>
        <w:rPr>
          <w:i/>
          <w:iCs/>
          <w:u w:val="single"/>
        </w:rPr>
        <w:lastRenderedPageBreak/>
        <w:t xml:space="preserve">Brugergrænsefladen til virksomheder </w:t>
      </w:r>
    </w:p>
    <w:bookmarkEnd w:id="355"/>
    <w:bookmarkEnd w:id="356"/>
    <w:bookmarkEnd w:id="357"/>
    <w:p w14:paraId="643AEB6B" w14:textId="77777777" w:rsidR="00847A90" w:rsidRDefault="00847A90" w:rsidP="00FB4592">
      <w:pPr>
        <w:rPr>
          <w:i/>
          <w:u w:val="single"/>
        </w:rPr>
      </w:pPr>
    </w:p>
    <w:p w14:paraId="75436E52" w14:textId="089A85D1" w:rsidR="00551AA3" w:rsidRDefault="00A37F52" w:rsidP="00FB4592">
      <w:r>
        <w:t>Brugergrænsefladen</w:t>
      </w:r>
      <w:r w:rsidR="00FB4592">
        <w:t xml:space="preserve"> </w:t>
      </w:r>
      <w:r w:rsidR="00CD4003">
        <w:t xml:space="preserve">kan </w:t>
      </w:r>
      <w:r w:rsidR="00FB4592">
        <w:t>r</w:t>
      </w:r>
      <w:r w:rsidR="00847A90" w:rsidRPr="00254105">
        <w:t xml:space="preserve">ealiseres </w:t>
      </w:r>
      <w:r w:rsidR="00F73ABD">
        <w:t>med</w:t>
      </w:r>
      <w:r w:rsidR="00F73ABD" w:rsidRPr="00254105">
        <w:t xml:space="preserve"> </w:t>
      </w:r>
      <w:r w:rsidR="00847A90" w:rsidRPr="00254105">
        <w:t>mikrofrontend arkitektur</w:t>
      </w:r>
      <w:r w:rsidR="002248F0">
        <w:t xml:space="preserve">, </w:t>
      </w:r>
      <w:r w:rsidR="00847A90" w:rsidRPr="00254105">
        <w:t xml:space="preserve">dvs. hver eneste blå kasse </w:t>
      </w:r>
      <w:r w:rsidR="006F1DC7">
        <w:t>under virksomheds</w:t>
      </w:r>
      <w:r w:rsidR="002B2616">
        <w:t>brugergrænseflade</w:t>
      </w:r>
      <w:r w:rsidR="006F1DC7">
        <w:t xml:space="preserve"> </w:t>
      </w:r>
      <w:r w:rsidR="00847A90" w:rsidRPr="00254105">
        <w:t xml:space="preserve">på </w:t>
      </w:r>
      <w:r w:rsidR="003A4F5A" w:rsidRPr="00BB062B">
        <w:rPr>
          <w:i/>
        </w:rPr>
        <w:t>figur 3.3</w:t>
      </w:r>
      <w:r w:rsidR="00847A90" w:rsidRPr="00254105">
        <w:t xml:space="preserve"> repræsenterer en selvstændig </w:t>
      </w:r>
      <w:r w:rsidR="00F73ABD">
        <w:t xml:space="preserve">del af brugergrænsefladen, en </w:t>
      </w:r>
      <w:r w:rsidR="00847A90" w:rsidRPr="00254105">
        <w:t xml:space="preserve">mikrofrontend, et element, som kan anvendes i forskellige ønskede kombinationer på skærmbilleder. </w:t>
      </w:r>
    </w:p>
    <w:p w14:paraId="40F8F5E7" w14:textId="77777777" w:rsidR="00551AA3" w:rsidRDefault="00551AA3" w:rsidP="00FB4592"/>
    <w:p w14:paraId="0D77BF0E" w14:textId="1AEF56B6" w:rsidR="00847A90" w:rsidRDefault="00847A90" w:rsidP="00FB4592">
      <w:r w:rsidRPr="00254105">
        <w:t>De</w:t>
      </w:r>
      <w:r w:rsidR="00AA7A43">
        <w:t xml:space="preserve">t </w:t>
      </w:r>
      <w:r w:rsidR="00F73ABD">
        <w:t>overvejes</w:t>
      </w:r>
      <w:r w:rsidR="00AA7A43">
        <w:t xml:space="preserve"> at </w:t>
      </w:r>
      <w:r w:rsidRPr="00254105">
        <w:t>a</w:t>
      </w:r>
      <w:r w:rsidR="000635D8">
        <w:t>n</w:t>
      </w:r>
      <w:r w:rsidRPr="00254105">
        <w:t xml:space="preserve">vende standard </w:t>
      </w:r>
      <w:r w:rsidR="002B2616">
        <w:t>brugergrænseflade</w:t>
      </w:r>
      <w:r w:rsidRPr="00254105">
        <w:t xml:space="preserve"> rammeværk</w:t>
      </w:r>
      <w:r w:rsidR="00086EEB">
        <w:t>,</w:t>
      </w:r>
      <w:r w:rsidRPr="00254105">
        <w:t xml:space="preserve"> såsom Vue eller React.</w:t>
      </w:r>
    </w:p>
    <w:p w14:paraId="3039FCCF" w14:textId="77777777" w:rsidR="00506244" w:rsidRPr="00254105" w:rsidRDefault="00506244" w:rsidP="00FB4592"/>
    <w:p w14:paraId="2078DA77" w14:textId="0EA77401" w:rsidR="00847A90" w:rsidRPr="00506244" w:rsidRDefault="00847A90" w:rsidP="00506244">
      <w:pPr>
        <w:pStyle w:val="Brdtekst"/>
        <w:rPr>
          <w:i/>
          <w:u w:val="single"/>
        </w:rPr>
      </w:pPr>
      <w:r w:rsidRPr="00506244">
        <w:rPr>
          <w:i/>
          <w:u w:val="single"/>
        </w:rPr>
        <w:t>SMV</w:t>
      </w:r>
      <w:r w:rsidR="00F80325" w:rsidRPr="00506244">
        <w:rPr>
          <w:i/>
          <w:u w:val="single"/>
        </w:rPr>
        <w:t>-</w:t>
      </w:r>
      <w:r w:rsidRPr="00506244">
        <w:rPr>
          <w:i/>
          <w:u w:val="single"/>
        </w:rPr>
        <w:t>registrering (og angivelser) backend</w:t>
      </w:r>
    </w:p>
    <w:p w14:paraId="5761D322" w14:textId="062B4F62" w:rsidR="00847A90" w:rsidRPr="00514503" w:rsidRDefault="002A3282" w:rsidP="00514503">
      <w:r>
        <w:t>Baseres på s</w:t>
      </w:r>
      <w:r w:rsidR="00847A90" w:rsidRPr="00514503">
        <w:t>tandard Java / Springboot backend</w:t>
      </w:r>
      <w:r w:rsidR="000A471B">
        <w:t>,</w:t>
      </w:r>
      <w:r w:rsidR="00847A90" w:rsidRPr="00514503">
        <w:t xml:space="preserve"> der kører på </w:t>
      </w:r>
      <w:r w:rsidR="004107E8">
        <w:t>é</w:t>
      </w:r>
      <w:r w:rsidR="00847A90" w:rsidRPr="00514503">
        <w:t xml:space="preserve">n eller flere (skalerbare) </w:t>
      </w:r>
      <w:r w:rsidR="006E2BCA">
        <w:t>D</w:t>
      </w:r>
      <w:r w:rsidR="00847A90" w:rsidRPr="00514503">
        <w:t>ocker containers:</w:t>
      </w:r>
    </w:p>
    <w:p w14:paraId="5EED9944" w14:textId="3707CB04" w:rsidR="00847A90" w:rsidRPr="00514503" w:rsidRDefault="00847A90" w:rsidP="0006569B">
      <w:pPr>
        <w:pStyle w:val="Listeafsnit"/>
        <w:numPr>
          <w:ilvl w:val="0"/>
          <w:numId w:val="21"/>
        </w:numPr>
      </w:pPr>
      <w:r w:rsidRPr="00514503">
        <w:t xml:space="preserve">modtager både dansk og </w:t>
      </w:r>
      <w:r w:rsidR="00B524C8" w:rsidRPr="00514503">
        <w:t>EU-data</w:t>
      </w:r>
      <w:r w:rsidRPr="00514503">
        <w:t xml:space="preserve"> og gemmer dem under </w:t>
      </w:r>
      <w:r w:rsidR="008553D8" w:rsidRPr="00514503">
        <w:t>en</w:t>
      </w:r>
      <w:r w:rsidRPr="00514503">
        <w:t xml:space="preserve"> fælles datamodel i en database (hvis scenarie 1</w:t>
      </w:r>
      <w:r w:rsidR="009A7852">
        <w:t>,</w:t>
      </w:r>
      <w:r w:rsidRPr="00514503">
        <w:t xml:space="preserve"> bliver registreringsdatabase implementering </w:t>
      </w:r>
      <w:r w:rsidR="00D40D0E">
        <w:t>i</w:t>
      </w:r>
      <w:r w:rsidRPr="00514503">
        <w:t xml:space="preserve"> UVIR / Virksomhedsregister med fælles </w:t>
      </w:r>
      <w:r w:rsidR="00F30196">
        <w:t>OSM2</w:t>
      </w:r>
      <w:r w:rsidRPr="00514503">
        <w:t>-SMV datamodel)</w:t>
      </w:r>
    </w:p>
    <w:p w14:paraId="5C1D9E58" w14:textId="4D98861F" w:rsidR="00847A90" w:rsidRPr="00514503" w:rsidRDefault="00847A90" w:rsidP="0006569B">
      <w:pPr>
        <w:pStyle w:val="Listeafsnit"/>
        <w:numPr>
          <w:ilvl w:val="0"/>
          <w:numId w:val="21"/>
        </w:numPr>
      </w:pPr>
      <w:r w:rsidRPr="00514503">
        <w:t>integrerer med Track &amp; Trace</w:t>
      </w:r>
      <w:r w:rsidR="009A7852">
        <w:t>,</w:t>
      </w:r>
      <w:r w:rsidRPr="00514503">
        <w:t xml:space="preserve"> </w:t>
      </w:r>
      <w:r w:rsidR="00A94F02">
        <w:t xml:space="preserve">som </w:t>
      </w:r>
      <w:r w:rsidR="00B524C8" w:rsidRPr="00514503">
        <w:t>registrerer</w:t>
      </w:r>
      <w:r w:rsidRPr="00514503">
        <w:t xml:space="preserve"> transaktionerne og sikre</w:t>
      </w:r>
      <w:r w:rsidR="009A7852">
        <w:t>r</w:t>
      </w:r>
      <w:r w:rsidRPr="00514503">
        <w:t xml:space="preserve"> sporbarhed i asynkrone sagsbehandlingsforløb (hvis scenarie 1</w:t>
      </w:r>
      <w:r w:rsidR="009A7852">
        <w:t>,</w:t>
      </w:r>
      <w:r w:rsidRPr="00514503">
        <w:t xml:space="preserve"> skal </w:t>
      </w:r>
      <w:r w:rsidR="00F30196">
        <w:t>OSM2</w:t>
      </w:r>
      <w:r w:rsidRPr="00514503">
        <w:t>s Track &amp; Trace modul bruges)</w:t>
      </w:r>
    </w:p>
    <w:p w14:paraId="77506B3C" w14:textId="4691054B" w:rsidR="00847A90" w:rsidRPr="00514503" w:rsidRDefault="00847A90" w:rsidP="0006569B">
      <w:pPr>
        <w:pStyle w:val="Listeafsnit"/>
        <w:numPr>
          <w:ilvl w:val="0"/>
          <w:numId w:val="21"/>
        </w:numPr>
      </w:pPr>
      <w:r w:rsidRPr="00514503">
        <w:t>integrerer med Virksomhedskommunikation</w:t>
      </w:r>
      <w:r w:rsidR="007744B6">
        <w:t>,</w:t>
      </w:r>
      <w:r w:rsidRPr="00514503">
        <w:t xml:space="preserve"> når der er behov </w:t>
      </w:r>
      <w:r w:rsidR="0086342D">
        <w:t xml:space="preserve">for </w:t>
      </w:r>
      <w:r w:rsidRPr="00514503">
        <w:t>at sende velkomstbreve eller andre notifikationer til virksomheder ifm. registreringer eller angivelser (hvis scenarie 1</w:t>
      </w:r>
      <w:r w:rsidR="001821B4">
        <w:t>,</w:t>
      </w:r>
      <w:r w:rsidRPr="00514503">
        <w:t xml:space="preserve"> </w:t>
      </w:r>
      <w:r w:rsidR="4E451FE9">
        <w:t>kan</w:t>
      </w:r>
      <w:r w:rsidR="4D08DCCA">
        <w:t xml:space="preserve"> </w:t>
      </w:r>
      <w:r w:rsidR="4E451FE9">
        <w:t>OSM2’s</w:t>
      </w:r>
      <w:r w:rsidRPr="00514503">
        <w:t xml:space="preserve"> Virksomhedskommunikation</w:t>
      </w:r>
      <w:r w:rsidR="001A0047">
        <w:t>s</w:t>
      </w:r>
      <w:r w:rsidRPr="00514503">
        <w:t>modul bruges)</w:t>
      </w:r>
    </w:p>
    <w:p w14:paraId="632ED1C2" w14:textId="66AD50CB" w:rsidR="00847A90" w:rsidRPr="00514503" w:rsidRDefault="00847A90" w:rsidP="0006569B">
      <w:pPr>
        <w:pStyle w:val="Listeafsnit"/>
        <w:numPr>
          <w:ilvl w:val="0"/>
          <w:numId w:val="21"/>
        </w:numPr>
      </w:pPr>
      <w:r w:rsidRPr="00514503">
        <w:t>integrerer med Validering, når der er behov for at tjekke omsætning eller registreringsforholdene i SMV (skal udvikles på nyt ifm. begge to scenarier)</w:t>
      </w:r>
    </w:p>
    <w:p w14:paraId="094EF814" w14:textId="275F246F" w:rsidR="00847A90" w:rsidRPr="00896B73" w:rsidRDefault="00847A90" w:rsidP="0006569B">
      <w:pPr>
        <w:pStyle w:val="Listeafsnit"/>
        <w:numPr>
          <w:ilvl w:val="0"/>
          <w:numId w:val="21"/>
        </w:numPr>
        <w:rPr>
          <w:rFonts w:cstheme="minorHAnsi"/>
        </w:rPr>
      </w:pPr>
      <w:r w:rsidRPr="00514503">
        <w:t xml:space="preserve">viser status på afsluttede / afgjorte registreringer - dvs. nuværende status om registreringer og </w:t>
      </w:r>
      <w:r w:rsidRPr="00896B73">
        <w:rPr>
          <w:rFonts w:cstheme="minorHAnsi"/>
        </w:rPr>
        <w:t>angivelser til virksomheder</w:t>
      </w:r>
    </w:p>
    <w:p w14:paraId="03E2EA2C" w14:textId="77777777" w:rsidR="003D03CE" w:rsidRPr="00896B73" w:rsidRDefault="003D03CE" w:rsidP="003D03CE">
      <w:pPr>
        <w:pStyle w:val="Brdtekst"/>
        <w:rPr>
          <w:rFonts w:cstheme="minorHAnsi"/>
          <w:i/>
          <w:iCs/>
          <w:u w:val="single"/>
        </w:rPr>
      </w:pPr>
    </w:p>
    <w:p w14:paraId="006509F6" w14:textId="56F804F4" w:rsidR="00941086" w:rsidRPr="000B31F4" w:rsidRDefault="00941086" w:rsidP="003D03CE">
      <w:pPr>
        <w:pStyle w:val="Brdtekst"/>
        <w:rPr>
          <w:rFonts w:cstheme="minorHAnsi"/>
          <w:i/>
          <w:u w:val="single"/>
        </w:rPr>
      </w:pPr>
      <w:r w:rsidRPr="00335839">
        <w:rPr>
          <w:rFonts w:cstheme="minorHAnsi"/>
          <w:i/>
          <w:u w:val="single"/>
        </w:rPr>
        <w:t>Track &amp; Trace backend</w:t>
      </w:r>
    </w:p>
    <w:p w14:paraId="3F3BDE9B" w14:textId="4484EBE8" w:rsidR="00941086" w:rsidRPr="008741E8" w:rsidRDefault="00941086" w:rsidP="008741E8">
      <w:r w:rsidRPr="008741E8">
        <w:t>Registrerer alle igangs</w:t>
      </w:r>
      <w:r w:rsidR="00BF14E1" w:rsidRPr="008741E8">
        <w:t>a</w:t>
      </w:r>
      <w:r w:rsidRPr="008741E8">
        <w:t xml:space="preserve">tte transaktioner fra alle SMV-backends og holder (ved hjælp af forskellige nøgler - datamodeller) </w:t>
      </w:r>
      <w:r w:rsidR="00475646">
        <w:t>styr</w:t>
      </w:r>
      <w:r w:rsidRPr="008741E8">
        <w:t xml:space="preserve"> med, hvor i forretningsgangen en besked</w:t>
      </w:r>
      <w:r w:rsidR="00053D73">
        <w:t xml:space="preserve"> </w:t>
      </w:r>
      <w:r w:rsidR="00F64931">
        <w:t>er</w:t>
      </w:r>
      <w:r w:rsidR="00ED5915">
        <w:t>,</w:t>
      </w:r>
      <w:r w:rsidRPr="008741E8">
        <w:t xml:space="preserve"> og om den hænger sammen med andre beskeder.</w:t>
      </w:r>
    </w:p>
    <w:p w14:paraId="76D7B404" w14:textId="4FF81C92" w:rsidR="00941086" w:rsidRDefault="00941086" w:rsidP="008741E8">
      <w:r w:rsidRPr="008741E8">
        <w:t xml:space="preserve">I </w:t>
      </w:r>
      <w:r w:rsidR="00F30196">
        <w:t>OSM2</w:t>
      </w:r>
      <w:r w:rsidRPr="008741E8">
        <w:t xml:space="preserve"> er Track &amp; Trace backend implementeret med Kafka event broker til at publicere transaktioner og Elasticsearch </w:t>
      </w:r>
      <w:r w:rsidR="00B207AD">
        <w:t>til at</w:t>
      </w:r>
      <w:r w:rsidRPr="008741E8">
        <w:t xml:space="preserve"> søge i dem efterfølgende, men funktionaliteten kan designes på forskellige måder og baseres på forskellige teknologier. </w:t>
      </w:r>
    </w:p>
    <w:p w14:paraId="575BD3C6" w14:textId="77777777" w:rsidR="00521976" w:rsidRPr="008741E8" w:rsidRDefault="00521976" w:rsidP="008741E8"/>
    <w:p w14:paraId="4C21F869" w14:textId="282A4DC0" w:rsidR="00941086" w:rsidRPr="008741E8" w:rsidRDefault="00941086" w:rsidP="008741E8">
      <w:r w:rsidRPr="008741E8">
        <w:t>Track &amp; Trace</w:t>
      </w:r>
      <w:r w:rsidR="00521976">
        <w:t xml:space="preserve"> </w:t>
      </w:r>
      <w:r w:rsidR="005D7F11">
        <w:t xml:space="preserve">er beskrevet yderligere </w:t>
      </w:r>
      <w:r w:rsidR="00FC560B">
        <w:t>i</w:t>
      </w:r>
      <w:r w:rsidR="00524A8E">
        <w:t xml:space="preserve"> </w:t>
      </w:r>
      <w:r w:rsidR="007614D1">
        <w:t>afsnittet</w:t>
      </w:r>
      <w:r w:rsidR="00634644">
        <w:t xml:space="preserve"> tilhørende </w:t>
      </w:r>
      <w:r w:rsidR="00634644" w:rsidRPr="00666598">
        <w:rPr>
          <w:i/>
          <w:iCs/>
        </w:rPr>
        <w:t xml:space="preserve">figur </w:t>
      </w:r>
      <w:r w:rsidR="00634644">
        <w:rPr>
          <w:i/>
          <w:iCs/>
        </w:rPr>
        <w:t>3.</w:t>
      </w:r>
      <w:r w:rsidR="00634644" w:rsidRPr="00666598">
        <w:rPr>
          <w:i/>
          <w:iCs/>
        </w:rPr>
        <w:t>5</w:t>
      </w:r>
      <w:r w:rsidR="00634644">
        <w:t>.</w:t>
      </w:r>
    </w:p>
    <w:p w14:paraId="219FF182" w14:textId="77777777" w:rsidR="0075463D" w:rsidRDefault="0075463D" w:rsidP="0075463D">
      <w:pPr>
        <w:pStyle w:val="Brdtekst"/>
        <w:rPr>
          <w:i/>
          <w:iCs/>
          <w:u w:val="single"/>
        </w:rPr>
      </w:pPr>
    </w:p>
    <w:p w14:paraId="4E43B0D5" w14:textId="250A926C" w:rsidR="00941086" w:rsidRPr="0075463D" w:rsidRDefault="00941086" w:rsidP="0075463D">
      <w:pPr>
        <w:pStyle w:val="Brdtekst"/>
        <w:rPr>
          <w:i/>
          <w:u w:val="single"/>
        </w:rPr>
      </w:pPr>
      <w:r w:rsidRPr="0075463D">
        <w:rPr>
          <w:i/>
          <w:u w:val="single"/>
        </w:rPr>
        <w:t xml:space="preserve">SMV </w:t>
      </w:r>
      <w:r w:rsidR="00FE15EC" w:rsidRPr="0075463D">
        <w:rPr>
          <w:i/>
          <w:u w:val="single"/>
        </w:rPr>
        <w:t>EU-kommunikation</w:t>
      </w:r>
      <w:r w:rsidRPr="0075463D">
        <w:rPr>
          <w:i/>
          <w:u w:val="single"/>
        </w:rPr>
        <w:t xml:space="preserve"> (registreringer og angivelser) backend</w:t>
      </w:r>
    </w:p>
    <w:p w14:paraId="15E3A94F" w14:textId="79F59A16" w:rsidR="00941086" w:rsidRPr="00A52B22" w:rsidRDefault="002A3282" w:rsidP="00A52B22">
      <w:r>
        <w:t>Baseres på s</w:t>
      </w:r>
      <w:r w:rsidR="00941086" w:rsidRPr="00A52B22">
        <w:t xml:space="preserve">tandard Java / Springboot backends og en eller flere (skalerbare) </w:t>
      </w:r>
      <w:r w:rsidR="00950E9F">
        <w:t>D</w:t>
      </w:r>
      <w:r w:rsidR="00941086" w:rsidRPr="00A52B22">
        <w:t>ocker containers:</w:t>
      </w:r>
    </w:p>
    <w:p w14:paraId="59E2EB94" w14:textId="6C07BCDC" w:rsidR="00941086" w:rsidRPr="00A52B22" w:rsidRDefault="0035401C" w:rsidP="0006569B">
      <w:pPr>
        <w:pStyle w:val="Listeafsnit"/>
        <w:numPr>
          <w:ilvl w:val="0"/>
          <w:numId w:val="23"/>
        </w:numPr>
      </w:pPr>
      <w:r>
        <w:t>k</w:t>
      </w:r>
      <w:r w:rsidR="00941086">
        <w:t>ommunikerer med SMV</w:t>
      </w:r>
      <w:r w:rsidR="003F1280">
        <w:t>-</w:t>
      </w:r>
      <w:r w:rsidR="00941086">
        <w:t>registrering (og angivelser) backend og EUs CCN2 services</w:t>
      </w:r>
    </w:p>
    <w:p w14:paraId="71746939" w14:textId="6C07BCDC" w:rsidR="00941086" w:rsidRPr="00A52B22" w:rsidRDefault="00941086" w:rsidP="0006569B">
      <w:pPr>
        <w:pStyle w:val="Listeafsnit"/>
        <w:numPr>
          <w:ilvl w:val="0"/>
          <w:numId w:val="23"/>
        </w:numPr>
      </w:pPr>
      <w:r>
        <w:t>henter dansk data fra SMV</w:t>
      </w:r>
      <w:r w:rsidR="003F1280">
        <w:t>-</w:t>
      </w:r>
      <w:r>
        <w:t>backends og afsender til EU</w:t>
      </w:r>
    </w:p>
    <w:p w14:paraId="19F5B575" w14:textId="77777777" w:rsidR="00941086" w:rsidRPr="00A52B22" w:rsidRDefault="00941086" w:rsidP="0006569B">
      <w:pPr>
        <w:pStyle w:val="Listeafsnit"/>
        <w:numPr>
          <w:ilvl w:val="0"/>
          <w:numId w:val="23"/>
        </w:numPr>
      </w:pPr>
      <w:r w:rsidRPr="00A52B22">
        <w:t>modtager EU data fra CCN2 og sender til Danmark</w:t>
      </w:r>
    </w:p>
    <w:p w14:paraId="023F05D3" w14:textId="0A106E8B" w:rsidR="00941086" w:rsidRPr="00A52B22" w:rsidRDefault="00941086" w:rsidP="0006569B">
      <w:pPr>
        <w:pStyle w:val="Listeafsnit"/>
        <w:numPr>
          <w:ilvl w:val="0"/>
          <w:numId w:val="23"/>
        </w:numPr>
      </w:pPr>
      <w:r w:rsidRPr="00A52B22">
        <w:t xml:space="preserve">integrerer med Track &amp; Trace </w:t>
      </w:r>
      <w:r w:rsidR="001A28EE">
        <w:t>som</w:t>
      </w:r>
      <w:r w:rsidRPr="00A52B22">
        <w:t xml:space="preserve"> </w:t>
      </w:r>
      <w:r w:rsidR="00B524C8" w:rsidRPr="00A52B22">
        <w:t>registrerer</w:t>
      </w:r>
      <w:r w:rsidRPr="00A52B22">
        <w:t xml:space="preserve"> transaktionerne og sikre</w:t>
      </w:r>
      <w:r w:rsidR="00185CF8">
        <w:t>r</w:t>
      </w:r>
      <w:r w:rsidRPr="00A52B22">
        <w:t xml:space="preserve"> sporbarhed i asynkrone sagsbehandlingsforløb</w:t>
      </w:r>
    </w:p>
    <w:p w14:paraId="46CF2B98" w14:textId="20C0DEC4" w:rsidR="00941086" w:rsidRPr="00A52B22" w:rsidRDefault="00941086" w:rsidP="0006569B">
      <w:pPr>
        <w:pStyle w:val="Listeafsnit"/>
        <w:numPr>
          <w:ilvl w:val="0"/>
          <w:numId w:val="23"/>
        </w:numPr>
      </w:pPr>
      <w:r w:rsidRPr="00A52B22">
        <w:t>integrerer med Virksomhedskommunikation</w:t>
      </w:r>
      <w:r w:rsidR="008E6379">
        <w:t>,</w:t>
      </w:r>
      <w:r w:rsidRPr="00A52B22">
        <w:t xml:space="preserve"> hvis der er behov </w:t>
      </w:r>
      <w:r w:rsidR="008E6379">
        <w:t xml:space="preserve">for </w:t>
      </w:r>
      <w:r w:rsidRPr="00A52B22">
        <w:t>at sende velkomstbreve eller andre notifikationer til virksomheder ifm. registreringer eller angivelser (meget usandsynligt at dette API bliver brugt der, men det er muligt efter behov)</w:t>
      </w:r>
    </w:p>
    <w:p w14:paraId="39804633" w14:textId="5E2527F0" w:rsidR="00472151" w:rsidRPr="0001572E" w:rsidRDefault="00941086" w:rsidP="0006569B">
      <w:pPr>
        <w:pStyle w:val="Listeafsnit"/>
        <w:numPr>
          <w:ilvl w:val="0"/>
          <w:numId w:val="23"/>
        </w:numPr>
      </w:pPr>
      <w:r w:rsidRPr="00A52B22">
        <w:lastRenderedPageBreak/>
        <w:t xml:space="preserve">integrerer med Validering, når der er behov for at tjekke omsætning eller registreringsforholdene i SMV </w:t>
      </w:r>
      <w:r w:rsidRPr="003A2D1C">
        <w:t>eller andre systemer</w:t>
      </w:r>
      <w:r w:rsidRPr="00A52B22">
        <w:t xml:space="preserve"> (meget usandsynligt, at validering skal anvendes der, men det er muligt efter behov)</w:t>
      </w:r>
    </w:p>
    <w:p w14:paraId="4A67BF51" w14:textId="785C318A" w:rsidR="00BD767A" w:rsidRPr="00C57911" w:rsidRDefault="00BB749D" w:rsidP="008047F8">
      <w:pPr>
        <w:pStyle w:val="Overskrift4"/>
        <w:rPr>
          <w:rFonts w:asciiTheme="minorHAnsi" w:hAnsiTheme="minorHAnsi" w:cstheme="minorHAnsi"/>
        </w:rPr>
      </w:pPr>
      <w:r w:rsidRPr="00E914DD">
        <w:rPr>
          <w:rFonts w:asciiTheme="minorHAnsi" w:hAnsiTheme="minorHAnsi" w:cstheme="minorHAnsi"/>
        </w:rPr>
        <w:lastRenderedPageBreak/>
        <w:t>Valideringer domæne</w:t>
      </w:r>
    </w:p>
    <w:p w14:paraId="5914F486" w14:textId="0F715B1F" w:rsidR="004017E2" w:rsidRDefault="001B4697" w:rsidP="004017E2">
      <w:pPr>
        <w:pStyle w:val="Brdtekst"/>
      </w:pPr>
      <w:r>
        <w:t xml:space="preserve"> </w:t>
      </w:r>
    </w:p>
    <w:p w14:paraId="517748D7" w14:textId="217D97FE" w:rsidR="00A506ED" w:rsidRDefault="00A506ED" w:rsidP="00A506ED">
      <w:pPr>
        <w:pStyle w:val="Billedtekst"/>
      </w:pPr>
      <w:r>
        <w:t xml:space="preserve">Figur </w:t>
      </w:r>
      <w:r>
        <w:rPr>
          <w:noProof/>
        </w:rPr>
        <w:fldChar w:fldCharType="begin"/>
      </w:r>
      <w:r>
        <w:rPr>
          <w:noProof/>
        </w:rPr>
        <w:instrText xml:space="preserve"> STYLEREF 1 \s </w:instrText>
      </w:r>
      <w:r>
        <w:rPr>
          <w:noProof/>
        </w:rPr>
        <w:fldChar w:fldCharType="separate"/>
      </w:r>
      <w:r w:rsidR="0008557D">
        <w:rPr>
          <w:noProof/>
        </w:rPr>
        <w:t>3</w:t>
      </w:r>
      <w:r>
        <w:rPr>
          <w:noProof/>
        </w:rPr>
        <w:fldChar w:fldCharType="end"/>
      </w:r>
      <w:r>
        <w:t>.</w:t>
      </w:r>
      <w:r>
        <w:rPr>
          <w:noProof/>
        </w:rPr>
        <w:fldChar w:fldCharType="begin"/>
      </w:r>
      <w:r>
        <w:rPr>
          <w:noProof/>
        </w:rPr>
        <w:instrText xml:space="preserve"> SEQ Figur \* ARABIC \s 1 </w:instrText>
      </w:r>
      <w:r>
        <w:rPr>
          <w:noProof/>
        </w:rPr>
        <w:fldChar w:fldCharType="separate"/>
      </w:r>
      <w:r w:rsidR="0008557D">
        <w:rPr>
          <w:noProof/>
        </w:rPr>
        <w:t>4</w:t>
      </w:r>
      <w:r>
        <w:rPr>
          <w:noProof/>
        </w:rPr>
        <w:fldChar w:fldCharType="end"/>
      </w:r>
      <w:r>
        <w:t xml:space="preserve">: </w:t>
      </w:r>
      <w:r w:rsidR="00FF177C">
        <w:t>Foreløbig l</w:t>
      </w:r>
      <w:r w:rsidR="00BB41B1">
        <w:t xml:space="preserve">øsningsdiagram, </w:t>
      </w:r>
      <w:r>
        <w:t>Validering</w:t>
      </w:r>
    </w:p>
    <w:p w14:paraId="785613C4" w14:textId="3233C842" w:rsidR="004017E2" w:rsidRPr="004017E2" w:rsidRDefault="002D5469" w:rsidP="004017E2">
      <w:pPr>
        <w:pStyle w:val="Brdtekst"/>
      </w:pPr>
      <w:r>
        <w:rPr>
          <w:noProof/>
        </w:rPr>
        <w:drawing>
          <wp:inline distT="0" distB="0" distL="0" distR="0" wp14:anchorId="409C0797" wp14:editId="04C19090">
            <wp:extent cx="6120130" cy="2412365"/>
            <wp:effectExtent l="0" t="0" r="0" b="698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12365"/>
                    </a:xfrm>
                    <a:prstGeom prst="rect">
                      <a:avLst/>
                    </a:prstGeom>
                  </pic:spPr>
                </pic:pic>
              </a:graphicData>
            </a:graphic>
          </wp:inline>
        </w:drawing>
      </w:r>
    </w:p>
    <w:p w14:paraId="7604DEBC" w14:textId="77777777" w:rsidR="004D5AE0" w:rsidRPr="00571DB7" w:rsidRDefault="004D5AE0" w:rsidP="0091404F">
      <w:pPr>
        <w:pStyle w:val="Brdtekst"/>
        <w:rPr>
          <w:i/>
          <w:u w:val="single"/>
        </w:rPr>
      </w:pPr>
      <w:r w:rsidRPr="00571DB7">
        <w:rPr>
          <w:i/>
          <w:u w:val="single"/>
        </w:rPr>
        <w:t>Validering API</w:t>
      </w:r>
    </w:p>
    <w:p w14:paraId="33E1D413" w14:textId="527A1C65" w:rsidR="004D5AE0" w:rsidRPr="00571DB7" w:rsidRDefault="004D5AE0" w:rsidP="00F57A26">
      <w:r w:rsidRPr="00571DB7">
        <w:t xml:space="preserve">Et </w:t>
      </w:r>
      <w:r w:rsidR="007D0AE5" w:rsidRPr="00571DB7">
        <w:t>standardbibliotek</w:t>
      </w:r>
      <w:r w:rsidRPr="00571DB7">
        <w:t>, som kan indbygges i enhver SMV</w:t>
      </w:r>
      <w:r w:rsidR="00633362" w:rsidRPr="00571DB7">
        <w:t>-</w:t>
      </w:r>
      <w:r w:rsidRPr="00571DB7">
        <w:t xml:space="preserve">mikroservice eller backend efter behov. Kan konfigureres </w:t>
      </w:r>
      <w:r w:rsidR="00C563E5" w:rsidRPr="00571DB7">
        <w:t xml:space="preserve">til </w:t>
      </w:r>
      <w:r w:rsidRPr="00571DB7">
        <w:t>at køre alle</w:t>
      </w:r>
      <w:r w:rsidR="004B7DE2">
        <w:t>,</w:t>
      </w:r>
      <w:r w:rsidRPr="00571DB7">
        <w:t xml:space="preserve"> eller kun enkelte valideringer.</w:t>
      </w:r>
    </w:p>
    <w:p w14:paraId="7991A774" w14:textId="5E00F755" w:rsidR="004D5AE0" w:rsidRPr="00571DB7" w:rsidRDefault="004D5AE0" w:rsidP="00F57A26">
      <w:r w:rsidRPr="00571DB7">
        <w:t xml:space="preserve">Det </w:t>
      </w:r>
      <w:r w:rsidR="002A3282" w:rsidRPr="00571DB7">
        <w:t>skal</w:t>
      </w:r>
      <w:r w:rsidRPr="00571DB7">
        <w:t xml:space="preserve"> afklare</w:t>
      </w:r>
      <w:r w:rsidR="002A3282" w:rsidRPr="00571DB7">
        <w:t>s</w:t>
      </w:r>
      <w:r w:rsidRPr="00571DB7">
        <w:t xml:space="preserve"> </w:t>
      </w:r>
      <w:r w:rsidR="002A3282" w:rsidRPr="00571DB7">
        <w:t>i analysefasen</w:t>
      </w:r>
      <w:r w:rsidRPr="00571DB7">
        <w:t>:</w:t>
      </w:r>
    </w:p>
    <w:p w14:paraId="63D20313" w14:textId="661D50D1" w:rsidR="004D5AE0" w:rsidRPr="00571DB7" w:rsidRDefault="7CCFD8BD" w:rsidP="0006569B">
      <w:pPr>
        <w:pStyle w:val="Listeafsnit"/>
        <w:numPr>
          <w:ilvl w:val="0"/>
          <w:numId w:val="24"/>
        </w:numPr>
      </w:pPr>
      <w:r w:rsidRPr="00571DB7">
        <w:t>om alle komponenterne skal benytte sig af dette API</w:t>
      </w:r>
      <w:commentRangeStart w:id="367"/>
      <w:r w:rsidRPr="00571DB7">
        <w:t xml:space="preserve">, </w:t>
      </w:r>
      <w:r w:rsidR="004B7DE2">
        <w:t>selvom</w:t>
      </w:r>
      <w:r w:rsidRPr="00571DB7">
        <w:t xml:space="preserve"> alle har en mulighed</w:t>
      </w:r>
      <w:commentRangeEnd w:id="367"/>
      <w:r w:rsidR="004D5AE0" w:rsidRPr="00C97AB4">
        <w:rPr>
          <w:rStyle w:val="Kommentarhenvisning"/>
          <w:sz w:val="22"/>
          <w:szCs w:val="22"/>
        </w:rPr>
        <w:commentReference w:id="367"/>
      </w:r>
    </w:p>
    <w:p w14:paraId="0ACCEC83" w14:textId="6C07BCDC" w:rsidR="004D5AE0" w:rsidRPr="00571DB7" w:rsidRDefault="004D5AE0" w:rsidP="0006569B">
      <w:pPr>
        <w:pStyle w:val="Listeafsnit"/>
        <w:numPr>
          <w:ilvl w:val="0"/>
          <w:numId w:val="24"/>
        </w:numPr>
      </w:pPr>
      <w:r w:rsidRPr="00571DB7">
        <w:t xml:space="preserve">om validering backend selv indeholder forretningsregler og kontroller, eller skal det spørgende </w:t>
      </w:r>
      <w:r w:rsidR="00802E5C" w:rsidRPr="00571DB7">
        <w:t>fagkomponent</w:t>
      </w:r>
      <w:r w:rsidRPr="00571DB7">
        <w:t xml:space="preserve"> selv </w:t>
      </w:r>
      <w:r w:rsidR="004D4F60" w:rsidRPr="00571DB7">
        <w:t xml:space="preserve">oversætte </w:t>
      </w:r>
      <w:r w:rsidRPr="00571DB7">
        <w:t>svaret</w:t>
      </w:r>
      <w:r w:rsidR="00581670" w:rsidRPr="00571DB7">
        <w:t>,</w:t>
      </w:r>
      <w:r w:rsidRPr="00571DB7">
        <w:t xml:space="preserve"> og sætte det i den rigtige kontekst - f.eks. validering backend kan returnere enten omsætningstallet eller beslutning</w:t>
      </w:r>
      <w:r w:rsidR="00817B53" w:rsidRPr="00571DB7">
        <w:t xml:space="preserve"> om</w:t>
      </w:r>
      <w:r w:rsidRPr="00571DB7">
        <w:t>, at omsætningen er over tærsklen (eller begge dele)</w:t>
      </w:r>
    </w:p>
    <w:p w14:paraId="729A13AF" w14:textId="383530EB" w:rsidR="004D5AE0" w:rsidRPr="0091404F" w:rsidRDefault="004D5AE0" w:rsidP="0091404F">
      <w:pPr>
        <w:pStyle w:val="Brdtekst"/>
        <w:rPr>
          <w:i/>
          <w:u w:val="single"/>
        </w:rPr>
      </w:pPr>
      <w:r w:rsidRPr="0091404F">
        <w:rPr>
          <w:i/>
          <w:u w:val="single"/>
        </w:rPr>
        <w:t>Validering backend</w:t>
      </w:r>
    </w:p>
    <w:p w14:paraId="1BF22653" w14:textId="77777777" w:rsidR="004D5AE0" w:rsidRPr="00941E97" w:rsidRDefault="004D5AE0" w:rsidP="00941E97">
      <w:r w:rsidRPr="00941E97">
        <w:t>Kaldes igennem Validering API og integrerer med alle relevante interne og eksterne systemer, henter relevant data og stiller til rådighed til SMV-backends. Den er også integreret med valutakonvertering, som sørger for, at alle valutaer er håndteret / beregnet rigtigt.</w:t>
      </w:r>
    </w:p>
    <w:p w14:paraId="33B4FA78" w14:textId="0FABD1C4" w:rsidR="004D5AE0" w:rsidRPr="00941E97" w:rsidRDefault="002A3282" w:rsidP="00941E97">
      <w:r w:rsidRPr="00F57A26">
        <w:t xml:space="preserve">Det </w:t>
      </w:r>
      <w:r>
        <w:t>skal</w:t>
      </w:r>
      <w:r w:rsidRPr="00F57A26">
        <w:t xml:space="preserve"> afklare</w:t>
      </w:r>
      <w:r>
        <w:t>s</w:t>
      </w:r>
      <w:r w:rsidRPr="00F57A26">
        <w:t xml:space="preserve"> </w:t>
      </w:r>
      <w:r>
        <w:t>i analysefasen</w:t>
      </w:r>
      <w:r w:rsidR="004D5AE0" w:rsidRPr="00941E97">
        <w:t>:</w:t>
      </w:r>
    </w:p>
    <w:p w14:paraId="40F9AFE6" w14:textId="4D9AF57D" w:rsidR="004D5AE0" w:rsidRPr="003A2D1C" w:rsidRDefault="004D5AE0" w:rsidP="0006569B">
      <w:pPr>
        <w:pStyle w:val="Listeafsnit"/>
        <w:numPr>
          <w:ilvl w:val="0"/>
          <w:numId w:val="25"/>
        </w:numPr>
      </w:pPr>
      <w:r>
        <w:t xml:space="preserve">om validering backend selv indeholder forretningsregler og kontroller, eller </w:t>
      </w:r>
      <w:r w:rsidR="00EA0045">
        <w:t xml:space="preserve">om </w:t>
      </w:r>
      <w:r>
        <w:t xml:space="preserve">det spørgende </w:t>
      </w:r>
      <w:r w:rsidR="00FE7264">
        <w:t>fagkomponent</w:t>
      </w:r>
      <w:r>
        <w:t xml:space="preserve"> selv </w:t>
      </w:r>
      <w:r w:rsidR="00EA0045">
        <w:t xml:space="preserve">skal </w:t>
      </w:r>
      <w:r w:rsidR="004D4F60">
        <w:t xml:space="preserve">oversætte </w:t>
      </w:r>
      <w:r>
        <w:t>svaret</w:t>
      </w:r>
      <w:r w:rsidR="00024199">
        <w:t>,</w:t>
      </w:r>
      <w:r>
        <w:t xml:space="preserve"> og sætte det i den rigtige kontekst - f.eks. validering backend kan returnere enten omsætningstallet eller beslutning</w:t>
      </w:r>
      <w:r w:rsidR="00945216">
        <w:t xml:space="preserve"> om</w:t>
      </w:r>
      <w:r>
        <w:t>, at omsætningen er over tærsklen (eller begge dele)</w:t>
      </w:r>
    </w:p>
    <w:p w14:paraId="06651179" w14:textId="77777777" w:rsidR="00375786" w:rsidRDefault="00375786">
      <w:pPr>
        <w:rPr>
          <w:rFonts w:asciiTheme="majorHAnsi" w:eastAsiaTheme="majorEastAsia" w:hAnsiTheme="majorHAnsi" w:cstheme="majorBidi"/>
          <w:b/>
          <w:iCs/>
        </w:rPr>
      </w:pPr>
      <w:r>
        <w:br w:type="page"/>
      </w:r>
    </w:p>
    <w:p w14:paraId="3332BF2D" w14:textId="28A49492" w:rsidR="004F7E58" w:rsidRPr="004A4719" w:rsidRDefault="00583EF0" w:rsidP="008047F8">
      <w:pPr>
        <w:pStyle w:val="Overskrift4"/>
        <w:rPr>
          <w:rFonts w:asciiTheme="minorHAnsi" w:hAnsiTheme="minorHAnsi" w:cstheme="minorHAnsi"/>
        </w:rPr>
      </w:pPr>
      <w:bookmarkStart w:id="368" w:name="_Ref98760096"/>
      <w:r w:rsidRPr="004A4719">
        <w:rPr>
          <w:rFonts w:asciiTheme="minorHAnsi" w:hAnsiTheme="minorHAnsi" w:cstheme="minorHAnsi"/>
        </w:rPr>
        <w:lastRenderedPageBreak/>
        <w:t>Transaktioner (</w:t>
      </w:r>
      <w:r w:rsidR="004F7E58" w:rsidRPr="004A4719">
        <w:rPr>
          <w:rFonts w:asciiTheme="minorHAnsi" w:hAnsiTheme="minorHAnsi" w:cstheme="minorHAnsi"/>
        </w:rPr>
        <w:t>Track &amp; Trace</w:t>
      </w:r>
      <w:r w:rsidRPr="004A4719">
        <w:rPr>
          <w:rFonts w:asciiTheme="minorHAnsi" w:hAnsiTheme="minorHAnsi" w:cstheme="minorHAnsi"/>
        </w:rPr>
        <w:t>)</w:t>
      </w:r>
      <w:r w:rsidR="0091404F" w:rsidRPr="004A4719">
        <w:rPr>
          <w:rFonts w:asciiTheme="minorHAnsi" w:hAnsiTheme="minorHAnsi" w:cstheme="minorHAnsi"/>
        </w:rPr>
        <w:t xml:space="preserve">, </w:t>
      </w:r>
      <w:r w:rsidR="004F7E58" w:rsidRPr="004A4719">
        <w:rPr>
          <w:rFonts w:asciiTheme="minorHAnsi" w:hAnsiTheme="minorHAnsi" w:cstheme="minorHAnsi"/>
        </w:rPr>
        <w:t>Virksomhedskommunikation og D</w:t>
      </w:r>
      <w:r w:rsidR="007614D1" w:rsidRPr="004A4719">
        <w:rPr>
          <w:rFonts w:asciiTheme="minorHAnsi" w:hAnsiTheme="minorHAnsi" w:cstheme="minorHAnsi"/>
        </w:rPr>
        <w:t>ata</w:t>
      </w:r>
      <w:r w:rsidR="004F7E58" w:rsidRPr="004A4719">
        <w:rPr>
          <w:rFonts w:asciiTheme="minorHAnsi" w:hAnsiTheme="minorHAnsi" w:cstheme="minorHAnsi"/>
        </w:rPr>
        <w:t>W</w:t>
      </w:r>
      <w:r w:rsidR="007614D1" w:rsidRPr="004A4719">
        <w:rPr>
          <w:rFonts w:asciiTheme="minorHAnsi" w:hAnsiTheme="minorHAnsi" w:cstheme="minorHAnsi"/>
        </w:rPr>
        <w:t>arehouse</w:t>
      </w:r>
      <w:r w:rsidR="004F7E58" w:rsidRPr="004A4719">
        <w:rPr>
          <w:rFonts w:asciiTheme="minorHAnsi" w:hAnsiTheme="minorHAnsi" w:cstheme="minorHAnsi"/>
        </w:rPr>
        <w:t xml:space="preserve"> dataudstilling</w:t>
      </w:r>
      <w:r w:rsidRPr="004A4719">
        <w:rPr>
          <w:rFonts w:asciiTheme="minorHAnsi" w:hAnsiTheme="minorHAnsi" w:cstheme="minorHAnsi"/>
        </w:rPr>
        <w:t xml:space="preserve"> domæner</w:t>
      </w:r>
      <w:bookmarkEnd w:id="368"/>
    </w:p>
    <w:p w14:paraId="1EF8E876" w14:textId="77777777" w:rsidR="00375786" w:rsidRDefault="00375786" w:rsidP="00375786">
      <w:pPr>
        <w:pStyle w:val="Brdtekst"/>
      </w:pPr>
    </w:p>
    <w:p w14:paraId="377E14F7" w14:textId="50095AC4" w:rsidR="00C06799" w:rsidRDefault="00C06799" w:rsidP="00C06799">
      <w:pPr>
        <w:pStyle w:val="Billedtekst"/>
      </w:pPr>
      <w:r>
        <w:t xml:space="preserve">Figur </w:t>
      </w:r>
      <w:r>
        <w:rPr>
          <w:noProof/>
        </w:rPr>
        <w:fldChar w:fldCharType="begin"/>
      </w:r>
      <w:r>
        <w:rPr>
          <w:noProof/>
        </w:rPr>
        <w:instrText xml:space="preserve"> STYLEREF 1 \s </w:instrText>
      </w:r>
      <w:r>
        <w:rPr>
          <w:noProof/>
        </w:rPr>
        <w:fldChar w:fldCharType="separate"/>
      </w:r>
      <w:r w:rsidR="0008557D">
        <w:rPr>
          <w:noProof/>
        </w:rPr>
        <w:t>3</w:t>
      </w:r>
      <w:r>
        <w:rPr>
          <w:noProof/>
        </w:rPr>
        <w:fldChar w:fldCharType="end"/>
      </w:r>
      <w:r>
        <w:t>.</w:t>
      </w:r>
      <w:r>
        <w:rPr>
          <w:noProof/>
        </w:rPr>
        <w:fldChar w:fldCharType="begin"/>
      </w:r>
      <w:r>
        <w:rPr>
          <w:noProof/>
        </w:rPr>
        <w:instrText xml:space="preserve"> SEQ Figur \* ARABIC \s 1 </w:instrText>
      </w:r>
      <w:r>
        <w:rPr>
          <w:noProof/>
        </w:rPr>
        <w:fldChar w:fldCharType="separate"/>
      </w:r>
      <w:r w:rsidR="0008557D">
        <w:rPr>
          <w:noProof/>
        </w:rPr>
        <w:t>5</w:t>
      </w:r>
      <w:r>
        <w:rPr>
          <w:noProof/>
        </w:rPr>
        <w:fldChar w:fldCharType="end"/>
      </w:r>
      <w:r>
        <w:t xml:space="preserve">: </w:t>
      </w:r>
      <w:r w:rsidR="00FF177C">
        <w:t>Foreløbig l</w:t>
      </w:r>
      <w:r w:rsidR="00BB41B1" w:rsidRPr="00BB41B1">
        <w:t>øsnin</w:t>
      </w:r>
      <w:r w:rsidR="00BB41B1">
        <w:t>g</w:t>
      </w:r>
      <w:r w:rsidR="00BB41B1" w:rsidRPr="00BB41B1">
        <w:t>sdiagram, sammenhæng mellem</w:t>
      </w:r>
      <w:r w:rsidR="00BB41B1">
        <w:t xml:space="preserve"> domæner: Transaktioner, Virksomhedskommunikation, DW</w:t>
      </w:r>
    </w:p>
    <w:p w14:paraId="3700CBA4" w14:textId="77777777" w:rsidR="00C06799" w:rsidRPr="00375786" w:rsidRDefault="00C06799" w:rsidP="00375786">
      <w:pPr>
        <w:pStyle w:val="Brdtekst"/>
      </w:pPr>
    </w:p>
    <w:p w14:paraId="187F2143" w14:textId="460034C1" w:rsidR="003B0EBB" w:rsidRPr="003B0EBB" w:rsidRDefault="00D93B89" w:rsidP="003B0EBB">
      <w:pPr>
        <w:pStyle w:val="Brdtekst"/>
      </w:pPr>
      <w:r>
        <w:rPr>
          <w:noProof/>
        </w:rPr>
        <w:drawing>
          <wp:inline distT="0" distB="0" distL="0" distR="0" wp14:anchorId="07CD0A17" wp14:editId="1B51A598">
            <wp:extent cx="5358393" cy="2125455"/>
            <wp:effectExtent l="0" t="0" r="0" b="825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0367" cy="2126238"/>
                    </a:xfrm>
                    <a:prstGeom prst="rect">
                      <a:avLst/>
                    </a:prstGeom>
                    <a:noFill/>
                    <a:ln>
                      <a:noFill/>
                    </a:ln>
                  </pic:spPr>
                </pic:pic>
              </a:graphicData>
            </a:graphic>
          </wp:inline>
        </w:drawing>
      </w:r>
    </w:p>
    <w:p w14:paraId="5DEF6ACA" w14:textId="77777777" w:rsidR="00D62CCB" w:rsidRPr="0091404F" w:rsidRDefault="00D62CCB" w:rsidP="0091404F">
      <w:pPr>
        <w:pStyle w:val="Brdtekst"/>
        <w:rPr>
          <w:i/>
          <w:u w:val="single"/>
        </w:rPr>
      </w:pPr>
      <w:r w:rsidRPr="0091404F">
        <w:rPr>
          <w:i/>
          <w:u w:val="single"/>
        </w:rPr>
        <w:t>Track &amp; Trace backend</w:t>
      </w:r>
    </w:p>
    <w:p w14:paraId="0541F441" w14:textId="4CC89978" w:rsidR="00FC47F6" w:rsidRDefault="00D62CCB" w:rsidP="00573EC3">
      <w:r w:rsidRPr="003C4934">
        <w:t>Da de fleste transaktioner i SMV forventes at være asynkrone (man skal vente længe mellem afsendelse af data og resulterende svar), bliver man nødt til at spore transaktionerne i en særlig komponent, som kan pare afsendelser med svaret over længere perioder. Det handler om en meget simpel komponent, hvor alle transaktioner i SMV</w:t>
      </w:r>
      <w:r w:rsidR="00A55C46">
        <w:t>,</w:t>
      </w:r>
      <w:r w:rsidRPr="003C4934">
        <w:t xml:space="preserve"> udover at blive logget i en applikationslog, også registreres i Track &amp; Trace backend. </w:t>
      </w:r>
    </w:p>
    <w:p w14:paraId="0E7BD0EB" w14:textId="77777777" w:rsidR="00FC47F6" w:rsidRDefault="00FC47F6" w:rsidP="00573EC3"/>
    <w:p w14:paraId="44E0ACFC" w14:textId="46B4815C" w:rsidR="00D62CCB" w:rsidRPr="003C4934" w:rsidRDefault="00D62CCB" w:rsidP="00573EC3">
      <w:r w:rsidRPr="003C4934">
        <w:t xml:space="preserve">Alle ikke-afsluttede forretningsflows, som Track &amp; Trace har indblik i, opsamles som sager til sagsbehandlere, som de bagefter kan </w:t>
      </w:r>
      <w:r w:rsidR="00A63637">
        <w:t>benytte</w:t>
      </w:r>
      <w:r w:rsidRPr="003C4934">
        <w:t xml:space="preserve"> </w:t>
      </w:r>
      <w:commentRangeStart w:id="369"/>
      <w:r w:rsidRPr="00FF177C">
        <w:rPr>
          <w:i/>
        </w:rPr>
        <w:t>Visiter(Ret)SkubVidere</w:t>
      </w:r>
      <w:commentRangeEnd w:id="369"/>
      <w:r w:rsidR="004E7850">
        <w:rPr>
          <w:rStyle w:val="Kommentarhenvisning"/>
        </w:rPr>
        <w:commentReference w:id="369"/>
      </w:r>
      <w:r w:rsidR="00A63637">
        <w:rPr>
          <w:i/>
        </w:rPr>
        <w:t xml:space="preserve"> i</w:t>
      </w:r>
      <w:r w:rsidRPr="003C4934">
        <w:t>. Virksomhederne kan kun se udestående forretningsflows v</w:t>
      </w:r>
      <w:r w:rsidR="002613C5">
        <w:t>e</w:t>
      </w:r>
      <w:r w:rsidRPr="003C4934">
        <w:t>dr. deres egen virksomhed</w:t>
      </w:r>
      <w:r w:rsidR="00B207AD">
        <w:t>,</w:t>
      </w:r>
      <w:r w:rsidRPr="003C4934">
        <w:t xml:space="preserve"> V(R)SV er reserveret </w:t>
      </w:r>
      <w:r w:rsidR="00B207AD">
        <w:t xml:space="preserve">til </w:t>
      </w:r>
      <w:r w:rsidRPr="003C4934">
        <w:t>sagsbehandlerne</w:t>
      </w:r>
      <w:r w:rsidR="00043DE1">
        <w:t>.</w:t>
      </w:r>
    </w:p>
    <w:p w14:paraId="3535D8D3" w14:textId="77777777" w:rsidR="00C6235B" w:rsidRDefault="00C6235B" w:rsidP="00C6235B">
      <w:pPr>
        <w:pStyle w:val="Brdtekst"/>
      </w:pPr>
    </w:p>
    <w:p w14:paraId="4DEE1F88" w14:textId="77777777" w:rsidR="004B0F08" w:rsidRDefault="004B0F08">
      <w:pPr>
        <w:rPr>
          <w:rFonts w:asciiTheme="majorHAnsi" w:eastAsiaTheme="majorEastAsia" w:hAnsiTheme="majorHAnsi" w:cstheme="majorBidi"/>
          <w:b/>
          <w:iCs/>
        </w:rPr>
      </w:pPr>
      <w:r>
        <w:br w:type="page"/>
      </w:r>
    </w:p>
    <w:p w14:paraId="54361D5A" w14:textId="02CE2B27" w:rsidR="00F90454" w:rsidRPr="00A63637" w:rsidRDefault="00F90454" w:rsidP="008047F8">
      <w:pPr>
        <w:pStyle w:val="Overskrift4"/>
        <w:rPr>
          <w:rFonts w:asciiTheme="minorHAnsi" w:hAnsiTheme="minorHAnsi" w:cstheme="minorHAnsi"/>
        </w:rPr>
      </w:pPr>
      <w:r w:rsidRPr="00A63637">
        <w:rPr>
          <w:rFonts w:asciiTheme="minorHAnsi" w:hAnsiTheme="minorHAnsi" w:cstheme="minorHAnsi"/>
        </w:rPr>
        <w:lastRenderedPageBreak/>
        <w:t xml:space="preserve">Sagsbehandling og </w:t>
      </w:r>
      <w:r w:rsidR="005468E8" w:rsidRPr="00A63637">
        <w:rPr>
          <w:rFonts w:asciiTheme="minorHAnsi" w:hAnsiTheme="minorHAnsi" w:cstheme="minorHAnsi"/>
        </w:rPr>
        <w:t xml:space="preserve">periodiske kørsler </w:t>
      </w:r>
      <w:r w:rsidR="00BD7B65" w:rsidRPr="00A63637">
        <w:rPr>
          <w:rFonts w:asciiTheme="minorHAnsi" w:hAnsiTheme="minorHAnsi" w:cstheme="minorHAnsi"/>
        </w:rPr>
        <w:t xml:space="preserve">(årshjul) </w:t>
      </w:r>
      <w:r w:rsidR="005468E8" w:rsidRPr="00A63637">
        <w:rPr>
          <w:rFonts w:asciiTheme="minorHAnsi" w:hAnsiTheme="minorHAnsi" w:cstheme="minorHAnsi"/>
        </w:rPr>
        <w:t>domæner</w:t>
      </w:r>
    </w:p>
    <w:p w14:paraId="382C4E02" w14:textId="77777777" w:rsidR="00C6235B" w:rsidRDefault="00C6235B" w:rsidP="00C6235B">
      <w:pPr>
        <w:pStyle w:val="Brdtekst"/>
      </w:pPr>
    </w:p>
    <w:p w14:paraId="569F0C21" w14:textId="52A07D68" w:rsidR="00D47958" w:rsidRDefault="00D47958" w:rsidP="00D47958">
      <w:pPr>
        <w:pStyle w:val="Billedtekst"/>
      </w:pPr>
      <w:r>
        <w:t xml:space="preserve">Figur </w:t>
      </w:r>
      <w:r>
        <w:rPr>
          <w:noProof/>
        </w:rPr>
        <w:fldChar w:fldCharType="begin"/>
      </w:r>
      <w:r>
        <w:rPr>
          <w:noProof/>
        </w:rPr>
        <w:instrText xml:space="preserve"> STYLEREF 1 \s </w:instrText>
      </w:r>
      <w:r>
        <w:rPr>
          <w:noProof/>
        </w:rPr>
        <w:fldChar w:fldCharType="separate"/>
      </w:r>
      <w:r w:rsidR="0008557D">
        <w:rPr>
          <w:noProof/>
        </w:rPr>
        <w:t>3</w:t>
      </w:r>
      <w:r>
        <w:rPr>
          <w:noProof/>
        </w:rPr>
        <w:fldChar w:fldCharType="end"/>
      </w:r>
      <w:r>
        <w:t>.</w:t>
      </w:r>
      <w:r>
        <w:rPr>
          <w:noProof/>
        </w:rPr>
        <w:fldChar w:fldCharType="begin"/>
      </w:r>
      <w:r>
        <w:rPr>
          <w:noProof/>
        </w:rPr>
        <w:instrText xml:space="preserve"> SEQ Figur \* ARABIC \s 1 </w:instrText>
      </w:r>
      <w:r>
        <w:rPr>
          <w:noProof/>
        </w:rPr>
        <w:fldChar w:fldCharType="separate"/>
      </w:r>
      <w:r w:rsidR="0008557D">
        <w:rPr>
          <w:noProof/>
        </w:rPr>
        <w:t>6</w:t>
      </w:r>
      <w:r>
        <w:rPr>
          <w:noProof/>
        </w:rPr>
        <w:fldChar w:fldCharType="end"/>
      </w:r>
      <w:r>
        <w:t xml:space="preserve">: </w:t>
      </w:r>
      <w:r w:rsidR="00FF177C">
        <w:t>Foreløbig l</w:t>
      </w:r>
      <w:r w:rsidR="00BB41B1">
        <w:t xml:space="preserve">øsningsdiagram, sammenhæng mellem </w:t>
      </w:r>
      <w:r w:rsidR="00C06799">
        <w:t>Sagsbehandling</w:t>
      </w:r>
      <w:r w:rsidR="00083D19">
        <w:t xml:space="preserve"> og andre domæner</w:t>
      </w:r>
    </w:p>
    <w:p w14:paraId="6D7AD83A" w14:textId="0644D9AE" w:rsidR="00941E97" w:rsidRPr="00941E97" w:rsidRDefault="00B810D4" w:rsidP="00941E97">
      <w:pPr>
        <w:pStyle w:val="Brdtekst"/>
      </w:pPr>
      <w:r>
        <w:rPr>
          <w:noProof/>
        </w:rPr>
        <w:drawing>
          <wp:inline distT="0" distB="0" distL="0" distR="0" wp14:anchorId="41ED0762" wp14:editId="7E92B7D6">
            <wp:extent cx="6737530" cy="2776662"/>
            <wp:effectExtent l="0" t="0" r="6350" b="508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1139" cy="2778149"/>
                    </a:xfrm>
                    <a:prstGeom prst="rect">
                      <a:avLst/>
                    </a:prstGeom>
                    <a:noFill/>
                    <a:ln>
                      <a:noFill/>
                    </a:ln>
                  </pic:spPr>
                </pic:pic>
              </a:graphicData>
            </a:graphic>
          </wp:inline>
        </w:drawing>
      </w:r>
    </w:p>
    <w:p w14:paraId="37AF24EA" w14:textId="77777777" w:rsidR="009D00C3" w:rsidRPr="009D00C3" w:rsidRDefault="009D00C3" w:rsidP="00514503"/>
    <w:p w14:paraId="7CF0A18B" w14:textId="4571ABC8" w:rsidR="00617B6D" w:rsidRPr="004234DA" w:rsidRDefault="00617B6D" w:rsidP="004234DA">
      <w:r w:rsidRPr="004234DA">
        <w:t xml:space="preserve">I de fleste </w:t>
      </w:r>
      <w:r w:rsidR="004234DA" w:rsidRPr="004234DA">
        <w:t>tilfælde</w:t>
      </w:r>
      <w:r w:rsidRPr="004234DA">
        <w:t xml:space="preserve"> benytter Sagsbehandling backend </w:t>
      </w:r>
      <w:r w:rsidR="00E37DF2">
        <w:t xml:space="preserve">sig </w:t>
      </w:r>
      <w:r w:rsidRPr="004234DA">
        <w:t>af de samme backends</w:t>
      </w:r>
      <w:r w:rsidR="005E16D6">
        <w:t>,</w:t>
      </w:r>
      <w:r w:rsidRPr="004234DA">
        <w:t xml:space="preserve"> lavet til</w:t>
      </w:r>
      <w:r w:rsidR="005D0D82">
        <w:t xml:space="preserve"> både </w:t>
      </w:r>
      <w:r w:rsidRPr="004234DA">
        <w:t xml:space="preserve">virksomheder og </w:t>
      </w:r>
      <w:r w:rsidR="00997E8F" w:rsidRPr="004234DA">
        <w:t>EU-myndigheder</w:t>
      </w:r>
      <w:r w:rsidRPr="004234DA">
        <w:t xml:space="preserve">, dog med </w:t>
      </w:r>
      <w:r w:rsidR="00997E8F">
        <w:t xml:space="preserve">separat </w:t>
      </w:r>
      <w:r w:rsidRPr="004234DA">
        <w:t>autentificering og autorisering.</w:t>
      </w:r>
    </w:p>
    <w:p w14:paraId="367255E5" w14:textId="15D38E6D" w:rsidR="00617B6D" w:rsidRPr="004234DA" w:rsidRDefault="00617B6D" w:rsidP="004234DA">
      <w:r w:rsidRPr="004234DA">
        <w:t>Den kan betragtes som en særlig autoriseret viderestillings-backend til allerede eksiste</w:t>
      </w:r>
      <w:r w:rsidR="00997E8F">
        <w:t>r</w:t>
      </w:r>
      <w:r w:rsidRPr="004234DA">
        <w:t xml:space="preserve">ende backends i 90% af </w:t>
      </w:r>
      <w:r w:rsidR="00BE63B1">
        <w:t>alle tilfælde</w:t>
      </w:r>
      <w:r w:rsidR="00C06799">
        <w:t>.</w:t>
      </w:r>
    </w:p>
    <w:p w14:paraId="5E1A00F8" w14:textId="77777777" w:rsidR="004C6EAF" w:rsidRDefault="004C6EAF" w:rsidP="004234DA"/>
    <w:p w14:paraId="5B560A88" w14:textId="7B4FD59D" w:rsidR="00617B6D" w:rsidRPr="004234DA" w:rsidRDefault="00617B6D" w:rsidP="004234DA">
      <w:r w:rsidRPr="004234DA">
        <w:t xml:space="preserve">Som </w:t>
      </w:r>
      <w:r w:rsidR="003A4F5A">
        <w:t xml:space="preserve">det </w:t>
      </w:r>
      <w:r w:rsidRPr="004234DA">
        <w:t xml:space="preserve">fremgår </w:t>
      </w:r>
      <w:r w:rsidR="007D114E">
        <w:t>på figur 3.6</w:t>
      </w:r>
      <w:r w:rsidRPr="004234DA">
        <w:t>, er det et krav, at alle backends og komponenter altid indrapporterer / registrerer alle transaktioner</w:t>
      </w:r>
      <w:r w:rsidR="005F59DC">
        <w:t>,</w:t>
      </w:r>
      <w:r w:rsidRPr="004234DA">
        <w:t xml:space="preserve"> de har foretaget sig ind i Track &amp; Trace modul (igennem T&amp;T API). På den måde, kan man holde øje med alle asynkrone forløb - dvs. hvis man kender start og slut for et forløb, kan man fremsøge og vise både afsluttede (historiske) og ikke-afsluttede (igangværende) transaktioner til både virksomheder og sagsbehandlere. </w:t>
      </w:r>
    </w:p>
    <w:p w14:paraId="53C703B8" w14:textId="42AC6879" w:rsidR="00BD7B65" w:rsidRDefault="00BD7B65" w:rsidP="00BD7B65">
      <w:pPr>
        <w:pStyle w:val="Brdtekst"/>
        <w:rPr>
          <w:i/>
          <w:iCs/>
          <w:u w:val="single"/>
        </w:rPr>
      </w:pPr>
    </w:p>
    <w:p w14:paraId="54C49DEA" w14:textId="4A134B62" w:rsidR="00097A7F" w:rsidRDefault="00097A7F" w:rsidP="00097A7F">
      <w:pPr>
        <w:rPr>
          <w:i/>
          <w:iCs/>
          <w:u w:val="single"/>
        </w:rPr>
      </w:pPr>
      <w:r>
        <w:rPr>
          <w:i/>
          <w:iCs/>
          <w:u w:val="single"/>
        </w:rPr>
        <w:t>Brugergrænsefladen til sagsbehandler</w:t>
      </w:r>
    </w:p>
    <w:p w14:paraId="17BDA158" w14:textId="42713A98" w:rsidR="00617B6D" w:rsidRPr="00D424DB" w:rsidRDefault="00617B6D" w:rsidP="00D424DB">
      <w:r w:rsidRPr="00D424DB">
        <w:t xml:space="preserve">Teknisk </w:t>
      </w:r>
      <w:r w:rsidR="00B32840">
        <w:t>bliver</w:t>
      </w:r>
      <w:r w:rsidRPr="00D424DB">
        <w:t xml:space="preserve"> der ikke en stor forskel mellem implementering af </w:t>
      </w:r>
      <w:r w:rsidR="00A37F52">
        <w:t>brugergrænseflade</w:t>
      </w:r>
      <w:r w:rsidRPr="00D424DB">
        <w:t xml:space="preserve"> til virksomheder og sagsbehandlere, rettighederne er dog anderledes. Sagsbehandlerne skal kunne få vist </w:t>
      </w:r>
      <w:r w:rsidR="00097A7F">
        <w:t>alle</w:t>
      </w:r>
      <w:r w:rsidR="00097A7F" w:rsidRPr="00D424DB">
        <w:t xml:space="preserve"> </w:t>
      </w:r>
      <w:r w:rsidRPr="00D424DB">
        <w:t>data om alle virksomheder, imens en virksomhed kun kan se sin egen data.</w:t>
      </w:r>
    </w:p>
    <w:p w14:paraId="60E373B3" w14:textId="5157BA12" w:rsidR="00617B6D" w:rsidRPr="00D424DB" w:rsidRDefault="00617B6D" w:rsidP="00D424DB">
      <w:r w:rsidRPr="00D424DB">
        <w:t>Der findes kun ganske få ekstra features</w:t>
      </w:r>
      <w:r w:rsidR="00554D01">
        <w:t xml:space="preserve">, der </w:t>
      </w:r>
      <w:r w:rsidRPr="00D424DB">
        <w:t xml:space="preserve">ikke </w:t>
      </w:r>
      <w:r w:rsidR="00554D01">
        <w:t xml:space="preserve">er </w:t>
      </w:r>
      <w:r w:rsidRPr="00D424DB">
        <w:t xml:space="preserve">tilgængelige </w:t>
      </w:r>
      <w:r w:rsidR="00554D01">
        <w:t>for</w:t>
      </w:r>
      <w:r w:rsidRPr="00D424DB">
        <w:t xml:space="preserve"> virksomheder</w:t>
      </w:r>
      <w:r w:rsidR="00D424DB">
        <w:t xml:space="preserve">: </w:t>
      </w:r>
    </w:p>
    <w:p w14:paraId="10DA85DA" w14:textId="39E9734A" w:rsidR="00617B6D" w:rsidRPr="00D424DB" w:rsidRDefault="00617B6D" w:rsidP="0006569B">
      <w:pPr>
        <w:pStyle w:val="Listeafsnit"/>
        <w:numPr>
          <w:ilvl w:val="0"/>
          <w:numId w:val="25"/>
        </w:numPr>
      </w:pPr>
      <w:r w:rsidRPr="00D424DB">
        <w:t>Udpeg virksomheden</w:t>
      </w:r>
      <w:r w:rsidR="003B618E">
        <w:t xml:space="preserve"> til</w:t>
      </w:r>
      <w:r w:rsidRPr="00D424DB">
        <w:t xml:space="preserve"> manuel kontrol</w:t>
      </w:r>
    </w:p>
    <w:p w14:paraId="2A4DBE49" w14:textId="0CE1B216" w:rsidR="00617B6D" w:rsidRPr="00D424DB" w:rsidRDefault="00617B6D" w:rsidP="0006569B">
      <w:pPr>
        <w:pStyle w:val="Listeafsnit"/>
        <w:numPr>
          <w:ilvl w:val="0"/>
          <w:numId w:val="25"/>
        </w:numPr>
      </w:pPr>
      <w:r w:rsidRPr="00D424DB">
        <w:t>Registrer hændelser / upload filer til journalisering</w:t>
      </w:r>
      <w:r>
        <w:t xml:space="preserve"> / opdatér sag </w:t>
      </w:r>
    </w:p>
    <w:p w14:paraId="0389B1F1" w14:textId="77777777" w:rsidR="00617B6D" w:rsidRPr="00D424DB" w:rsidRDefault="00617B6D" w:rsidP="0006569B">
      <w:pPr>
        <w:pStyle w:val="Listeafsnit"/>
        <w:numPr>
          <w:ilvl w:val="0"/>
          <w:numId w:val="25"/>
        </w:numPr>
      </w:pPr>
      <w:r w:rsidRPr="00D424DB">
        <w:t>VRSV</w:t>
      </w:r>
    </w:p>
    <w:p w14:paraId="547C1F99" w14:textId="6C07BCDC" w:rsidR="00617B6D" w:rsidRDefault="00617B6D" w:rsidP="0006569B">
      <w:pPr>
        <w:pStyle w:val="Listeafsnit"/>
        <w:numPr>
          <w:ilvl w:val="0"/>
          <w:numId w:val="25"/>
        </w:numPr>
      </w:pPr>
      <w:r>
        <w:t>Årshjul / Central scheduler</w:t>
      </w:r>
    </w:p>
    <w:p w14:paraId="6A5B4992" w14:textId="77777777" w:rsidR="001E1F66" w:rsidRDefault="001E1F66" w:rsidP="001E1F66">
      <w:pPr>
        <w:pStyle w:val="Brdtekst"/>
        <w:rPr>
          <w:i/>
          <w:iCs/>
          <w:u w:val="single"/>
        </w:rPr>
      </w:pPr>
    </w:p>
    <w:p w14:paraId="7148D7DD" w14:textId="74F15BCA" w:rsidR="00704442" w:rsidRPr="00A86BF5" w:rsidRDefault="00704442" w:rsidP="001E1F66">
      <w:pPr>
        <w:pStyle w:val="Brdtekst"/>
        <w:rPr>
          <w:b/>
          <w:i/>
          <w:u w:val="single"/>
        </w:rPr>
      </w:pPr>
      <w:r w:rsidRPr="001E1F66">
        <w:rPr>
          <w:i/>
          <w:u w:val="single"/>
        </w:rPr>
        <w:t>V(R)SV</w:t>
      </w:r>
    </w:p>
    <w:p w14:paraId="128E27BC" w14:textId="4979B9CD" w:rsidR="00704442" w:rsidRPr="00E4168C" w:rsidRDefault="00704442" w:rsidP="00E4168C">
      <w:r w:rsidRPr="00666598">
        <w:rPr>
          <w:i/>
          <w:iCs/>
        </w:rPr>
        <w:lastRenderedPageBreak/>
        <w:t>Visiter(Ret-eventuelt)SkubVidere</w:t>
      </w:r>
      <w:r w:rsidRPr="00E4168C">
        <w:t xml:space="preserve"> </w:t>
      </w:r>
      <w:r w:rsidR="001C38F6">
        <w:t>brugergrænseflade</w:t>
      </w:r>
      <w:r w:rsidRPr="00E4168C">
        <w:t xml:space="preserve"> sørger for kontrol i aktive, udestående sager mellem EU og Danmark. Det giver sagsbehandleren mulighed </w:t>
      </w:r>
      <w:r w:rsidR="00DF666D">
        <w:t xml:space="preserve">for </w:t>
      </w:r>
      <w:r w:rsidRPr="00E4168C">
        <w:t>at behandle ikke straks-godkende sager på tre forskellige måder:</w:t>
      </w:r>
    </w:p>
    <w:p w14:paraId="729700E1" w14:textId="77777777" w:rsidR="00704442" w:rsidRPr="00E4168C" w:rsidRDefault="00704442" w:rsidP="0006569B">
      <w:pPr>
        <w:pStyle w:val="Listeafsnit"/>
        <w:numPr>
          <w:ilvl w:val="0"/>
          <w:numId w:val="28"/>
        </w:numPr>
      </w:pPr>
      <w:r w:rsidRPr="00E4168C">
        <w:t>Godkende</w:t>
      </w:r>
    </w:p>
    <w:p w14:paraId="2609B0AD" w14:textId="77777777" w:rsidR="00704442" w:rsidRPr="00E4168C" w:rsidRDefault="00704442" w:rsidP="0006569B">
      <w:pPr>
        <w:pStyle w:val="Listeafsnit"/>
        <w:numPr>
          <w:ilvl w:val="0"/>
          <w:numId w:val="28"/>
        </w:numPr>
      </w:pPr>
      <w:r w:rsidRPr="00E4168C">
        <w:t>Afvise / Annullere</w:t>
      </w:r>
    </w:p>
    <w:p w14:paraId="5CCB96EA" w14:textId="77777777" w:rsidR="00704442" w:rsidRPr="00E4168C" w:rsidRDefault="00704442" w:rsidP="0006569B">
      <w:pPr>
        <w:pStyle w:val="Listeafsnit"/>
        <w:numPr>
          <w:ilvl w:val="0"/>
          <w:numId w:val="28"/>
        </w:numPr>
      </w:pPr>
      <w:r w:rsidRPr="00E4168C">
        <w:t>Rette</w:t>
      </w:r>
    </w:p>
    <w:p w14:paraId="09698672" w14:textId="5DD9D612" w:rsidR="00704442" w:rsidRDefault="00DE662D" w:rsidP="00E4168C">
      <w:r>
        <w:t>Det vil sige</w:t>
      </w:r>
      <w:r w:rsidR="00D71D7D">
        <w:t>,</w:t>
      </w:r>
      <w:r w:rsidR="00704442" w:rsidRPr="00E4168C">
        <w:t xml:space="preserve"> efter andre </w:t>
      </w:r>
      <w:r w:rsidR="00CC2420" w:rsidRPr="00E4168C">
        <w:t>moduler</w:t>
      </w:r>
      <w:r w:rsidR="00704442" w:rsidRPr="00E4168C">
        <w:t xml:space="preserve"> (</w:t>
      </w:r>
      <w:r w:rsidR="00376FC3">
        <w:t>primært</w:t>
      </w:r>
      <w:r w:rsidR="00704442" w:rsidRPr="00E4168C">
        <w:t xml:space="preserve"> T</w:t>
      </w:r>
      <w:r w:rsidR="0008557D">
        <w:t>rack</w:t>
      </w:r>
      <w:r w:rsidR="00704442" w:rsidRPr="00E4168C">
        <w:t>&amp;T</w:t>
      </w:r>
      <w:r w:rsidR="0008557D">
        <w:t>race</w:t>
      </w:r>
      <w:r w:rsidR="00704442" w:rsidRPr="00E4168C">
        <w:t>) har identificeret relevante transaktioner, som en sagsbehandler skal forholde sig til, benyttes V(R)SV modulet til at agere på sagerne (beskeder) og Skubbe dem Videre i forløbet.</w:t>
      </w:r>
    </w:p>
    <w:p w14:paraId="2462CC28" w14:textId="77777777" w:rsidR="00CC2420" w:rsidRPr="00E4168C" w:rsidRDefault="00CC2420" w:rsidP="00E4168C"/>
    <w:p w14:paraId="298C7711" w14:textId="08F66043" w:rsidR="00704442" w:rsidRPr="00E4168C" w:rsidRDefault="00704442" w:rsidP="00E4168C">
      <w:r w:rsidRPr="00E4168C">
        <w:t>På grund af GDPR</w:t>
      </w:r>
      <w:r w:rsidR="00CC2420">
        <w:t>-</w:t>
      </w:r>
      <w:r w:rsidRPr="00E4168C">
        <w:t>regler, er det altid problematisk at rette i stamdata fra danske virksomheder eller EU. Ret-funktion skal bruges sparsommeligt og med omhu.</w:t>
      </w:r>
      <w:r w:rsidR="0093177F">
        <w:t xml:space="preserve"> </w:t>
      </w:r>
      <w:r w:rsidRPr="00E4168C">
        <w:t>V(R)SV er kontekst sensitiv, dvs. man må kun rette i tilladte datafelter</w:t>
      </w:r>
      <w:r w:rsidR="00062C0B">
        <w:t>,</w:t>
      </w:r>
      <w:r w:rsidRPr="00E4168C">
        <w:t xml:space="preserve"> og hvis ikke relevant, bliver Ret</w:t>
      </w:r>
      <w:r w:rsidR="008323DC">
        <w:t>-</w:t>
      </w:r>
      <w:r w:rsidRPr="00E4168C">
        <w:t>funktion slet ikke aktiveret for sagsbehandleren.</w:t>
      </w:r>
    </w:p>
    <w:p w14:paraId="4F979555" w14:textId="77777777" w:rsidR="00121E57" w:rsidRDefault="00121E57" w:rsidP="00E4168C"/>
    <w:p w14:paraId="34AE896C" w14:textId="232F74C1" w:rsidR="00894F6D" w:rsidRDefault="008A459B" w:rsidP="00E4168C">
      <w:r>
        <w:t>Man s</w:t>
      </w:r>
      <w:r w:rsidR="00704442" w:rsidRPr="00E4168C">
        <w:t xml:space="preserve">kal ikke forveksle </w:t>
      </w:r>
      <w:r w:rsidRPr="00E4168C">
        <w:t xml:space="preserve">V(R)SV </w:t>
      </w:r>
      <w:r w:rsidR="00704442" w:rsidRPr="00E4168C">
        <w:t xml:space="preserve">med </w:t>
      </w:r>
      <w:r w:rsidR="000F7C10" w:rsidRPr="00E4168C">
        <w:t>moduler</w:t>
      </w:r>
      <w:r w:rsidR="00704442" w:rsidRPr="00E4168C">
        <w:t>, der retter virksomhedsoplysninger</w:t>
      </w:r>
      <w:r>
        <w:t>,</w:t>
      </w:r>
      <w:r w:rsidR="00704442" w:rsidRPr="00E4168C">
        <w:t xml:space="preserve"> der ikke er i transit</w:t>
      </w:r>
      <w:r w:rsidR="00404B6B">
        <w:t xml:space="preserve"> </w:t>
      </w:r>
      <w:r w:rsidR="00704442" w:rsidRPr="00E4168C">
        <w:t xml:space="preserve">- dvs. data allerede godkendt og registreret i databaserne. Man skal heller ikke bruge V(R)SV til andre standardfunktioner såsom </w:t>
      </w:r>
      <w:r>
        <w:t xml:space="preserve">eksempelvis </w:t>
      </w:r>
      <w:r w:rsidR="00704442" w:rsidRPr="00E4168C">
        <w:t xml:space="preserve">Ophør. Til dette bruger man andre backends (som er teknisk fælles for virksomheder og sagsbehandlere, dog med forskellige rettigheder). </w:t>
      </w:r>
    </w:p>
    <w:p w14:paraId="6B720FBF" w14:textId="77777777" w:rsidR="00894F6D" w:rsidRDefault="00894F6D" w:rsidP="00E4168C"/>
    <w:p w14:paraId="0CC08FEF" w14:textId="68AA61AD" w:rsidR="00704442" w:rsidRPr="00E4168C" w:rsidRDefault="00704442" w:rsidP="00E4168C">
      <w:r w:rsidRPr="00E4168C">
        <w:t>Virksomheder har ingen adgang til V(R)SV.</w:t>
      </w:r>
    </w:p>
    <w:p w14:paraId="5241E7AD" w14:textId="77777777" w:rsidR="008359D1" w:rsidRDefault="008359D1" w:rsidP="008359D1">
      <w:pPr>
        <w:pStyle w:val="Brdtekst"/>
        <w:rPr>
          <w:i/>
          <w:iCs/>
          <w:u w:val="single"/>
        </w:rPr>
      </w:pPr>
    </w:p>
    <w:p w14:paraId="525E859C" w14:textId="77777777" w:rsidR="00704442" w:rsidRPr="008359D1" w:rsidRDefault="00704442" w:rsidP="008359D1">
      <w:pPr>
        <w:pStyle w:val="Brdtekst"/>
        <w:rPr>
          <w:i/>
          <w:u w:val="single"/>
        </w:rPr>
      </w:pPr>
      <w:r w:rsidRPr="008359D1">
        <w:rPr>
          <w:i/>
          <w:u w:val="single"/>
        </w:rPr>
        <w:t>Årshjul / Central scheduler</w:t>
      </w:r>
    </w:p>
    <w:p w14:paraId="0F389DF2" w14:textId="5FCE581B" w:rsidR="00704442" w:rsidRPr="00894F6D" w:rsidRDefault="00A349D5" w:rsidP="00894F6D">
      <w:r>
        <w:t xml:space="preserve">Dette er den </w:t>
      </w:r>
      <w:r w:rsidR="0051559A">
        <w:t>f</w:t>
      </w:r>
      <w:r w:rsidR="00704442" w:rsidRPr="00894F6D">
        <w:t xml:space="preserve">unktionalitet, som sørger for </w:t>
      </w:r>
      <w:commentRangeStart w:id="370"/>
      <w:r w:rsidR="00704442" w:rsidRPr="00894F6D">
        <w:t>schedulering</w:t>
      </w:r>
      <w:commentRangeEnd w:id="370"/>
      <w:r w:rsidR="001C38F6">
        <w:rPr>
          <w:rStyle w:val="Kommentarhenvisning"/>
        </w:rPr>
        <w:commentReference w:id="370"/>
      </w:r>
      <w:r w:rsidR="00704442" w:rsidRPr="00894F6D">
        <w:t xml:space="preserve"> og eksekvering af periodiske kørsler. </w:t>
      </w:r>
      <w:r w:rsidR="006148D6">
        <w:t>Det k</w:t>
      </w:r>
      <w:r w:rsidR="00704442" w:rsidRPr="00894F6D">
        <w:t>an vise sig, at mange andre opgaver også kan eller skal centralt scheduleres. F.eks. indhentning af angivelserne fra andre EU-lande skal højst sandsynligt også foregå som en periodisk kørsel.</w:t>
      </w:r>
    </w:p>
    <w:p w14:paraId="0A101273" w14:textId="6C07BCDC" w:rsidR="00704442" w:rsidRPr="00894F6D" w:rsidRDefault="00704442" w:rsidP="0006569B">
      <w:pPr>
        <w:pStyle w:val="Listeafsnit"/>
        <w:numPr>
          <w:ilvl w:val="0"/>
          <w:numId w:val="26"/>
        </w:numPr>
      </w:pPr>
      <w:r>
        <w:t>sagsbehandlerne kan selv ændre i schedulering af forskellige forløb</w:t>
      </w:r>
    </w:p>
    <w:p w14:paraId="25A08ED6" w14:textId="7E98956C" w:rsidR="00704442" w:rsidRPr="00894F6D" w:rsidRDefault="00704442" w:rsidP="0006569B">
      <w:pPr>
        <w:pStyle w:val="Listeafsnit"/>
        <w:numPr>
          <w:ilvl w:val="0"/>
          <w:numId w:val="26"/>
        </w:numPr>
      </w:pPr>
      <w:r w:rsidRPr="00894F6D">
        <w:t>integration med Track &amp; Trace modulet giver overblikket</w:t>
      </w:r>
      <w:r w:rsidR="007A54D8">
        <w:t>,</w:t>
      </w:r>
      <w:r w:rsidRPr="00894F6D">
        <w:t xml:space="preserve"> om periodiske kørsler </w:t>
      </w:r>
      <w:r w:rsidR="00C8605B">
        <w:t>er</w:t>
      </w:r>
      <w:r w:rsidRPr="00894F6D">
        <w:t xml:space="preserve"> afsluttet med succes</w:t>
      </w:r>
    </w:p>
    <w:p w14:paraId="1B945F0B" w14:textId="77777777" w:rsidR="00704442" w:rsidRPr="00894F6D" w:rsidRDefault="00704442" w:rsidP="0006569B">
      <w:pPr>
        <w:pStyle w:val="Listeafsnit"/>
        <w:numPr>
          <w:ilvl w:val="0"/>
          <w:numId w:val="26"/>
        </w:numPr>
      </w:pPr>
      <w:r w:rsidRPr="00894F6D">
        <w:t>integration med Virksomhedskommunikation giver mulighed at sende breve og notifikationer til virksomheder ifm. periodiske kørsler</w:t>
      </w:r>
    </w:p>
    <w:p w14:paraId="260EDE6C" w14:textId="4339289D" w:rsidR="00704442" w:rsidRPr="00894F6D" w:rsidRDefault="00704442" w:rsidP="0006569B">
      <w:pPr>
        <w:pStyle w:val="Listeafsnit"/>
        <w:numPr>
          <w:ilvl w:val="0"/>
          <w:numId w:val="26"/>
        </w:numPr>
      </w:pPr>
      <w:r w:rsidRPr="00894F6D">
        <w:t xml:space="preserve">integration med Validering giver </w:t>
      </w:r>
      <w:r w:rsidR="0078537E" w:rsidRPr="00894F6D">
        <w:t>mulighed</w:t>
      </w:r>
      <w:r w:rsidR="0078537E">
        <w:t xml:space="preserve"> for </w:t>
      </w:r>
      <w:r w:rsidRPr="00894F6D">
        <w:t>at køre de samme valideringer ifm. periodiske kørsler, som andre steder i løsningen</w:t>
      </w:r>
    </w:p>
    <w:p w14:paraId="23779C45" w14:textId="77777777" w:rsidR="00704442" w:rsidRPr="00894F6D" w:rsidRDefault="00704442" w:rsidP="00894F6D">
      <w:r w:rsidRPr="00894F6D">
        <w:t>Følgende periodiske kørsler forventes i løsningen, men der kan forekomme flere:</w:t>
      </w:r>
    </w:p>
    <w:p w14:paraId="3EB2BE09" w14:textId="6C07BCDC" w:rsidR="00704442" w:rsidRPr="00894F6D" w:rsidRDefault="00704442" w:rsidP="0006569B">
      <w:pPr>
        <w:pStyle w:val="Listeafsnit"/>
        <w:numPr>
          <w:ilvl w:val="0"/>
          <w:numId w:val="27"/>
        </w:numPr>
      </w:pPr>
      <w:r>
        <w:t>tjek for påmindelser / åbne perioder (tjek om alle momsfritagede virksomheder har angivet og påmind</w:t>
      </w:r>
      <w:r w:rsidR="00491410">
        <w:t>e</w:t>
      </w:r>
      <w:r w:rsidR="00EE3BDE">
        <w:t xml:space="preserve"> dem</w:t>
      </w:r>
      <w:r>
        <w:t>, hvis nødvendigt)</w:t>
      </w:r>
    </w:p>
    <w:p w14:paraId="6A31373C" w14:textId="77777777" w:rsidR="00704442" w:rsidRPr="00894F6D" w:rsidRDefault="00704442" w:rsidP="0006569B">
      <w:pPr>
        <w:pStyle w:val="Listeafsnit"/>
        <w:numPr>
          <w:ilvl w:val="0"/>
          <w:numId w:val="27"/>
        </w:numPr>
      </w:pPr>
      <w:r w:rsidRPr="00894F6D">
        <w:t>kør periodisk omsætningskontrol eller efterkontrol (man kan køre omsætningskontrol når som helst, også uden sammenhæng med registreringer eller angivelser)</w:t>
      </w:r>
    </w:p>
    <w:p w14:paraId="7D20DC13" w14:textId="530ABB5F" w:rsidR="00704442" w:rsidRPr="00894F6D" w:rsidRDefault="00704442" w:rsidP="0006569B">
      <w:pPr>
        <w:pStyle w:val="Listeafsnit"/>
        <w:numPr>
          <w:ilvl w:val="0"/>
          <w:numId w:val="27"/>
        </w:numPr>
      </w:pPr>
      <w:r w:rsidRPr="00894F6D">
        <w:t>opdater stamdata fra ES (ES er et meget langsomt system, det er en stor performance og stabilitetsforbedring, hvis data fra ES uploades i SMV f.eks. dagligt)</w:t>
      </w:r>
    </w:p>
    <w:p w14:paraId="70A7B897" w14:textId="6C07BCDC" w:rsidR="00704442" w:rsidRPr="00894F6D" w:rsidRDefault="00704442" w:rsidP="0006569B">
      <w:pPr>
        <w:pStyle w:val="Listeafsnit"/>
        <w:numPr>
          <w:ilvl w:val="0"/>
          <w:numId w:val="27"/>
        </w:numPr>
      </w:pPr>
      <w:r>
        <w:t>journaliser til WorkZone (opret sager, som sagsbehandlere har markeret for journalisering i WorkZone, sammen med evt. bilag)</w:t>
      </w:r>
    </w:p>
    <w:p w14:paraId="729D404A" w14:textId="3A3E39E2" w:rsidR="0083038C" w:rsidRDefault="0083038C" w:rsidP="0083038C">
      <w:pPr>
        <w:pStyle w:val="Brdtekst"/>
        <w:rPr>
          <w:i/>
          <w:iCs/>
          <w:u w:val="single"/>
        </w:rPr>
      </w:pPr>
    </w:p>
    <w:p w14:paraId="2DECBB36" w14:textId="1C548C76" w:rsidR="00704442" w:rsidRPr="0083038C" w:rsidRDefault="00704442" w:rsidP="0083038C">
      <w:pPr>
        <w:pStyle w:val="Brdtekst"/>
        <w:rPr>
          <w:i/>
          <w:u w:val="single"/>
        </w:rPr>
      </w:pPr>
      <w:r w:rsidRPr="0083038C">
        <w:rPr>
          <w:i/>
          <w:u w:val="single"/>
        </w:rPr>
        <w:t>Registrer hændelser manuelt / upload filer / dokumentation og journaliser i Workzone</w:t>
      </w:r>
    </w:p>
    <w:p w14:paraId="6DD6E1E1" w14:textId="4F973B93" w:rsidR="00704442" w:rsidRPr="00B34C67" w:rsidRDefault="00704442" w:rsidP="00B34C67">
      <w:r w:rsidRPr="00B34C67">
        <w:lastRenderedPageBreak/>
        <w:t xml:space="preserve">Det forventes, at Track &amp; Trace genererer 99% af sager til sagsbehandlere automatisk. Det er dog også muligt, at oprette yderligere sager i SMV manuelt. Udover det, har sagsbehandleren mulighed </w:t>
      </w:r>
      <w:r w:rsidR="00DF4235">
        <w:t xml:space="preserve">for </w:t>
      </w:r>
      <w:r w:rsidRPr="00B34C67">
        <w:t>at uploade filer og tilføje noter til både T&amp;T og selv-oprettede sager. En periodisk kørsel opsamler sager markeret ti</w:t>
      </w:r>
      <w:r w:rsidR="00061B26">
        <w:t>l</w:t>
      </w:r>
      <w:r w:rsidRPr="00B34C67">
        <w:t xml:space="preserve"> journalisering</w:t>
      </w:r>
      <w:r w:rsidR="005F7D7F">
        <w:t>,</w:t>
      </w:r>
      <w:r w:rsidRPr="00B34C67">
        <w:t xml:space="preserve"> og sammen med bilag</w:t>
      </w:r>
      <w:r w:rsidR="005F7D7F">
        <w:t>,</w:t>
      </w:r>
      <w:r w:rsidRPr="00B34C67">
        <w:t xml:space="preserve"> lægger dem i Workzone f.eks. dagligt.</w:t>
      </w:r>
    </w:p>
    <w:p w14:paraId="7F4EC85E" w14:textId="77777777" w:rsidR="00792CA3" w:rsidRDefault="00792CA3" w:rsidP="00B34C67"/>
    <w:p w14:paraId="75F46DA1" w14:textId="3D680CD1" w:rsidR="004A65B7" w:rsidRPr="009F7933" w:rsidRDefault="004A65B7" w:rsidP="008047F8">
      <w:pPr>
        <w:pStyle w:val="Overskrift4"/>
        <w:rPr>
          <w:rFonts w:asciiTheme="minorHAnsi" w:hAnsiTheme="minorHAnsi" w:cstheme="minorHAnsi"/>
        </w:rPr>
      </w:pPr>
      <w:bookmarkStart w:id="371" w:name="_Ref98762154"/>
      <w:r w:rsidRPr="009F7933">
        <w:rPr>
          <w:rFonts w:asciiTheme="minorHAnsi" w:hAnsiTheme="minorHAnsi" w:cstheme="minorHAnsi"/>
        </w:rPr>
        <w:t>Alternative domæne</w:t>
      </w:r>
      <w:r w:rsidR="008359D1" w:rsidRPr="009F7933">
        <w:rPr>
          <w:rFonts w:asciiTheme="minorHAnsi" w:hAnsiTheme="minorHAnsi" w:cstheme="minorHAnsi"/>
        </w:rPr>
        <w:t>opdelinger</w:t>
      </w:r>
      <w:bookmarkEnd w:id="371"/>
    </w:p>
    <w:p w14:paraId="6AC46DC7" w14:textId="2D6C9682" w:rsidR="003B1F0D" w:rsidRDefault="00323017" w:rsidP="003B1F0D">
      <w:pPr>
        <w:pStyle w:val="Brdtekst"/>
      </w:pPr>
      <w:r>
        <w:t>De endelige</w:t>
      </w:r>
      <w:r w:rsidR="00E23D0D">
        <w:t xml:space="preserve"> EU-specifikation</w:t>
      </w:r>
      <w:r>
        <w:t>er</w:t>
      </w:r>
      <w:r w:rsidR="00E23D0D">
        <w:t xml:space="preserve"> </w:t>
      </w:r>
      <w:r>
        <w:t>forventes først at være tilgængelig primo 2023</w:t>
      </w:r>
      <w:r w:rsidR="00E23D0D">
        <w:t xml:space="preserve">. </w:t>
      </w:r>
      <w:r w:rsidR="00141564" w:rsidRPr="00141564">
        <w:t xml:space="preserve">DDD (Domain Driven Design) er </w:t>
      </w:r>
      <w:r w:rsidR="00C55A0D">
        <w:t xml:space="preserve">oplagt i </w:t>
      </w:r>
      <w:r w:rsidR="00141564" w:rsidRPr="00141564">
        <w:t>en</w:t>
      </w:r>
      <w:r w:rsidR="00141564">
        <w:t xml:space="preserve"> agil </w:t>
      </w:r>
      <w:r w:rsidR="005B2E45">
        <w:t>udviklingsproces</w:t>
      </w:r>
      <w:r w:rsidR="00141564">
        <w:t xml:space="preserve">, </w:t>
      </w:r>
      <w:r w:rsidR="00BB61A2">
        <w:t xml:space="preserve">som skal sørge for, at </w:t>
      </w:r>
      <w:r w:rsidR="00EE018D">
        <w:t xml:space="preserve">de vigtigste </w:t>
      </w:r>
      <w:r w:rsidR="00FB04CA">
        <w:t>forretnings</w:t>
      </w:r>
      <w:r w:rsidR="007115EE">
        <w:t>-tekniske</w:t>
      </w:r>
      <w:r w:rsidR="00FB04CA">
        <w:t xml:space="preserve"> </w:t>
      </w:r>
      <w:r w:rsidR="00EE018D">
        <w:t>problemstillinger i projektet er</w:t>
      </w:r>
      <w:r w:rsidR="00FB04CA">
        <w:t xml:space="preserve"> adresseret </w:t>
      </w:r>
      <w:r w:rsidR="005D102B">
        <w:t>på en effektiv måde</w:t>
      </w:r>
      <w:r w:rsidR="00F93249">
        <w:t xml:space="preserve"> (ved </w:t>
      </w:r>
      <w:r w:rsidR="003A4F43">
        <w:t>at</w:t>
      </w:r>
      <w:r w:rsidR="00F93249">
        <w:t xml:space="preserve"> </w:t>
      </w:r>
      <w:r w:rsidR="005E506F">
        <w:t>indkapsle</w:t>
      </w:r>
      <w:r w:rsidR="003A4F43">
        <w:t xml:space="preserve"> dem </w:t>
      </w:r>
      <w:r w:rsidR="00412731">
        <w:t xml:space="preserve">både organisatorisk og </w:t>
      </w:r>
      <w:r w:rsidR="00972953">
        <w:t xml:space="preserve">teknisk </w:t>
      </w:r>
      <w:r w:rsidR="003A4F43">
        <w:t>rigtigt</w:t>
      </w:r>
      <w:r w:rsidR="00F93249">
        <w:t>)</w:t>
      </w:r>
      <w:r w:rsidR="005D102B">
        <w:t>.</w:t>
      </w:r>
      <w:r w:rsidR="00EE018D">
        <w:t xml:space="preserve"> </w:t>
      </w:r>
      <w:r w:rsidR="004508E0">
        <w:t xml:space="preserve">Den </w:t>
      </w:r>
      <w:r w:rsidR="006E2F97">
        <w:t>”</w:t>
      </w:r>
      <w:r w:rsidR="004508E0">
        <w:t>rigtige</w:t>
      </w:r>
      <w:r w:rsidR="006E2F97">
        <w:t>”</w:t>
      </w:r>
      <w:r w:rsidR="004508E0">
        <w:t xml:space="preserve"> </w:t>
      </w:r>
      <w:r w:rsidR="005E506F">
        <w:t>indkapsling</w:t>
      </w:r>
      <w:r w:rsidR="00D0184B">
        <w:t xml:space="preserve"> kan være meget subjektiv</w:t>
      </w:r>
      <w:r w:rsidR="00BD29CE">
        <w:t xml:space="preserve"> og baseret på</w:t>
      </w:r>
      <w:r w:rsidR="00A1239C">
        <w:t xml:space="preserve"> arkitektens og teamets tidligere e</w:t>
      </w:r>
      <w:r w:rsidR="00442AEC">
        <w:t>rfaring</w:t>
      </w:r>
      <w:r w:rsidR="004D1AAE">
        <w:t>.</w:t>
      </w:r>
      <w:r w:rsidR="00553AE9">
        <w:t xml:space="preserve"> </w:t>
      </w:r>
    </w:p>
    <w:p w14:paraId="0FB86D7F" w14:textId="54CC6BD1" w:rsidR="00114334" w:rsidRDefault="00114334" w:rsidP="00114334">
      <w:pPr>
        <w:pStyle w:val="Billedtekst"/>
      </w:pPr>
      <w:r>
        <w:t xml:space="preserve">Figur </w:t>
      </w:r>
      <w:r>
        <w:rPr>
          <w:noProof/>
        </w:rPr>
        <w:fldChar w:fldCharType="begin"/>
      </w:r>
      <w:r>
        <w:rPr>
          <w:noProof/>
        </w:rPr>
        <w:instrText xml:space="preserve"> STYLEREF 1 \s </w:instrText>
      </w:r>
      <w:r>
        <w:rPr>
          <w:noProof/>
        </w:rPr>
        <w:fldChar w:fldCharType="separate"/>
      </w:r>
      <w:r w:rsidR="0008557D">
        <w:rPr>
          <w:noProof/>
        </w:rPr>
        <w:t>3</w:t>
      </w:r>
      <w:r>
        <w:rPr>
          <w:noProof/>
        </w:rPr>
        <w:fldChar w:fldCharType="end"/>
      </w:r>
      <w:r>
        <w:t>.</w:t>
      </w:r>
      <w:r>
        <w:rPr>
          <w:noProof/>
        </w:rPr>
        <w:fldChar w:fldCharType="begin"/>
      </w:r>
      <w:r>
        <w:rPr>
          <w:noProof/>
        </w:rPr>
        <w:instrText xml:space="preserve"> SEQ Figur \* ARABIC \s 1 </w:instrText>
      </w:r>
      <w:r>
        <w:rPr>
          <w:noProof/>
        </w:rPr>
        <w:fldChar w:fldCharType="separate"/>
      </w:r>
      <w:r w:rsidR="0008557D">
        <w:rPr>
          <w:noProof/>
        </w:rPr>
        <w:t>7</w:t>
      </w:r>
      <w:r>
        <w:rPr>
          <w:noProof/>
        </w:rPr>
        <w:fldChar w:fldCharType="end"/>
      </w:r>
      <w:r>
        <w:t xml:space="preserve">: Alternativ domæneopdeling, </w:t>
      </w:r>
      <w:r w:rsidR="00FB5581">
        <w:t>EU-kommunikation</w:t>
      </w:r>
      <w:r w:rsidR="00584ABF">
        <w:t xml:space="preserve"> </w:t>
      </w:r>
      <w:r w:rsidR="00083D19">
        <w:t>samlet og Virksomheds-kommunikation samlet</w:t>
      </w:r>
    </w:p>
    <w:p w14:paraId="76B12BCB" w14:textId="4AB3B21A" w:rsidR="004A65B7" w:rsidRDefault="000E766D" w:rsidP="003B1F0D">
      <w:pPr>
        <w:pStyle w:val="Brdtekst"/>
      </w:pPr>
      <w:r>
        <w:rPr>
          <w:noProof/>
        </w:rPr>
        <w:drawing>
          <wp:inline distT="0" distB="0" distL="0" distR="0" wp14:anchorId="6B4D8254" wp14:editId="02B09E5C">
            <wp:extent cx="6120130" cy="1992630"/>
            <wp:effectExtent l="0" t="0" r="0" b="762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992630"/>
                    </a:xfrm>
                    <a:prstGeom prst="rect">
                      <a:avLst/>
                    </a:prstGeom>
                    <a:noFill/>
                    <a:ln>
                      <a:noFill/>
                    </a:ln>
                  </pic:spPr>
                </pic:pic>
              </a:graphicData>
            </a:graphic>
          </wp:inline>
        </w:drawing>
      </w:r>
    </w:p>
    <w:p w14:paraId="5A8D7778" w14:textId="2CA5EE5B" w:rsidR="007803DB" w:rsidRDefault="007803DB" w:rsidP="00792CA3"/>
    <w:p w14:paraId="0201594E" w14:textId="3161C773" w:rsidR="00ED51F6" w:rsidRDefault="00ED51F6" w:rsidP="00ED51F6">
      <w:r w:rsidRPr="00A52B22">
        <w:t xml:space="preserve">EU-kommunikation ifm. både registreringer og angivelser kan samles i en enkel backend, hvis dette </w:t>
      </w:r>
      <w:r>
        <w:t>vurderes</w:t>
      </w:r>
      <w:r w:rsidRPr="00A52B22">
        <w:t xml:space="preserve"> mere fornuftigt på implementeringstidspunktet. Det er dog sandsynligt, at ændringsanmodningerne ifm. ansøgninger / registreringer ikke altid vedrører angivelserne også og omvendt. Dvs. det ville give mere </w:t>
      </w:r>
      <w:r w:rsidR="00D022C3" w:rsidRPr="00A52B22">
        <w:t>mening</w:t>
      </w:r>
      <w:r w:rsidRPr="00A52B22">
        <w:t xml:space="preserve"> at kunne </w:t>
      </w:r>
      <w:r w:rsidR="00706B56">
        <w:t>håndtere</w:t>
      </w:r>
      <w:r w:rsidRPr="00A52B22">
        <w:t xml:space="preserve"> ændringer uafhængigt af hinanden</w:t>
      </w:r>
      <w:r w:rsidR="000C6737">
        <w:t xml:space="preserve">, men det ville </w:t>
      </w:r>
      <w:r w:rsidR="003E0DE4">
        <w:t>reducere</w:t>
      </w:r>
      <w:r w:rsidR="000C6737">
        <w:t xml:space="preserve"> domænelandskabet.</w:t>
      </w:r>
    </w:p>
    <w:p w14:paraId="776C9544" w14:textId="428EE637" w:rsidR="004E0432" w:rsidRDefault="004E0432" w:rsidP="00ED51F6"/>
    <w:p w14:paraId="541C1C50" w14:textId="79DB2552" w:rsidR="00D7213D" w:rsidRDefault="004C5302" w:rsidP="00D7213D">
      <w:pPr>
        <w:pStyle w:val="Billedtekst"/>
      </w:pPr>
      <w:r>
        <w:t xml:space="preserve">Figur </w:t>
      </w:r>
      <w:r>
        <w:rPr>
          <w:noProof/>
        </w:rPr>
        <w:fldChar w:fldCharType="begin"/>
      </w:r>
      <w:r>
        <w:rPr>
          <w:noProof/>
        </w:rPr>
        <w:instrText xml:space="preserve"> STYLEREF 1 \s </w:instrText>
      </w:r>
      <w:r>
        <w:rPr>
          <w:noProof/>
        </w:rPr>
        <w:fldChar w:fldCharType="separate"/>
      </w:r>
      <w:r w:rsidR="0008557D">
        <w:rPr>
          <w:noProof/>
        </w:rPr>
        <w:t>3</w:t>
      </w:r>
      <w:r>
        <w:rPr>
          <w:noProof/>
        </w:rPr>
        <w:fldChar w:fldCharType="end"/>
      </w:r>
      <w:r>
        <w:t>.</w:t>
      </w:r>
      <w:r>
        <w:rPr>
          <w:noProof/>
        </w:rPr>
        <w:fldChar w:fldCharType="begin"/>
      </w:r>
      <w:r>
        <w:rPr>
          <w:noProof/>
        </w:rPr>
        <w:instrText xml:space="preserve"> SEQ Figur \* ARABIC \s 1 </w:instrText>
      </w:r>
      <w:r>
        <w:rPr>
          <w:noProof/>
        </w:rPr>
        <w:fldChar w:fldCharType="separate"/>
      </w:r>
      <w:r w:rsidR="0008557D">
        <w:rPr>
          <w:noProof/>
        </w:rPr>
        <w:t>8</w:t>
      </w:r>
      <w:r>
        <w:rPr>
          <w:noProof/>
        </w:rPr>
        <w:fldChar w:fldCharType="end"/>
      </w:r>
      <w:r>
        <w:t xml:space="preserve">: </w:t>
      </w:r>
      <w:r w:rsidR="00D7213D">
        <w:t xml:space="preserve">Alternativ domæneopdeling, </w:t>
      </w:r>
      <w:r w:rsidR="00CE65A7">
        <w:t>flowet mellem EU og virksomheder samlet</w:t>
      </w:r>
      <w:r w:rsidR="00083D19">
        <w:t xml:space="preserve"> </w:t>
      </w:r>
    </w:p>
    <w:p w14:paraId="018448EA" w14:textId="68462DAA" w:rsidR="00ED51F6" w:rsidRDefault="00941986" w:rsidP="00792CA3">
      <w:r>
        <w:rPr>
          <w:noProof/>
        </w:rPr>
        <w:drawing>
          <wp:inline distT="0" distB="0" distL="0" distR="0" wp14:anchorId="466B9C45" wp14:editId="717F22A5">
            <wp:extent cx="2973788" cy="2446287"/>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5452" cy="2447656"/>
                    </a:xfrm>
                    <a:prstGeom prst="rect">
                      <a:avLst/>
                    </a:prstGeom>
                    <a:noFill/>
                    <a:ln>
                      <a:noFill/>
                    </a:ln>
                  </pic:spPr>
                </pic:pic>
              </a:graphicData>
            </a:graphic>
          </wp:inline>
        </w:drawing>
      </w:r>
    </w:p>
    <w:p w14:paraId="1D245E9D" w14:textId="77777777" w:rsidR="00ED51F6" w:rsidRDefault="00ED51F6" w:rsidP="00792CA3"/>
    <w:p w14:paraId="5E95CE62" w14:textId="7FAB9905" w:rsidR="00792CA3" w:rsidRPr="00A52B22" w:rsidRDefault="00792CA3" w:rsidP="00792CA3">
      <w:r w:rsidRPr="00A52B22">
        <w:lastRenderedPageBreak/>
        <w:t xml:space="preserve">EU-kommunikation </w:t>
      </w:r>
      <w:r w:rsidR="005114D9">
        <w:t>vil erfaringsmæssigt</w:t>
      </w:r>
      <w:r w:rsidRPr="00A52B22">
        <w:t xml:space="preserve"> </w:t>
      </w:r>
      <w:r w:rsidR="00D75B4E">
        <w:t>introducere</w:t>
      </w:r>
      <w:r w:rsidRPr="00A52B22">
        <w:t xml:space="preserve"> meget specifikke kommunikationsudfordringer. Det betragtes som en fordel at la</w:t>
      </w:r>
      <w:r>
        <w:t>d</w:t>
      </w:r>
      <w:r w:rsidRPr="00A52B22">
        <w:t>e en separat, specialiseret mikroservice / backend håndtere EU</w:t>
      </w:r>
      <w:r w:rsidR="00422DE3">
        <w:t>-</w:t>
      </w:r>
      <w:r w:rsidRPr="00A52B22">
        <w:t>kommunikation</w:t>
      </w:r>
      <w:r w:rsidR="002C3660">
        <w:t xml:space="preserve">, men ovenstående </w:t>
      </w:r>
      <w:r w:rsidR="007D7A9D">
        <w:t>ville</w:t>
      </w:r>
      <w:r w:rsidR="00F15A83">
        <w:t xml:space="preserve"> </w:t>
      </w:r>
      <w:r w:rsidR="00547BEC">
        <w:t xml:space="preserve">måske </w:t>
      </w:r>
      <w:r w:rsidR="00F15A83">
        <w:t xml:space="preserve">være </w:t>
      </w:r>
      <w:r w:rsidR="00547BEC">
        <w:t>at foretrække</w:t>
      </w:r>
      <w:r w:rsidRPr="00A52B22">
        <w:t xml:space="preserve">, hvis </w:t>
      </w:r>
      <w:r w:rsidR="00547BEC">
        <w:t>EU-kommunikation</w:t>
      </w:r>
      <w:r w:rsidRPr="00A52B22">
        <w:t xml:space="preserve"> viser sig at være </w:t>
      </w:r>
      <w:r w:rsidR="003F31A9">
        <w:t>simplere</w:t>
      </w:r>
      <w:r w:rsidR="00F15A83">
        <w:t xml:space="preserve"> end forventet</w:t>
      </w:r>
      <w:r w:rsidRPr="00A52B22">
        <w:t>.</w:t>
      </w:r>
    </w:p>
    <w:p w14:paraId="49ACD8F3" w14:textId="67F428F8" w:rsidR="00CE65A7" w:rsidRDefault="00AE1AD3" w:rsidP="00792CA3">
      <w:r>
        <w:t>De</w:t>
      </w:r>
      <w:r w:rsidR="00C363B8">
        <w:t>t</w:t>
      </w:r>
      <w:r w:rsidR="00C07355">
        <w:t xml:space="preserve"> er </w:t>
      </w:r>
      <w:r w:rsidR="00C363B8">
        <w:t xml:space="preserve">muligt, at </w:t>
      </w:r>
      <w:r w:rsidR="00BB279B">
        <w:t xml:space="preserve">de endelige </w:t>
      </w:r>
      <w:r w:rsidR="00C363B8">
        <w:t>EU-specifikation</w:t>
      </w:r>
      <w:r w:rsidR="00BB279B">
        <w:t>er</w:t>
      </w:r>
      <w:r w:rsidR="00C363B8">
        <w:t xml:space="preserve"> åbner</w:t>
      </w:r>
      <w:r w:rsidR="00C07355">
        <w:t xml:space="preserve"> for </w:t>
      </w:r>
      <w:r w:rsidR="00E82036">
        <w:t xml:space="preserve">flere, alternative </w:t>
      </w:r>
      <w:r w:rsidR="006F3D5F">
        <w:t>tekn</w:t>
      </w:r>
      <w:r w:rsidR="00AF6696">
        <w:t>i</w:t>
      </w:r>
      <w:r w:rsidR="006F3D5F">
        <w:t>ske-</w:t>
      </w:r>
      <w:r w:rsidR="00E82036">
        <w:t>domæneopdelinger</w:t>
      </w:r>
      <w:r w:rsidR="009433B2">
        <w:t>, som skal overvejes</w:t>
      </w:r>
      <w:r w:rsidR="0035061F">
        <w:t xml:space="preserve">. </w:t>
      </w:r>
      <w:r w:rsidR="00F737DE">
        <w:t xml:space="preserve">Den tekniske-domæneopdeling </w:t>
      </w:r>
      <w:r w:rsidR="00DD3FB4">
        <w:t xml:space="preserve">er altid nødt til at </w:t>
      </w:r>
      <w:r w:rsidR="00FC6B38">
        <w:t>følge</w:t>
      </w:r>
      <w:r w:rsidR="002C513A">
        <w:t xml:space="preserve"> styrker og svagheder i </w:t>
      </w:r>
      <w:r w:rsidR="00FC6B38">
        <w:t>projektets</w:t>
      </w:r>
      <w:r w:rsidR="002C513A">
        <w:t xml:space="preserve"> specifikation</w:t>
      </w:r>
      <w:r w:rsidR="00FC6B38">
        <w:t xml:space="preserve"> og rammer</w:t>
      </w:r>
      <w:r w:rsidR="002C513A">
        <w:t>.</w:t>
      </w:r>
    </w:p>
    <w:p w14:paraId="5969D661" w14:textId="46039F3D" w:rsidR="00AE26E2" w:rsidRDefault="00AE26E2" w:rsidP="00E46DCB">
      <w:pPr>
        <w:pStyle w:val="Brdtekst"/>
      </w:pPr>
    </w:p>
    <w:p w14:paraId="13A8AE99" w14:textId="4B55022B" w:rsidR="00A72C4A" w:rsidRPr="00620BFA" w:rsidRDefault="00A72C4A" w:rsidP="00620BFA">
      <w:pPr>
        <w:pStyle w:val="Overskrift3"/>
      </w:pPr>
      <w:bookmarkStart w:id="372" w:name="_Ref5276210"/>
      <w:bookmarkStart w:id="373" w:name="_Ref5276214"/>
      <w:bookmarkStart w:id="374" w:name="_Toc109308987"/>
      <w:commentRangeStart w:id="375"/>
      <w:r w:rsidRPr="00620BFA">
        <w:t>Kvalitetssikring</w:t>
      </w:r>
      <w:bookmarkEnd w:id="372"/>
      <w:bookmarkEnd w:id="373"/>
      <w:commentRangeEnd w:id="375"/>
      <w:r w:rsidR="009F7933">
        <w:rPr>
          <w:rStyle w:val="Kommentarhenvisning"/>
        </w:rPr>
        <w:commentReference w:id="375"/>
      </w:r>
      <w:bookmarkEnd w:id="374"/>
    </w:p>
    <w:p w14:paraId="5B605783" w14:textId="751A4B46" w:rsidR="00B64978" w:rsidRDefault="00B64978" w:rsidP="00B64978">
      <w:pPr>
        <w:pStyle w:val="Brdtekst"/>
      </w:pPr>
      <w:r>
        <w:t>Kvalitetskontrol og kvalitetssikring gennemføres løbende som en integreret del af den agile udviklingspro-ces. Umiddelbart inden sprintstart verificeres om kravgrundlaget overholder de fastlagte kriterier i ”defini-tion of ready”. Ved sprintreview verificeres, om den planlagte kvalitetssikring</w:t>
      </w:r>
      <w:r w:rsidR="0079304A">
        <w:t>,</w:t>
      </w:r>
      <w:r>
        <w:t xml:space="preserve"> defineret i ”definition of done”</w:t>
      </w:r>
      <w:r w:rsidR="0079304A">
        <w:t>,</w:t>
      </w:r>
      <w:r>
        <w:t xml:space="preserve"> er gennemført som en del af sprintet. Eventuelle afvigelser registreres og håndtering </w:t>
      </w:r>
      <w:r w:rsidR="00250D51">
        <w:t xml:space="preserve">af afvigelserne </w:t>
      </w:r>
      <w:r>
        <w:t>planlægges. Dokumenter godkendes i henhold til kriterierne fastlagt i kvalitetsplanen.</w:t>
      </w:r>
    </w:p>
    <w:p w14:paraId="14BCD594" w14:textId="0CC6C361" w:rsidR="00B64978" w:rsidRDefault="00B64978" w:rsidP="00B64978">
      <w:pPr>
        <w:pStyle w:val="Brdtekst"/>
      </w:pPr>
      <w:r>
        <w:t>For at sikre kvalitet i leverancerne, har projektet endvidere en klar opdeling mellem rollen som hhv. Skatte-styrelsen og Udviklings- og Forenklingsstyrelsen varetager</w:t>
      </w:r>
      <w:r w:rsidR="00746863">
        <w:t>.</w:t>
      </w:r>
    </w:p>
    <w:p w14:paraId="2662DF78" w14:textId="404218F6" w:rsidR="00746863" w:rsidRPr="00666598" w:rsidRDefault="00B64978" w:rsidP="00666598">
      <w:pPr>
        <w:pStyle w:val="Brdtekst"/>
        <w:rPr>
          <w:b/>
          <w:bCs/>
        </w:rPr>
      </w:pPr>
      <w:r w:rsidRPr="00666598">
        <w:rPr>
          <w:b/>
          <w:bCs/>
        </w:rPr>
        <w:t xml:space="preserve">Skattestyrelsen </w:t>
      </w:r>
    </w:p>
    <w:p w14:paraId="63123AD6" w14:textId="77777777" w:rsidR="00343030" w:rsidRDefault="00B64978" w:rsidP="00746863">
      <w:pPr>
        <w:pStyle w:val="Brdtekst"/>
      </w:pPr>
      <w:r>
        <w:t>Som kunde af projektet</w:t>
      </w:r>
      <w:r w:rsidR="002F41EC">
        <w:t>,</w:t>
      </w:r>
      <w:r>
        <w:t xml:space="preserve"> er Skattestyrelsen med til at specificere løsningen på baggrund af de forretningsmæssige behov og den kvalitet</w:t>
      </w:r>
      <w:r w:rsidR="002F41EC">
        <w:t>,</w:t>
      </w:r>
      <w:r>
        <w:t xml:space="preserve"> der forventes. </w:t>
      </w:r>
    </w:p>
    <w:p w14:paraId="58DA199A" w14:textId="020E16E8" w:rsidR="00343030" w:rsidRDefault="00B64978" w:rsidP="00746863">
      <w:pPr>
        <w:pStyle w:val="Brdtekst"/>
      </w:pPr>
      <w:r>
        <w:t>Projektet planlægger løbende at validere om løsningen udvikler sig i den korrekte retning</w:t>
      </w:r>
      <w:r w:rsidR="007D5639">
        <w:t>,</w:t>
      </w:r>
      <w:r>
        <w:t xml:space="preserve"> ved at foretage brugertest med slutbrugerne igennem hele projektets gennemførelsesfase. Brugertesten udføres løbende i takt med</w:t>
      </w:r>
      <w:r w:rsidR="00FD33B5">
        <w:t>,</w:t>
      </w:r>
      <w:r>
        <w:t xml:space="preserve"> at f.eks. delleverancer og prototyper bliver leveret. Der er i projektet fokus på at brugertest</w:t>
      </w:r>
      <w:r w:rsidR="00466110">
        <w:t>s</w:t>
      </w:r>
      <w:r>
        <w:t xml:space="preserve"> </w:t>
      </w:r>
      <w:r w:rsidR="00466110">
        <w:t xml:space="preserve">foretages </w:t>
      </w:r>
      <w:r>
        <w:t xml:space="preserve">så tidligt i projektforløbet som muligt, så der fortsat er mulighed for </w:t>
      </w:r>
      <w:r w:rsidR="0084768F">
        <w:t>at</w:t>
      </w:r>
      <w:r>
        <w:t xml:space="preserve"> lave rettelser og tilføjelser. Som led i brugertesten er det også Skattestyrelsen, der har mandat til at acceptere og godkende løsningen. </w:t>
      </w:r>
    </w:p>
    <w:p w14:paraId="412A9081" w14:textId="4CD66B2A" w:rsidR="00B64978" w:rsidRDefault="00B64978" w:rsidP="00F96FC1">
      <w:pPr>
        <w:pStyle w:val="Brdtekst"/>
      </w:pPr>
      <w:r>
        <w:t>Accept af løsningen sker på baggrund af de acceptkriterier, som Skattestyrelsen også har ansvaret for at definere for løsningen. Herunder forventes det</w:t>
      </w:r>
      <w:r w:rsidR="00997461">
        <w:t>,</w:t>
      </w:r>
      <w:r>
        <w:t xml:space="preserve"> at der inddrages input fra Udviklings- og Forenklingsstyrelsen, især med henblik på de acceptkriterier</w:t>
      </w:r>
      <w:r w:rsidR="00AF026B">
        <w:t>,</w:t>
      </w:r>
      <w:r>
        <w:t xml:space="preserve"> der er for at kunne modtage løsningen til drift.</w:t>
      </w:r>
    </w:p>
    <w:p w14:paraId="02938F78" w14:textId="7191845E" w:rsidR="00746863" w:rsidRPr="00BE20E1" w:rsidRDefault="00B64978" w:rsidP="00666598">
      <w:pPr>
        <w:pStyle w:val="Brdtekst"/>
        <w:rPr>
          <w:bCs/>
        </w:rPr>
      </w:pPr>
      <w:r w:rsidRPr="00666598">
        <w:rPr>
          <w:b/>
          <w:bCs/>
        </w:rPr>
        <w:t xml:space="preserve">Udviklings- og Forenklingsstyrelsen </w:t>
      </w:r>
    </w:p>
    <w:p w14:paraId="34124F65" w14:textId="77777777" w:rsidR="00595AEA" w:rsidRDefault="00B64978" w:rsidP="00746863">
      <w:pPr>
        <w:pStyle w:val="Brdtekst"/>
      </w:pPr>
      <w:r>
        <w:t>Som leverandør af projektet</w:t>
      </w:r>
      <w:r w:rsidR="00AF026B">
        <w:t>,</w:t>
      </w:r>
      <w:r>
        <w:t xml:space="preserve"> er Udviklings- og Forenklingsstyrelsen ansvarlig for at designe og beskrive løsningen med udgangspunkt i de forretningsmæssige behov</w:t>
      </w:r>
      <w:r w:rsidR="00D1663B">
        <w:t>,</w:t>
      </w:r>
      <w:r>
        <w:t xml:space="preserve"> som Skattestyrelsen har specificeret.</w:t>
      </w:r>
    </w:p>
    <w:p w14:paraId="3010598D" w14:textId="5F7DA84D" w:rsidR="00B64978" w:rsidRDefault="00B64978" w:rsidP="00B64978">
      <w:pPr>
        <w:pStyle w:val="Brdtekst"/>
      </w:pPr>
      <w:r>
        <w:t xml:space="preserve"> På baggrund af løsningsbeskrivelse og -design skal Udviklings- og Forenklingsstyrelsen levere løsningen</w:t>
      </w:r>
      <w:r w:rsidR="008F02F7">
        <w:t>, samt sikre stabil og sikker</w:t>
      </w:r>
      <w:r w:rsidR="00A048F5">
        <w:t xml:space="preserve"> it-drift og vedligeholdelse</w:t>
      </w:r>
      <w:r>
        <w:t>. Da en del af testen af løsningen er af teknisk karakter, påligger der også testansvar hos Udviklings- og Forenklingsstyrelsen</w:t>
      </w:r>
      <w:r w:rsidR="006E2307">
        <w:t>,</w:t>
      </w:r>
      <w:r>
        <w:t xml:space="preserve"> som beskrevet nedenfor.</w:t>
      </w:r>
    </w:p>
    <w:p w14:paraId="7E485048" w14:textId="4BAB0EF0" w:rsidR="00B64978" w:rsidRDefault="00B64978" w:rsidP="00B64978">
      <w:pPr>
        <w:pStyle w:val="Overskrift3"/>
        <w:tabs>
          <w:tab w:val="clear" w:pos="3913"/>
          <w:tab w:val="num" w:pos="794"/>
        </w:tabs>
      </w:pPr>
      <w:bookmarkStart w:id="376" w:name="_Toc109308988"/>
      <w:r>
        <w:t>Test</w:t>
      </w:r>
      <w:bookmarkEnd w:id="376"/>
    </w:p>
    <w:p w14:paraId="367A772F" w14:textId="77777777" w:rsidR="00B64978" w:rsidRDefault="00B64978" w:rsidP="00B64978">
      <w:pPr>
        <w:pStyle w:val="Brdtekst"/>
      </w:pPr>
      <w:r>
        <w:t>Opdraget for testen af løsningen består overordnet set af to opgaver:</w:t>
      </w:r>
    </w:p>
    <w:p w14:paraId="5DBD0BC2" w14:textId="617C7AE7" w:rsidR="00B64978" w:rsidRDefault="00B64978" w:rsidP="00B64978">
      <w:pPr>
        <w:pStyle w:val="Brdtekst"/>
      </w:pPr>
      <w:r>
        <w:t>1. Sikre at enhver beslutning om idriftsættelse af en leverance fra projektet kan ske på baggrund af et tilstrækkeligt kendskab til løsningens kvalitet.</w:t>
      </w:r>
    </w:p>
    <w:p w14:paraId="121EF1A5" w14:textId="72AE6956" w:rsidR="00B64978" w:rsidRDefault="00B64978" w:rsidP="00B64978">
      <w:pPr>
        <w:pStyle w:val="Brdtekst"/>
      </w:pPr>
      <w:r>
        <w:lastRenderedPageBreak/>
        <w:t xml:space="preserve">2. Medvirke til at sikre, at defekter </w:t>
      </w:r>
      <w:r w:rsidR="00466110">
        <w:t>og mangler</w:t>
      </w:r>
      <w:r>
        <w:t xml:space="preserve"> identificeres så tidligt</w:t>
      </w:r>
      <w:r w:rsidR="00C9178C">
        <w:t>,</w:t>
      </w:r>
      <w:r>
        <w:t xml:space="preserve"> og dermed så billigt</w:t>
      </w:r>
      <w:r w:rsidR="00C9178C">
        <w:t>,</w:t>
      </w:r>
      <w:r>
        <w:t xml:space="preserve"> som muligt i udviklingscyklus.</w:t>
      </w:r>
    </w:p>
    <w:p w14:paraId="66CE1008" w14:textId="0278A1D6" w:rsidR="00B64978" w:rsidRDefault="00B64978" w:rsidP="00B64978">
      <w:pPr>
        <w:pStyle w:val="Brdtekst"/>
      </w:pPr>
      <w:r>
        <w:t xml:space="preserve">Strategien for testen er at definere, hvad et ”tilstrækkeligt kendskab til løsningens kvalitet” betyder i praksis for løsningen. Dette skal ske gennem brug af produktrisikoanalyser </w:t>
      </w:r>
      <w:r w:rsidR="00AD3523">
        <w:t>som,</w:t>
      </w:r>
      <w:r>
        <w:t xml:space="preserve"> med inddragelse af forretnings- og udviklingsorganisationen, afdækker skadeseffekten ved defekter </w:t>
      </w:r>
      <w:r w:rsidR="00AD3523">
        <w:t xml:space="preserve">og mangler </w:t>
      </w:r>
      <w:r>
        <w:t xml:space="preserve">i forskellige dele og for forskellige kvalitetsegenskaber for løsningen. Samtidigt vurderes sandsynligheden for fejlscenarierne. Ud fra dette defineres en risikoklassifikation, der benyttes til at </w:t>
      </w:r>
      <w:r w:rsidR="00AD3523">
        <w:t>fastlægge</w:t>
      </w:r>
      <w:r>
        <w:t>, hvor grundigt</w:t>
      </w:r>
      <w:r w:rsidR="00837211">
        <w:t>,</w:t>
      </w:r>
      <w:r>
        <w:t xml:space="preserve"> og i hvilken rækkefølge</w:t>
      </w:r>
      <w:r w:rsidR="00837211">
        <w:t>,</w:t>
      </w:r>
      <w:r>
        <w:t xml:space="preserve"> delene og kvalitetsegenskaberne for løsningen skal testes. Dette medvirker til, at man så effektivt som muligt</w:t>
      </w:r>
      <w:r w:rsidR="00A26790">
        <w:t>,</w:t>
      </w:r>
      <w:r>
        <w:t xml:space="preserve"> når frem til at kunne idriftsætte med tilstrækkeligt kendskab til løsningens kvalitet.</w:t>
      </w:r>
    </w:p>
    <w:p w14:paraId="39DA8CB1" w14:textId="36F6E17A" w:rsidR="00F3341D" w:rsidRPr="00AD3523" w:rsidRDefault="00B82C69" w:rsidP="00666598">
      <w:pPr>
        <w:pStyle w:val="Brdtekst"/>
      </w:pPr>
      <w:bookmarkStart w:id="377" w:name="_Toc96327546"/>
      <w:r w:rsidRPr="00666598">
        <w:rPr>
          <w:b/>
          <w:bCs/>
        </w:rPr>
        <w:t>Teststrategi</w:t>
      </w:r>
      <w:bookmarkEnd w:id="377"/>
    </w:p>
    <w:p w14:paraId="53C24237" w14:textId="0DE7D494" w:rsidR="00B64978" w:rsidRDefault="00B64978" w:rsidP="00B64978">
      <w:pPr>
        <w:pStyle w:val="Brdtekst"/>
      </w:pPr>
      <w:r>
        <w:t xml:space="preserve">Strategien til at sikre, at defekter </w:t>
      </w:r>
      <w:r w:rsidR="00AD3523">
        <w:t xml:space="preserve">og mangler </w:t>
      </w:r>
      <w:r>
        <w:t>identificeres, og dermed afhjælpes så tidligt som muligt</w:t>
      </w:r>
      <w:r w:rsidR="00622239">
        <w:t>,</w:t>
      </w:r>
      <w:r>
        <w:t xml:space="preserve"> er at udnytte den agile udviklingsmetode maksimalt ved at inddrage så mange testtyper</w:t>
      </w:r>
      <w:r w:rsidR="002C30D1">
        <w:t>,</w:t>
      </w:r>
      <w:r>
        <w:t xml:space="preserve"> som muligt i det inkrementelle udviklingsforløb. Dette kan overordnet summeres </w:t>
      </w:r>
      <w:r w:rsidR="00AD3523">
        <w:t xml:space="preserve">i </w:t>
      </w:r>
      <w:r>
        <w:t>følgende bærende principper for tidlig test:</w:t>
      </w:r>
    </w:p>
    <w:p w14:paraId="00234F98" w14:textId="11D2F73A" w:rsidR="00B64978" w:rsidRDefault="00B64978" w:rsidP="00B64978">
      <w:pPr>
        <w:pStyle w:val="Brdtekst"/>
      </w:pPr>
      <w:r>
        <w:t xml:space="preserve">1. Testressourcerne i Scrum teamet deltager i review og afklaring af alle krav og løsningsbeskrivelser </w:t>
      </w:r>
      <w:r w:rsidR="00AD3523">
        <w:t xml:space="preserve">samt </w:t>
      </w:r>
      <w:r>
        <w:t>gennemfører initialt testdesign, inden de frigives til udvikling. Dermed sikres fælles forståelse mellem kravstiller, udvikler og tester; Ikke blot for solskinsscenarier, men også for alternative og negative scenarier.</w:t>
      </w:r>
    </w:p>
    <w:p w14:paraId="586C8042" w14:textId="28EE9650" w:rsidR="00B64978" w:rsidRDefault="00B64978" w:rsidP="00B64978">
      <w:pPr>
        <w:pStyle w:val="Brdtekst"/>
      </w:pPr>
      <w:r>
        <w:t>2. Sporbarhed skal sikres ved, at testbasis (krav og løsningsbeskrivelser) og testdesign konsolideres efter hvert udviklings</w:t>
      </w:r>
      <w:r w:rsidR="00AD3523">
        <w:t>trin,</w:t>
      </w:r>
      <w:r>
        <w:t xml:space="preserve"> og at testdesign etablerer links mellem testcases og testbasis.</w:t>
      </w:r>
    </w:p>
    <w:p w14:paraId="5EA27941" w14:textId="77777777" w:rsidR="00B64978" w:rsidRDefault="00B64978" w:rsidP="00B64978">
      <w:pPr>
        <w:pStyle w:val="Brdtekst"/>
      </w:pPr>
      <w:r>
        <w:t>3. Der stræbes mod en automatiseret regressionstest, der dækker alle testscenarier i testdesignet.</w:t>
      </w:r>
    </w:p>
    <w:p w14:paraId="569A192E" w14:textId="4206B6E0" w:rsidR="00B64978" w:rsidRDefault="00B64978" w:rsidP="00B64978">
      <w:pPr>
        <w:pStyle w:val="Brdtekst"/>
      </w:pPr>
      <w:r>
        <w:t>4. Ikke-funktionelle kvalitetsegenskaber omfattes</w:t>
      </w:r>
      <w:r w:rsidR="00E17AA2">
        <w:t>,</w:t>
      </w:r>
      <w:r>
        <w:t xml:space="preserve"> så vidt </w:t>
      </w:r>
      <w:r w:rsidR="00AD3523">
        <w:t xml:space="preserve">det er </w:t>
      </w:r>
      <w:r>
        <w:t>praktisk muligt</w:t>
      </w:r>
      <w:r w:rsidR="00E17AA2">
        <w:t>,</w:t>
      </w:r>
      <w:r>
        <w:t xml:space="preserve"> også af den inkrementelle testindsats.</w:t>
      </w:r>
    </w:p>
    <w:p w14:paraId="4B0B6D59" w14:textId="77777777" w:rsidR="00B64978" w:rsidRDefault="00B64978" w:rsidP="00B64978">
      <w:pPr>
        <w:pStyle w:val="Brdtekst"/>
      </w:pPr>
      <w:r>
        <w:t>5. Automatiseret test suppleres med udforskende test, især på brugergrænseflader.</w:t>
      </w:r>
    </w:p>
    <w:p w14:paraId="086FC8E6" w14:textId="77777777" w:rsidR="00B64978" w:rsidRDefault="00B64978" w:rsidP="00B64978">
      <w:pPr>
        <w:pStyle w:val="Brdtekst"/>
      </w:pPr>
      <w:r>
        <w:t>6. Forretningstestere inddrages i videst muligt omfang i det inkrementelle testarbejde.</w:t>
      </w:r>
    </w:p>
    <w:p w14:paraId="57D104AB" w14:textId="77777777" w:rsidR="00B64978" w:rsidRDefault="00B64978" w:rsidP="00B64978">
      <w:pPr>
        <w:pStyle w:val="Brdtekst"/>
      </w:pPr>
      <w:r>
        <w:t>7. Testmiljøerne søges i videst muligt omfang bestykket med data og integrationer, der muliggør test, som afspejler produktionsmiljøets end-to-end processer.</w:t>
      </w:r>
    </w:p>
    <w:p w14:paraId="6C34D36B" w14:textId="245523B2" w:rsidR="00B64978" w:rsidRDefault="00B64978" w:rsidP="00B64978">
      <w:pPr>
        <w:pStyle w:val="Brdtekst"/>
      </w:pPr>
      <w:r>
        <w:t>8. Der skal for mindst ét testmiljø etableres release- og driftsprocesser, der inddrager de kommende driftsressourcer eller deres repræsentanter i projektet, således at driftsbarhed og installerbarhed også testes i hvert udviklingsinkrement.</w:t>
      </w:r>
    </w:p>
    <w:p w14:paraId="22FC7FA3" w14:textId="77777777" w:rsidR="00B64978" w:rsidRDefault="00B64978" w:rsidP="00B64978">
      <w:pPr>
        <w:pStyle w:val="Brdtekst"/>
      </w:pPr>
      <w:r>
        <w:t>9. Udviklerne i Scrum teamet dækker koden med unittest på modul og modulintegrationsniveau.</w:t>
      </w:r>
    </w:p>
    <w:p w14:paraId="1D258CAA" w14:textId="2BF670F3" w:rsidR="00764824" w:rsidRDefault="00B64978" w:rsidP="00B64978">
      <w:pPr>
        <w:pStyle w:val="Brdtekst"/>
      </w:pPr>
      <w:r>
        <w:t xml:space="preserve">Testtyper og aktiviteter, der af forskellige årsager ikke indgår i </w:t>
      </w:r>
      <w:r w:rsidR="009B3F73">
        <w:t>hver udviklingsdel</w:t>
      </w:r>
      <w:r>
        <w:t>, planlægges på release og/eller projektniveau i en mastertestplan.</w:t>
      </w:r>
    </w:p>
    <w:p w14:paraId="11C8BD6A" w14:textId="407BDEA5" w:rsidR="00356725" w:rsidRPr="00064804" w:rsidRDefault="00356725" w:rsidP="00666598">
      <w:pPr>
        <w:pStyle w:val="Brdtekst"/>
        <w:rPr>
          <w:bCs/>
        </w:rPr>
      </w:pPr>
      <w:bookmarkStart w:id="378" w:name="_Toc96327547"/>
      <w:r w:rsidRPr="00666598">
        <w:rPr>
          <w:b/>
          <w:bCs/>
        </w:rPr>
        <w:t xml:space="preserve">Integrationstest mod </w:t>
      </w:r>
      <w:r w:rsidR="006454A2" w:rsidRPr="00666598">
        <w:rPr>
          <w:b/>
          <w:bCs/>
        </w:rPr>
        <w:t>EU</w:t>
      </w:r>
      <w:bookmarkEnd w:id="378"/>
    </w:p>
    <w:p w14:paraId="5D174739" w14:textId="3479EB75" w:rsidR="00356725" w:rsidRDefault="00356725" w:rsidP="00356725">
      <w:pPr>
        <w:pStyle w:val="Brdtekst"/>
      </w:pPr>
      <w:r w:rsidRPr="00883805">
        <w:lastRenderedPageBreak/>
        <w:t>Integrationstests fra DK-</w:t>
      </w:r>
      <w:r w:rsidR="006454A2" w:rsidRPr="00883805">
        <w:t xml:space="preserve">SMV </w:t>
      </w:r>
      <w:r w:rsidRPr="00883805">
        <w:t xml:space="preserve">til </w:t>
      </w:r>
      <w:r w:rsidR="006454A2" w:rsidRPr="00883805">
        <w:t>EU-SM</w:t>
      </w:r>
      <w:r w:rsidR="00883805" w:rsidRPr="00883805">
        <w:t xml:space="preserve">V </w:t>
      </w:r>
      <w:r w:rsidRPr="00883805">
        <w:t xml:space="preserve">skal gennemføres under udviklingen og inden systemerne idriftsættes. </w:t>
      </w:r>
      <w:r w:rsidR="00883805" w:rsidRPr="00883805">
        <w:t xml:space="preserve">Vi forventer at skulle </w:t>
      </w:r>
      <w:r w:rsidR="004C21B0">
        <w:t xml:space="preserve">gennemføre og </w:t>
      </w:r>
      <w:r w:rsidRPr="00883805">
        <w:t xml:space="preserve">overholde </w:t>
      </w:r>
      <w:r w:rsidR="009C691F">
        <w:t>de</w:t>
      </w:r>
      <w:r w:rsidR="009C691F" w:rsidRPr="00883805">
        <w:t xml:space="preserve"> </w:t>
      </w:r>
      <w:r w:rsidR="00696780">
        <w:t>c</w:t>
      </w:r>
      <w:r w:rsidRPr="00883805">
        <w:t>onformancetests, som defineres af</w:t>
      </w:r>
      <w:r w:rsidR="00883805" w:rsidRPr="00883805">
        <w:t xml:space="preserve"> </w:t>
      </w:r>
      <w:r w:rsidRPr="00883805">
        <w:t>EU. Disse tests vil indeholde krav til integrationen mellem systemerne</w:t>
      </w:r>
      <w:r w:rsidR="006E3BD9">
        <w:t>,</w:t>
      </w:r>
      <w:r w:rsidRPr="00883805">
        <w:t xml:space="preserve"> og der </w:t>
      </w:r>
      <w:r w:rsidR="004C21B0">
        <w:t xml:space="preserve">vil </w:t>
      </w:r>
      <w:r w:rsidRPr="00883805">
        <w:t>være en godkendelsesproces, som projektet skal leve op til</w:t>
      </w:r>
      <w:r w:rsidR="004C21B0">
        <w:t>.</w:t>
      </w:r>
      <w:r w:rsidRPr="00883805">
        <w:t xml:space="preserve">. </w:t>
      </w:r>
    </w:p>
    <w:p w14:paraId="393F6F6C" w14:textId="342876DF" w:rsidR="006A6557" w:rsidRPr="00064804" w:rsidRDefault="00E14CBB" w:rsidP="00666598">
      <w:pPr>
        <w:pStyle w:val="Brdtekst"/>
        <w:rPr>
          <w:bCs/>
        </w:rPr>
      </w:pPr>
      <w:bookmarkStart w:id="379" w:name="_Toc108424510"/>
      <w:bookmarkStart w:id="380" w:name="_Toc108427444"/>
      <w:bookmarkEnd w:id="379"/>
      <w:bookmarkEnd w:id="380"/>
      <w:r w:rsidRPr="00666598">
        <w:rPr>
          <w:b/>
          <w:bCs/>
        </w:rPr>
        <w:t>Etablering af</w:t>
      </w:r>
      <w:r w:rsidR="00D81DC3" w:rsidRPr="00666598">
        <w:rPr>
          <w:b/>
          <w:bCs/>
        </w:rPr>
        <w:t xml:space="preserve"> processer</w:t>
      </w:r>
      <w:r w:rsidR="00BE28DA" w:rsidRPr="00666598">
        <w:rPr>
          <w:b/>
          <w:bCs/>
        </w:rPr>
        <w:t xml:space="preserve"> udenfo</w:t>
      </w:r>
      <w:r w:rsidR="00BE28DA" w:rsidRPr="00666598">
        <w:rPr>
          <w:b/>
          <w:bCs/>
        </w:rPr>
        <w:lastRenderedPageBreak/>
        <w:t>r SMV</w:t>
      </w:r>
    </w:p>
    <w:p w14:paraId="4343D40F" w14:textId="5ADE678E" w:rsidR="00D81DC3" w:rsidRDefault="004028A2" w:rsidP="00D81DC3">
      <w:pPr>
        <w:pStyle w:val="Brdtekst"/>
      </w:pPr>
      <w:r>
        <w:t>I forbindelse med etableringen af SMV-løsningen, er der processer</w:t>
      </w:r>
      <w:r w:rsidR="008D4CAB">
        <w:t xml:space="preserve">, der </w:t>
      </w:r>
      <w:r>
        <w:t xml:space="preserve">ikke </w:t>
      </w:r>
      <w:r w:rsidR="008D4CAB">
        <w:t>udvikles</w:t>
      </w:r>
      <w:r>
        <w:t xml:space="preserve"> </w:t>
      </w:r>
      <w:r w:rsidR="004C21B0">
        <w:t xml:space="preserve">direkte </w:t>
      </w:r>
      <w:r>
        <w:t xml:space="preserve">i SMV løsningen, men </w:t>
      </w:r>
      <w:r w:rsidR="008D4CAB">
        <w:t xml:space="preserve">i stedet understøttes via </w:t>
      </w:r>
      <w:r w:rsidR="003433BD">
        <w:t xml:space="preserve">parallelle </w:t>
      </w:r>
      <w:r w:rsidR="00C455A4">
        <w:t xml:space="preserve">løsninger. </w:t>
      </w:r>
      <w:r w:rsidR="007F073C">
        <w:t>Det drejer sig primært om</w:t>
      </w:r>
      <w:r>
        <w:t xml:space="preserve"> </w:t>
      </w:r>
      <w:r w:rsidR="00DF62F8">
        <w:t xml:space="preserve">registreringskontrol samt </w:t>
      </w:r>
      <w:r w:rsidR="00F44B83">
        <w:t xml:space="preserve">løbende </w:t>
      </w:r>
      <w:r w:rsidR="00DF62F8">
        <w:t xml:space="preserve">kontrol af </w:t>
      </w:r>
      <w:r w:rsidR="00DA5E73">
        <w:t xml:space="preserve">nationale og EU </w:t>
      </w:r>
      <w:r w:rsidR="00DF62F8">
        <w:t xml:space="preserve">omsætningsgrænser. </w:t>
      </w:r>
      <w:r w:rsidR="006474B8">
        <w:t xml:space="preserve">Årsagen er, at det er </w:t>
      </w:r>
      <w:r>
        <w:t>vurderet</w:t>
      </w:r>
      <w:r w:rsidR="006474B8">
        <w:t xml:space="preserve">, </w:t>
      </w:r>
      <w:r>
        <w:t xml:space="preserve">at det vil være mere fordelagtigt at etablere </w:t>
      </w:r>
      <w:r w:rsidR="004C21B0">
        <w:t xml:space="preserve">disse </w:t>
      </w:r>
      <w:r w:rsidR="00154E45">
        <w:t>uden for</w:t>
      </w:r>
      <w:r w:rsidR="00C4039B">
        <w:t xml:space="preserve"> SMV-løsningen</w:t>
      </w:r>
      <w:r w:rsidR="00DA5E73">
        <w:t xml:space="preserve">. </w:t>
      </w:r>
      <w:r w:rsidR="00BC6291">
        <w:t xml:space="preserve">De berørte </w:t>
      </w:r>
      <w:r w:rsidR="005A34CE">
        <w:t>processer omfatter</w:t>
      </w:r>
      <w:r w:rsidR="00CD702E">
        <w:t>:</w:t>
      </w:r>
    </w:p>
    <w:p w14:paraId="4B33F5DB" w14:textId="19C020D9" w:rsidR="00CD702E" w:rsidRPr="00CD702E" w:rsidRDefault="00CD702E" w:rsidP="001273A6">
      <w:pPr>
        <w:pStyle w:val="Brdtekst"/>
        <w:numPr>
          <w:ilvl w:val="0"/>
          <w:numId w:val="50"/>
        </w:numPr>
      </w:pPr>
      <w:r w:rsidRPr="00CD702E">
        <w:t xml:space="preserve">Ved ansøgning om momsfritagelse fra danske og </w:t>
      </w:r>
      <w:r w:rsidR="00E14CBB" w:rsidRPr="00CD702E">
        <w:t>EU-virksomheder</w:t>
      </w:r>
      <w:r w:rsidRPr="00CD702E">
        <w:t xml:space="preserve"> </w:t>
      </w:r>
      <w:r w:rsidR="002E2EE3">
        <w:t xml:space="preserve">udføres der </w:t>
      </w:r>
      <w:r w:rsidRPr="00CD702E">
        <w:t>kontrol mod DK/EUVIES, OSM2, SAP38</w:t>
      </w:r>
    </w:p>
    <w:p w14:paraId="512D9FBE" w14:textId="62A38B07" w:rsidR="00221AD2" w:rsidRPr="00CD702E" w:rsidRDefault="00387E91" w:rsidP="00221AD2">
      <w:pPr>
        <w:pStyle w:val="Brdtekst"/>
        <w:numPr>
          <w:ilvl w:val="1"/>
          <w:numId w:val="50"/>
        </w:numPr>
      </w:pPr>
      <w:r>
        <w:t xml:space="preserve">Kontrollerne udføres som automatisk afviklede Business Object </w:t>
      </w:r>
      <w:r w:rsidR="00342FAD">
        <w:t xml:space="preserve">(BO) </w:t>
      </w:r>
      <w:r>
        <w:t>søgninger, hvor virksomheder</w:t>
      </w:r>
      <w:r w:rsidR="00566F66">
        <w:t>,</w:t>
      </w:r>
      <w:r>
        <w:t xml:space="preserve"> </w:t>
      </w:r>
      <w:r w:rsidR="008D35AA">
        <w:t xml:space="preserve">der </w:t>
      </w:r>
      <w:r w:rsidR="002E6D66">
        <w:t>overskrider omsætningsgrænserne</w:t>
      </w:r>
      <w:r w:rsidR="0003542E">
        <w:t xml:space="preserve"> dagligt</w:t>
      </w:r>
      <w:r w:rsidR="00566F66">
        <w:t>,</w:t>
      </w:r>
      <w:r w:rsidR="0003542E">
        <w:t xml:space="preserve"> fremgår af </w:t>
      </w:r>
      <w:r w:rsidR="00342FAD">
        <w:t xml:space="preserve">BO-listerne. Ændringen forventes </w:t>
      </w:r>
      <w:r w:rsidR="00434CC4">
        <w:t xml:space="preserve">at have </w:t>
      </w:r>
      <w:r w:rsidR="00690E5D">
        <w:t xml:space="preserve">meget lille påvirkning på </w:t>
      </w:r>
      <w:r w:rsidR="00342FAD">
        <w:t>Skattestyrelsen</w:t>
      </w:r>
      <w:r w:rsidR="00690E5D">
        <w:t>s driftsressourcer.</w:t>
      </w:r>
      <w:r w:rsidR="002E6D66">
        <w:t xml:space="preserve"> </w:t>
      </w:r>
    </w:p>
    <w:p w14:paraId="5C12848B" w14:textId="48BA9BD8" w:rsidR="00CD702E" w:rsidRPr="00CD702E" w:rsidRDefault="00CD702E" w:rsidP="001273A6">
      <w:pPr>
        <w:pStyle w:val="Brdtekst"/>
        <w:numPr>
          <w:ilvl w:val="0"/>
          <w:numId w:val="50"/>
        </w:numPr>
      </w:pPr>
      <w:r w:rsidRPr="00CD702E">
        <w:t>Løbende kontrol af beløbsgrænser mod DK/EUVIES, OSM2, SAP38 fjernes</w:t>
      </w:r>
    </w:p>
    <w:p w14:paraId="5C2DFCD1" w14:textId="71BD9C46" w:rsidR="00690E5D" w:rsidRPr="00CD702E" w:rsidRDefault="00690E5D" w:rsidP="00CC3652">
      <w:pPr>
        <w:pStyle w:val="Brdtekst"/>
        <w:numPr>
          <w:ilvl w:val="1"/>
          <w:numId w:val="50"/>
        </w:numPr>
      </w:pPr>
      <w:r>
        <w:t>Kontrollerne udføres som automatisk afviklede Business Object (BO) søgninger, hvor virksomheder</w:t>
      </w:r>
      <w:r w:rsidR="00566F66">
        <w:t>,</w:t>
      </w:r>
      <w:r>
        <w:t xml:space="preserve"> der overskrider omsætningsgrænserne dagligt</w:t>
      </w:r>
      <w:r w:rsidR="00566F66">
        <w:t>,</w:t>
      </w:r>
      <w:r>
        <w:t xml:space="preserve"> fremgår af BO-listerne. </w:t>
      </w:r>
      <w:r w:rsidR="008D7965">
        <w:t xml:space="preserve">Indberetningskontrollen </w:t>
      </w:r>
      <w:r w:rsidR="002903E4">
        <w:t xml:space="preserve">er ressourcetung, hvis den ikke automatiseres, men den skitserede løsning </w:t>
      </w:r>
      <w:r w:rsidR="00550614">
        <w:t>giver ikke et markant øget</w:t>
      </w:r>
      <w:r w:rsidR="00CC3652">
        <w:t xml:space="preserve"> manuelt ressourceforbrug i</w:t>
      </w:r>
      <w:r w:rsidR="002903E4">
        <w:t xml:space="preserve"> </w:t>
      </w:r>
      <w:r>
        <w:t>Skattestyrelsens drifts</w:t>
      </w:r>
      <w:r w:rsidR="00CC3652">
        <w:t>enheder</w:t>
      </w:r>
      <w:r w:rsidR="00566F66">
        <w:t>.</w:t>
      </w:r>
      <w:r>
        <w:t xml:space="preserve"> </w:t>
      </w:r>
    </w:p>
    <w:p w14:paraId="03D7254C" w14:textId="741B17CB" w:rsidR="00CD702E" w:rsidRPr="00CD702E" w:rsidRDefault="00CD702E" w:rsidP="001273A6">
      <w:pPr>
        <w:pStyle w:val="Brdtekst"/>
        <w:numPr>
          <w:ilvl w:val="0"/>
          <w:numId w:val="50"/>
        </w:numPr>
      </w:pPr>
      <w:r w:rsidRPr="00CD702E">
        <w:t>Behandling af registreringsanmodninger om momsfritagelse behandles manuelt i systemet</w:t>
      </w:r>
    </w:p>
    <w:p w14:paraId="66C51EE0" w14:textId="664E21AF" w:rsidR="00CC3652" w:rsidRPr="00CD702E" w:rsidRDefault="00C87E66" w:rsidP="00CC3652">
      <w:pPr>
        <w:pStyle w:val="Brdtekst"/>
        <w:numPr>
          <w:ilvl w:val="1"/>
          <w:numId w:val="50"/>
        </w:numPr>
      </w:pPr>
      <w:r>
        <w:t>SMV vil ikke understøtte automatiske godkendelser</w:t>
      </w:r>
      <w:r w:rsidR="00617ADF">
        <w:t xml:space="preserve">. Idet </w:t>
      </w:r>
      <w:r w:rsidR="008F2164">
        <w:t>omsætningskontrollen foregår automatisk ifm. registreringen</w:t>
      </w:r>
      <w:r w:rsidR="00617ADF">
        <w:t xml:space="preserve"> </w:t>
      </w:r>
      <w:r w:rsidR="004A29A3">
        <w:t xml:space="preserve">er en væsentlig del af kontrollen automatiseret. </w:t>
      </w:r>
      <w:r w:rsidR="00800999">
        <w:t>Sagsbehandler vil manuelt skulle trykke ”godkend”</w:t>
      </w:r>
      <w:r w:rsidR="005B2BDB">
        <w:t xml:space="preserve"> inde i SMV løsningen</w:t>
      </w:r>
      <w:r w:rsidR="00CE374B">
        <w:t xml:space="preserve"> i stedet for at det sker automatisk efter særlige regler. </w:t>
      </w:r>
    </w:p>
    <w:p w14:paraId="456EA309" w14:textId="0AFD4729" w:rsidR="00CD702E" w:rsidRDefault="00E14CBB" w:rsidP="001273A6">
      <w:pPr>
        <w:pStyle w:val="Brdtekst"/>
        <w:numPr>
          <w:ilvl w:val="0"/>
          <w:numId w:val="50"/>
        </w:numPr>
      </w:pPr>
      <w:r>
        <w:t>E</w:t>
      </w:r>
      <w:r w:rsidRPr="00E14CBB">
        <w:t>fterprøvelse af omsætningsgrænser i SMV-løsningen, mod DK/EU VIES, OSM2, SAP38</w:t>
      </w:r>
    </w:p>
    <w:p w14:paraId="298E6E42" w14:textId="1B7F3607" w:rsidR="009C5162" w:rsidRDefault="009C5162" w:rsidP="009C5162">
      <w:pPr>
        <w:pStyle w:val="Brdtekst"/>
        <w:numPr>
          <w:ilvl w:val="1"/>
          <w:numId w:val="50"/>
        </w:numPr>
      </w:pPr>
      <w:r>
        <w:t>Kontrollerne udføres som automatisk afviklede Business Object (BO) søgninger, hvor virksomheder</w:t>
      </w:r>
      <w:r w:rsidR="00566F66">
        <w:t>,</w:t>
      </w:r>
      <w:r>
        <w:t xml:space="preserve"> der overskrider omsætningsgrænserne dagligt</w:t>
      </w:r>
      <w:r w:rsidR="00566F66">
        <w:t>,</w:t>
      </w:r>
      <w:r>
        <w:t xml:space="preserve"> fremgår af BO-listerne. Indberetningskontrollen er ressourcetung, hvis den ikke automatiseres, men den skitserede løsning giver ikke et markant øget manuelt ressourceforbrug i Skattestyrelsens driftsenheder </w:t>
      </w:r>
    </w:p>
    <w:p w14:paraId="319FB8F3" w14:textId="6E21BF6C" w:rsidR="00E14CBB" w:rsidRDefault="00E14CBB" w:rsidP="001273A6">
      <w:pPr>
        <w:pStyle w:val="Brdtekst"/>
        <w:numPr>
          <w:ilvl w:val="0"/>
          <w:numId w:val="50"/>
        </w:numPr>
      </w:pPr>
      <w:r>
        <w:t>U</w:t>
      </w:r>
      <w:r w:rsidRPr="00E14CBB">
        <w:t xml:space="preserve">dpege virksomhed til kontrol igennem sagsbehandling </w:t>
      </w:r>
      <w:r>
        <w:t xml:space="preserve">og </w:t>
      </w:r>
      <w:r w:rsidRPr="00E14CBB">
        <w:t>marker</w:t>
      </w:r>
      <w:r>
        <w:t>e</w:t>
      </w:r>
      <w:r w:rsidRPr="00E14CBB">
        <w:t xml:space="preserve"> virksomheden som udpeget til manuel kontrol i VIRK</w:t>
      </w:r>
    </w:p>
    <w:p w14:paraId="176CF940" w14:textId="3B507D96" w:rsidR="009C5162" w:rsidRDefault="00996D60" w:rsidP="009C5162">
      <w:pPr>
        <w:pStyle w:val="Brdtekst"/>
        <w:numPr>
          <w:ilvl w:val="1"/>
          <w:numId w:val="50"/>
        </w:numPr>
      </w:pPr>
      <w:r>
        <w:t>Virksomheder udtages til kontrol ved hjælp af BO udsøgninger</w:t>
      </w:r>
      <w:r w:rsidR="00B77273">
        <w:t>, men der bliver mulighed for at markere i SMV, hvilke virksomheder der er, eller har været, udtaget til kontrol.</w:t>
      </w:r>
    </w:p>
    <w:p w14:paraId="4FF47753" w14:textId="77777777" w:rsidR="00B77273" w:rsidRDefault="00B77273" w:rsidP="00390F7D">
      <w:pPr>
        <w:pStyle w:val="Brdtekst"/>
      </w:pPr>
    </w:p>
    <w:p w14:paraId="6A992100" w14:textId="21378E4D" w:rsidR="001C6F3A" w:rsidRDefault="00F877D8" w:rsidP="001C6F3A">
      <w:r>
        <w:t>Det anbefalede</w:t>
      </w:r>
      <w:r w:rsidR="001C6F3A">
        <w:t xml:space="preserve"> løsningsscenarie</w:t>
      </w:r>
      <w:r>
        <w:t xml:space="preserve"> </w:t>
      </w:r>
      <w:r w:rsidR="001C6F3A">
        <w:t>indebærer, at nogle processer i SMV-løsningen</w:t>
      </w:r>
      <w:r w:rsidR="00665013">
        <w:t>, som kunne være automatiserede</w:t>
      </w:r>
      <w:r w:rsidR="001C6F3A">
        <w:t xml:space="preserve"> udgår og erstattes af semi-automatiserede processer, der </w:t>
      </w:r>
      <w:r>
        <w:t xml:space="preserve">primært </w:t>
      </w:r>
      <w:r w:rsidR="001C6F3A">
        <w:t>afvikles ved automatisk afviklede Business Object rapporter.</w:t>
      </w:r>
    </w:p>
    <w:p w14:paraId="0F93E1C8" w14:textId="77777777" w:rsidR="001C6F3A" w:rsidRDefault="001C6F3A" w:rsidP="001C6F3A"/>
    <w:p w14:paraId="374974E6" w14:textId="3A0896A7" w:rsidR="001C6F3A" w:rsidRDefault="001C6F3A" w:rsidP="001C6F3A">
      <w:r>
        <w:t xml:space="preserve">En tung og tilbagevendende opgave i SMV er at sikre, at virksomhederne overholder omsætningsgrænserne, både EU’s omsætningsgrænse på 100.000 Euro og den danske momsfritagelsesgrænse på 50.000 kr. </w:t>
      </w:r>
      <w:r w:rsidR="00CC4B77">
        <w:lastRenderedPageBreak/>
        <w:t>Kontrollen indebærer, at der løbende</w:t>
      </w:r>
      <w:r>
        <w:t xml:space="preserve"> hente</w:t>
      </w:r>
      <w:r w:rsidR="00CC4B77">
        <w:t xml:space="preserve">s </w:t>
      </w:r>
      <w:r>
        <w:t>omsætningsdata fra D</w:t>
      </w:r>
      <w:r w:rsidR="003131F0">
        <w:t>K</w:t>
      </w:r>
      <w:r>
        <w:t>-V</w:t>
      </w:r>
      <w:r w:rsidR="003131F0">
        <w:t>IES</w:t>
      </w:r>
      <w:r>
        <w:t>,</w:t>
      </w:r>
      <w:r w:rsidR="00101208">
        <w:t xml:space="preserve"> EU-V</w:t>
      </w:r>
      <w:r w:rsidR="003131F0">
        <w:t>IES</w:t>
      </w:r>
      <w:r w:rsidR="00101208">
        <w:t>,</w:t>
      </w:r>
      <w:r>
        <w:t xml:space="preserve"> O</w:t>
      </w:r>
      <w:r w:rsidR="00F34CC1">
        <w:t>SM</w:t>
      </w:r>
      <w:r>
        <w:t xml:space="preserve">2 og SAP38 </w:t>
      </w:r>
      <w:r w:rsidR="001B7416">
        <w:t>på alle</w:t>
      </w:r>
      <w:r>
        <w:t xml:space="preserve"> </w:t>
      </w:r>
      <w:r w:rsidR="00971600">
        <w:t xml:space="preserve">virksomheder, der er registreret i </w:t>
      </w:r>
      <w:r w:rsidR="00EB6FE7">
        <w:t>Danmark, eller indberetter salg til Danm</w:t>
      </w:r>
      <w:r w:rsidR="003E7AD3">
        <w:t>ark.</w:t>
      </w:r>
      <w:r>
        <w:t xml:space="preserve"> </w:t>
      </w:r>
    </w:p>
    <w:p w14:paraId="18165AB9" w14:textId="77777777" w:rsidR="001C6F3A" w:rsidRDefault="001C6F3A" w:rsidP="001C6F3A"/>
    <w:p w14:paraId="2CA32368" w14:textId="273A03BC" w:rsidR="001C6F3A" w:rsidRDefault="001C6F3A" w:rsidP="001C6F3A">
      <w:r>
        <w:t>Det er imidlertid</w:t>
      </w:r>
      <w:r w:rsidR="00D47494">
        <w:t>igt</w:t>
      </w:r>
      <w:r>
        <w:t xml:space="preserve"> teknisk vanskeligt, omkostningstungt og risikobetonet at integrere SMV med andre fagsystemer, der ikke har standardservices, som SMV kan anvende. En alternativ løsning er at hente de samme data fra Datawarehouse. Denne løsning indebærer, at der opsættes automatiske rapporter i Business Object, der dagligt indsamler omsætningsdata fra D</w:t>
      </w:r>
      <w:r w:rsidR="00F34CC1">
        <w:t>K</w:t>
      </w:r>
      <w:r>
        <w:t>-V</w:t>
      </w:r>
      <w:r w:rsidR="00F34CC1">
        <w:t>IES</w:t>
      </w:r>
      <w:r>
        <w:t xml:space="preserve">, </w:t>
      </w:r>
      <w:r w:rsidR="00F34CC1">
        <w:t>OSM</w:t>
      </w:r>
      <w:r>
        <w:t>2 og SAP38 – data der i forvejen findes i Datawarehouse. De SMV</w:t>
      </w:r>
      <w:r w:rsidR="00C67EC2">
        <w:t>-</w:t>
      </w:r>
      <w:r>
        <w:t>virksomheder der overskrider omsætningsgrænserne sendes i en daglig rapport til en fællespostkasse, hvorefter den manuelle kontrol og sagsbehandling påbegyndes.</w:t>
      </w:r>
    </w:p>
    <w:p w14:paraId="0992091A" w14:textId="77777777" w:rsidR="001C6F3A" w:rsidRDefault="001C6F3A" w:rsidP="001C6F3A"/>
    <w:p w14:paraId="4273E663" w14:textId="52AA3E12" w:rsidR="001C6F3A" w:rsidRDefault="001C6F3A" w:rsidP="001C6F3A">
      <w:r>
        <w:t xml:space="preserve">Forskellen mellem de to løsninger er, at sagsbehandlingen ikke starter i SMV, men det ekstra tidsforbrug estimeres til at være begrænset til 1-2 timer dagligt – og består primært i at hente og journalisere BO rapporterne. De efterfølgende kontroller og sagsbehandlingsaktiviteter forventes at være identiske. BO udsøgningerne skal både anvendes ifm. registreringskontrollen og i de løbende angivelseskontroller. Det vil sige, at BO-løsningen ikke øger ressourceforbruget </w:t>
      </w:r>
      <w:r w:rsidR="00D45C22">
        <w:t xml:space="preserve">til drift </w:t>
      </w:r>
      <w:r>
        <w:t>i Skattestyrelsen nævneværdigt, men reducerer projektets udviklingsomkostninger og -risici markant og nedsætter IT-driftsomkostningerne.</w:t>
      </w:r>
    </w:p>
    <w:p w14:paraId="735A49CA" w14:textId="77777777" w:rsidR="001C6F3A" w:rsidRDefault="001C6F3A" w:rsidP="001C6F3A"/>
    <w:p w14:paraId="69CDC4D0" w14:textId="3F836697" w:rsidR="001C6F3A" w:rsidRDefault="001C6F3A" w:rsidP="001C6F3A">
      <w:r>
        <w:t>Det er en forudsætning for denne løsning, at data fra SMV overføres til Datawarehouse</w:t>
      </w:r>
      <w:r w:rsidR="00884D23">
        <w:t>,</w:t>
      </w:r>
      <w:r>
        <w:t xml:space="preserve"> og at der er de nødvendige Business Object kompetencer til rådighed i projektet.</w:t>
      </w:r>
    </w:p>
    <w:p w14:paraId="1FA7AADE" w14:textId="77777777" w:rsidR="00C46703" w:rsidRPr="00C46703" w:rsidRDefault="00C46703" w:rsidP="00C46703">
      <w:pPr>
        <w:pStyle w:val="Brdtekst"/>
      </w:pPr>
    </w:p>
    <w:p w14:paraId="5969D662" w14:textId="77777777" w:rsidR="00052CE0" w:rsidRDefault="00052CE0" w:rsidP="00052CE0">
      <w:pPr>
        <w:pStyle w:val="Overskrift2"/>
      </w:pPr>
      <w:bookmarkStart w:id="381" w:name="_Toc519426327"/>
      <w:bookmarkStart w:id="382" w:name="_Ref525303072"/>
      <w:bookmarkStart w:id="383" w:name="_Toc109308989"/>
      <w:r w:rsidRPr="00052CE0">
        <w:t xml:space="preserve">Projektets </w:t>
      </w:r>
      <w:bookmarkEnd w:id="381"/>
      <w:r w:rsidR="00E62EF3" w:rsidRPr="00052CE0">
        <w:t>overordnede tidsplan/releaseplan</w:t>
      </w:r>
      <w:bookmarkEnd w:id="382"/>
      <w:bookmarkEnd w:id="383"/>
    </w:p>
    <w:p w14:paraId="202CF970" w14:textId="116C397D" w:rsidR="00805B44" w:rsidRPr="00805B44" w:rsidRDefault="00805B44" w:rsidP="00805B44">
      <w:pPr>
        <w:pStyle w:val="Brdtekst"/>
      </w:pPr>
      <w:r>
        <w:rPr>
          <w:noProof/>
        </w:rPr>
        <mc:AlternateContent>
          <mc:Choice Requires="wps">
            <w:drawing>
              <wp:inline distT="0" distB="0" distL="0" distR="0" wp14:anchorId="7FE62A2D" wp14:editId="3BED0246">
                <wp:extent cx="6120000" cy="1404620"/>
                <wp:effectExtent l="0" t="0" r="14605" b="19685"/>
                <wp:docPr id="2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FF0000"/>
                          </a:solidFill>
                          <a:miter lim="800000"/>
                          <a:headEnd/>
                          <a:tailEnd/>
                        </a:ln>
                      </wps:spPr>
                      <wps:txbx>
                        <w:txbxContent>
                          <w:p w14:paraId="2A0422ED" w14:textId="77777777" w:rsidR="00805B44" w:rsidRDefault="00805B44" w:rsidP="00805B44">
                            <w:r>
                              <w:t xml:space="preserve">Note: Dette afsnit skal udfyldes i analysefasen før risikovurdering. </w:t>
                            </w:r>
                          </w:p>
                        </w:txbxContent>
                      </wps:txbx>
                      <wps:bodyPr rot="0" vert="horz" wrap="square" lIns="91440" tIns="45720" rIns="91440" bIns="45720" anchor="t" anchorCtr="0">
                        <a:spAutoFit/>
                      </wps:bodyPr>
                    </wps:wsp>
                  </a:graphicData>
                </a:graphic>
              </wp:inline>
            </w:drawing>
          </mc:Choice>
          <mc:Fallback>
            <w:pict>
              <v:shape w14:anchorId="7FE62A2D" id="_x0000_s1031" type="#_x0000_t202" style="width:48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" strokecolor="red">
                <v:textbox style="mso-fit-shape-to-text:t">
                  <w:txbxContent>
                    <w:p w14:paraId="2A0422ED" w14:textId="77777777" w:rsidR="00805B44" w:rsidRDefault="00805B44" w:rsidP="00805B44">
                      <w:r>
                        <w:t xml:space="preserve">Note: Dette afsnit skal udfyldes i analysefasen før risikovurdering. </w:t>
                      </w:r>
                    </w:p>
                  </w:txbxContent>
                </v:textbox>
                <w10:anchorlock/>
              </v:shape>
            </w:pict>
          </mc:Fallback>
        </mc:AlternateContent>
      </w:r>
      <w:bookmarkStart w:id="384" w:name="H_30"/>
    </w:p>
    <w:bookmarkEnd w:id="359" w:displacedByCustomXml="next"/>
    <w:sdt>
      <w:sdtPr>
        <w:alias w:val="Hjælp"/>
        <w:tag w:val="MPK hjælp"/>
        <w:id w:val="-603957080"/>
        <w:lock w:val="sdtContentLocked"/>
        <w:placeholder>
          <w:docPart w:val="DefaultPlaceholder_1082065158"/>
        </w:placeholder>
      </w:sdtPr>
      <w:sdtContent>
        <w:p w14:paraId="45E15708" w14:textId="77777777" w:rsidR="004F3C30" w:rsidRPr="004F3C30" w:rsidRDefault="004F3C30" w:rsidP="007622A6">
          <w:pPr>
            <w:pStyle w:val="MPKhjlp"/>
          </w:pPr>
          <w:r w:rsidRPr="004F3C30">
            <w:fldChar w:fldCharType="begin"/>
          </w:r>
          <w:r w:rsidRPr="004F3C30">
            <w:instrText>HYPERLINK  \l "_DocTools_ScreenTip_88" \o "3.2 Projektets overordnede tidsplan\/releaseplan</w:instrText>
          </w:r>
        </w:p>
        <w:p w14:paraId="2756F187" w14:textId="77777777" w:rsidR="004F3C30" w:rsidRPr="004F3C30" w:rsidRDefault="004F3C30" w:rsidP="007622A6">
          <w:pPr>
            <w:pStyle w:val="MPKhjlp"/>
          </w:pPr>
        </w:p>
        <w:p w14:paraId="40837361" w14:textId="77777777" w:rsidR="004F3C30" w:rsidRPr="004F3C30" w:rsidRDefault="004F3C30" w:rsidP="007622A6">
          <w:pPr>
            <w:pStyle w:val="MPKhjlp"/>
          </w:pPr>
          <w:r w:rsidRPr="004F3C30">
            <w:instrText>Indsæt en opsummering af projektets tidsplan\/releaseplan. Tilpas overskriften, afhængigt af om projektet anvender agil udvikling. Her angives projektets overordnede tidsplan. Tidsplanen skal fremgå med milepæle. Det anbefales, at projektet i så høj grad som muligt planlægges efter at opnå tidlig gevinstrealisering.</w:instrText>
          </w:r>
        </w:p>
        <w:p w14:paraId="03A90043" w14:textId="77777777" w:rsidR="004F3C30" w:rsidRPr="004F3C30" w:rsidRDefault="004F3C30" w:rsidP="007622A6">
          <w:pPr>
            <w:pStyle w:val="MPKhjlp"/>
          </w:pPr>
        </w:p>
        <w:p w14:paraId="777B691A" w14:textId="77777777" w:rsidR="004F3C30" w:rsidRPr="004F3C30" w:rsidRDefault="004F3C30" w:rsidP="007622A6">
          <w:pPr>
            <w:pStyle w:val="MPKhjlp"/>
          </w:pPr>
          <w:r w:rsidRPr="004F3C30">
            <w:instrText>Tidsplanen kan være visuel eller i tabelform. Projektets hovedmilepæle bør fremgå tydeligt.</w:instrText>
          </w:r>
        </w:p>
        <w:p w14:paraId="5150144A" w14:textId="77777777" w:rsidR="004F3C30" w:rsidRPr="004F3C30" w:rsidRDefault="004F3C30" w:rsidP="007622A6">
          <w:pPr>
            <w:pStyle w:val="MPKhjlp"/>
          </w:pPr>
          <w:r w:rsidRPr="004F3C30">
            <w:instrText>Beskriv derudover de væsentlige principper bag udarbejdelse af tidsplanen, herunder om der er benyttet:</w:instrText>
          </w:r>
        </w:p>
        <w:p w14:paraId="63E7A5D3" w14:textId="77777777" w:rsidR="004F3C30" w:rsidRPr="004F3C30" w:rsidRDefault="004F3C30" w:rsidP="007622A6">
          <w:pPr>
            <w:pStyle w:val="MPKhjlp"/>
          </w:pPr>
        </w:p>
        <w:p w14:paraId="277AB969" w14:textId="77777777" w:rsidR="004F3C30" w:rsidRPr="004F3C30" w:rsidRDefault="004F3C30" w:rsidP="007622A6">
          <w:pPr>
            <w:pStyle w:val="MPKhjlp"/>
          </w:pPr>
          <w:r w:rsidRPr="004F3C30">
            <w:instrText>•</w:instrText>
          </w:r>
          <w:r w:rsidRPr="004F3C30">
            <w:tab/>
            <w:instrText>erfaringer fra afsluttede projekter</w:instrText>
          </w:r>
        </w:p>
        <w:p w14:paraId="4F13EBB9" w14:textId="77777777" w:rsidR="004F3C30" w:rsidRPr="004F3C30" w:rsidRDefault="004F3C30" w:rsidP="007622A6">
          <w:pPr>
            <w:pStyle w:val="MPKhjlp"/>
          </w:pPr>
          <w:r w:rsidRPr="004F3C30">
            <w:instrText>•</w:instrText>
          </w:r>
          <w:r w:rsidRPr="004F3C30">
            <w:tab/>
            <w:instrText xml:space="preserve">dialog med andre myndigheder eller leverandører </w:instrText>
          </w:r>
        </w:p>
        <w:p w14:paraId="2235E033" w14:textId="77777777" w:rsidR="004F3C30" w:rsidRPr="004F3C30" w:rsidRDefault="004F3C30" w:rsidP="007622A6">
          <w:pPr>
            <w:pStyle w:val="MPKhjlp"/>
          </w:pPr>
          <w:r w:rsidRPr="004F3C30">
            <w:instrText>•</w:instrText>
          </w:r>
          <w:r w:rsidRPr="004F3C30">
            <w:tab/>
            <w:instrText>bottom-up estimering</w:instrText>
          </w:r>
        </w:p>
        <w:p w14:paraId="3E5DD449" w14:textId="77777777" w:rsidR="004F3C30" w:rsidRPr="004F3C30" w:rsidRDefault="004F3C30" w:rsidP="007622A6">
          <w:pPr>
            <w:pStyle w:val="MPKhjlp"/>
          </w:pPr>
          <w:r w:rsidRPr="004F3C30">
            <w:instrText>•</w:instrText>
          </w:r>
          <w:r w:rsidRPr="004F3C30">
            <w:tab/>
            <w:instrText>lov eller aftalebundne deadlines</w:instrText>
          </w:r>
        </w:p>
        <w:p w14:paraId="65FB594C" w14:textId="77777777" w:rsidR="004F3C30" w:rsidRPr="004F3C30" w:rsidRDefault="004F3C30" w:rsidP="007622A6">
          <w:pPr>
            <w:pStyle w:val="MPKhjlp"/>
          </w:pPr>
        </w:p>
        <w:p w14:paraId="526FA6F6" w14:textId="77777777" w:rsidR="004F3C30" w:rsidRPr="004F3C30" w:rsidRDefault="004F3C30" w:rsidP="007622A6">
          <w:pPr>
            <w:pStyle w:val="MPKhjlp"/>
          </w:pPr>
          <w:r w:rsidRPr="004F3C30">
            <w:instrText>Såfremt projektet eksekveres med en agil udviklingsmetode, skal projektets overordnede tidsplan erstattes af en releaseplan med prioriterede produkter. Angiv også aktiviteter til organisatorisk implementering samt måling af tidlige indikatorer og gevinster i projektperioden på overordnet niveau.</w:instrText>
          </w:r>
        </w:p>
        <w:p w14:paraId="5F82888B" w14:textId="77777777" w:rsidR="004F3C30" w:rsidRPr="004F3C30" w:rsidRDefault="004F3C30" w:rsidP="007622A6">
          <w:pPr>
            <w:pStyle w:val="MPKhjlp"/>
          </w:pPr>
        </w:p>
        <w:p w14:paraId="4D224F7A" w14:textId="77777777" w:rsidR="004F3C30" w:rsidRPr="004F3C30" w:rsidRDefault="004F3C30" w:rsidP="007622A6">
          <w:pPr>
            <w:pStyle w:val="MPKhjlp"/>
          </w:pPr>
          <w:r w:rsidRPr="004F3C30">
            <w:instrText>Beskrivelsesdybde</w:instrText>
          </w:r>
        </w:p>
        <w:p w14:paraId="6CE1B2D6" w14:textId="77777777" w:rsidR="004F3C30" w:rsidRPr="004F3C30" w:rsidRDefault="004F3C30" w:rsidP="007622A6">
          <w:pPr>
            <w:pStyle w:val="MPKhjlp"/>
          </w:pPr>
          <w:r w:rsidRPr="004F3C30">
            <w:instrText>Planen skal beskrives på et overordnet niveau, som dog gør det muligt for læseren at vurdere, om planen umiddelbart ser realistisk ud.</w:instrText>
          </w:r>
        </w:p>
        <w:p w14:paraId="5969D663" w14:textId="5C68B76E" w:rsidR="007622A6" w:rsidRPr="007622A6" w:rsidRDefault="004F3C30" w:rsidP="007622A6">
          <w:pPr>
            <w:pStyle w:val="MPKhjlp"/>
          </w:pPr>
          <w:r w:rsidRPr="004F3C30">
            <w:instrText>"</w:instrText>
          </w:r>
          <w:r w:rsidRPr="004F3C30">
            <w:fldChar w:fldCharType="separate"/>
          </w:r>
          <w:r w:rsidRPr="004F3C30">
            <w:t>H-</w:t>
          </w:r>
          <w:r w:rsidRPr="004F3C30">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30</w:t>
          </w:r>
          <w:r w:rsidR="00324D10">
            <w:rPr>
              <w:noProof/>
            </w:rPr>
            <w:fldChar w:fldCharType="end"/>
          </w:r>
        </w:p>
      </w:sdtContent>
    </w:sdt>
    <w:bookmarkEnd w:id="384" w:displacedByCustomXml="prev"/>
    <w:p w14:paraId="5969D664" w14:textId="11A8918A" w:rsidR="008572D4" w:rsidRPr="008572D4" w:rsidRDefault="00C8667D" w:rsidP="008572D4">
      <w:pPr>
        <w:pStyle w:val="Brdtekst"/>
      </w:pPr>
      <w:r>
        <w:t>Nedenfor vises projektet</w:t>
      </w:r>
      <w:r w:rsidR="004F3C30">
        <w:t>s</w:t>
      </w:r>
      <w:r>
        <w:t xml:space="preserve"> plan for gennemførelsesfasen.</w:t>
      </w:r>
    </w:p>
    <w:p w14:paraId="5969D665" w14:textId="77777777" w:rsidR="00AE26E2" w:rsidRDefault="00000000" w:rsidP="00554C70">
      <w:pPr>
        <w:pStyle w:val="Brdtekst"/>
        <w:rPr>
          <w:highlight w:val="yellow"/>
        </w:rPr>
      </w:pPr>
      <w:sdt>
        <w:sdtPr>
          <w:id w:val="1031932324"/>
          <w:placeholder>
            <w:docPart w:val="82E1357A78B245C6A4BA6045217F2120"/>
          </w:placeholder>
          <w:temporary/>
          <w:showingPlcHdr/>
        </w:sdtPr>
        <w:sdtContent>
          <w:r w:rsidR="00AE26E2">
            <w:rPr>
              <w:rStyle w:val="Pladsholdertekst"/>
            </w:rPr>
            <w:t>[Skriv tekst]</w:t>
          </w:r>
        </w:sdtContent>
      </w:sdt>
    </w:p>
    <w:p w14:paraId="5969D666" w14:textId="77777777" w:rsidR="0065234E" w:rsidRDefault="0065234E" w:rsidP="0065234E">
      <w:pPr>
        <w:pStyle w:val="Overskrift2"/>
      </w:pPr>
      <w:bookmarkStart w:id="385" w:name="_Toc519426329"/>
      <w:bookmarkStart w:id="386" w:name="_Ref525303093"/>
      <w:bookmarkStart w:id="387" w:name="_Toc109308990"/>
      <w:r w:rsidRPr="00052CE0">
        <w:t>Samarbejdet med eksterne leverandører</w:t>
      </w:r>
      <w:bookmarkStart w:id="388" w:name="H_31"/>
      <w:bookmarkEnd w:id="385"/>
      <w:bookmarkEnd w:id="386"/>
      <w:bookmarkEnd w:id="387"/>
    </w:p>
    <w:sdt>
      <w:sdtPr>
        <w:alias w:val="Hjælp"/>
        <w:tag w:val="MPK hjælp"/>
        <w:id w:val="-203182387"/>
        <w:lock w:val="sdtContentLocked"/>
        <w:placeholder>
          <w:docPart w:val="DefaultPlaceholder_1082065158"/>
        </w:placeholder>
      </w:sdtPr>
      <w:sdtContent>
        <w:p w14:paraId="168713AB" w14:textId="77777777" w:rsidR="00643EB6" w:rsidRPr="00643EB6" w:rsidRDefault="00643EB6" w:rsidP="007622A6">
          <w:pPr>
            <w:pStyle w:val="MPKhjlp"/>
          </w:pPr>
          <w:r w:rsidRPr="00643EB6">
            <w:fldChar w:fldCharType="begin"/>
          </w:r>
          <w:r w:rsidRPr="00643EB6">
            <w:instrText>HYPERLINK  \l "_DocTools_ScreenTip_102" \o "3.3 Samarbejdet med eksterne leverandører</w:instrText>
          </w:r>
        </w:p>
        <w:p w14:paraId="3D7F9C60" w14:textId="77777777" w:rsidR="00643EB6" w:rsidRPr="00643EB6" w:rsidRDefault="00643EB6" w:rsidP="007622A6">
          <w:pPr>
            <w:pStyle w:val="MPKhjlp"/>
          </w:pPr>
        </w:p>
        <w:p w14:paraId="0AD95AE1" w14:textId="77777777" w:rsidR="00643EB6" w:rsidRPr="00643EB6" w:rsidRDefault="00643EB6" w:rsidP="007622A6">
          <w:pPr>
            <w:pStyle w:val="MPKhjlp"/>
          </w:pPr>
          <w:r w:rsidRPr="00643EB6">
            <w:instrText>Dette afsnit udfyldes endeligt, når der truffet valg om leverandør. De ønsker, som myndigheden måtte have til samarbejdet og styringen bør dog være overvejet tidligere og indgå som krav i udbudsmaterialet. Beskriv bl.a. (listen er ikke udtømmende, tilføj gerne punkter):</w:instrText>
          </w:r>
        </w:p>
        <w:p w14:paraId="7FF383E6" w14:textId="77777777" w:rsidR="00643EB6" w:rsidRPr="00643EB6" w:rsidRDefault="00643EB6" w:rsidP="007622A6">
          <w:pPr>
            <w:pStyle w:val="MPKhjlp"/>
          </w:pPr>
        </w:p>
        <w:p w14:paraId="3D69D83D" w14:textId="77777777" w:rsidR="00643EB6" w:rsidRPr="00643EB6" w:rsidRDefault="00643EB6" w:rsidP="007622A6">
          <w:pPr>
            <w:pStyle w:val="MPKhjlp"/>
          </w:pPr>
          <w:r w:rsidRPr="00643EB6">
            <w:instrText>• Hvordan samarbejdet med de(n) valgte leverandør(er) kommer til at foregå. Hvordan fungerer eskalationsvejene? Er der fx aftalt, hvornår leverandøren skal løfte risici og andre udfordringer?</w:instrText>
          </w:r>
        </w:p>
        <w:p w14:paraId="3B30E596" w14:textId="77777777" w:rsidR="00643EB6" w:rsidRPr="00643EB6" w:rsidRDefault="00643EB6" w:rsidP="007622A6">
          <w:pPr>
            <w:pStyle w:val="MPKhjlp"/>
          </w:pPr>
          <w:r w:rsidRPr="00643EB6">
            <w:instrText xml:space="preserve">• Hvordan leverandøren indgår i projektorganisationen, og indsæt gerne en tegning. </w:instrText>
          </w:r>
        </w:p>
        <w:p w14:paraId="209CF96B" w14:textId="77777777" w:rsidR="00643EB6" w:rsidRPr="00643EB6" w:rsidRDefault="00643EB6" w:rsidP="007622A6">
          <w:pPr>
            <w:pStyle w:val="MPKhjlp"/>
          </w:pPr>
          <w:r w:rsidRPr="00643EB6">
            <w:instrText>• Hvilke nøgleroller leverandøren udfylder i projektorganisationen.</w:instrText>
          </w:r>
        </w:p>
        <w:p w14:paraId="59021A4B" w14:textId="77777777" w:rsidR="00643EB6" w:rsidRPr="00643EB6" w:rsidRDefault="00643EB6" w:rsidP="007622A6">
          <w:pPr>
            <w:pStyle w:val="MPKhjlp"/>
          </w:pPr>
          <w:r w:rsidRPr="00643EB6">
            <w:instrText>• Hvordan projektlederen følger op på fremdrift og forbrug i forhold til tidsplan, herunder leverandørens rapportering til projektleder.</w:instrText>
          </w:r>
        </w:p>
        <w:p w14:paraId="5C6C0A1E" w14:textId="77777777" w:rsidR="00643EB6" w:rsidRPr="00643EB6" w:rsidRDefault="00643EB6" w:rsidP="007622A6">
          <w:pPr>
            <w:pStyle w:val="MPKhjlp"/>
          </w:pPr>
        </w:p>
        <w:p w14:paraId="0D68D7EE" w14:textId="77777777" w:rsidR="00643EB6" w:rsidRPr="00643EB6" w:rsidRDefault="00643EB6" w:rsidP="007622A6">
          <w:pPr>
            <w:pStyle w:val="MPKhjlp"/>
          </w:pPr>
          <w:r w:rsidRPr="00643EB6">
            <w:instrText>Det bør bl.a. fremgå, hvordan projektlederen påtænker at styre projektet, hvis leverandøren \”blot\” stiller ressourcer eller et team til rådighed, men ansvaret for planlægning og gennemførelse af projektet li</w:instrText>
          </w:r>
          <w:r w:rsidRPr="00643EB6">
            <w:lastRenderedPageBreak/>
            <w:instrText>gger hos myndigheden. Tilsvarende skal det beskrives, hvordan projektlederen styrer projektet, hvis leverandøren har et leveranceansvar. I Kodeks for det gode kunde-leverandørsamarbejde findes inspiration til etablering af et godt samarbejde.</w:instrText>
          </w:r>
        </w:p>
        <w:p w14:paraId="0398FE76" w14:textId="77777777" w:rsidR="00643EB6" w:rsidRPr="00643EB6" w:rsidRDefault="00643EB6" w:rsidP="007622A6">
          <w:pPr>
            <w:pStyle w:val="MPKhjlp"/>
          </w:pPr>
        </w:p>
        <w:p w14:paraId="42B66E39" w14:textId="77777777" w:rsidR="00643EB6" w:rsidRPr="00643EB6" w:rsidRDefault="00643EB6" w:rsidP="007622A6">
          <w:pPr>
            <w:pStyle w:val="MPKhjlp"/>
          </w:pPr>
          <w:r w:rsidRPr="00643EB6">
            <w:instrText xml:space="preserve">Beskrivelsesdybde </w:instrText>
          </w:r>
        </w:p>
        <w:p w14:paraId="051180C6" w14:textId="77777777" w:rsidR="00643EB6" w:rsidRPr="00643EB6" w:rsidRDefault="00643EB6" w:rsidP="007622A6">
          <w:pPr>
            <w:pStyle w:val="MPKhjlp"/>
          </w:pPr>
          <w:r w:rsidRPr="00643EB6">
            <w:instrText>Beskrivelsen skal gøre det muligt for læseren at vurdere, om det er muligt for myndigheden at bevare kontrollen med leverandøren – og dermed projektet, således at risici og problemstillinger kan håndteres effektivt. Afsnittet opdateres om nødvendigt, når en eventuel leverandør er valgt.</w:instrText>
          </w:r>
        </w:p>
        <w:p w14:paraId="5969D667" w14:textId="3A982F22" w:rsidR="007622A6" w:rsidRPr="007622A6" w:rsidRDefault="00643EB6" w:rsidP="007622A6">
          <w:pPr>
            <w:pStyle w:val="MPKhjlp"/>
          </w:pPr>
          <w:r w:rsidRPr="00643EB6">
            <w:instrText>"</w:instrText>
          </w:r>
          <w:r w:rsidRPr="00643EB6">
            <w:fldChar w:fldCharType="separate"/>
          </w:r>
          <w:r w:rsidRPr="00643EB6">
            <w:t>H-</w:t>
          </w:r>
          <w:r w:rsidRPr="00643EB6">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31</w:t>
          </w:r>
          <w:r w:rsidR="00324D10">
            <w:rPr>
              <w:noProof/>
            </w:rPr>
            <w:fldChar w:fldCharType="end"/>
          </w:r>
        </w:p>
      </w:sdtContent>
    </w:sdt>
    <w:bookmarkEnd w:id="388" w:displacedByCustomXml="prev"/>
    <w:sdt>
      <w:sdtPr>
        <w:id w:val="1304125196"/>
        <w:placeholder>
          <w:docPart w:val="652A4880AC354633B5273215C800FFC9"/>
        </w:placeholder>
        <w:temporary/>
        <w:showingPlcHdr/>
      </w:sdtPr>
      <w:sdtContent>
        <w:p w14:paraId="5969D668" w14:textId="72377ADC" w:rsidR="00AE26E2" w:rsidRPr="003E16A8" w:rsidRDefault="003E16A8" w:rsidP="003E16A8">
          <w:pPr>
            <w:pStyle w:val="Brdtekst"/>
          </w:pPr>
          <w:r w:rsidRPr="003E16A8">
            <w:rPr>
              <w:rStyle w:val="Pladsholdertekst"/>
            </w:rPr>
            <w:t>[Skriv tekst]</w:t>
          </w:r>
        </w:p>
      </w:sdtContent>
    </w:sdt>
    <w:p w14:paraId="5969D669" w14:textId="77777777" w:rsidR="00052CE0" w:rsidRDefault="00C95381" w:rsidP="00C95381">
      <w:pPr>
        <w:pStyle w:val="Overskrift1"/>
      </w:pPr>
      <w:bookmarkStart w:id="389" w:name="_Ref525303132"/>
      <w:bookmarkStart w:id="390" w:name="_Toc109308991"/>
      <w:r>
        <w:lastRenderedPageBreak/>
        <w:t>Projektets organisatoriske implementering</w:t>
      </w:r>
      <w:bookmarkStart w:id="391" w:name="H_32"/>
      <w:bookmarkEnd w:id="389"/>
      <w:bookmarkEnd w:id="390"/>
    </w:p>
    <w:sdt>
      <w:sdtPr>
        <w:alias w:val="Hjælp"/>
        <w:tag w:val="MPK hjælp"/>
        <w:id w:val="-2141408923"/>
        <w:lock w:val="sdtContentLocked"/>
        <w:placeholder>
          <w:docPart w:val="DefaultPlaceholder_1082065158"/>
        </w:placeholder>
      </w:sdtPr>
      <w:sdtContent>
        <w:p w14:paraId="7A942A1B" w14:textId="77777777" w:rsidR="00B00809" w:rsidRPr="00B00809" w:rsidRDefault="00B00809" w:rsidP="007622A6">
          <w:pPr>
            <w:pStyle w:val="MPKhjlp"/>
          </w:pPr>
          <w:r w:rsidRPr="00B00809">
            <w:fldChar w:fldCharType="begin"/>
          </w:r>
          <w:r w:rsidRPr="00B00809">
            <w:instrText>HYPERLINK  \l "_DocTools_ScreenTip_38" \o "4 Organisatorisk implementering</w:instrText>
          </w:r>
        </w:p>
        <w:p w14:paraId="6F801948" w14:textId="77777777" w:rsidR="00B00809" w:rsidRPr="00B00809" w:rsidRDefault="00B00809" w:rsidP="007622A6">
          <w:pPr>
            <w:pStyle w:val="MPKhjlp"/>
          </w:pPr>
        </w:p>
        <w:p w14:paraId="07CD9CC8" w14:textId="77777777" w:rsidR="00B00809" w:rsidRPr="00B00809" w:rsidRDefault="00B00809" w:rsidP="007622A6">
          <w:pPr>
            <w:pStyle w:val="MPKhjlp"/>
          </w:pPr>
          <w:r w:rsidRPr="00B00809">
            <w:instrText>Kapitlet udfyldes i analysefasen og beskriver den indsats, som skal gøres mens projektet eksekveres. Den organisatoriske implementeringsindsats, der måtte være nødvendig efter projektets afslutning i realiseringsfasen beskrives i gevinstrealiseringsplanen i business case grundlaget.</w:instrText>
          </w:r>
        </w:p>
        <w:p w14:paraId="204B5B4D" w14:textId="77777777" w:rsidR="00B00809" w:rsidRPr="00B00809" w:rsidRDefault="00B00809" w:rsidP="007622A6">
          <w:pPr>
            <w:pStyle w:val="MPKhjlp"/>
          </w:pPr>
        </w:p>
        <w:p w14:paraId="5741AFA4" w14:textId="77777777" w:rsidR="00B00809" w:rsidRPr="00B00809" w:rsidRDefault="00B00809" w:rsidP="007622A6">
          <w:pPr>
            <w:pStyle w:val="MPKhjlp"/>
          </w:pPr>
          <w:r w:rsidRPr="00B00809">
            <w:instrText>Kapitlet beskriver projektets organisatoriske implementering, herunder hvilke organisationer der skal modtage projektets leverancer. Dette kapitel skal udfyldes i tæt samarbejde med gevinstejer(e) og eventuelt lokale gevinstejere, som også skal give deres vurdering af, hvor stor en forandring der er tale om samt hvor vanskelig den bliver at lykkes med.</w:instrText>
          </w:r>
        </w:p>
        <w:p w14:paraId="5969D66A" w14:textId="0DFC1BB2" w:rsidR="007622A6" w:rsidRPr="007622A6" w:rsidRDefault="00B00809" w:rsidP="007622A6">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32</w:t>
          </w:r>
          <w:r w:rsidR="00324D10">
            <w:rPr>
              <w:noProof/>
            </w:rPr>
            <w:fldChar w:fldCharType="end"/>
          </w:r>
        </w:p>
      </w:sdtContent>
    </w:sdt>
    <w:bookmarkEnd w:id="391" w:displacedByCustomXml="prev"/>
    <w:p w14:paraId="5969D66B" w14:textId="77777777" w:rsidR="004D31C8" w:rsidRPr="00BF78CF" w:rsidRDefault="00BF78CF" w:rsidP="00554C70">
      <w:pPr>
        <w:pStyle w:val="Brdtekst"/>
      </w:pPr>
      <w:r w:rsidRPr="00BF78CF">
        <w:t xml:space="preserve">Dette </w:t>
      </w:r>
      <w:r>
        <w:t xml:space="preserve">kapitel beskriver den nødvendige organisatoriske implementering </w:t>
      </w:r>
      <w:r w:rsidR="0044511D">
        <w:t>for</w:t>
      </w:r>
      <w:r w:rsidR="00427A78">
        <w:t>,</w:t>
      </w:r>
      <w:r w:rsidR="0044511D">
        <w:t xml:space="preserve"> at de ønskede gevinster kan realiseres. </w:t>
      </w:r>
    </w:p>
    <w:p w14:paraId="5969D66C" w14:textId="77777777" w:rsidR="003A505F" w:rsidRDefault="003A505F" w:rsidP="00DA5D7B">
      <w:pPr>
        <w:pStyle w:val="Overskrift2"/>
      </w:pPr>
      <w:bookmarkStart w:id="392" w:name="_Ref525303154"/>
      <w:bookmarkStart w:id="393" w:name="_Toc109308992"/>
      <w:r>
        <w:t>Omfanget af den organisatoriske implementering</w:t>
      </w:r>
      <w:bookmarkStart w:id="394" w:name="H_33"/>
      <w:bookmarkEnd w:id="392"/>
      <w:bookmarkEnd w:id="393"/>
    </w:p>
    <w:sdt>
      <w:sdtPr>
        <w:alias w:val="Hjælp"/>
        <w:tag w:val="MPK hjælp"/>
        <w:id w:val="-899592878"/>
        <w:lock w:val="sdtContentLocked"/>
        <w:placeholder>
          <w:docPart w:val="DefaultPlaceholder_1082065158"/>
        </w:placeholder>
      </w:sdtPr>
      <w:sdtContent>
        <w:p w14:paraId="432C1B96" w14:textId="77777777" w:rsidR="00643EB6" w:rsidRPr="00643EB6" w:rsidRDefault="00643EB6" w:rsidP="007622A6">
          <w:pPr>
            <w:pStyle w:val="MPKhjlp"/>
          </w:pPr>
          <w:r w:rsidRPr="00643EB6">
            <w:fldChar w:fldCharType="begin"/>
          </w:r>
          <w:r w:rsidRPr="00643EB6">
            <w:instrText>HYPERLINK  \l "_DocTools_ScreenTip_103" \o "4.1 Omfanget af den organisatoriske implementering</w:instrText>
          </w:r>
        </w:p>
        <w:p w14:paraId="251486CA" w14:textId="77777777" w:rsidR="00643EB6" w:rsidRPr="00643EB6" w:rsidRDefault="00643EB6" w:rsidP="007622A6">
          <w:pPr>
            <w:pStyle w:val="MPKhjlp"/>
          </w:pPr>
        </w:p>
        <w:p w14:paraId="1C11D027" w14:textId="77777777" w:rsidR="00643EB6" w:rsidRPr="00643EB6" w:rsidRDefault="00643EB6" w:rsidP="007622A6">
          <w:pPr>
            <w:pStyle w:val="MPKhjlp"/>
          </w:pPr>
          <w:r w:rsidRPr="00643EB6">
            <w:instrText>Beskriv kort og præcist hvilke organisatoriske enheder, der er omfattet af projektets organisatoriske implementering og dermed gevinstrealisering.</w:instrText>
          </w:r>
        </w:p>
        <w:p w14:paraId="135AEBBE" w14:textId="77777777" w:rsidR="00643EB6" w:rsidRPr="00643EB6" w:rsidRDefault="00643EB6" w:rsidP="007622A6">
          <w:pPr>
            <w:pStyle w:val="MPKhjlp"/>
          </w:pPr>
        </w:p>
        <w:p w14:paraId="498C6CBB" w14:textId="77777777" w:rsidR="00643EB6" w:rsidRPr="00643EB6" w:rsidRDefault="00643EB6" w:rsidP="007622A6">
          <w:pPr>
            <w:pStyle w:val="MPKhjlp"/>
          </w:pPr>
          <w:r w:rsidRPr="00643EB6">
            <w:instrText>For hver enhed omfattet af implementering beskrives:</w:instrText>
          </w:r>
        </w:p>
        <w:p w14:paraId="086AF47E" w14:textId="77777777" w:rsidR="00643EB6" w:rsidRPr="00643EB6" w:rsidRDefault="00643EB6" w:rsidP="007622A6">
          <w:pPr>
            <w:pStyle w:val="MPKhjlp"/>
          </w:pPr>
          <w:r w:rsidRPr="00643EB6">
            <w:instrText>• Hvori består forandringerne for den enhed (nye påkrævede kompetencer, ændringer i egen arbejdsform, procesændringer, nye brugergrænseflader, organisatoriske ændringer m.m.)</w:instrText>
          </w:r>
        </w:p>
        <w:p w14:paraId="347853D7" w14:textId="77777777" w:rsidR="00643EB6" w:rsidRPr="00643EB6" w:rsidRDefault="00643EB6" w:rsidP="007622A6">
          <w:pPr>
            <w:pStyle w:val="MPKhjlp"/>
          </w:pPr>
          <w:r w:rsidRPr="00643EB6">
            <w:instrText>• Hvor stor en forandring er der tale om</w:instrText>
          </w:r>
        </w:p>
        <w:p w14:paraId="1C66D52A" w14:textId="77777777" w:rsidR="00643EB6" w:rsidRPr="00643EB6" w:rsidRDefault="00643EB6" w:rsidP="007622A6">
          <w:pPr>
            <w:pStyle w:val="MPKhjlp"/>
          </w:pPr>
          <w:r w:rsidRPr="00643EB6">
            <w:instrText xml:space="preserve">• Hvor mange personer bliver berørt </w:instrText>
          </w:r>
        </w:p>
        <w:p w14:paraId="64F28A47" w14:textId="77777777" w:rsidR="00643EB6" w:rsidRPr="00643EB6" w:rsidRDefault="00643EB6" w:rsidP="007622A6">
          <w:pPr>
            <w:pStyle w:val="MPKhjlp"/>
          </w:pPr>
          <w:r w:rsidRPr="00643EB6">
            <w:instrText>• Er der eksterne interessenter, som bliver berørt</w:instrText>
          </w:r>
        </w:p>
        <w:p w14:paraId="3BB36BAC" w14:textId="77777777" w:rsidR="00643EB6" w:rsidRPr="00643EB6" w:rsidRDefault="00643EB6" w:rsidP="007622A6">
          <w:pPr>
            <w:pStyle w:val="MPKhjlp"/>
          </w:pPr>
          <w:r w:rsidRPr="00643EB6">
            <w:instrText>• Andre relevante forhold</w:instrText>
          </w:r>
        </w:p>
        <w:p w14:paraId="6023D4C9" w14:textId="77777777" w:rsidR="00643EB6" w:rsidRPr="00643EB6" w:rsidRDefault="00643EB6" w:rsidP="007622A6">
          <w:pPr>
            <w:pStyle w:val="MPKhjlp"/>
          </w:pPr>
        </w:p>
        <w:p w14:paraId="2561CC00" w14:textId="77777777" w:rsidR="00643EB6" w:rsidRPr="00643EB6" w:rsidRDefault="00643EB6" w:rsidP="007622A6">
          <w:pPr>
            <w:pStyle w:val="MPKhjlp"/>
          </w:pPr>
          <w:r w:rsidRPr="00643EB6">
            <w:instrText>Beskriv gerne de nødvendige kompetencer der skal til for at drive forandringen samt andre dele af den organisatoriske forandring der er relevant.</w:instrText>
          </w:r>
        </w:p>
        <w:p w14:paraId="1309891E" w14:textId="77777777" w:rsidR="00643EB6" w:rsidRPr="00643EB6" w:rsidRDefault="00643EB6" w:rsidP="007622A6">
          <w:pPr>
            <w:pStyle w:val="MPKhjlp"/>
          </w:pPr>
        </w:p>
        <w:p w14:paraId="300EFF11" w14:textId="77777777" w:rsidR="00643EB6" w:rsidRPr="00643EB6" w:rsidRDefault="00643EB6" w:rsidP="007622A6">
          <w:pPr>
            <w:pStyle w:val="MPKhjlp"/>
          </w:pPr>
          <w:r w:rsidRPr="00643EB6">
            <w:instrText>Beskrivelsesdybde</w:instrText>
          </w:r>
        </w:p>
        <w:p w14:paraId="472637E2" w14:textId="77777777" w:rsidR="00643EB6" w:rsidRPr="00643EB6" w:rsidRDefault="00643EB6" w:rsidP="007622A6">
          <w:pPr>
            <w:pStyle w:val="MPKhjlp"/>
          </w:pPr>
          <w:r w:rsidRPr="00643EB6">
            <w:instrText>Afsnittet skal give et overblik over omfanget af den organisatoriske implementering som en del af grundlaget for at planlægge den konkrete implementeringsindsats med aktiviteter og ressourcer m.m.</w:instrText>
          </w:r>
        </w:p>
        <w:p w14:paraId="096DBC84" w14:textId="77777777" w:rsidR="00643EB6" w:rsidRPr="00643EB6" w:rsidRDefault="00643EB6" w:rsidP="007622A6">
          <w:pPr>
            <w:pStyle w:val="MPKhjlp"/>
          </w:pPr>
        </w:p>
        <w:p w14:paraId="5969D66D" w14:textId="4CDA47C5" w:rsidR="007622A6" w:rsidRPr="007622A6" w:rsidRDefault="00643EB6" w:rsidP="007622A6">
          <w:pPr>
            <w:pStyle w:val="MPKhjlp"/>
          </w:pPr>
          <w:r w:rsidRPr="00643EB6">
            <w:instrText>"</w:instrText>
          </w:r>
          <w:r w:rsidRPr="00643EB6">
            <w:fldChar w:fldCharType="separate"/>
          </w:r>
          <w:r w:rsidRPr="00643EB6">
            <w:t>H-</w:t>
          </w:r>
          <w:r w:rsidRPr="00643EB6">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33</w:t>
          </w:r>
          <w:r w:rsidR="00324D10">
            <w:rPr>
              <w:noProof/>
            </w:rPr>
            <w:fldChar w:fldCharType="end"/>
          </w:r>
        </w:p>
      </w:sdtContent>
    </w:sdt>
    <w:bookmarkEnd w:id="394" w:displacedByCustomXml="prev"/>
    <w:p w14:paraId="5969D66E" w14:textId="77777777" w:rsidR="003A505F" w:rsidRDefault="00000000" w:rsidP="00EA18CD">
      <w:pPr>
        <w:pStyle w:val="Brdtekst"/>
      </w:pPr>
      <w:sdt>
        <w:sdtPr>
          <w:id w:val="-1391641507"/>
          <w:placeholder>
            <w:docPart w:val="BE75ADAEC9274317AAA574BD742A3592"/>
          </w:placeholder>
          <w:temporary/>
          <w:showingPlcHdr/>
        </w:sdtPr>
        <w:sdtContent>
          <w:r w:rsidR="001B4DEB">
            <w:rPr>
              <w:rStyle w:val="Pladsholdertekst"/>
            </w:rPr>
            <w:t>[Skriv tekst]</w:t>
          </w:r>
        </w:sdtContent>
      </w:sdt>
    </w:p>
    <w:p w14:paraId="5969D66F" w14:textId="77777777" w:rsidR="00052CE0" w:rsidRDefault="00052CE0" w:rsidP="00DA5D7B">
      <w:pPr>
        <w:pStyle w:val="Overskrift2"/>
      </w:pPr>
      <w:bookmarkStart w:id="395" w:name="_Ref525303197"/>
      <w:bookmarkStart w:id="396" w:name="_Toc109308993"/>
      <w:r w:rsidRPr="00052CE0">
        <w:t>Vurdering af den nødvendige forandringsindsats</w:t>
      </w:r>
      <w:bookmarkStart w:id="397" w:name="H_34"/>
      <w:bookmarkEnd w:id="395"/>
      <w:bookmarkEnd w:id="396"/>
    </w:p>
    <w:sdt>
      <w:sdtPr>
        <w:alias w:val="Hjælp"/>
        <w:tag w:val="MPK hjælp"/>
        <w:id w:val="-605505114"/>
        <w:lock w:val="sdtContentLocked"/>
        <w:placeholder>
          <w:docPart w:val="DefaultPlaceholder_1082065158"/>
        </w:placeholder>
      </w:sdtPr>
      <w:sdtContent>
        <w:p w14:paraId="7E813163" w14:textId="77777777" w:rsidR="003E16A8" w:rsidRPr="003E16A8" w:rsidRDefault="003E16A8" w:rsidP="007622A6">
          <w:pPr>
            <w:pStyle w:val="MPKhjlp"/>
          </w:pPr>
          <w:r w:rsidRPr="003E16A8">
            <w:fldChar w:fldCharType="begin"/>
          </w:r>
          <w:r w:rsidRPr="003E16A8">
            <w:instrText>HYPERLINK  \l "_DocTools_ScreenTip_92" \o "4.2 Vurdering af den nødvendige forandringsindsats</w:instrText>
          </w:r>
        </w:p>
        <w:p w14:paraId="59541D28" w14:textId="77777777" w:rsidR="003E16A8" w:rsidRPr="003E16A8" w:rsidRDefault="003E16A8" w:rsidP="007622A6">
          <w:pPr>
            <w:pStyle w:val="MPKhjlp"/>
          </w:pPr>
        </w:p>
        <w:p w14:paraId="47EEC984" w14:textId="77777777" w:rsidR="003E16A8" w:rsidRPr="003E16A8" w:rsidRDefault="003E16A8" w:rsidP="007622A6">
          <w:pPr>
            <w:pStyle w:val="MPKhjlp"/>
          </w:pPr>
          <w:r w:rsidRPr="003E16A8">
            <w:instrText>For hver modtagerorganisation gives en samlet vurdering af, hvor omfattende den organisatoriske implementeringsindsats bliver for modtagerorganisationen og de berørte medarbejdere. Er der tale om gennem-gribende forandringer med dertilhørende store udfordringer, eller er det blot mindre optimeringer af nuværende arbejdsprocedurer? Opdel gerne beskrivelsen på forskellige bruger typer\/grupper, da indsatsen kan variere meget for disse.</w:instrText>
          </w:r>
        </w:p>
        <w:p w14:paraId="0A4825DC" w14:textId="77777777" w:rsidR="003E16A8" w:rsidRPr="003E16A8" w:rsidRDefault="003E16A8" w:rsidP="007622A6">
          <w:pPr>
            <w:pStyle w:val="MPKhjlp"/>
          </w:pPr>
        </w:p>
        <w:p w14:paraId="3CA1544C" w14:textId="77777777" w:rsidR="003E16A8" w:rsidRPr="003E16A8" w:rsidRDefault="003E16A8" w:rsidP="007622A6">
          <w:pPr>
            <w:pStyle w:val="MPKhjlp"/>
          </w:pPr>
          <w:r w:rsidRPr="003E16A8">
            <w:instrText>Beskriv også, i hvilken grad gevinstejer eller lokale gevinstejere vurderer, at modtagerorganisationen er i stand til at gennemføre forandringen. Sværhedsgraden bør angives af gevinstejeren i modtagerorganisationen ud fra skalaen: \”svært, udfordrende, mindre udfordrende, kun få forandringer\”. For projekter, som omfatter flere myndigheder, giver den overordnede gevinstejer for den pågældende myndighed\/organisation sin overordnede vurdering af den nødvendige forandring.</w:instrText>
          </w:r>
        </w:p>
        <w:p w14:paraId="6B0888B6" w14:textId="77777777" w:rsidR="003E16A8" w:rsidRPr="003E16A8" w:rsidRDefault="003E16A8" w:rsidP="007622A6">
          <w:pPr>
            <w:pStyle w:val="MPKhjlp"/>
          </w:pPr>
        </w:p>
        <w:p w14:paraId="53C0861C" w14:textId="77777777" w:rsidR="003E16A8" w:rsidRPr="003E16A8" w:rsidRDefault="003E16A8" w:rsidP="007622A6">
          <w:pPr>
            <w:pStyle w:val="MPKhjlp"/>
          </w:pPr>
          <w:r w:rsidRPr="003E16A8">
            <w:instrText>Tabel 4.1: Nødvendig forandringsindsats</w:instrText>
          </w:r>
        </w:p>
        <w:p w14:paraId="11065035" w14:textId="77777777" w:rsidR="003E16A8" w:rsidRPr="003E16A8" w:rsidRDefault="003E16A8" w:rsidP="007622A6">
          <w:pPr>
            <w:pStyle w:val="MPKhjlp"/>
          </w:pPr>
          <w:r w:rsidRPr="003E16A8">
            <w:instrText>Anvend tabellen som en hjælp til at give et samlet overblik over den nødvendige forandringsindsats. Kommenter gerne tabellen og giv en samlet opsummering og vurdering af, hvor stor en udfordring, det bliver at sikre en vellykket implementering.</w:instrText>
          </w:r>
        </w:p>
        <w:p w14:paraId="37B4EABD" w14:textId="77777777" w:rsidR="003E16A8" w:rsidRPr="003E16A8" w:rsidRDefault="003E16A8" w:rsidP="007622A6">
          <w:pPr>
            <w:pStyle w:val="MPKhjlp"/>
          </w:pPr>
        </w:p>
        <w:p w14:paraId="76DE3387" w14:textId="77777777" w:rsidR="003E16A8" w:rsidRPr="003E16A8" w:rsidRDefault="003E16A8" w:rsidP="007622A6">
          <w:pPr>
            <w:pStyle w:val="MPKhjlp"/>
          </w:pPr>
          <w:r w:rsidRPr="003E16A8">
            <w:instrText>Beskrivelsesdybde</w:instrText>
          </w:r>
        </w:p>
        <w:p w14:paraId="47948C2D" w14:textId="77777777" w:rsidR="003E16A8" w:rsidRPr="003E16A8" w:rsidRDefault="003E16A8" w:rsidP="007622A6">
          <w:pPr>
            <w:pStyle w:val="MPKhjlp"/>
          </w:pPr>
          <w:r w:rsidRPr="003E16A8">
            <w:instrText>Beskrivelsen her skal give et overblik over, hvor stor den samlede indsats bliver samt en vurdering af, hvor svært det bliver at gennemføre. Afsnittet skal gøre det muligt at vurdere, om gevinstrealiseringsplanen er realistisk og om der er afsat tilstrækkeligt med ressourcer (økonomiske og medarbejdere) til at gennemføre den organisatoriske implementering med succes.</w:instrText>
          </w:r>
        </w:p>
        <w:p w14:paraId="2EBFD017" w14:textId="77777777" w:rsidR="003E16A8" w:rsidRPr="003E16A8" w:rsidRDefault="003E16A8" w:rsidP="007622A6">
          <w:pPr>
            <w:pStyle w:val="MPKhjlp"/>
          </w:pPr>
        </w:p>
        <w:p w14:paraId="5BAEC4A1" w14:textId="77777777" w:rsidR="003E16A8" w:rsidRPr="003E16A8" w:rsidRDefault="003E16A8" w:rsidP="007622A6">
          <w:pPr>
            <w:pStyle w:val="MPKhjlp"/>
          </w:pPr>
          <w:r w:rsidRPr="003E16A8">
            <w:instrText>Færdiggørelsesgrad ved risikovurdering</w:instrText>
          </w:r>
        </w:p>
        <w:p w14:paraId="5824FC6D" w14:textId="77777777" w:rsidR="003E16A8" w:rsidRPr="003E16A8" w:rsidRDefault="003E16A8" w:rsidP="007622A6">
          <w:pPr>
            <w:pStyle w:val="MPKhjlp"/>
          </w:pPr>
          <w:r w:rsidRPr="003E16A8">
            <w:instrText>Der bør være en indledende vurdering af forandringsindsatsen ved risikovurderingen. Den estimerede nødvendige indsats kan angives som et spænd for at afspejle estimatets usikkerhed. Afsnittet bør færdiggøres parallelt med udarbejdelsen af business case grundlaget.</w:instrText>
          </w:r>
        </w:p>
        <w:p w14:paraId="5969D670" w14:textId="5D40346E" w:rsidR="007622A6" w:rsidRPr="007622A6" w:rsidRDefault="003E16A8" w:rsidP="007622A6">
          <w:pPr>
            <w:pStyle w:val="MPKhjlp"/>
          </w:pPr>
          <w:r w:rsidRPr="003E16A8">
            <w:instrText>"</w:instrText>
          </w:r>
          <w:r w:rsidRPr="003E16A8">
            <w:fldChar w:fldCharType="separate"/>
          </w:r>
          <w:r w:rsidRPr="003E16A8">
            <w:t>H-</w:t>
          </w:r>
          <w:r w:rsidRPr="003E16A8">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34</w:t>
          </w:r>
          <w:r w:rsidR="00324D10">
            <w:rPr>
              <w:noProof/>
            </w:rPr>
            <w:fldChar w:fldCharType="end"/>
          </w:r>
        </w:p>
      </w:sdtContent>
    </w:sdt>
    <w:bookmarkEnd w:id="397" w:displacedByCustomXml="prev"/>
    <w:p w14:paraId="5969D671" w14:textId="77777777" w:rsidR="003B1854" w:rsidRPr="003800F0" w:rsidRDefault="00000000" w:rsidP="003800F0">
      <w:pPr>
        <w:pStyle w:val="Brdtekst"/>
        <w:rPr>
          <w:highlight w:val="yellow"/>
        </w:rPr>
      </w:pPr>
      <w:sdt>
        <w:sdtPr>
          <w:id w:val="876287028"/>
          <w:placeholder>
            <w:docPart w:val="3AD0C93EEA5E406D933AAF588B84AF65"/>
          </w:placeholder>
          <w:temporary/>
          <w:showingPlcHdr/>
        </w:sdtPr>
        <w:sdtContent>
          <w:r w:rsidR="001B4DEB">
            <w:rPr>
              <w:rStyle w:val="Pladsholdertekst"/>
            </w:rPr>
            <w:t>[Skriv tekst]</w:t>
          </w:r>
        </w:sdtContent>
      </w:sdt>
    </w:p>
    <w:p w14:paraId="5969D672" w14:textId="424612A3" w:rsidR="003800F0" w:rsidRDefault="003800F0" w:rsidP="003800F0">
      <w:pPr>
        <w:pStyle w:val="Billedtekst"/>
      </w:pPr>
      <w:bookmarkStart w:id="398" w:name="_Ref525303235"/>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4</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1</w:t>
      </w:r>
      <w:r w:rsidR="00643EB6">
        <w:rPr>
          <w:noProof/>
        </w:rPr>
        <w:fldChar w:fldCharType="end"/>
      </w:r>
      <w:r>
        <w:t xml:space="preserve">: </w:t>
      </w:r>
      <w:r w:rsidRPr="00305B08">
        <w:t>Nødvendig forandringsindsats</w:t>
      </w:r>
      <w:bookmarkEnd w:id="398"/>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672"/>
        <w:gridCol w:w="1595"/>
        <w:gridCol w:w="2125"/>
        <w:gridCol w:w="1559"/>
        <w:gridCol w:w="2072"/>
        <w:gridCol w:w="1605"/>
      </w:tblGrid>
      <w:tr w:rsidR="00052CE0" w:rsidRPr="00CC51C4" w14:paraId="5969D679" w14:textId="77777777" w:rsidTr="003800F0">
        <w:trPr>
          <w:tblHeader/>
        </w:trPr>
        <w:tc>
          <w:tcPr>
            <w:tcW w:w="685" w:type="dxa"/>
            <w:shd w:val="clear" w:color="auto" w:fill="D9D9D9"/>
            <w:vAlign w:val="bottom"/>
          </w:tcPr>
          <w:p w14:paraId="5969D673" w14:textId="77777777" w:rsidR="00052CE0" w:rsidRPr="00CC51C4" w:rsidRDefault="00052CE0" w:rsidP="00CC51C4">
            <w:pPr>
              <w:pStyle w:val="Tabeloverskrift"/>
            </w:pPr>
            <w:r>
              <w:t>ID</w:t>
            </w:r>
          </w:p>
        </w:tc>
        <w:tc>
          <w:tcPr>
            <w:tcW w:w="1634" w:type="dxa"/>
            <w:shd w:val="clear" w:color="auto" w:fill="D9D9D9"/>
            <w:vAlign w:val="bottom"/>
          </w:tcPr>
          <w:p w14:paraId="5969D674" w14:textId="77777777" w:rsidR="00052CE0" w:rsidRPr="00CC51C4" w:rsidRDefault="00052CE0" w:rsidP="00CC51C4">
            <w:pPr>
              <w:pStyle w:val="Tabeloverskrift"/>
            </w:pPr>
            <w:r>
              <w:t>Modtagerorganisation</w:t>
            </w:r>
          </w:p>
        </w:tc>
        <w:tc>
          <w:tcPr>
            <w:tcW w:w="2179" w:type="dxa"/>
            <w:shd w:val="clear" w:color="auto" w:fill="D9D9D9"/>
            <w:vAlign w:val="bottom"/>
          </w:tcPr>
          <w:p w14:paraId="5969D675" w14:textId="77777777" w:rsidR="00052CE0" w:rsidRPr="00CC51C4" w:rsidRDefault="00052CE0" w:rsidP="00CC51C4">
            <w:pPr>
              <w:pStyle w:val="Tabeloverskrift"/>
            </w:pPr>
            <w:r>
              <w:t>Forandring</w:t>
            </w:r>
          </w:p>
        </w:tc>
        <w:tc>
          <w:tcPr>
            <w:tcW w:w="1597" w:type="dxa"/>
            <w:shd w:val="clear" w:color="auto" w:fill="D9D9D9"/>
            <w:vAlign w:val="bottom"/>
          </w:tcPr>
          <w:p w14:paraId="5969D676" w14:textId="77777777" w:rsidR="00052CE0" w:rsidRPr="00CC51C4" w:rsidRDefault="00786500" w:rsidP="00CC51C4">
            <w:pPr>
              <w:pStyle w:val="Tabeloverskrift"/>
            </w:pPr>
            <w:r>
              <w:t>Sværhedsgrad</w:t>
            </w:r>
          </w:p>
        </w:tc>
        <w:tc>
          <w:tcPr>
            <w:tcW w:w="2125" w:type="dxa"/>
            <w:shd w:val="clear" w:color="auto" w:fill="D9D9D9"/>
            <w:vAlign w:val="bottom"/>
          </w:tcPr>
          <w:p w14:paraId="5969D677" w14:textId="77777777" w:rsidR="00052CE0" w:rsidRPr="00CC51C4" w:rsidRDefault="00052CE0" w:rsidP="00CC51C4">
            <w:pPr>
              <w:pStyle w:val="Tabeloverskrift"/>
            </w:pPr>
            <w:r>
              <w:t>Gevinstejers vurdering af nødvendig indsats</w:t>
            </w:r>
          </w:p>
        </w:tc>
        <w:tc>
          <w:tcPr>
            <w:tcW w:w="1644" w:type="dxa"/>
            <w:shd w:val="clear" w:color="auto" w:fill="D9D9D9"/>
            <w:vAlign w:val="bottom"/>
          </w:tcPr>
          <w:p w14:paraId="5969D678" w14:textId="77777777" w:rsidR="00052CE0" w:rsidRPr="00CC51C4" w:rsidRDefault="00052CE0" w:rsidP="00CC51C4">
            <w:pPr>
              <w:pStyle w:val="Tabeloverskrift"/>
            </w:pPr>
            <w:r>
              <w:t>Tidsspænd</w:t>
            </w:r>
          </w:p>
        </w:tc>
      </w:tr>
      <w:tr w:rsidR="00052CE0" w:rsidRPr="00CC51C4" w14:paraId="5969D680" w14:textId="77777777" w:rsidTr="003800F0">
        <w:tc>
          <w:tcPr>
            <w:tcW w:w="685" w:type="dxa"/>
            <w:shd w:val="clear" w:color="auto" w:fill="auto"/>
          </w:tcPr>
          <w:p w14:paraId="5969D67A" w14:textId="77777777" w:rsidR="00052CE0" w:rsidRPr="00CC51C4" w:rsidRDefault="00052CE0" w:rsidP="00CC51C4">
            <w:pPr>
              <w:pStyle w:val="Tabel"/>
            </w:pPr>
            <w:r>
              <w:t>01</w:t>
            </w:r>
          </w:p>
        </w:tc>
        <w:tc>
          <w:tcPr>
            <w:tcW w:w="1634" w:type="dxa"/>
            <w:shd w:val="clear" w:color="auto" w:fill="auto"/>
          </w:tcPr>
          <w:p w14:paraId="5969D67B" w14:textId="77777777" w:rsidR="00052CE0" w:rsidRPr="00CC51C4" w:rsidRDefault="00052CE0" w:rsidP="00CC51C4">
            <w:pPr>
              <w:pStyle w:val="Tabel"/>
            </w:pPr>
          </w:p>
        </w:tc>
        <w:tc>
          <w:tcPr>
            <w:tcW w:w="2179" w:type="dxa"/>
            <w:shd w:val="clear" w:color="auto" w:fill="auto"/>
          </w:tcPr>
          <w:p w14:paraId="5969D67C" w14:textId="77777777" w:rsidR="00052CE0" w:rsidRPr="00CC51C4" w:rsidRDefault="00052CE0" w:rsidP="00CC51C4">
            <w:pPr>
              <w:pStyle w:val="Tabel"/>
            </w:pPr>
          </w:p>
        </w:tc>
        <w:tc>
          <w:tcPr>
            <w:tcW w:w="1597" w:type="dxa"/>
            <w:shd w:val="clear" w:color="auto" w:fill="auto"/>
          </w:tcPr>
          <w:p w14:paraId="5969D67D" w14:textId="77777777" w:rsidR="00052CE0" w:rsidRPr="00CC51C4" w:rsidRDefault="00052CE0" w:rsidP="00CC51C4">
            <w:pPr>
              <w:pStyle w:val="Tabel"/>
            </w:pPr>
          </w:p>
        </w:tc>
        <w:tc>
          <w:tcPr>
            <w:tcW w:w="2125" w:type="dxa"/>
            <w:shd w:val="clear" w:color="auto" w:fill="auto"/>
          </w:tcPr>
          <w:p w14:paraId="5969D67E" w14:textId="77777777" w:rsidR="00052CE0" w:rsidRPr="00CC51C4" w:rsidRDefault="00052CE0" w:rsidP="00CC51C4">
            <w:pPr>
              <w:pStyle w:val="Tabel"/>
            </w:pPr>
          </w:p>
        </w:tc>
        <w:tc>
          <w:tcPr>
            <w:tcW w:w="1644" w:type="dxa"/>
            <w:shd w:val="clear" w:color="auto" w:fill="auto"/>
          </w:tcPr>
          <w:p w14:paraId="5969D67F" w14:textId="77777777" w:rsidR="00052CE0" w:rsidRPr="00CC51C4" w:rsidRDefault="00052CE0" w:rsidP="00CC51C4">
            <w:pPr>
              <w:pStyle w:val="Tabel"/>
            </w:pPr>
          </w:p>
        </w:tc>
      </w:tr>
      <w:tr w:rsidR="00052CE0" w:rsidRPr="00CC51C4" w14:paraId="5969D687" w14:textId="77777777" w:rsidTr="003800F0">
        <w:tc>
          <w:tcPr>
            <w:tcW w:w="685" w:type="dxa"/>
            <w:shd w:val="clear" w:color="auto" w:fill="auto"/>
          </w:tcPr>
          <w:p w14:paraId="5969D681" w14:textId="77777777" w:rsidR="00052CE0" w:rsidRPr="00CC51C4" w:rsidRDefault="00052CE0" w:rsidP="00CC51C4">
            <w:pPr>
              <w:pStyle w:val="Tabel"/>
            </w:pPr>
            <w:r>
              <w:t>02</w:t>
            </w:r>
          </w:p>
        </w:tc>
        <w:tc>
          <w:tcPr>
            <w:tcW w:w="1634" w:type="dxa"/>
            <w:shd w:val="clear" w:color="auto" w:fill="auto"/>
          </w:tcPr>
          <w:p w14:paraId="5969D682" w14:textId="77777777" w:rsidR="00052CE0" w:rsidRPr="00CC51C4" w:rsidRDefault="00052CE0" w:rsidP="00CC51C4">
            <w:pPr>
              <w:pStyle w:val="Tabel"/>
            </w:pPr>
          </w:p>
        </w:tc>
        <w:tc>
          <w:tcPr>
            <w:tcW w:w="2179" w:type="dxa"/>
            <w:shd w:val="clear" w:color="auto" w:fill="auto"/>
          </w:tcPr>
          <w:p w14:paraId="5969D683" w14:textId="77777777" w:rsidR="00052CE0" w:rsidRPr="00CC51C4" w:rsidRDefault="00052CE0" w:rsidP="00CC51C4">
            <w:pPr>
              <w:pStyle w:val="Tabel"/>
            </w:pPr>
          </w:p>
        </w:tc>
        <w:tc>
          <w:tcPr>
            <w:tcW w:w="1597" w:type="dxa"/>
            <w:shd w:val="clear" w:color="auto" w:fill="auto"/>
          </w:tcPr>
          <w:p w14:paraId="5969D684" w14:textId="77777777" w:rsidR="00052CE0" w:rsidRPr="00CC51C4" w:rsidRDefault="00052CE0" w:rsidP="00CC51C4">
            <w:pPr>
              <w:pStyle w:val="Tabel"/>
            </w:pPr>
          </w:p>
        </w:tc>
        <w:tc>
          <w:tcPr>
            <w:tcW w:w="2125" w:type="dxa"/>
            <w:shd w:val="clear" w:color="auto" w:fill="auto"/>
          </w:tcPr>
          <w:p w14:paraId="5969D685" w14:textId="77777777" w:rsidR="00052CE0" w:rsidRPr="00CC51C4" w:rsidRDefault="00052CE0" w:rsidP="00CC51C4">
            <w:pPr>
              <w:pStyle w:val="Tabel"/>
            </w:pPr>
          </w:p>
        </w:tc>
        <w:tc>
          <w:tcPr>
            <w:tcW w:w="1644" w:type="dxa"/>
            <w:shd w:val="clear" w:color="auto" w:fill="auto"/>
          </w:tcPr>
          <w:p w14:paraId="5969D686" w14:textId="77777777" w:rsidR="00052CE0" w:rsidRPr="00CC51C4" w:rsidRDefault="00052CE0" w:rsidP="00CC51C4">
            <w:pPr>
              <w:pStyle w:val="Tabel"/>
            </w:pPr>
          </w:p>
        </w:tc>
      </w:tr>
      <w:tr w:rsidR="00052CE0" w:rsidRPr="00CC51C4" w14:paraId="5969D68E" w14:textId="77777777" w:rsidTr="003800F0">
        <w:tc>
          <w:tcPr>
            <w:tcW w:w="685" w:type="dxa"/>
            <w:shd w:val="clear" w:color="auto" w:fill="auto"/>
          </w:tcPr>
          <w:p w14:paraId="5969D688" w14:textId="77777777" w:rsidR="00052CE0" w:rsidRPr="00CC51C4" w:rsidRDefault="00052CE0" w:rsidP="00CC51C4">
            <w:pPr>
              <w:pStyle w:val="Tabel"/>
            </w:pPr>
            <w:r>
              <w:t>03</w:t>
            </w:r>
          </w:p>
        </w:tc>
        <w:tc>
          <w:tcPr>
            <w:tcW w:w="1634" w:type="dxa"/>
            <w:shd w:val="clear" w:color="auto" w:fill="auto"/>
          </w:tcPr>
          <w:p w14:paraId="5969D689" w14:textId="77777777" w:rsidR="00052CE0" w:rsidRPr="00CC51C4" w:rsidRDefault="00052CE0" w:rsidP="00CC51C4">
            <w:pPr>
              <w:pStyle w:val="Tabel"/>
            </w:pPr>
          </w:p>
        </w:tc>
        <w:tc>
          <w:tcPr>
            <w:tcW w:w="2179" w:type="dxa"/>
            <w:shd w:val="clear" w:color="auto" w:fill="auto"/>
          </w:tcPr>
          <w:p w14:paraId="5969D68A" w14:textId="77777777" w:rsidR="00052CE0" w:rsidRPr="00CC51C4" w:rsidRDefault="00052CE0" w:rsidP="00CC51C4">
            <w:pPr>
              <w:pStyle w:val="Tabel"/>
            </w:pPr>
          </w:p>
        </w:tc>
        <w:tc>
          <w:tcPr>
            <w:tcW w:w="1597" w:type="dxa"/>
            <w:shd w:val="clear" w:color="auto" w:fill="auto"/>
          </w:tcPr>
          <w:p w14:paraId="5969D68B" w14:textId="77777777" w:rsidR="00052CE0" w:rsidRPr="00CC51C4" w:rsidRDefault="00052CE0" w:rsidP="00CC51C4">
            <w:pPr>
              <w:pStyle w:val="Tabel"/>
            </w:pPr>
          </w:p>
        </w:tc>
        <w:tc>
          <w:tcPr>
            <w:tcW w:w="2125" w:type="dxa"/>
            <w:shd w:val="clear" w:color="auto" w:fill="auto"/>
          </w:tcPr>
          <w:p w14:paraId="5969D68C" w14:textId="77777777" w:rsidR="00052CE0" w:rsidRPr="00CC51C4" w:rsidRDefault="00052CE0" w:rsidP="00CC51C4">
            <w:pPr>
              <w:pStyle w:val="Tabel"/>
            </w:pPr>
          </w:p>
        </w:tc>
        <w:tc>
          <w:tcPr>
            <w:tcW w:w="1644" w:type="dxa"/>
            <w:shd w:val="clear" w:color="auto" w:fill="auto"/>
          </w:tcPr>
          <w:p w14:paraId="5969D68D" w14:textId="77777777" w:rsidR="00052CE0" w:rsidRPr="00CC51C4" w:rsidRDefault="00052CE0" w:rsidP="00CC51C4">
            <w:pPr>
              <w:pStyle w:val="Tabel"/>
            </w:pPr>
          </w:p>
        </w:tc>
      </w:tr>
    </w:tbl>
    <w:p w14:paraId="5969D690" w14:textId="77777777" w:rsidR="00052CE0" w:rsidRDefault="00052CE0" w:rsidP="000551BB">
      <w:pPr>
        <w:pStyle w:val="Brdtekst-eftertabel"/>
      </w:pPr>
    </w:p>
    <w:p w14:paraId="5969D691" w14:textId="77777777" w:rsidR="00052CE0" w:rsidRDefault="00052CE0" w:rsidP="00052CE0">
      <w:pPr>
        <w:pStyle w:val="Overskrift1"/>
      </w:pPr>
      <w:bookmarkStart w:id="399" w:name="_Toc519426330"/>
      <w:bookmarkStart w:id="400" w:name="_Ref525303303"/>
      <w:bookmarkStart w:id="401" w:name="_Toc109308994"/>
      <w:r w:rsidRPr="00052CE0">
        <w:lastRenderedPageBreak/>
        <w:t>Projektevaluering</w:t>
      </w:r>
      <w:bookmarkStart w:id="402" w:name="H_35"/>
      <w:bookmarkEnd w:id="399"/>
      <w:bookmarkEnd w:id="400"/>
      <w:bookmarkEnd w:id="401"/>
    </w:p>
    <w:sdt>
      <w:sdtPr>
        <w:alias w:val="Hjælp"/>
        <w:tag w:val="MPK hjælp"/>
        <w:id w:val="1236049568"/>
        <w:lock w:val="sdtContentLocked"/>
        <w:placeholder>
          <w:docPart w:val="DefaultPlaceholder_1082065158"/>
        </w:placeholder>
      </w:sdtPr>
      <w:sdtContent>
        <w:p w14:paraId="250BE995" w14:textId="77777777" w:rsidR="00B00809" w:rsidRPr="00B00809" w:rsidRDefault="00B00809" w:rsidP="007622A6">
          <w:pPr>
            <w:pStyle w:val="MPKhjlp"/>
          </w:pPr>
          <w:r w:rsidRPr="00B00809">
            <w:fldChar w:fldCharType="begin"/>
          </w:r>
          <w:r w:rsidRPr="00B00809">
            <w:instrText>HYPERLINK  \l "_DocTools_ScreenTip_41" \o "5 Projektevaluering</w:instrText>
          </w:r>
        </w:p>
        <w:p w14:paraId="64742EE4" w14:textId="77777777" w:rsidR="00B00809" w:rsidRPr="00B00809" w:rsidRDefault="00B00809" w:rsidP="007622A6">
          <w:pPr>
            <w:pStyle w:val="MPKhjlp"/>
          </w:pPr>
        </w:p>
        <w:p w14:paraId="6DDB79F6" w14:textId="77777777" w:rsidR="00B00809" w:rsidRPr="00B00809" w:rsidRDefault="00B00809" w:rsidP="007622A6">
          <w:pPr>
            <w:pStyle w:val="MPKhjlp"/>
          </w:pPr>
          <w:r w:rsidRPr="00B00809">
            <w:instrText>Dette afsnit udfyldes, når gennemførelsesfasen afsluttes og projektorganisationen nedlægges. Det er væsentligt, at der i evalueringen af projektet fokuseres på fremadrettet læring.</w:instrText>
          </w:r>
        </w:p>
        <w:p w14:paraId="5969D692" w14:textId="17E2CBD4" w:rsidR="007622A6" w:rsidRPr="007622A6" w:rsidRDefault="00B00809" w:rsidP="007622A6">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35</w:t>
          </w:r>
          <w:r w:rsidR="00324D10">
            <w:rPr>
              <w:noProof/>
            </w:rPr>
            <w:fldChar w:fldCharType="end"/>
          </w:r>
        </w:p>
      </w:sdtContent>
    </w:sdt>
    <w:bookmarkEnd w:id="402" w:displacedByCustomXml="prev"/>
    <w:p w14:paraId="5969D693" w14:textId="7B46271A" w:rsidR="00052CE0" w:rsidRDefault="00052CE0" w:rsidP="00052CE0">
      <w:pPr>
        <w:pStyle w:val="Brdtekst"/>
      </w:pPr>
      <w:r w:rsidRPr="00052CE0">
        <w:t>Dette kapitel indeholder resultatet af de evalueringsaktiviteter</w:t>
      </w:r>
      <w:r w:rsidR="008B7AB8">
        <w:t>,</w:t>
      </w:r>
      <w:r w:rsidRPr="00052CE0">
        <w:t xml:space="preserve"> der er gennemført i projektet efter gennemfør</w:t>
      </w:r>
      <w:r w:rsidR="00B467F3">
        <w:t>elses</w:t>
      </w:r>
      <w:r w:rsidRPr="00052CE0">
        <w:t>fasen.</w:t>
      </w:r>
    </w:p>
    <w:p w14:paraId="5969D694" w14:textId="1069E051" w:rsidR="00052CE0" w:rsidRDefault="00052CE0" w:rsidP="00052CE0">
      <w:pPr>
        <w:pStyle w:val="Overskrift2"/>
      </w:pPr>
      <w:bookmarkStart w:id="403" w:name="_Toc519426331"/>
      <w:bookmarkStart w:id="404" w:name="_Ref525303320"/>
      <w:bookmarkStart w:id="405" w:name="_Toc109308995"/>
      <w:r w:rsidRPr="00052CE0">
        <w:t>Opfyldelse af formål</w:t>
      </w:r>
      <w:r w:rsidR="002077DF">
        <w:t xml:space="preserve"> samt</w:t>
      </w:r>
      <w:r w:rsidR="008B7AB8">
        <w:t xml:space="preserve"> </w:t>
      </w:r>
      <w:r w:rsidR="008C4467">
        <w:t xml:space="preserve">realisering af </w:t>
      </w:r>
      <w:r w:rsidR="003B0F44">
        <w:t xml:space="preserve">projektets succeskriterier, </w:t>
      </w:r>
      <w:r w:rsidR="008B7AB8">
        <w:t>tidlige indikatorer</w:t>
      </w:r>
      <w:r w:rsidRPr="00052CE0">
        <w:t xml:space="preserve"> og </w:t>
      </w:r>
      <w:r w:rsidR="008C4467">
        <w:t>ikke</w:t>
      </w:r>
      <w:r w:rsidR="003B0F44">
        <w:t>-</w:t>
      </w:r>
      <w:r w:rsidR="008C4467">
        <w:t xml:space="preserve">økonomiske </w:t>
      </w:r>
      <w:r w:rsidRPr="00052CE0">
        <w:t>gevinster</w:t>
      </w:r>
      <w:bookmarkEnd w:id="403"/>
      <w:r w:rsidR="002077DF">
        <w:t xml:space="preserve"> i projektforløbet</w:t>
      </w:r>
      <w:bookmarkStart w:id="406" w:name="H_36"/>
      <w:bookmarkEnd w:id="404"/>
      <w:bookmarkEnd w:id="405"/>
    </w:p>
    <w:sdt>
      <w:sdtPr>
        <w:alias w:val="Hjælp"/>
        <w:tag w:val="MPK hjælp"/>
        <w:id w:val="-1395347643"/>
        <w:lock w:val="sdtContentLocked"/>
        <w:placeholder>
          <w:docPart w:val="DefaultPlaceholder_1082065158"/>
        </w:placeholder>
      </w:sdtPr>
      <w:sdtContent>
        <w:p w14:paraId="78E9036A" w14:textId="77777777" w:rsidR="00643EB6" w:rsidRPr="00643EB6" w:rsidRDefault="00643EB6" w:rsidP="007622A6">
          <w:pPr>
            <w:pStyle w:val="MPKhjlp"/>
          </w:pPr>
          <w:r w:rsidRPr="00643EB6">
            <w:fldChar w:fldCharType="begin"/>
          </w:r>
          <w:r w:rsidRPr="00643EB6">
            <w:instrText>HYPERLINK  \l "_DocTools_ScreenTip_104" \o "5.1 Opfyldelse af formål samt realisering af tidlige indikatorer og ikke-økonomiske gevinster i projektforløbet</w:instrText>
          </w:r>
        </w:p>
        <w:p w14:paraId="71E686A7" w14:textId="77777777" w:rsidR="00643EB6" w:rsidRPr="00643EB6" w:rsidRDefault="00643EB6" w:rsidP="007622A6">
          <w:pPr>
            <w:pStyle w:val="MPKhjlp"/>
          </w:pPr>
        </w:p>
        <w:p w14:paraId="7D46D7F0" w14:textId="77777777" w:rsidR="00643EB6" w:rsidRPr="00643EB6" w:rsidRDefault="00643EB6" w:rsidP="007622A6">
          <w:pPr>
            <w:pStyle w:val="MPKhjlp"/>
          </w:pPr>
          <w:r w:rsidRPr="00643EB6">
            <w:instrText>Beskriv i hvilket omfang projektet har opfyldt sit formål på dette tidspunkt. Hvis formålet endnu ikke er fuldt realiseret, så beskriv om det forventes at ske og hvad, der gøres for at sikre opfyldelsen af formålet.</w:instrText>
          </w:r>
        </w:p>
        <w:p w14:paraId="505435D2" w14:textId="77777777" w:rsidR="00643EB6" w:rsidRPr="00643EB6" w:rsidRDefault="00643EB6" w:rsidP="007622A6">
          <w:pPr>
            <w:pStyle w:val="MPKhjlp"/>
          </w:pPr>
        </w:p>
        <w:p w14:paraId="369B5FAC" w14:textId="77777777" w:rsidR="00643EB6" w:rsidRPr="00643EB6" w:rsidRDefault="00643EB6" w:rsidP="007622A6">
          <w:pPr>
            <w:pStyle w:val="MPKhjlp"/>
          </w:pPr>
          <w:r w:rsidRPr="00643EB6">
            <w:instrText>Beskriv i hvilket omfang projektet fik indfriet de succeskriterier styregruppen formulerede i styregruppeaftalens punkt 0.1. Beskriv endvidere, om de tidlige indikatorer for gevinstrealisering af ikke-økonomiske gevinster er opnået. Hvis det ikke er tilfældet, hvad er der så gjort for at rette op på det og sikre gevinstrealiseringen?</w:instrText>
          </w:r>
        </w:p>
        <w:p w14:paraId="2A7AB365" w14:textId="77777777" w:rsidR="00643EB6" w:rsidRPr="00643EB6" w:rsidRDefault="00643EB6" w:rsidP="007622A6">
          <w:pPr>
            <w:pStyle w:val="MPKhjlp"/>
          </w:pPr>
        </w:p>
        <w:p w14:paraId="24AF5842" w14:textId="77777777" w:rsidR="00643EB6" w:rsidRPr="00643EB6" w:rsidRDefault="00643EB6" w:rsidP="007622A6">
          <w:pPr>
            <w:pStyle w:val="MPKhjlp"/>
          </w:pPr>
          <w:r w:rsidRPr="00643EB6">
            <w:instrText>Hvis det var forventet, at der også skulle realiseres gevinster i gennemførelsesfasen, er dette så sket i forventet omfang? Hvis ikke, hvad bliver der gjort for at rette op på det?</w:instrText>
          </w:r>
        </w:p>
        <w:p w14:paraId="5969D695" w14:textId="60EADA1F" w:rsidR="007622A6" w:rsidRPr="007622A6" w:rsidRDefault="00643EB6" w:rsidP="007622A6">
          <w:pPr>
            <w:pStyle w:val="MPKhjlp"/>
          </w:pPr>
          <w:r w:rsidRPr="00643EB6">
            <w:instrText>"</w:instrText>
          </w:r>
          <w:r w:rsidRPr="00643EB6">
            <w:fldChar w:fldCharType="separate"/>
          </w:r>
          <w:r w:rsidRPr="00643EB6">
            <w:t>H-</w:t>
          </w:r>
          <w:r w:rsidRPr="00643EB6">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36</w:t>
          </w:r>
          <w:r w:rsidR="00324D10">
            <w:rPr>
              <w:noProof/>
            </w:rPr>
            <w:fldChar w:fldCharType="end"/>
          </w:r>
        </w:p>
      </w:sdtContent>
    </w:sdt>
    <w:bookmarkEnd w:id="406" w:displacedByCustomXml="prev"/>
    <w:p w14:paraId="5969D696" w14:textId="77777777" w:rsidR="008B7AB8" w:rsidRDefault="00000000" w:rsidP="005434F5">
      <w:pPr>
        <w:pStyle w:val="Brdtekst"/>
        <w:rPr>
          <w:highlight w:val="yellow"/>
        </w:rPr>
      </w:pPr>
      <w:sdt>
        <w:sdtPr>
          <w:id w:val="-819113003"/>
          <w:placeholder>
            <w:docPart w:val="F79A1FF3DD8E4F50908C09DDA7CA21A7"/>
          </w:placeholder>
          <w:temporary/>
          <w:showingPlcHdr/>
        </w:sdtPr>
        <w:sdtContent>
          <w:r w:rsidR="008B7AB8">
            <w:rPr>
              <w:rStyle w:val="Pladsholdertekst"/>
            </w:rPr>
            <w:t>[Skriv tekst]</w:t>
          </w:r>
        </w:sdtContent>
      </w:sdt>
    </w:p>
    <w:p w14:paraId="5969D697" w14:textId="77777777" w:rsidR="00052CE0" w:rsidRDefault="008C4467" w:rsidP="008C4467">
      <w:pPr>
        <w:pStyle w:val="Overskrift2"/>
      </w:pPr>
      <w:bookmarkStart w:id="407" w:name="_Ref525303335"/>
      <w:bookmarkStart w:id="408" w:name="_Toc109308996"/>
      <w:r>
        <w:t>Realisering af tidlige indikatorer</w:t>
      </w:r>
      <w:r w:rsidRPr="00052CE0">
        <w:t xml:space="preserve"> og </w:t>
      </w:r>
      <w:r>
        <w:t xml:space="preserve">økonomiske </w:t>
      </w:r>
      <w:r w:rsidRPr="00052CE0">
        <w:t>gevinster</w:t>
      </w:r>
      <w:r w:rsidR="002077DF">
        <w:t xml:space="preserve"> i projektforløbet</w:t>
      </w:r>
      <w:bookmarkStart w:id="409" w:name="H_37"/>
      <w:bookmarkEnd w:id="407"/>
      <w:bookmarkEnd w:id="408"/>
    </w:p>
    <w:sdt>
      <w:sdtPr>
        <w:alias w:val="Hjælp"/>
        <w:tag w:val="MPK hjælp"/>
        <w:id w:val="1416746151"/>
        <w:lock w:val="sdtContentLocked"/>
        <w:placeholder>
          <w:docPart w:val="DefaultPlaceholder_1082065158"/>
        </w:placeholder>
      </w:sdtPr>
      <w:sdtContent>
        <w:p w14:paraId="3E9CB7BC" w14:textId="77777777" w:rsidR="00B00809" w:rsidRPr="00B00809" w:rsidRDefault="00B00809" w:rsidP="007622A6">
          <w:pPr>
            <w:pStyle w:val="MPKhjlp"/>
          </w:pPr>
          <w:r w:rsidRPr="00B00809">
            <w:fldChar w:fldCharType="begin"/>
          </w:r>
          <w:r w:rsidRPr="00B00809">
            <w:instrText>HYPERLINK  \l "_DocTools_ScreenTip_43" \o "5.2 Realisering af tidlige indikatorer og økonomiske gevinster i projektforløbet</w:instrText>
          </w:r>
        </w:p>
        <w:p w14:paraId="745A5504" w14:textId="77777777" w:rsidR="00B00809" w:rsidRPr="00B00809" w:rsidRDefault="00B00809" w:rsidP="007622A6">
          <w:pPr>
            <w:pStyle w:val="MPKhjlp"/>
          </w:pPr>
        </w:p>
        <w:p w14:paraId="070ECAEE" w14:textId="77777777" w:rsidR="00B00809" w:rsidRPr="00B00809" w:rsidRDefault="00B00809" w:rsidP="007622A6">
          <w:pPr>
            <w:pStyle w:val="MPKhjlp"/>
          </w:pPr>
          <w:r w:rsidRPr="00B00809">
            <w:instrText>Beskriv i hvilket omfang de tidlige indikatorer for gevinstrealisering af økonomiske er opnået. Hvis de ikke er opnået i forventet omfang, hvad er der så gjort for at rette op på det og sikre gevinstrealiseringen? Hvis det var forventet, at der skulle realiseres økonomiske gevinster i gennemførelsesfasen, er dette så sket i forventet omfang? Hvis ikke, hvad bliver der gjort for at rette op på det.</w:instrText>
          </w:r>
        </w:p>
        <w:p w14:paraId="570CB7D0" w14:textId="77777777" w:rsidR="00B00809" w:rsidRPr="00B00809" w:rsidRDefault="00B00809" w:rsidP="007622A6">
          <w:pPr>
            <w:pStyle w:val="MPKhjlp"/>
          </w:pPr>
        </w:p>
        <w:p w14:paraId="49E00AB7" w14:textId="77777777" w:rsidR="00B00809" w:rsidRPr="00B00809" w:rsidRDefault="00B00809" w:rsidP="007622A6">
          <w:pPr>
            <w:pStyle w:val="MPKhjlp"/>
          </w:pPr>
          <w:r w:rsidRPr="00B00809">
            <w:instrText>Angiv nøgletal for projektet i nedenstående tabeller. Kommentér de væsentligste afgivelser i forhold til baseline. Kommentér udfaldet af risikopuljen for projektet.</w:instrText>
          </w:r>
        </w:p>
        <w:p w14:paraId="5969D698" w14:textId="3307F7D5" w:rsidR="007622A6" w:rsidRPr="007622A6" w:rsidRDefault="00B00809" w:rsidP="007622A6">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37</w:t>
          </w:r>
          <w:r w:rsidR="00324D10">
            <w:rPr>
              <w:noProof/>
            </w:rPr>
            <w:fldChar w:fldCharType="end"/>
          </w:r>
        </w:p>
      </w:sdtContent>
    </w:sdt>
    <w:bookmarkEnd w:id="409" w:displacedByCustomXml="prev"/>
    <w:p w14:paraId="5969D699" w14:textId="77777777" w:rsidR="008C4467" w:rsidRPr="003800F0" w:rsidRDefault="00000000" w:rsidP="003800F0">
      <w:pPr>
        <w:pStyle w:val="Brdtekst"/>
        <w:rPr>
          <w:highlight w:val="yellow"/>
        </w:rPr>
      </w:pPr>
      <w:sdt>
        <w:sdtPr>
          <w:id w:val="-60177196"/>
          <w:placeholder>
            <w:docPart w:val="71F937F046B241D1954D935A04ABA8C2"/>
          </w:placeholder>
          <w:temporary/>
          <w:showingPlcHdr/>
        </w:sdtPr>
        <w:sdtContent>
          <w:r w:rsidR="008C4467">
            <w:rPr>
              <w:rStyle w:val="Pladsholdertekst"/>
            </w:rPr>
            <w:t>[Skriv tekst]</w:t>
          </w:r>
        </w:sdtContent>
      </w:sdt>
    </w:p>
    <w:p w14:paraId="5969D69A" w14:textId="05CF9560" w:rsidR="003800F0" w:rsidRDefault="003800F0" w:rsidP="003800F0">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5</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1</w:t>
      </w:r>
      <w:r w:rsidR="00643EB6">
        <w:rPr>
          <w:noProof/>
        </w:rPr>
        <w:fldChar w:fldCharType="end"/>
      </w:r>
      <w:r>
        <w:t xml:space="preserve">: </w:t>
      </w:r>
      <w:r w:rsidRPr="001770BD">
        <w:t>Økonomiske hovedtal</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7854"/>
        <w:gridCol w:w="1774"/>
      </w:tblGrid>
      <w:tr w:rsidR="008C4467" w:rsidRPr="00CC51C4" w14:paraId="5969D69D" w14:textId="77777777" w:rsidTr="009A01A3">
        <w:trPr>
          <w:tblHeader/>
        </w:trPr>
        <w:tc>
          <w:tcPr>
            <w:tcW w:w="8051" w:type="dxa"/>
            <w:shd w:val="clear" w:color="auto" w:fill="D9D9D9"/>
            <w:vAlign w:val="bottom"/>
          </w:tcPr>
          <w:p w14:paraId="5969D69B" w14:textId="77777777" w:rsidR="008C4467" w:rsidRPr="00E52407" w:rsidRDefault="008C4467" w:rsidP="009A01A3">
            <w:pPr>
              <w:pStyle w:val="Tabeloverskrift"/>
            </w:pPr>
            <w:r w:rsidRPr="00E52407">
              <w:t>Nøgletal</w:t>
            </w:r>
          </w:p>
        </w:tc>
        <w:tc>
          <w:tcPr>
            <w:tcW w:w="1813" w:type="dxa"/>
            <w:shd w:val="clear" w:color="auto" w:fill="D9D9D9"/>
            <w:vAlign w:val="bottom"/>
          </w:tcPr>
          <w:p w14:paraId="5969D69C" w14:textId="77777777" w:rsidR="008C4467" w:rsidRPr="00E52407" w:rsidRDefault="008C4467" w:rsidP="009A01A3">
            <w:pPr>
              <w:pStyle w:val="Tabeloverskrift"/>
              <w:jc w:val="center"/>
            </w:pPr>
            <w:r w:rsidRPr="00E52407">
              <w:t>Værdi i mio. kr.</w:t>
            </w:r>
          </w:p>
        </w:tc>
      </w:tr>
      <w:tr w:rsidR="008C4467" w:rsidRPr="00CC51C4" w14:paraId="5969D6A0" w14:textId="77777777" w:rsidTr="009A01A3">
        <w:tc>
          <w:tcPr>
            <w:tcW w:w="8051" w:type="dxa"/>
            <w:shd w:val="clear" w:color="auto" w:fill="auto"/>
          </w:tcPr>
          <w:p w14:paraId="5969D69E" w14:textId="77777777" w:rsidR="008C4467" w:rsidRPr="00CC51C4" w:rsidRDefault="008C4467" w:rsidP="009A01A3">
            <w:pPr>
              <w:pStyle w:val="Tabel"/>
            </w:pPr>
            <w:r>
              <w:t>Samlede projektudgifter</w:t>
            </w:r>
          </w:p>
        </w:tc>
        <w:sdt>
          <w:sdtPr>
            <w:id w:val="1433017219"/>
            <w:placeholder>
              <w:docPart w:val="D03FAACE5D754A4687836404017F7D8D"/>
            </w:placeholder>
            <w:temporary/>
            <w:showingPlcHdr/>
          </w:sdtPr>
          <w:sdtContent>
            <w:tc>
              <w:tcPr>
                <w:tcW w:w="1813" w:type="dxa"/>
                <w:shd w:val="clear" w:color="auto" w:fill="auto"/>
              </w:tcPr>
              <w:p w14:paraId="5969D69F" w14:textId="15B6A4AA" w:rsidR="008C4467" w:rsidRPr="00CC51C4" w:rsidRDefault="00F87075" w:rsidP="00F87075">
                <w:pPr>
                  <w:pStyle w:val="Tabel"/>
                  <w:jc w:val="center"/>
                </w:pPr>
                <w:r>
                  <w:rPr>
                    <w:rStyle w:val="Pladsholdertekst"/>
                  </w:rPr>
                  <w:t>[0,0]</w:t>
                </w:r>
              </w:p>
            </w:tc>
          </w:sdtContent>
        </w:sdt>
      </w:tr>
      <w:tr w:rsidR="008C4467" w:rsidRPr="00CC51C4" w14:paraId="5969D6A3" w14:textId="77777777" w:rsidTr="009A01A3">
        <w:tc>
          <w:tcPr>
            <w:tcW w:w="8051" w:type="dxa"/>
            <w:shd w:val="clear" w:color="auto" w:fill="auto"/>
          </w:tcPr>
          <w:p w14:paraId="5969D6A1" w14:textId="77777777" w:rsidR="008C4467" w:rsidRPr="00CC51C4" w:rsidRDefault="008C4467" w:rsidP="009A01A3">
            <w:pPr>
              <w:pStyle w:val="Tabel"/>
            </w:pPr>
            <w:r>
              <w:t>Samlede bruttogevinster</w:t>
            </w:r>
          </w:p>
        </w:tc>
        <w:sdt>
          <w:sdtPr>
            <w:id w:val="-347327563"/>
            <w:placeholder>
              <w:docPart w:val="F61AD221C88A443D992233BBE7A4CD92"/>
            </w:placeholder>
            <w:temporary/>
            <w:showingPlcHdr/>
          </w:sdtPr>
          <w:sdtContent>
            <w:tc>
              <w:tcPr>
                <w:tcW w:w="1813" w:type="dxa"/>
                <w:shd w:val="clear" w:color="auto" w:fill="auto"/>
              </w:tcPr>
              <w:p w14:paraId="5969D6A2" w14:textId="00E67916" w:rsidR="008C4467" w:rsidRPr="00CC51C4" w:rsidRDefault="00F87075" w:rsidP="009A01A3">
                <w:pPr>
                  <w:pStyle w:val="Tabel"/>
                  <w:jc w:val="center"/>
                </w:pPr>
                <w:r>
                  <w:rPr>
                    <w:rStyle w:val="Pladsholdertekst"/>
                  </w:rPr>
                  <w:t>[0,0]</w:t>
                </w:r>
              </w:p>
            </w:tc>
          </w:sdtContent>
        </w:sdt>
      </w:tr>
      <w:tr w:rsidR="008C4467" w:rsidRPr="00CC51C4" w14:paraId="5969D6A6" w14:textId="77777777" w:rsidTr="009A01A3">
        <w:tc>
          <w:tcPr>
            <w:tcW w:w="8051" w:type="dxa"/>
            <w:shd w:val="clear" w:color="auto" w:fill="auto"/>
          </w:tcPr>
          <w:p w14:paraId="5969D6A4" w14:textId="77777777" w:rsidR="008C4467" w:rsidRPr="00CC51C4" w:rsidRDefault="008C4467" w:rsidP="009A01A3">
            <w:pPr>
              <w:pStyle w:val="Tabel"/>
            </w:pPr>
            <w:r>
              <w:t>Samlet nettogevinst</w:t>
            </w:r>
          </w:p>
        </w:tc>
        <w:sdt>
          <w:sdtPr>
            <w:id w:val="1813986379"/>
            <w:placeholder>
              <w:docPart w:val="D7DC607C739F4FA5A87E8A999264E497"/>
            </w:placeholder>
            <w:temporary/>
            <w:showingPlcHdr/>
          </w:sdtPr>
          <w:sdtContent>
            <w:tc>
              <w:tcPr>
                <w:tcW w:w="1813" w:type="dxa"/>
                <w:shd w:val="clear" w:color="auto" w:fill="auto"/>
              </w:tcPr>
              <w:p w14:paraId="5969D6A5" w14:textId="24BF3AD5" w:rsidR="008C4467" w:rsidRPr="00CC51C4" w:rsidRDefault="00F87075" w:rsidP="009A01A3">
                <w:pPr>
                  <w:pStyle w:val="Tabel"/>
                  <w:jc w:val="center"/>
                </w:pPr>
                <w:r>
                  <w:rPr>
                    <w:rStyle w:val="Pladsholdertekst"/>
                  </w:rPr>
                  <w:t>[0,0]</w:t>
                </w:r>
              </w:p>
            </w:tc>
          </w:sdtContent>
        </w:sdt>
      </w:tr>
      <w:tr w:rsidR="008C4467" w:rsidRPr="00CC51C4" w14:paraId="5969D6A9" w14:textId="77777777" w:rsidTr="009A01A3">
        <w:tc>
          <w:tcPr>
            <w:tcW w:w="8051" w:type="dxa"/>
            <w:shd w:val="clear" w:color="auto" w:fill="auto"/>
          </w:tcPr>
          <w:p w14:paraId="5969D6A7" w14:textId="77777777" w:rsidR="008C4467" w:rsidRDefault="008C4467" w:rsidP="009A01A3">
            <w:pPr>
              <w:pStyle w:val="Tabel"/>
            </w:pPr>
            <w:r>
              <w:t>Nettonutidsværdi (NNV)</w:t>
            </w:r>
          </w:p>
        </w:tc>
        <w:sdt>
          <w:sdtPr>
            <w:id w:val="1177003795"/>
            <w:placeholder>
              <w:docPart w:val="4B1360F035BD40F0B610DEAE3878BD78"/>
            </w:placeholder>
            <w:temporary/>
            <w:showingPlcHdr/>
          </w:sdtPr>
          <w:sdtContent>
            <w:tc>
              <w:tcPr>
                <w:tcW w:w="1813" w:type="dxa"/>
                <w:shd w:val="clear" w:color="auto" w:fill="auto"/>
              </w:tcPr>
              <w:p w14:paraId="5969D6A8" w14:textId="744B362E" w:rsidR="008C4467" w:rsidRDefault="00F87075" w:rsidP="009A01A3">
                <w:pPr>
                  <w:pStyle w:val="Tabel"/>
                  <w:keepNext/>
                  <w:jc w:val="center"/>
                </w:pPr>
                <w:r>
                  <w:rPr>
                    <w:rStyle w:val="Pladsholdertekst"/>
                  </w:rPr>
                  <w:t>[0,0]</w:t>
                </w:r>
              </w:p>
            </w:tc>
          </w:sdtContent>
        </w:sdt>
      </w:tr>
    </w:tbl>
    <w:p w14:paraId="5969D6AA" w14:textId="77777777" w:rsidR="00052CE0" w:rsidRPr="00052CE0" w:rsidRDefault="00052CE0" w:rsidP="00052CE0">
      <w:pPr>
        <w:pStyle w:val="Brdtekst"/>
        <w:rPr>
          <w:sz w:val="16"/>
        </w:rPr>
      </w:pPr>
      <w:r w:rsidRPr="00052CE0">
        <w:rPr>
          <w:sz w:val="16"/>
        </w:rPr>
        <w:t>*Hvis dele af gevinsten er realiseret, angives værdi i parentes efter det totale forventede beløb.</w:t>
      </w:r>
    </w:p>
    <w:p w14:paraId="5969D6AB" w14:textId="77777777" w:rsidR="003B1854" w:rsidRDefault="003B1854" w:rsidP="003B1854">
      <w:pPr>
        <w:pStyle w:val="Overskrift2"/>
      </w:pPr>
      <w:bookmarkStart w:id="410" w:name="_Toc519426333"/>
      <w:bookmarkStart w:id="411" w:name="_Ref525303370"/>
      <w:bookmarkStart w:id="412" w:name="_Toc109308997"/>
      <w:r w:rsidRPr="003B1854">
        <w:t>Evaluering af projektet</w:t>
      </w:r>
      <w:bookmarkStart w:id="413" w:name="H_38"/>
      <w:bookmarkEnd w:id="410"/>
      <w:bookmarkEnd w:id="411"/>
      <w:bookmarkEnd w:id="412"/>
    </w:p>
    <w:sdt>
      <w:sdtPr>
        <w:alias w:val="Hjælp"/>
        <w:tag w:val="MPK hjælp"/>
        <w:id w:val="1243597016"/>
        <w:lock w:val="sdtContentLocked"/>
        <w:placeholder>
          <w:docPart w:val="DefaultPlaceholder_1082065158"/>
        </w:placeholder>
      </w:sdtPr>
      <w:sdtContent>
        <w:p w14:paraId="54783678" w14:textId="77777777" w:rsidR="00B00809" w:rsidRPr="00B00809" w:rsidRDefault="00B00809" w:rsidP="0005577C">
          <w:pPr>
            <w:pStyle w:val="MPKhjlp"/>
          </w:pPr>
          <w:r w:rsidRPr="00B00809">
            <w:fldChar w:fldCharType="begin"/>
          </w:r>
          <w:r w:rsidRPr="00B00809">
            <w:instrText>HYPERLINK  \l "_DocTools_ScreenTip_44" \o "5.3 Evaluering af projektet</w:instrText>
          </w:r>
        </w:p>
        <w:p w14:paraId="66E42756" w14:textId="77777777" w:rsidR="00B00809" w:rsidRPr="00B00809" w:rsidRDefault="00B00809" w:rsidP="0005577C">
          <w:pPr>
            <w:pStyle w:val="MPKhjlp"/>
          </w:pPr>
        </w:p>
        <w:p w14:paraId="18321569" w14:textId="77777777" w:rsidR="00B00809" w:rsidRPr="00B00809" w:rsidRDefault="00B00809" w:rsidP="0005577C">
          <w:pPr>
            <w:pStyle w:val="MPKhjlp"/>
          </w:pPr>
          <w:r w:rsidRPr="00B00809">
            <w:instrText>Evaluér projektet med fokus på fremadrettet læring. Beskriv, hvad der har været afgørende for projektets mulighed for at indfri projektets mål og krav (både positivt og negativt). Til beskrivelsen kan tages udgangspunkt i følgende spørgsmål:</w:instrText>
          </w:r>
        </w:p>
        <w:p w14:paraId="50C39590" w14:textId="77777777" w:rsidR="00B00809" w:rsidRPr="00B00809" w:rsidRDefault="00B00809" w:rsidP="0005577C">
          <w:pPr>
            <w:pStyle w:val="MPKhjlp"/>
          </w:pPr>
        </w:p>
        <w:p w14:paraId="0D067682" w14:textId="77777777" w:rsidR="00B00809" w:rsidRPr="00B00809" w:rsidRDefault="00B00809" w:rsidP="0005577C">
          <w:pPr>
            <w:pStyle w:val="MPKhjlp"/>
          </w:pPr>
          <w:r w:rsidRPr="00B00809">
            <w:instrText>• Hvad var den positive læring fra projektet, og hvad skal man gøre næste gang?</w:instrText>
          </w:r>
        </w:p>
        <w:p w14:paraId="444AB92B" w14:textId="77777777" w:rsidR="00B00809" w:rsidRPr="00B00809" w:rsidRDefault="00B00809" w:rsidP="0005577C">
          <w:pPr>
            <w:pStyle w:val="MPKhjlp"/>
          </w:pPr>
          <w:r w:rsidRPr="00B00809">
            <w:instrText>• Hvad gik galt? Hvordan undgår man gentagelser?</w:instrText>
          </w:r>
        </w:p>
        <w:p w14:paraId="1EAB3EBB" w14:textId="77777777" w:rsidR="00B00809" w:rsidRPr="00B00809" w:rsidRDefault="00B00809" w:rsidP="0005577C">
          <w:pPr>
            <w:pStyle w:val="MPKhjlp"/>
          </w:pPr>
          <w:r w:rsidRPr="00B00809">
            <w:instrText>• Hvad kan andre projekter i staten lære af jeres projekt?</w:instrText>
          </w:r>
        </w:p>
        <w:p w14:paraId="6F78E87E" w14:textId="77777777" w:rsidR="00B00809" w:rsidRPr="00B00809" w:rsidRDefault="00B00809" w:rsidP="0005577C">
          <w:pPr>
            <w:pStyle w:val="MPKhjlp"/>
          </w:pPr>
          <w:r w:rsidRPr="00B00809">
            <w:instrText>• Hvordan sikres det, at læringen gives videre?</w:instrText>
          </w:r>
        </w:p>
        <w:p w14:paraId="5969D6AC" w14:textId="0C7C2F60" w:rsidR="0005577C" w:rsidRPr="0005577C" w:rsidRDefault="00B00809" w:rsidP="0005577C">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38</w:t>
          </w:r>
          <w:r w:rsidR="00324D10">
            <w:rPr>
              <w:noProof/>
            </w:rPr>
            <w:fldChar w:fldCharType="end"/>
          </w:r>
        </w:p>
      </w:sdtContent>
    </w:sdt>
    <w:bookmarkEnd w:id="413" w:displacedByCustomXml="prev"/>
    <w:p w14:paraId="5969D6AD" w14:textId="77777777" w:rsidR="008C4467" w:rsidRDefault="00000000" w:rsidP="005434F5">
      <w:pPr>
        <w:pStyle w:val="Brdtekst"/>
        <w:rPr>
          <w:highlight w:val="yellow"/>
        </w:rPr>
      </w:pPr>
      <w:sdt>
        <w:sdtPr>
          <w:id w:val="840281950"/>
          <w:placeholder>
            <w:docPart w:val="607C3467B04E44F2A556288703F1730B"/>
          </w:placeholder>
          <w:temporary/>
          <w:showingPlcHdr/>
        </w:sdtPr>
        <w:sdtContent>
          <w:r w:rsidR="008C4467">
            <w:rPr>
              <w:rStyle w:val="Pladsholdertekst"/>
            </w:rPr>
            <w:t>[Skriv tekst]</w:t>
          </w:r>
        </w:sdtContent>
      </w:sdt>
    </w:p>
    <w:p w14:paraId="5969D6AE" w14:textId="77777777" w:rsidR="003B1854" w:rsidRDefault="003B1854" w:rsidP="003B1854">
      <w:pPr>
        <w:pStyle w:val="Overskrift3"/>
      </w:pPr>
      <w:bookmarkStart w:id="414" w:name="_Ref525303387"/>
      <w:bookmarkStart w:id="415" w:name="_Toc109308998"/>
      <w:r w:rsidRPr="003B1854">
        <w:t>Evaluering af projektets tidsplan</w:t>
      </w:r>
      <w:bookmarkStart w:id="416" w:name="H_39"/>
      <w:bookmarkEnd w:id="414"/>
      <w:bookmarkEnd w:id="415"/>
    </w:p>
    <w:sdt>
      <w:sdtPr>
        <w:alias w:val="Hjælp"/>
        <w:tag w:val="MPK hjælp"/>
        <w:id w:val="-124930101"/>
        <w:lock w:val="sdtContentLocked"/>
        <w:placeholder>
          <w:docPart w:val="DefaultPlaceholder_1082065158"/>
        </w:placeholder>
      </w:sdtPr>
      <w:sdtContent>
        <w:p w14:paraId="0689A62E" w14:textId="77777777" w:rsidR="00B00809" w:rsidRPr="00B00809" w:rsidRDefault="00B00809" w:rsidP="0005577C">
          <w:pPr>
            <w:pStyle w:val="MPKhjlp"/>
          </w:pPr>
          <w:r w:rsidRPr="00B00809">
            <w:fldChar w:fldCharType="begin"/>
          </w:r>
          <w:r w:rsidRPr="00B00809">
            <w:instrText>HYPERLINK  \l "_DocTools_ScreenTip_45" \o "5.3.1 Evaluering af projektets tidsplan</w:instrText>
          </w:r>
        </w:p>
        <w:p w14:paraId="73F0C1CA" w14:textId="77777777" w:rsidR="00B00809" w:rsidRPr="00B00809" w:rsidRDefault="00B00809" w:rsidP="0005577C">
          <w:pPr>
            <w:pStyle w:val="MPKhjlp"/>
          </w:pPr>
        </w:p>
        <w:p w14:paraId="2ABAD062" w14:textId="77777777" w:rsidR="00B00809" w:rsidRPr="00B00809" w:rsidRDefault="00B00809" w:rsidP="0005577C">
          <w:pPr>
            <w:pStyle w:val="MPKhjlp"/>
          </w:pPr>
          <w:r w:rsidRPr="00B00809">
            <w:instrText>I hvilken grad har projektet overholdt sin tidsplan? Begrund afvigelser, og beskriv læringspunkter.</w:instrText>
          </w:r>
        </w:p>
        <w:p w14:paraId="5969D6AF" w14:textId="5BD9055C" w:rsidR="0005577C" w:rsidRPr="0005577C" w:rsidRDefault="00B00809" w:rsidP="0005577C">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39</w:t>
          </w:r>
          <w:r w:rsidR="00324D10">
            <w:rPr>
              <w:noProof/>
            </w:rPr>
            <w:fldChar w:fldCharType="end"/>
          </w:r>
        </w:p>
      </w:sdtContent>
    </w:sdt>
    <w:bookmarkEnd w:id="416" w:displacedByCustomXml="prev"/>
    <w:p w14:paraId="5969D6B0" w14:textId="77777777" w:rsidR="008C4467" w:rsidRDefault="00000000" w:rsidP="005434F5">
      <w:pPr>
        <w:pStyle w:val="Brdtekst"/>
        <w:rPr>
          <w:highlight w:val="yellow"/>
        </w:rPr>
      </w:pPr>
      <w:sdt>
        <w:sdtPr>
          <w:id w:val="-456336739"/>
          <w:placeholder>
            <w:docPart w:val="82B0388BED944876B65500B3269B0C91"/>
          </w:placeholder>
          <w:temporary/>
          <w:showingPlcHdr/>
        </w:sdtPr>
        <w:sdtContent>
          <w:r w:rsidR="008C4467">
            <w:rPr>
              <w:rStyle w:val="Pladsholdertekst"/>
            </w:rPr>
            <w:t>[Skriv tekst]</w:t>
          </w:r>
        </w:sdtContent>
      </w:sdt>
    </w:p>
    <w:p w14:paraId="5969D6B1" w14:textId="77777777" w:rsidR="003B1854" w:rsidRDefault="003B1854" w:rsidP="003B1854">
      <w:pPr>
        <w:pStyle w:val="Overskrift3"/>
      </w:pPr>
      <w:bookmarkStart w:id="417" w:name="_Toc359247433"/>
      <w:bookmarkStart w:id="418" w:name="_Ref525303410"/>
      <w:bookmarkStart w:id="419" w:name="_Toc109308999"/>
      <w:r w:rsidRPr="003B1854">
        <w:t>Evaluering af organisering</w:t>
      </w:r>
      <w:r w:rsidRPr="003B1854" w:rsidDel="00EE2E93">
        <w:t xml:space="preserve"> </w:t>
      </w:r>
      <w:r w:rsidRPr="003B1854">
        <w:t>og interessentinddragelse</w:t>
      </w:r>
      <w:bookmarkStart w:id="420" w:name="H_40"/>
      <w:bookmarkEnd w:id="417"/>
      <w:bookmarkEnd w:id="418"/>
      <w:bookmarkEnd w:id="419"/>
    </w:p>
    <w:sdt>
      <w:sdtPr>
        <w:alias w:val="Hjælp"/>
        <w:tag w:val="MPK hjælp"/>
        <w:id w:val="1373727456"/>
        <w:lock w:val="sdtContentLocked"/>
        <w:placeholder>
          <w:docPart w:val="DefaultPlaceholder_1082065158"/>
        </w:placeholder>
      </w:sdtPr>
      <w:sdtContent>
        <w:p w14:paraId="0CF6E5AF" w14:textId="77777777" w:rsidR="00B00809" w:rsidRPr="00B00809" w:rsidRDefault="00B00809" w:rsidP="0005577C">
          <w:pPr>
            <w:pStyle w:val="MPKhjlp"/>
          </w:pPr>
          <w:r w:rsidRPr="00B00809">
            <w:fldChar w:fldCharType="begin"/>
          </w:r>
          <w:r w:rsidRPr="00B00809">
            <w:instrText>HYPERLINK  \l "_DocTools_ScreenTip_46" \o "5.3.2 Evaluering af organisering og interessentinddragelse</w:instrText>
          </w:r>
        </w:p>
        <w:p w14:paraId="0F402AEA" w14:textId="77777777" w:rsidR="00B00809" w:rsidRPr="00B00809" w:rsidRDefault="00B00809" w:rsidP="0005577C">
          <w:pPr>
            <w:pStyle w:val="MPKhjlp"/>
          </w:pPr>
        </w:p>
        <w:p w14:paraId="37E4476A" w14:textId="77777777" w:rsidR="00B00809" w:rsidRPr="00B00809" w:rsidRDefault="00B00809" w:rsidP="0005577C">
          <w:pPr>
            <w:pStyle w:val="MPKhjlp"/>
          </w:pPr>
          <w:r w:rsidRPr="00B00809">
            <w:instrText>Beskriv erfaringerne med organisering og interessentinddragelse. Formulér i hovedpunkter, hvad der er lært, og hvad der kan henholdsvis gentages og gøres anderledes i næste projekt. Særligt for de konkrete roller, er det vigtigt at have et fremadrettet fokus. Fx betragtninger om fremadrettede krav til bemanding, allokering, fordeling af ansvar eller andet, der kan bidrage til, at efterfølgende projekter har større sandsynlighed for at lykkes.</w:instrText>
          </w:r>
        </w:p>
        <w:p w14:paraId="5969D6B2" w14:textId="4B9486E6" w:rsidR="0005577C" w:rsidRPr="0005577C" w:rsidRDefault="00B00809" w:rsidP="0005577C">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40</w:t>
          </w:r>
          <w:r w:rsidR="00324D10">
            <w:rPr>
              <w:noProof/>
            </w:rPr>
            <w:fldChar w:fldCharType="end"/>
          </w:r>
        </w:p>
      </w:sdtContent>
    </w:sdt>
    <w:bookmarkEnd w:id="420" w:displacedByCustomXml="prev"/>
    <w:p w14:paraId="5969D6B3" w14:textId="77777777" w:rsidR="003B1854" w:rsidRPr="003800F0" w:rsidRDefault="00000000" w:rsidP="003800F0">
      <w:pPr>
        <w:pStyle w:val="Brdtekst"/>
        <w:rPr>
          <w:highlight w:val="yellow"/>
        </w:rPr>
      </w:pPr>
      <w:sdt>
        <w:sdtPr>
          <w:id w:val="-506217646"/>
          <w:placeholder>
            <w:docPart w:val="E575C676A87341109EC3BE16F56F8CFC"/>
          </w:placeholder>
          <w:temporary/>
          <w:showingPlcHdr/>
        </w:sdtPr>
        <w:sdtContent>
          <w:r w:rsidR="008C4467">
            <w:rPr>
              <w:rStyle w:val="Pladsholdertekst"/>
            </w:rPr>
            <w:t>[Skriv tekst]</w:t>
          </w:r>
        </w:sdtContent>
      </w:sdt>
    </w:p>
    <w:p w14:paraId="5969D6B4" w14:textId="3B3DC84F" w:rsidR="003800F0" w:rsidRDefault="003800F0" w:rsidP="003800F0">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5</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2</w:t>
      </w:r>
      <w:r w:rsidR="00643EB6">
        <w:rPr>
          <w:noProof/>
        </w:rPr>
        <w:fldChar w:fldCharType="end"/>
      </w:r>
      <w:r>
        <w:t xml:space="preserve">: </w:t>
      </w:r>
      <w:r w:rsidRPr="002B05AF">
        <w:t>Evaluering af projektorganisationen</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3157"/>
        <w:gridCol w:w="6471"/>
      </w:tblGrid>
      <w:tr w:rsidR="003B1854" w:rsidRPr="00CC51C4" w14:paraId="5969D6B7" w14:textId="77777777" w:rsidTr="003B1854">
        <w:trPr>
          <w:tblHeader/>
        </w:trPr>
        <w:tc>
          <w:tcPr>
            <w:tcW w:w="3232" w:type="dxa"/>
            <w:shd w:val="clear" w:color="auto" w:fill="D9D9D9"/>
            <w:vAlign w:val="bottom"/>
          </w:tcPr>
          <w:p w14:paraId="5969D6B5" w14:textId="77777777" w:rsidR="003B1854" w:rsidRPr="00CC51C4" w:rsidRDefault="003B1854" w:rsidP="00CC51C4">
            <w:pPr>
              <w:pStyle w:val="Tabeloverskrift"/>
            </w:pPr>
            <w:r>
              <w:t>Gruppe/rolle</w:t>
            </w:r>
          </w:p>
        </w:tc>
        <w:tc>
          <w:tcPr>
            <w:tcW w:w="6632" w:type="dxa"/>
            <w:shd w:val="clear" w:color="auto" w:fill="D9D9D9"/>
            <w:vAlign w:val="bottom"/>
          </w:tcPr>
          <w:p w14:paraId="5969D6B6" w14:textId="77777777" w:rsidR="003B1854" w:rsidRPr="00CC51C4" w:rsidRDefault="003B1854" w:rsidP="00CC51C4">
            <w:pPr>
              <w:pStyle w:val="Tabeloverskrift"/>
            </w:pPr>
            <w:r>
              <w:t>Kommentarer</w:t>
            </w:r>
          </w:p>
        </w:tc>
      </w:tr>
      <w:tr w:rsidR="003B1854" w:rsidRPr="00CC51C4" w14:paraId="5969D6BD" w14:textId="77777777" w:rsidTr="003B1854">
        <w:tc>
          <w:tcPr>
            <w:tcW w:w="3232" w:type="dxa"/>
            <w:shd w:val="clear" w:color="auto" w:fill="auto"/>
          </w:tcPr>
          <w:p w14:paraId="5969D6B8" w14:textId="77777777" w:rsidR="003B1854" w:rsidRPr="00CC51C4" w:rsidRDefault="003B1854" w:rsidP="00CC51C4">
            <w:pPr>
              <w:pStyle w:val="Tabel"/>
            </w:pPr>
            <w:r>
              <w:t>Styregruppen</w:t>
            </w:r>
          </w:p>
        </w:tc>
        <w:tc>
          <w:tcPr>
            <w:tcW w:w="6632" w:type="dxa"/>
            <w:shd w:val="clear" w:color="auto" w:fill="auto"/>
          </w:tcPr>
          <w:p w14:paraId="5969D6B9" w14:textId="77777777" w:rsidR="001037B8" w:rsidRPr="009565AD" w:rsidRDefault="00F30FD9" w:rsidP="001037B8">
            <w:pPr>
              <w:pStyle w:val="Tabel"/>
              <w:rPr>
                <w:color w:val="808080" w:themeColor="background1" w:themeShade="80"/>
              </w:rPr>
            </w:pPr>
            <w:r w:rsidRPr="009565AD">
              <w:rPr>
                <w:color w:val="808080" w:themeColor="background1" w:themeShade="80"/>
              </w:rPr>
              <w:t>[</w:t>
            </w:r>
            <w:r w:rsidR="001037B8" w:rsidRPr="009565AD">
              <w:rPr>
                <w:color w:val="808080" w:themeColor="background1" w:themeShade="80"/>
              </w:rPr>
              <w:t>Hvilke erfaringer er der gjort i forhold til styregruppens overordnede ledelse af projektet, og hvad er der lært i forhold til evt. nye projekter? For eksempel i forhold til følgende:</w:t>
            </w:r>
          </w:p>
          <w:p w14:paraId="5969D6BA" w14:textId="77777777" w:rsidR="001037B8" w:rsidRPr="009565AD" w:rsidRDefault="001037B8" w:rsidP="001037B8">
            <w:pPr>
              <w:pStyle w:val="Tabel"/>
              <w:rPr>
                <w:color w:val="808080" w:themeColor="background1" w:themeShade="80"/>
              </w:rPr>
            </w:pPr>
            <w:r w:rsidRPr="009565AD">
              <w:rPr>
                <w:color w:val="808080" w:themeColor="background1" w:themeShade="80"/>
              </w:rPr>
              <w:t>Styregruppens mulighed for/evne til at træffe de nødvendige beslutninger på de rigtige tidspunkter i projektet.</w:t>
            </w:r>
          </w:p>
          <w:p w14:paraId="5969D6BB" w14:textId="77777777" w:rsidR="001037B8" w:rsidRPr="009565AD" w:rsidRDefault="001037B8" w:rsidP="001037B8">
            <w:pPr>
              <w:pStyle w:val="Tabel"/>
              <w:rPr>
                <w:bCs/>
                <w:color w:val="808080" w:themeColor="background1" w:themeShade="80"/>
              </w:rPr>
            </w:pPr>
            <w:r w:rsidRPr="009565AD">
              <w:rPr>
                <w:color w:val="808080" w:themeColor="background1" w:themeShade="80"/>
              </w:rPr>
              <w:t>At bidrage til en problemløsning, som eksempelvis har været forelagt i faseovergangsrapporterne.</w:t>
            </w:r>
          </w:p>
          <w:p w14:paraId="5969D6BC" w14:textId="77777777" w:rsidR="003B1854" w:rsidRPr="0050300E" w:rsidRDefault="001037B8" w:rsidP="001037B8">
            <w:pPr>
              <w:pStyle w:val="Tabel"/>
              <w:rPr>
                <w:bCs/>
                <w:color w:val="808080" w:themeColor="background1" w:themeShade="80"/>
              </w:rPr>
            </w:pPr>
            <w:r w:rsidRPr="009565AD">
              <w:rPr>
                <w:color w:val="808080" w:themeColor="background1" w:themeShade="80"/>
              </w:rPr>
              <w:t xml:space="preserve">At varetage kommunikationen med de </w:t>
            </w:r>
            <w:r w:rsidR="0050300E">
              <w:rPr>
                <w:color w:val="808080" w:themeColor="background1" w:themeShade="80"/>
              </w:rPr>
              <w:t>relevante</w:t>
            </w:r>
            <w:r w:rsidR="003800F0">
              <w:rPr>
                <w:color w:val="808080" w:themeColor="background1" w:themeShade="80"/>
              </w:rPr>
              <w:t xml:space="preserve"> interessenter</w:t>
            </w:r>
            <w:r w:rsidR="00F30FD9" w:rsidRPr="009565AD">
              <w:rPr>
                <w:color w:val="808080" w:themeColor="background1" w:themeShade="80"/>
              </w:rPr>
              <w:t>]</w:t>
            </w:r>
          </w:p>
        </w:tc>
      </w:tr>
      <w:tr w:rsidR="003B1854" w:rsidRPr="00CC51C4" w14:paraId="5969D6C4" w14:textId="77777777" w:rsidTr="003B1854">
        <w:tc>
          <w:tcPr>
            <w:tcW w:w="3232" w:type="dxa"/>
            <w:shd w:val="clear" w:color="auto" w:fill="auto"/>
          </w:tcPr>
          <w:p w14:paraId="5969D6BE" w14:textId="77777777" w:rsidR="003B1854" w:rsidRPr="00CC51C4" w:rsidRDefault="003B1854" w:rsidP="00CC51C4">
            <w:pPr>
              <w:pStyle w:val="Tabel"/>
            </w:pPr>
            <w:r>
              <w:lastRenderedPageBreak/>
              <w:t>Styregruppeformand (projektejer)</w:t>
            </w:r>
          </w:p>
        </w:tc>
        <w:tc>
          <w:tcPr>
            <w:tcW w:w="6632" w:type="dxa"/>
            <w:shd w:val="clear" w:color="auto" w:fill="auto"/>
          </w:tcPr>
          <w:p w14:paraId="5969D6BF" w14:textId="77777777" w:rsidR="0050300E" w:rsidRDefault="00F30FD9" w:rsidP="001037B8">
            <w:pPr>
              <w:pStyle w:val="Tabel"/>
              <w:rPr>
                <w:color w:val="808080" w:themeColor="background1" w:themeShade="80"/>
              </w:rPr>
            </w:pPr>
            <w:r w:rsidRPr="009565AD">
              <w:rPr>
                <w:color w:val="808080" w:themeColor="background1" w:themeShade="80"/>
              </w:rPr>
              <w:t>[</w:t>
            </w:r>
            <w:r w:rsidR="0050300E">
              <w:rPr>
                <w:color w:val="808080" w:themeColor="background1" w:themeShade="80"/>
              </w:rPr>
              <w:t>Hvordan kan denne rolle fremadrettet bringes endnu bedre i spil?</w:t>
            </w:r>
          </w:p>
          <w:p w14:paraId="5969D6C0" w14:textId="77777777" w:rsidR="0050300E" w:rsidRDefault="0050300E" w:rsidP="001037B8">
            <w:pPr>
              <w:pStyle w:val="Tabel"/>
              <w:rPr>
                <w:color w:val="808080" w:themeColor="background1" w:themeShade="80"/>
              </w:rPr>
            </w:pPr>
            <w:r>
              <w:rPr>
                <w:color w:val="808080" w:themeColor="background1" w:themeShade="80"/>
              </w:rPr>
              <w:t>Er der rammebetingelser, som der fremadrettet bør være mere fokus på, for at denne rolle fungerer godt?</w:t>
            </w:r>
          </w:p>
          <w:p w14:paraId="5969D6C1" w14:textId="77777777" w:rsidR="001037B8" w:rsidRPr="009565AD" w:rsidRDefault="007E613E" w:rsidP="001037B8">
            <w:pPr>
              <w:pStyle w:val="Tabel"/>
              <w:rPr>
                <w:color w:val="808080" w:themeColor="background1" w:themeShade="80"/>
              </w:rPr>
            </w:pPr>
            <w:r>
              <w:rPr>
                <w:color w:val="808080" w:themeColor="background1" w:themeShade="80"/>
              </w:rPr>
              <w:t>Kan denne rolle styrkes fremadrettet</w:t>
            </w:r>
            <w:r w:rsidR="001037B8" w:rsidRPr="009565AD">
              <w:rPr>
                <w:color w:val="808080" w:themeColor="background1" w:themeShade="80"/>
              </w:rPr>
              <w:t>?</w:t>
            </w:r>
          </w:p>
          <w:p w14:paraId="5969D6C2" w14:textId="77777777" w:rsidR="001037B8" w:rsidRPr="009565AD" w:rsidRDefault="001037B8" w:rsidP="001037B8">
            <w:pPr>
              <w:pStyle w:val="Tabel"/>
              <w:rPr>
                <w:color w:val="808080" w:themeColor="background1" w:themeShade="80"/>
              </w:rPr>
            </w:pPr>
            <w:r w:rsidRPr="009565AD">
              <w:rPr>
                <w:color w:val="808080" w:themeColor="background1" w:themeShade="80"/>
              </w:rPr>
              <w:t>Var styregruppeformanden tilfreds med projektets fremdrift i hele forløbet?</w:t>
            </w:r>
          </w:p>
          <w:p w14:paraId="5969D6C3" w14:textId="77777777" w:rsidR="003B1854" w:rsidRPr="009565AD" w:rsidRDefault="001037B8" w:rsidP="001037B8">
            <w:pPr>
              <w:pStyle w:val="Tabel"/>
              <w:rPr>
                <w:color w:val="808080" w:themeColor="background1" w:themeShade="80"/>
              </w:rPr>
            </w:pPr>
            <w:r w:rsidRPr="009565AD">
              <w:rPr>
                <w:color w:val="808080" w:themeColor="background1" w:themeShade="80"/>
              </w:rPr>
              <w:t>Var styregruppeformanden bekendt med evt. afvigelser og indforstået med korrigerende handlinger?</w:t>
            </w:r>
            <w:r w:rsidR="00F30FD9" w:rsidRPr="009565AD">
              <w:rPr>
                <w:color w:val="808080" w:themeColor="background1" w:themeShade="80"/>
              </w:rPr>
              <w:t>]</w:t>
            </w:r>
          </w:p>
        </w:tc>
      </w:tr>
      <w:tr w:rsidR="003B1854" w:rsidRPr="00CC51C4" w14:paraId="5969D6CC" w14:textId="77777777" w:rsidTr="003B1854">
        <w:tc>
          <w:tcPr>
            <w:tcW w:w="3232" w:type="dxa"/>
            <w:shd w:val="clear" w:color="auto" w:fill="auto"/>
          </w:tcPr>
          <w:p w14:paraId="5969D6C5" w14:textId="77777777" w:rsidR="003B1854" w:rsidRPr="00CC51C4" w:rsidRDefault="002466E3" w:rsidP="00CC51C4">
            <w:pPr>
              <w:pStyle w:val="Tabel"/>
            </w:pPr>
            <w:r>
              <w:t>Gevinstejer</w:t>
            </w:r>
          </w:p>
        </w:tc>
        <w:tc>
          <w:tcPr>
            <w:tcW w:w="6632" w:type="dxa"/>
            <w:shd w:val="clear" w:color="auto" w:fill="auto"/>
          </w:tcPr>
          <w:p w14:paraId="5969D6C6" w14:textId="77777777" w:rsidR="007E613E" w:rsidRDefault="00F30FD9" w:rsidP="007E613E">
            <w:pPr>
              <w:pStyle w:val="Tabel"/>
              <w:rPr>
                <w:color w:val="808080" w:themeColor="background1" w:themeShade="80"/>
              </w:rPr>
            </w:pPr>
            <w:r w:rsidRPr="009565AD">
              <w:rPr>
                <w:color w:val="808080" w:themeColor="background1" w:themeShade="80"/>
              </w:rPr>
              <w:t>[</w:t>
            </w:r>
            <w:r w:rsidR="007E613E">
              <w:rPr>
                <w:color w:val="808080" w:themeColor="background1" w:themeShade="80"/>
              </w:rPr>
              <w:t>Hvordan kan denne rolle fremadrettet bringes endnu bedre i spil?</w:t>
            </w:r>
          </w:p>
          <w:p w14:paraId="5969D6C7" w14:textId="77777777" w:rsidR="007E613E" w:rsidRDefault="007E613E" w:rsidP="007E613E">
            <w:pPr>
              <w:pStyle w:val="Tabel"/>
              <w:rPr>
                <w:color w:val="808080" w:themeColor="background1" w:themeShade="80"/>
              </w:rPr>
            </w:pPr>
            <w:r>
              <w:rPr>
                <w:color w:val="808080" w:themeColor="background1" w:themeShade="80"/>
              </w:rPr>
              <w:t>Er der rammebetingelser, som der fremadrettet bør være mere fokus på, for at denne rolle fungerer godt?</w:t>
            </w:r>
          </w:p>
          <w:p w14:paraId="5969D6C8" w14:textId="77777777" w:rsidR="007E613E" w:rsidRPr="009565AD" w:rsidRDefault="007E613E" w:rsidP="007E613E">
            <w:pPr>
              <w:pStyle w:val="Tabel"/>
              <w:rPr>
                <w:color w:val="808080" w:themeColor="background1" w:themeShade="80"/>
              </w:rPr>
            </w:pPr>
            <w:r>
              <w:rPr>
                <w:color w:val="808080" w:themeColor="background1" w:themeShade="80"/>
              </w:rPr>
              <w:t>Kan denne rolle styrkes fremadrettet</w:t>
            </w:r>
            <w:r w:rsidRPr="009565AD">
              <w:rPr>
                <w:color w:val="808080" w:themeColor="background1" w:themeShade="80"/>
              </w:rPr>
              <w:t>?</w:t>
            </w:r>
          </w:p>
          <w:p w14:paraId="5969D6C9" w14:textId="77777777" w:rsidR="00E77576" w:rsidRDefault="007E613E" w:rsidP="001037B8">
            <w:pPr>
              <w:pStyle w:val="Tabel"/>
              <w:rPr>
                <w:color w:val="808080" w:themeColor="background1" w:themeShade="80"/>
              </w:rPr>
            </w:pPr>
            <w:r>
              <w:rPr>
                <w:color w:val="808080" w:themeColor="background1" w:themeShade="80"/>
              </w:rPr>
              <w:t>Hvordan fungerede identifikationen af</w:t>
            </w:r>
            <w:r w:rsidR="00E77576">
              <w:rPr>
                <w:color w:val="808080" w:themeColor="background1" w:themeShade="80"/>
              </w:rPr>
              <w:t xml:space="preserve"> de relevante gevinster </w:t>
            </w:r>
            <w:r w:rsidR="009A01A3">
              <w:rPr>
                <w:color w:val="808080" w:themeColor="background1" w:themeShade="80"/>
              </w:rPr>
              <w:t xml:space="preserve">og </w:t>
            </w:r>
            <w:r w:rsidR="00E77576">
              <w:rPr>
                <w:color w:val="808080" w:themeColor="background1" w:themeShade="80"/>
              </w:rPr>
              <w:t>tidlige indikatorer?</w:t>
            </w:r>
          </w:p>
          <w:p w14:paraId="5969D6CA" w14:textId="77777777" w:rsidR="00E77576" w:rsidRDefault="007E613E" w:rsidP="001037B8">
            <w:pPr>
              <w:pStyle w:val="Tabel"/>
              <w:rPr>
                <w:color w:val="808080" w:themeColor="background1" w:themeShade="80"/>
              </w:rPr>
            </w:pPr>
            <w:r>
              <w:rPr>
                <w:color w:val="808080" w:themeColor="background1" w:themeShade="80"/>
              </w:rPr>
              <w:t>Kan der gøres mere for at fremme gevinstejerskab fremadrettet</w:t>
            </w:r>
            <w:r w:rsidR="00E77576">
              <w:rPr>
                <w:color w:val="808080" w:themeColor="background1" w:themeShade="80"/>
              </w:rPr>
              <w:t>?</w:t>
            </w:r>
          </w:p>
          <w:p w14:paraId="5969D6CB" w14:textId="77777777" w:rsidR="003B1854" w:rsidRPr="009565AD" w:rsidRDefault="007B475D" w:rsidP="001037B8">
            <w:pPr>
              <w:pStyle w:val="Tabel"/>
              <w:rPr>
                <w:color w:val="808080" w:themeColor="background1" w:themeShade="80"/>
              </w:rPr>
            </w:pPr>
            <w:r>
              <w:rPr>
                <w:color w:val="808080" w:themeColor="background1" w:themeShade="80"/>
              </w:rPr>
              <w:t>Er der vigtige erfaringer fra den organisatoriske implementering, som kan anvendes i arbejdet i realiseringsfasen og efterfølgende projekter</w:t>
            </w:r>
            <w:r w:rsidR="00E77576">
              <w:rPr>
                <w:color w:val="808080" w:themeColor="background1" w:themeShade="80"/>
              </w:rPr>
              <w:t>?</w:t>
            </w:r>
            <w:r w:rsidR="00F30FD9" w:rsidRPr="009565AD">
              <w:rPr>
                <w:color w:val="808080" w:themeColor="background1" w:themeShade="80"/>
              </w:rPr>
              <w:t>]</w:t>
            </w:r>
          </w:p>
        </w:tc>
      </w:tr>
      <w:tr w:rsidR="003B1854" w:rsidRPr="00CC51C4" w14:paraId="5969D6D1" w14:textId="77777777" w:rsidTr="003B1854">
        <w:tc>
          <w:tcPr>
            <w:tcW w:w="3232" w:type="dxa"/>
            <w:shd w:val="clear" w:color="auto" w:fill="auto"/>
          </w:tcPr>
          <w:p w14:paraId="5969D6CD" w14:textId="77777777" w:rsidR="003B1854" w:rsidRDefault="003B1854" w:rsidP="00CC51C4">
            <w:pPr>
              <w:pStyle w:val="Tabel"/>
            </w:pPr>
            <w:r>
              <w:t>Seniorleverandør</w:t>
            </w:r>
          </w:p>
        </w:tc>
        <w:tc>
          <w:tcPr>
            <w:tcW w:w="6632" w:type="dxa"/>
            <w:shd w:val="clear" w:color="auto" w:fill="auto"/>
          </w:tcPr>
          <w:p w14:paraId="5969D6CE" w14:textId="77777777" w:rsidR="001037B8" w:rsidRPr="009565AD" w:rsidRDefault="00F30FD9" w:rsidP="001037B8">
            <w:pPr>
              <w:pStyle w:val="Tabel"/>
              <w:rPr>
                <w:color w:val="808080" w:themeColor="background1" w:themeShade="80"/>
              </w:rPr>
            </w:pPr>
            <w:r w:rsidRPr="009565AD">
              <w:rPr>
                <w:color w:val="808080" w:themeColor="background1" w:themeShade="80"/>
              </w:rPr>
              <w:t>[</w:t>
            </w:r>
            <w:r w:rsidR="001037B8" w:rsidRPr="009565AD">
              <w:rPr>
                <w:color w:val="808080" w:themeColor="background1" w:themeShade="80"/>
              </w:rPr>
              <w:t>Har seniorleverandøren stillet med de rette ressourcer?</w:t>
            </w:r>
          </w:p>
          <w:p w14:paraId="5969D6CF" w14:textId="77777777" w:rsidR="00E77576" w:rsidRDefault="001037B8" w:rsidP="001037B8">
            <w:pPr>
              <w:pStyle w:val="Tabel"/>
              <w:rPr>
                <w:color w:val="808080" w:themeColor="background1" w:themeShade="80"/>
              </w:rPr>
            </w:pPr>
            <w:r w:rsidRPr="009565AD">
              <w:rPr>
                <w:color w:val="808080" w:themeColor="background1" w:themeShade="80"/>
              </w:rPr>
              <w:t>Var produkternes design og udvikling gennemførlige og realistiske?</w:t>
            </w:r>
          </w:p>
          <w:p w14:paraId="5969D6D0" w14:textId="20866D2F" w:rsidR="003B1854" w:rsidRPr="009565AD" w:rsidRDefault="00E77576" w:rsidP="00EF07A8">
            <w:pPr>
              <w:pStyle w:val="Tabel"/>
              <w:rPr>
                <w:color w:val="808080" w:themeColor="background1" w:themeShade="80"/>
              </w:rPr>
            </w:pPr>
            <w:r>
              <w:rPr>
                <w:color w:val="808080" w:themeColor="background1" w:themeShade="80"/>
              </w:rPr>
              <w:t xml:space="preserve">Bidrog seniorleverandøren til et effektivt samarbejde mellem </w:t>
            </w:r>
            <w:r w:rsidR="00EF07A8">
              <w:rPr>
                <w:color w:val="808080" w:themeColor="background1" w:themeShade="80"/>
              </w:rPr>
              <w:t>S</w:t>
            </w:r>
            <w:r>
              <w:rPr>
                <w:color w:val="808080" w:themeColor="background1" w:themeShade="80"/>
              </w:rPr>
              <w:t>crum master, product owner og projektleder</w:t>
            </w:r>
            <w:r w:rsidR="00F30FD9" w:rsidRPr="009565AD">
              <w:rPr>
                <w:color w:val="808080" w:themeColor="background1" w:themeShade="80"/>
              </w:rPr>
              <w:t>]</w:t>
            </w:r>
          </w:p>
        </w:tc>
      </w:tr>
      <w:tr w:rsidR="003B1854" w:rsidRPr="00CC51C4" w14:paraId="5969D6D6" w14:textId="77777777" w:rsidTr="003B1854">
        <w:tc>
          <w:tcPr>
            <w:tcW w:w="3232" w:type="dxa"/>
            <w:shd w:val="clear" w:color="auto" w:fill="auto"/>
          </w:tcPr>
          <w:p w14:paraId="5969D6D2" w14:textId="77777777" w:rsidR="003B1854" w:rsidRDefault="003B1854" w:rsidP="00CC51C4">
            <w:pPr>
              <w:pStyle w:val="Tabel"/>
            </w:pPr>
            <w:r>
              <w:t>Projektleder</w:t>
            </w:r>
          </w:p>
        </w:tc>
        <w:tc>
          <w:tcPr>
            <w:tcW w:w="6632" w:type="dxa"/>
            <w:shd w:val="clear" w:color="auto" w:fill="auto"/>
          </w:tcPr>
          <w:p w14:paraId="5969D6D3" w14:textId="77777777" w:rsidR="007B475D" w:rsidRDefault="00F30FD9" w:rsidP="007B475D">
            <w:pPr>
              <w:pStyle w:val="Tabel"/>
              <w:rPr>
                <w:color w:val="808080" w:themeColor="background1" w:themeShade="80"/>
              </w:rPr>
            </w:pPr>
            <w:r w:rsidRPr="009565AD">
              <w:rPr>
                <w:color w:val="808080" w:themeColor="background1" w:themeShade="80"/>
              </w:rPr>
              <w:t>[</w:t>
            </w:r>
            <w:r w:rsidR="007B475D">
              <w:rPr>
                <w:color w:val="808080" w:themeColor="background1" w:themeShade="80"/>
              </w:rPr>
              <w:t>Er der erfaringer i forhold til fremadrettet allokering af projektledere?</w:t>
            </w:r>
          </w:p>
          <w:p w14:paraId="5969D6D4" w14:textId="77777777" w:rsidR="007B475D" w:rsidRDefault="007B475D" w:rsidP="007B475D">
            <w:pPr>
              <w:pStyle w:val="Tabel"/>
              <w:rPr>
                <w:color w:val="808080" w:themeColor="background1" w:themeShade="80"/>
              </w:rPr>
            </w:pPr>
            <w:r>
              <w:rPr>
                <w:color w:val="808080" w:themeColor="background1" w:themeShade="80"/>
              </w:rPr>
              <w:t>Kan rammebetingelser for projektlederens arbejde forbedres fremadrattet?</w:t>
            </w:r>
          </w:p>
          <w:p w14:paraId="5969D6D5" w14:textId="77777777" w:rsidR="003B1854" w:rsidRPr="009565AD" w:rsidRDefault="007B475D" w:rsidP="007B475D">
            <w:pPr>
              <w:pStyle w:val="Tabel"/>
              <w:rPr>
                <w:color w:val="808080" w:themeColor="background1" w:themeShade="80"/>
              </w:rPr>
            </w:pPr>
            <w:r>
              <w:rPr>
                <w:color w:val="808080" w:themeColor="background1" w:themeShade="80"/>
              </w:rPr>
              <w:t xml:space="preserve">Skal der stilles anderledes krav til projektlederes erfaring og kompetencer – </w:t>
            </w:r>
            <w:r w:rsidR="0022088C">
              <w:rPr>
                <w:color w:val="808080" w:themeColor="background1" w:themeShade="80"/>
              </w:rPr>
              <w:t>fx</w:t>
            </w:r>
            <w:r>
              <w:rPr>
                <w:color w:val="808080" w:themeColor="background1" w:themeShade="80"/>
              </w:rPr>
              <w:t xml:space="preserve"> ift</w:t>
            </w:r>
            <w:r w:rsidR="009A76D6">
              <w:rPr>
                <w:color w:val="808080" w:themeColor="background1" w:themeShade="80"/>
              </w:rPr>
              <w:t>.</w:t>
            </w:r>
            <w:r>
              <w:rPr>
                <w:color w:val="808080" w:themeColor="background1" w:themeShade="80"/>
              </w:rPr>
              <w:t xml:space="preserve"> projekters kompleksitet, risikobillede, interessentlandskab fremadrettet?</w:t>
            </w:r>
            <w:r w:rsidR="00F30FD9" w:rsidRPr="009565AD">
              <w:rPr>
                <w:color w:val="808080" w:themeColor="background1" w:themeShade="80"/>
              </w:rPr>
              <w:t>]</w:t>
            </w:r>
          </w:p>
        </w:tc>
      </w:tr>
      <w:tr w:rsidR="008C4467" w:rsidRPr="00CC51C4" w14:paraId="5969D6DB" w14:textId="77777777" w:rsidTr="003B1854">
        <w:tc>
          <w:tcPr>
            <w:tcW w:w="3232" w:type="dxa"/>
            <w:shd w:val="clear" w:color="auto" w:fill="auto"/>
          </w:tcPr>
          <w:p w14:paraId="5969D6D7" w14:textId="77777777" w:rsidR="008C4467" w:rsidRDefault="008C4467" w:rsidP="00CC51C4">
            <w:pPr>
              <w:pStyle w:val="Tabel"/>
            </w:pPr>
            <w:r>
              <w:t>Product Owner</w:t>
            </w:r>
          </w:p>
        </w:tc>
        <w:tc>
          <w:tcPr>
            <w:tcW w:w="6632" w:type="dxa"/>
            <w:shd w:val="clear" w:color="auto" w:fill="auto"/>
          </w:tcPr>
          <w:p w14:paraId="5969D6D8" w14:textId="77777777" w:rsidR="00E77576" w:rsidRDefault="008C4467" w:rsidP="008C4467">
            <w:pPr>
              <w:pStyle w:val="Tabel"/>
              <w:rPr>
                <w:color w:val="808080" w:themeColor="background1" w:themeShade="80"/>
              </w:rPr>
            </w:pPr>
            <w:r w:rsidRPr="009565AD">
              <w:rPr>
                <w:color w:val="808080" w:themeColor="background1" w:themeShade="80"/>
              </w:rPr>
              <w:t>[</w:t>
            </w:r>
            <w:r w:rsidR="009A76D6">
              <w:rPr>
                <w:color w:val="808080" w:themeColor="background1" w:themeShade="80"/>
              </w:rPr>
              <w:t>Har P</w:t>
            </w:r>
            <w:r w:rsidR="009A76D6" w:rsidRPr="009565AD">
              <w:rPr>
                <w:color w:val="808080" w:themeColor="background1" w:themeShade="80"/>
              </w:rPr>
              <w:t>ro</w:t>
            </w:r>
            <w:r w:rsidR="009A76D6">
              <w:rPr>
                <w:color w:val="808080" w:themeColor="background1" w:themeShade="80"/>
              </w:rPr>
              <w:t xml:space="preserve">duct Owner </w:t>
            </w:r>
            <w:r w:rsidR="00E77576">
              <w:rPr>
                <w:color w:val="808080" w:themeColor="background1" w:themeShade="80"/>
              </w:rPr>
              <w:t>været tilstrækkeligt allokeret til projektet?</w:t>
            </w:r>
          </w:p>
          <w:p w14:paraId="5969D6D9" w14:textId="77777777" w:rsidR="00E77576" w:rsidRDefault="009A76D6" w:rsidP="008C4467">
            <w:pPr>
              <w:pStyle w:val="Tabel"/>
              <w:rPr>
                <w:color w:val="808080" w:themeColor="background1" w:themeShade="80"/>
              </w:rPr>
            </w:pPr>
            <w:r>
              <w:rPr>
                <w:color w:val="808080" w:themeColor="background1" w:themeShade="80"/>
              </w:rPr>
              <w:t>Har P</w:t>
            </w:r>
            <w:r w:rsidR="008C4467" w:rsidRPr="009565AD">
              <w:rPr>
                <w:color w:val="808080" w:themeColor="background1" w:themeShade="80"/>
              </w:rPr>
              <w:t>ro</w:t>
            </w:r>
            <w:r w:rsidR="00E77576">
              <w:rPr>
                <w:color w:val="808080" w:themeColor="background1" w:themeShade="80"/>
              </w:rPr>
              <w:t xml:space="preserve">duct </w:t>
            </w:r>
            <w:r>
              <w:rPr>
                <w:color w:val="808080" w:themeColor="background1" w:themeShade="80"/>
              </w:rPr>
              <w:t>O</w:t>
            </w:r>
            <w:r w:rsidR="00E77576">
              <w:rPr>
                <w:color w:val="808080" w:themeColor="background1" w:themeShade="80"/>
              </w:rPr>
              <w:t>wner haft tilstrækkelig indsigt i forretningen og mandat til at kunne prioritere effektivt.</w:t>
            </w:r>
          </w:p>
          <w:p w14:paraId="5969D6DA" w14:textId="229C5D7B" w:rsidR="008C4467" w:rsidRPr="009565AD" w:rsidRDefault="00E77576" w:rsidP="00E77576">
            <w:pPr>
              <w:pStyle w:val="Tabel"/>
              <w:rPr>
                <w:color w:val="808080" w:themeColor="background1" w:themeShade="80"/>
              </w:rPr>
            </w:pPr>
            <w:r>
              <w:rPr>
                <w:color w:val="808080" w:themeColor="background1" w:themeShade="80"/>
              </w:rPr>
              <w:t xml:space="preserve">Har </w:t>
            </w:r>
            <w:r w:rsidR="009A76D6">
              <w:rPr>
                <w:color w:val="808080" w:themeColor="background1" w:themeShade="80"/>
              </w:rPr>
              <w:t>P</w:t>
            </w:r>
            <w:r w:rsidR="009A76D6" w:rsidRPr="009565AD">
              <w:rPr>
                <w:color w:val="808080" w:themeColor="background1" w:themeShade="80"/>
              </w:rPr>
              <w:t>ro</w:t>
            </w:r>
            <w:r w:rsidR="009A76D6">
              <w:rPr>
                <w:color w:val="808080" w:themeColor="background1" w:themeShade="80"/>
              </w:rPr>
              <w:t xml:space="preserve">duct Owner </w:t>
            </w:r>
            <w:r>
              <w:rPr>
                <w:color w:val="808080" w:themeColor="background1" w:themeShade="80"/>
              </w:rPr>
              <w:t xml:space="preserve">stillet krav </w:t>
            </w:r>
            <w:r w:rsidR="009A01A3">
              <w:rPr>
                <w:color w:val="808080" w:themeColor="background1" w:themeShade="80"/>
              </w:rPr>
              <w:t>i form as user</w:t>
            </w:r>
            <w:r w:rsidR="00F07778">
              <w:rPr>
                <w:color w:val="808080" w:themeColor="background1" w:themeShade="80"/>
              </w:rPr>
              <w:t xml:space="preserve"> </w:t>
            </w:r>
            <w:r w:rsidR="009A01A3">
              <w:rPr>
                <w:color w:val="808080" w:themeColor="background1" w:themeShade="80"/>
              </w:rPr>
              <w:t xml:space="preserve">stories </w:t>
            </w:r>
            <w:r>
              <w:rPr>
                <w:color w:val="808080" w:themeColor="background1" w:themeShade="80"/>
              </w:rPr>
              <w:t>på en sådan måde at udviklingsteam</w:t>
            </w:r>
            <w:r w:rsidR="009A01A3">
              <w:rPr>
                <w:color w:val="808080" w:themeColor="background1" w:themeShade="80"/>
              </w:rPr>
              <w:t>et</w:t>
            </w:r>
            <w:r>
              <w:rPr>
                <w:color w:val="808080" w:themeColor="background1" w:themeShade="80"/>
              </w:rPr>
              <w:t xml:space="preserve"> har kunne forstå dem.</w:t>
            </w:r>
            <w:r w:rsidR="008C4467" w:rsidRPr="009565AD">
              <w:rPr>
                <w:color w:val="808080" w:themeColor="background1" w:themeShade="80"/>
              </w:rPr>
              <w:t>]</w:t>
            </w:r>
          </w:p>
        </w:tc>
      </w:tr>
      <w:tr w:rsidR="008C4467" w:rsidRPr="00CC51C4" w14:paraId="5969D6E1" w14:textId="77777777" w:rsidTr="003B1854">
        <w:tc>
          <w:tcPr>
            <w:tcW w:w="3232" w:type="dxa"/>
            <w:shd w:val="clear" w:color="auto" w:fill="auto"/>
          </w:tcPr>
          <w:p w14:paraId="5969D6DC" w14:textId="77777777" w:rsidR="008C4467" w:rsidRDefault="001C30F6" w:rsidP="00CC51C4">
            <w:pPr>
              <w:pStyle w:val="Tabel"/>
            </w:pPr>
            <w:r>
              <w:t>Scrum M</w:t>
            </w:r>
            <w:r w:rsidR="008C4467">
              <w:t>aster</w:t>
            </w:r>
          </w:p>
        </w:tc>
        <w:tc>
          <w:tcPr>
            <w:tcW w:w="6632" w:type="dxa"/>
            <w:shd w:val="clear" w:color="auto" w:fill="auto"/>
          </w:tcPr>
          <w:p w14:paraId="5969D6DD" w14:textId="77777777" w:rsidR="007B475D" w:rsidRDefault="009A01A3" w:rsidP="009A01A3">
            <w:pPr>
              <w:pStyle w:val="Tabel"/>
              <w:rPr>
                <w:color w:val="808080" w:themeColor="background1" w:themeShade="80"/>
              </w:rPr>
            </w:pPr>
            <w:r w:rsidRPr="009565AD">
              <w:rPr>
                <w:color w:val="808080" w:themeColor="background1" w:themeShade="80"/>
              </w:rPr>
              <w:t>[</w:t>
            </w:r>
            <w:r>
              <w:rPr>
                <w:color w:val="808080" w:themeColor="background1" w:themeShade="80"/>
              </w:rPr>
              <w:t xml:space="preserve">Har </w:t>
            </w:r>
            <w:r w:rsidR="007B475D">
              <w:rPr>
                <w:color w:val="808080" w:themeColor="background1" w:themeShade="80"/>
              </w:rPr>
              <w:t>rammebetingelserne for</w:t>
            </w:r>
            <w:r w:rsidR="009A76D6">
              <w:rPr>
                <w:color w:val="808080" w:themeColor="background1" w:themeShade="80"/>
              </w:rPr>
              <w:t>,</w:t>
            </w:r>
            <w:r w:rsidR="007B475D">
              <w:rPr>
                <w:color w:val="808080" w:themeColor="background1" w:themeShade="80"/>
              </w:rPr>
              <w:t xml:space="preserve"> at </w:t>
            </w:r>
            <w:r w:rsidR="009A76D6">
              <w:rPr>
                <w:color w:val="808080" w:themeColor="background1" w:themeShade="80"/>
              </w:rPr>
              <w:t>S</w:t>
            </w:r>
            <w:r w:rsidR="007B475D">
              <w:rPr>
                <w:color w:val="808080" w:themeColor="background1" w:themeShade="80"/>
              </w:rPr>
              <w:t>crum</w:t>
            </w:r>
            <w:r w:rsidR="009A76D6">
              <w:rPr>
                <w:color w:val="808080" w:themeColor="background1" w:themeShade="80"/>
              </w:rPr>
              <w:t xml:space="preserve"> M</w:t>
            </w:r>
            <w:r w:rsidR="007B475D">
              <w:rPr>
                <w:color w:val="808080" w:themeColor="background1" w:themeShade="80"/>
              </w:rPr>
              <w:t>asteren kan lykkes været til stede:</w:t>
            </w:r>
          </w:p>
          <w:p w14:paraId="5969D6DE" w14:textId="6EA3E44E" w:rsidR="009A01A3" w:rsidRDefault="007B475D" w:rsidP="009A01A3">
            <w:pPr>
              <w:pStyle w:val="Tabel"/>
              <w:rPr>
                <w:color w:val="808080" w:themeColor="background1" w:themeShade="80"/>
              </w:rPr>
            </w:pPr>
            <w:r>
              <w:rPr>
                <w:color w:val="808080" w:themeColor="background1" w:themeShade="80"/>
              </w:rPr>
              <w:t>Har Sc</w:t>
            </w:r>
            <w:r w:rsidR="00EF07A8">
              <w:rPr>
                <w:color w:val="808080" w:themeColor="background1" w:themeShade="80"/>
              </w:rPr>
              <w:t>r</w:t>
            </w:r>
            <w:r>
              <w:rPr>
                <w:color w:val="808080" w:themeColor="background1" w:themeShade="80"/>
              </w:rPr>
              <w:t>um Master kunne</w:t>
            </w:r>
            <w:r w:rsidR="009A01A3">
              <w:rPr>
                <w:color w:val="808080" w:themeColor="background1" w:themeShade="80"/>
              </w:rPr>
              <w:t xml:space="preserve"> sikre kvaliteten af user</w:t>
            </w:r>
            <w:r w:rsidR="00F07778">
              <w:rPr>
                <w:color w:val="808080" w:themeColor="background1" w:themeShade="80"/>
              </w:rPr>
              <w:t xml:space="preserve"> </w:t>
            </w:r>
            <w:r w:rsidR="009A01A3">
              <w:rPr>
                <w:color w:val="808080" w:themeColor="background1" w:themeShade="80"/>
              </w:rPr>
              <w:t>stories?</w:t>
            </w:r>
          </w:p>
          <w:p w14:paraId="5969D6DF" w14:textId="1D8B5784" w:rsidR="009A01A3" w:rsidRDefault="009A01A3" w:rsidP="009A01A3">
            <w:pPr>
              <w:pStyle w:val="Tabel"/>
              <w:rPr>
                <w:color w:val="808080" w:themeColor="background1" w:themeShade="80"/>
              </w:rPr>
            </w:pPr>
            <w:r>
              <w:rPr>
                <w:color w:val="808080" w:themeColor="background1" w:themeShade="80"/>
              </w:rPr>
              <w:t xml:space="preserve">Har </w:t>
            </w:r>
            <w:r w:rsidR="009A76D6">
              <w:rPr>
                <w:color w:val="808080" w:themeColor="background1" w:themeShade="80"/>
              </w:rPr>
              <w:t>Sc</w:t>
            </w:r>
            <w:r w:rsidR="00EF07A8">
              <w:rPr>
                <w:color w:val="808080" w:themeColor="background1" w:themeShade="80"/>
              </w:rPr>
              <w:t>r</w:t>
            </w:r>
            <w:r w:rsidR="009A76D6">
              <w:rPr>
                <w:color w:val="808080" w:themeColor="background1" w:themeShade="80"/>
              </w:rPr>
              <w:t xml:space="preserve">um Master </w:t>
            </w:r>
            <w:r w:rsidR="007B475D">
              <w:rPr>
                <w:color w:val="808080" w:themeColor="background1" w:themeShade="80"/>
              </w:rPr>
              <w:t xml:space="preserve">kunne </w:t>
            </w:r>
            <w:r>
              <w:rPr>
                <w:color w:val="808080" w:themeColor="background1" w:themeShade="80"/>
              </w:rPr>
              <w:t>sikre et realistisk indhold i hvert sprint og hver release?</w:t>
            </w:r>
          </w:p>
          <w:p w14:paraId="5969D6E0" w14:textId="05A91D53" w:rsidR="008C4467" w:rsidRPr="009565AD" w:rsidRDefault="009A01A3" w:rsidP="009A01A3">
            <w:pPr>
              <w:pStyle w:val="Tabel"/>
              <w:rPr>
                <w:color w:val="808080" w:themeColor="background1" w:themeShade="80"/>
              </w:rPr>
            </w:pPr>
            <w:r>
              <w:rPr>
                <w:color w:val="808080" w:themeColor="background1" w:themeShade="80"/>
              </w:rPr>
              <w:t xml:space="preserve">Har </w:t>
            </w:r>
            <w:r w:rsidR="009A76D6">
              <w:rPr>
                <w:color w:val="808080" w:themeColor="background1" w:themeShade="80"/>
              </w:rPr>
              <w:t>Sc</w:t>
            </w:r>
            <w:r w:rsidR="00EF07A8">
              <w:rPr>
                <w:color w:val="808080" w:themeColor="background1" w:themeShade="80"/>
              </w:rPr>
              <w:t>r</w:t>
            </w:r>
            <w:r w:rsidR="009A76D6">
              <w:rPr>
                <w:color w:val="808080" w:themeColor="background1" w:themeShade="80"/>
              </w:rPr>
              <w:t xml:space="preserve">um Master </w:t>
            </w:r>
            <w:r w:rsidR="007B475D">
              <w:rPr>
                <w:color w:val="808080" w:themeColor="background1" w:themeShade="80"/>
              </w:rPr>
              <w:t xml:space="preserve">kunne </w:t>
            </w:r>
            <w:r>
              <w:rPr>
                <w:color w:val="808080" w:themeColor="background1" w:themeShade="80"/>
              </w:rPr>
              <w:t>sikre, at burn rate svarede til den forventede færdiggørelsesgrad igennem projektet?</w:t>
            </w:r>
            <w:r w:rsidRPr="009565AD">
              <w:rPr>
                <w:color w:val="808080" w:themeColor="background1" w:themeShade="80"/>
              </w:rPr>
              <w:t>]</w:t>
            </w:r>
          </w:p>
        </w:tc>
      </w:tr>
      <w:tr w:rsidR="003B1854" w:rsidRPr="00CC51C4" w14:paraId="5969D6E6" w14:textId="77777777" w:rsidTr="003B1854">
        <w:tc>
          <w:tcPr>
            <w:tcW w:w="3232" w:type="dxa"/>
            <w:shd w:val="clear" w:color="auto" w:fill="auto"/>
          </w:tcPr>
          <w:p w14:paraId="5969D6E2" w14:textId="77777777" w:rsidR="003B1854" w:rsidRDefault="003B1854" w:rsidP="00CC51C4">
            <w:pPr>
              <w:pStyle w:val="Tabel"/>
            </w:pPr>
            <w:r>
              <w:t>Projektgruppen</w:t>
            </w:r>
          </w:p>
        </w:tc>
        <w:tc>
          <w:tcPr>
            <w:tcW w:w="6632" w:type="dxa"/>
            <w:shd w:val="clear" w:color="auto" w:fill="auto"/>
          </w:tcPr>
          <w:p w14:paraId="5969D6E3" w14:textId="77777777" w:rsidR="001037B8" w:rsidRPr="009565AD" w:rsidRDefault="00F30FD9" w:rsidP="001037B8">
            <w:pPr>
              <w:pStyle w:val="Tabel"/>
              <w:rPr>
                <w:color w:val="808080" w:themeColor="background1" w:themeShade="80"/>
              </w:rPr>
            </w:pPr>
            <w:r w:rsidRPr="009565AD">
              <w:rPr>
                <w:color w:val="808080" w:themeColor="background1" w:themeShade="80"/>
              </w:rPr>
              <w:t>[</w:t>
            </w:r>
            <w:r w:rsidR="001037B8" w:rsidRPr="009565AD">
              <w:rPr>
                <w:color w:val="808080" w:themeColor="background1" w:themeShade="80"/>
              </w:rPr>
              <w:t>Var de nødvendige ressourcer (antal, kompetencer og roller) til stede i gruppen?</w:t>
            </w:r>
          </w:p>
          <w:p w14:paraId="5969D6E4" w14:textId="77777777" w:rsidR="001037B8" w:rsidRPr="009565AD" w:rsidRDefault="001037B8" w:rsidP="001037B8">
            <w:pPr>
              <w:pStyle w:val="Tabel"/>
              <w:rPr>
                <w:color w:val="808080" w:themeColor="background1" w:themeShade="80"/>
              </w:rPr>
            </w:pPr>
            <w:r w:rsidRPr="009565AD">
              <w:rPr>
                <w:color w:val="808080" w:themeColor="background1" w:themeShade="80"/>
              </w:rPr>
              <w:t>Var der en tilfredsstillende og klar ansvarsfordeling?</w:t>
            </w:r>
          </w:p>
          <w:p w14:paraId="5969D6E5" w14:textId="77777777" w:rsidR="003B1854" w:rsidRPr="009565AD" w:rsidRDefault="001037B8" w:rsidP="001037B8">
            <w:pPr>
              <w:pStyle w:val="Tabel"/>
              <w:rPr>
                <w:color w:val="808080" w:themeColor="background1" w:themeShade="80"/>
              </w:rPr>
            </w:pPr>
            <w:r w:rsidRPr="009565AD">
              <w:rPr>
                <w:color w:val="808080" w:themeColor="background1" w:themeShade="80"/>
              </w:rPr>
              <w:t>Var de rette forudsætninger (tid, rum og opbakning) til stede for en god opgaveudførelse?</w:t>
            </w:r>
            <w:r w:rsidR="00F30FD9" w:rsidRPr="009565AD">
              <w:rPr>
                <w:color w:val="808080" w:themeColor="background1" w:themeShade="80"/>
              </w:rPr>
              <w:t>]</w:t>
            </w:r>
          </w:p>
        </w:tc>
      </w:tr>
      <w:tr w:rsidR="003B1854" w:rsidRPr="00CC51C4" w14:paraId="5969D6EB" w14:textId="77777777" w:rsidTr="003B1854">
        <w:tc>
          <w:tcPr>
            <w:tcW w:w="3232" w:type="dxa"/>
            <w:shd w:val="clear" w:color="auto" w:fill="auto"/>
          </w:tcPr>
          <w:p w14:paraId="5969D6E7" w14:textId="5C0B9966" w:rsidR="003B1854" w:rsidRDefault="003B1854" w:rsidP="00CC51C4">
            <w:pPr>
              <w:pStyle w:val="Tabel"/>
            </w:pPr>
            <w:r>
              <w:t>Interessenter</w:t>
            </w:r>
          </w:p>
        </w:tc>
        <w:tc>
          <w:tcPr>
            <w:tcW w:w="6632" w:type="dxa"/>
            <w:shd w:val="clear" w:color="auto" w:fill="auto"/>
          </w:tcPr>
          <w:p w14:paraId="5969D6E8" w14:textId="77777777" w:rsidR="001037B8" w:rsidRPr="009565AD" w:rsidRDefault="00F30FD9" w:rsidP="001037B8">
            <w:pPr>
              <w:pStyle w:val="Tabel"/>
              <w:rPr>
                <w:color w:val="808080" w:themeColor="background1" w:themeShade="80"/>
              </w:rPr>
            </w:pPr>
            <w:r w:rsidRPr="009565AD">
              <w:rPr>
                <w:color w:val="808080" w:themeColor="background1" w:themeShade="80"/>
              </w:rPr>
              <w:t>[</w:t>
            </w:r>
            <w:r w:rsidR="001037B8" w:rsidRPr="009565AD">
              <w:rPr>
                <w:color w:val="808080" w:themeColor="background1" w:themeShade="80"/>
              </w:rPr>
              <w:t>Blev interessenterne inddraget tilstrækkeligt på en god måde?</w:t>
            </w:r>
          </w:p>
          <w:p w14:paraId="5969D6E9" w14:textId="77777777" w:rsidR="001037B8" w:rsidRPr="009565AD" w:rsidRDefault="001037B8" w:rsidP="001037B8">
            <w:pPr>
              <w:pStyle w:val="Tabel"/>
              <w:rPr>
                <w:color w:val="808080" w:themeColor="background1" w:themeShade="80"/>
              </w:rPr>
            </w:pPr>
            <w:r w:rsidRPr="009565AD">
              <w:rPr>
                <w:color w:val="808080" w:themeColor="background1" w:themeShade="80"/>
              </w:rPr>
              <w:lastRenderedPageBreak/>
              <w:t>Blev der oplevet væsentlig modstand hos interessenterne omkring projektets gennemførelse, og blev det i så fald håndteret tilfredsstillende?</w:t>
            </w:r>
          </w:p>
          <w:p w14:paraId="5969D6EA" w14:textId="77777777" w:rsidR="003B1854" w:rsidRPr="009565AD" w:rsidRDefault="001037B8" w:rsidP="001037B8">
            <w:pPr>
              <w:pStyle w:val="Tabel"/>
              <w:rPr>
                <w:color w:val="808080" w:themeColor="background1" w:themeShade="80"/>
              </w:rPr>
            </w:pPr>
            <w:r w:rsidRPr="009565AD">
              <w:rPr>
                <w:color w:val="808080" w:themeColor="background1" w:themeShade="80"/>
              </w:rPr>
              <w:t>Var der en god plan for interessenterne, og blev den overholdt?</w:t>
            </w:r>
            <w:r w:rsidR="00F30FD9" w:rsidRPr="009565AD">
              <w:rPr>
                <w:color w:val="808080" w:themeColor="background1" w:themeShade="80"/>
              </w:rPr>
              <w:t>]</w:t>
            </w:r>
          </w:p>
        </w:tc>
      </w:tr>
    </w:tbl>
    <w:p w14:paraId="5969D6EC" w14:textId="77777777" w:rsidR="003B1854" w:rsidRDefault="003B1854" w:rsidP="000551BB">
      <w:pPr>
        <w:pStyle w:val="Brdtekst-eftertabel"/>
      </w:pPr>
    </w:p>
    <w:p w14:paraId="5969D6ED" w14:textId="77777777" w:rsidR="003B1854" w:rsidRDefault="003B1854" w:rsidP="003B1854">
      <w:pPr>
        <w:pStyle w:val="Overskrift3"/>
      </w:pPr>
      <w:bookmarkStart w:id="421" w:name="_Ref525303423"/>
      <w:bookmarkStart w:id="422" w:name="_Toc109309000"/>
      <w:r w:rsidRPr="003B1854">
        <w:t>Evaluering af leverandørsamarbejde</w:t>
      </w:r>
      <w:bookmarkStart w:id="423" w:name="H_41"/>
      <w:bookmarkEnd w:id="421"/>
      <w:bookmarkEnd w:id="422"/>
    </w:p>
    <w:sdt>
      <w:sdtPr>
        <w:alias w:val="Hjælp"/>
        <w:tag w:val="MPK hjælp"/>
        <w:id w:val="735824981"/>
        <w:lock w:val="sdtContentLocked"/>
        <w:placeholder>
          <w:docPart w:val="DefaultPlaceholder_1082065158"/>
        </w:placeholder>
      </w:sdtPr>
      <w:sdtContent>
        <w:p w14:paraId="3B08164D" w14:textId="77777777" w:rsidR="00B00809" w:rsidRPr="00B00809" w:rsidRDefault="00B00809" w:rsidP="0005577C">
          <w:pPr>
            <w:pStyle w:val="MPKhjlp"/>
          </w:pPr>
          <w:r w:rsidRPr="00B00809">
            <w:fldChar w:fldCharType="begin"/>
          </w:r>
          <w:r w:rsidRPr="00B00809">
            <w:instrText>HYPERLINK  \l "_DocTools_ScreenTip_47" \o "5.3.3 Evaluering af leverandørsamarbejde</w:instrText>
          </w:r>
        </w:p>
        <w:p w14:paraId="4AAAD8C1" w14:textId="77777777" w:rsidR="00B00809" w:rsidRPr="00B00809" w:rsidRDefault="00B00809" w:rsidP="0005577C">
          <w:pPr>
            <w:pStyle w:val="MPKhjlp"/>
          </w:pPr>
        </w:p>
        <w:p w14:paraId="5FC44E6D" w14:textId="77777777" w:rsidR="00B00809" w:rsidRPr="00B00809" w:rsidRDefault="00B00809" w:rsidP="0005577C">
          <w:pPr>
            <w:pStyle w:val="MPKhjlp"/>
          </w:pPr>
          <w:r w:rsidRPr="00B00809">
            <w:instrText>Evaluér samarbejdet med leverandøren. Udled erfarings- og læringspunkter. Vedlæg to eksemplarer af slutevalueringsskemaet fra Statens IT-råd udfyldt af hhv. projektleder (og projektgruppe) samt leverandøren.</w:instrText>
          </w:r>
        </w:p>
        <w:p w14:paraId="5969D6EE" w14:textId="090194A7" w:rsidR="0005577C" w:rsidRPr="0005577C" w:rsidRDefault="00B00809" w:rsidP="0005577C">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41</w:t>
          </w:r>
          <w:r w:rsidR="00324D10">
            <w:rPr>
              <w:noProof/>
            </w:rPr>
            <w:fldChar w:fldCharType="end"/>
          </w:r>
        </w:p>
      </w:sdtContent>
    </w:sdt>
    <w:bookmarkEnd w:id="423" w:displacedByCustomXml="prev"/>
    <w:p w14:paraId="5969D6EF" w14:textId="77777777" w:rsidR="009A01A3" w:rsidRDefault="00000000" w:rsidP="005434F5">
      <w:pPr>
        <w:pStyle w:val="Brdtekst"/>
        <w:rPr>
          <w:highlight w:val="yellow"/>
        </w:rPr>
      </w:pPr>
      <w:sdt>
        <w:sdtPr>
          <w:id w:val="1231895436"/>
          <w:placeholder>
            <w:docPart w:val="6E2B737A56D249BE8758A8E2C05F37D9"/>
          </w:placeholder>
          <w:temporary/>
          <w:showingPlcHdr/>
        </w:sdtPr>
        <w:sdtContent>
          <w:r w:rsidR="009A01A3">
            <w:rPr>
              <w:rStyle w:val="Pladsholdertekst"/>
            </w:rPr>
            <w:t>[Skriv tekst]</w:t>
          </w:r>
        </w:sdtContent>
      </w:sdt>
    </w:p>
    <w:p w14:paraId="5969D6F0" w14:textId="77777777" w:rsidR="003B1854" w:rsidRDefault="003B1854" w:rsidP="003B1854">
      <w:pPr>
        <w:pStyle w:val="Overskrift2"/>
      </w:pPr>
      <w:bookmarkStart w:id="424" w:name="_Toc519426334"/>
      <w:bookmarkStart w:id="425" w:name="_Ref525303471"/>
      <w:bookmarkStart w:id="426" w:name="_Toc109309001"/>
      <w:r w:rsidRPr="003B1854">
        <w:t>Status for overdragelse til drift</w:t>
      </w:r>
      <w:bookmarkStart w:id="427" w:name="H_42"/>
      <w:bookmarkEnd w:id="424"/>
      <w:bookmarkEnd w:id="425"/>
      <w:bookmarkEnd w:id="426"/>
    </w:p>
    <w:sdt>
      <w:sdtPr>
        <w:alias w:val="Hjælp"/>
        <w:tag w:val="MPK hjælp"/>
        <w:id w:val="-853181325"/>
        <w:lock w:val="sdtContentLocked"/>
        <w:placeholder>
          <w:docPart w:val="DefaultPlaceholder_1082065158"/>
        </w:placeholder>
      </w:sdtPr>
      <w:sdtContent>
        <w:p w14:paraId="16682E76" w14:textId="77777777" w:rsidR="00B00809" w:rsidRPr="00B00809" w:rsidRDefault="00B00809" w:rsidP="0005577C">
          <w:pPr>
            <w:pStyle w:val="MPKhjlp"/>
          </w:pPr>
          <w:r w:rsidRPr="00B00809">
            <w:fldChar w:fldCharType="begin"/>
          </w:r>
          <w:r w:rsidRPr="00B00809">
            <w:instrText>HYPERLINK  \l "_DocTools_ScreenTip_48" \o "5.4 Status for overdragelse til drift</w:instrText>
          </w:r>
        </w:p>
        <w:p w14:paraId="4EE1606F" w14:textId="77777777" w:rsidR="00B00809" w:rsidRPr="00B00809" w:rsidRDefault="00B00809" w:rsidP="0005577C">
          <w:pPr>
            <w:pStyle w:val="MPKhjlp"/>
          </w:pPr>
        </w:p>
        <w:p w14:paraId="192AB2CF" w14:textId="77777777" w:rsidR="00B00809" w:rsidRPr="00B00809" w:rsidRDefault="00B00809" w:rsidP="0005577C">
          <w:pPr>
            <w:pStyle w:val="MPKhjlp"/>
          </w:pPr>
          <w:r w:rsidRPr="00B00809">
            <w:instrText>Giv en status for projektets overdragelse af leverancer til drift og forretning i henhold til overdragelsesaftaler og den gennemførte tekniske implementering. Beskriv kort eventuelle risici, der vedrører drift.</w:instrText>
          </w:r>
        </w:p>
        <w:p w14:paraId="5969D6F1" w14:textId="161A7CE7" w:rsidR="0005577C" w:rsidRPr="0005577C" w:rsidRDefault="00B00809" w:rsidP="0005577C">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42</w:t>
          </w:r>
          <w:r w:rsidR="00324D10">
            <w:rPr>
              <w:noProof/>
            </w:rPr>
            <w:fldChar w:fldCharType="end"/>
          </w:r>
        </w:p>
      </w:sdtContent>
    </w:sdt>
    <w:bookmarkEnd w:id="427" w:displacedByCustomXml="prev"/>
    <w:p w14:paraId="5969D6F2" w14:textId="77777777" w:rsidR="009A01A3" w:rsidRPr="003800F0" w:rsidRDefault="00000000" w:rsidP="003800F0">
      <w:pPr>
        <w:pStyle w:val="Brdtekst"/>
        <w:rPr>
          <w:highlight w:val="yellow"/>
        </w:rPr>
      </w:pPr>
      <w:sdt>
        <w:sdtPr>
          <w:id w:val="1353459079"/>
          <w:placeholder>
            <w:docPart w:val="549696119E6A402CBA1478A4D130537A"/>
          </w:placeholder>
          <w:temporary/>
          <w:showingPlcHdr/>
        </w:sdtPr>
        <w:sdtContent>
          <w:r w:rsidR="009A01A3">
            <w:rPr>
              <w:rStyle w:val="Pladsholdertekst"/>
            </w:rPr>
            <w:t>[Skriv tekst]</w:t>
          </w:r>
        </w:sdtContent>
      </w:sdt>
    </w:p>
    <w:p w14:paraId="11EE8A1D" w14:textId="43FAFFF8" w:rsidR="002B3821" w:rsidRDefault="003800F0" w:rsidP="002B3821">
      <w:pPr>
        <w:pStyle w:val="Billedtekst"/>
      </w:pPr>
      <w:r>
        <w:t xml:space="preserve">Tabel </w:t>
      </w:r>
      <w:r w:rsidR="00643EB6">
        <w:rPr>
          <w:noProof/>
        </w:rPr>
        <w:fldChar w:fldCharType="begin"/>
      </w:r>
      <w:r w:rsidR="00643EB6">
        <w:rPr>
          <w:noProof/>
        </w:rPr>
        <w:instrText xml:space="preserve"> STYLEREF 1 \s </w:instrText>
      </w:r>
      <w:r w:rsidR="00643EB6">
        <w:rPr>
          <w:noProof/>
        </w:rPr>
        <w:fldChar w:fldCharType="separate"/>
      </w:r>
      <w:r w:rsidR="00D82899">
        <w:rPr>
          <w:noProof/>
        </w:rPr>
        <w:t>5</w:t>
      </w:r>
      <w:r w:rsidR="00643EB6">
        <w:rPr>
          <w:noProof/>
        </w:rPr>
        <w:fldChar w:fldCharType="end"/>
      </w:r>
      <w:r w:rsidR="00D82899">
        <w:t>.</w:t>
      </w:r>
      <w:r w:rsidR="00643EB6">
        <w:rPr>
          <w:noProof/>
        </w:rPr>
        <w:fldChar w:fldCharType="begin"/>
      </w:r>
      <w:r w:rsidR="00643EB6">
        <w:rPr>
          <w:noProof/>
        </w:rPr>
        <w:instrText xml:space="preserve"> SEQ Tabel \* ARABIC \s 1 </w:instrText>
      </w:r>
      <w:r w:rsidR="00643EB6">
        <w:rPr>
          <w:noProof/>
        </w:rPr>
        <w:fldChar w:fldCharType="separate"/>
      </w:r>
      <w:r w:rsidR="00D82899">
        <w:rPr>
          <w:noProof/>
        </w:rPr>
        <w:t>3</w:t>
      </w:r>
      <w:r w:rsidR="00643EB6">
        <w:rPr>
          <w:noProof/>
        </w:rPr>
        <w:fldChar w:fldCharType="end"/>
      </w:r>
      <w:r>
        <w:t xml:space="preserve">: </w:t>
      </w:r>
      <w:r w:rsidR="002B3821">
        <w:t>Risici vedrørende fremtidig drift</w:t>
      </w:r>
      <w:bookmarkStart w:id="428" w:name="_Ref52530349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802"/>
        <w:gridCol w:w="2206"/>
        <w:gridCol w:w="2207"/>
        <w:gridCol w:w="2206"/>
        <w:gridCol w:w="2207"/>
      </w:tblGrid>
      <w:tr w:rsidR="00EF58D8" w:rsidRPr="00CC51C4" w14:paraId="71C660D9" w14:textId="77777777" w:rsidTr="00EF58D8">
        <w:trPr>
          <w:tblHeader/>
        </w:trPr>
        <w:tc>
          <w:tcPr>
            <w:tcW w:w="818" w:type="dxa"/>
            <w:shd w:val="clear" w:color="auto" w:fill="D9D9D9"/>
            <w:vAlign w:val="bottom"/>
          </w:tcPr>
          <w:p w14:paraId="6D9820BA" w14:textId="77777777" w:rsidR="00EF58D8" w:rsidRPr="00CC51C4" w:rsidRDefault="00EF58D8" w:rsidP="00E040EB">
            <w:pPr>
              <w:pStyle w:val="Tabeloverskrift"/>
            </w:pPr>
            <w:r>
              <w:t>Risiko ID</w:t>
            </w:r>
          </w:p>
        </w:tc>
        <w:tc>
          <w:tcPr>
            <w:tcW w:w="2261" w:type="dxa"/>
            <w:shd w:val="clear" w:color="auto" w:fill="D9D9D9"/>
            <w:vAlign w:val="bottom"/>
          </w:tcPr>
          <w:p w14:paraId="002C8027" w14:textId="77777777" w:rsidR="00EF58D8" w:rsidRPr="00CC51C4" w:rsidRDefault="00EF58D8" w:rsidP="00E040EB">
            <w:pPr>
              <w:pStyle w:val="Tabeloverskrift"/>
            </w:pPr>
            <w:r w:rsidRPr="002B3821">
              <w:t>Risikoårsag og risikohændelse</w:t>
            </w:r>
          </w:p>
        </w:tc>
        <w:tc>
          <w:tcPr>
            <w:tcW w:w="2262" w:type="dxa"/>
            <w:shd w:val="clear" w:color="auto" w:fill="D9D9D9"/>
            <w:vAlign w:val="bottom"/>
          </w:tcPr>
          <w:p w14:paraId="463CFFF4" w14:textId="4AF4CB1F" w:rsidR="00EF58D8" w:rsidRPr="00CC51C4" w:rsidRDefault="00EF58D8" w:rsidP="00E040EB">
            <w:pPr>
              <w:pStyle w:val="Tabeloverskrift"/>
            </w:pPr>
            <w:r>
              <w:t>Risiko</w:t>
            </w:r>
            <w:r w:rsidR="005972C6">
              <w:t>konsekvens</w:t>
            </w:r>
          </w:p>
        </w:tc>
        <w:tc>
          <w:tcPr>
            <w:tcW w:w="2261" w:type="dxa"/>
            <w:shd w:val="clear" w:color="auto" w:fill="D9D9D9"/>
            <w:vAlign w:val="bottom"/>
          </w:tcPr>
          <w:p w14:paraId="438E09DE" w14:textId="77777777" w:rsidR="00EF58D8" w:rsidRPr="00CC51C4" w:rsidRDefault="00EF58D8" w:rsidP="00E040EB">
            <w:pPr>
              <w:pStyle w:val="Tabeloverskrift"/>
            </w:pPr>
            <w:r>
              <w:t>Handling</w:t>
            </w:r>
          </w:p>
        </w:tc>
        <w:tc>
          <w:tcPr>
            <w:tcW w:w="2262" w:type="dxa"/>
            <w:shd w:val="clear" w:color="auto" w:fill="D9D9D9"/>
            <w:vAlign w:val="bottom"/>
          </w:tcPr>
          <w:p w14:paraId="3B1D655C" w14:textId="77777777" w:rsidR="00EF58D8" w:rsidRPr="00CC51C4" w:rsidRDefault="00EF58D8" w:rsidP="00E040EB">
            <w:pPr>
              <w:pStyle w:val="Tabeloverskrift"/>
            </w:pPr>
            <w:r>
              <w:t>Ansvar</w:t>
            </w:r>
          </w:p>
        </w:tc>
      </w:tr>
      <w:tr w:rsidR="00EF58D8" w:rsidRPr="00CC51C4" w14:paraId="01FF3EFD" w14:textId="77777777" w:rsidTr="00EF58D8">
        <w:tc>
          <w:tcPr>
            <w:tcW w:w="818" w:type="dxa"/>
            <w:shd w:val="clear" w:color="auto" w:fill="auto"/>
          </w:tcPr>
          <w:p w14:paraId="627E4A48" w14:textId="77777777" w:rsidR="00EF58D8" w:rsidRPr="00CC51C4" w:rsidRDefault="00EF58D8" w:rsidP="00E040EB">
            <w:pPr>
              <w:pStyle w:val="Tabel"/>
            </w:pPr>
            <w:r>
              <w:t>1</w:t>
            </w:r>
          </w:p>
        </w:tc>
        <w:tc>
          <w:tcPr>
            <w:tcW w:w="2261" w:type="dxa"/>
            <w:shd w:val="clear" w:color="auto" w:fill="auto"/>
          </w:tcPr>
          <w:p w14:paraId="21F4AA1D" w14:textId="77777777" w:rsidR="00EF58D8" w:rsidRPr="00CC51C4" w:rsidRDefault="00EF58D8" w:rsidP="00E040EB">
            <w:pPr>
              <w:pStyle w:val="Tabel"/>
            </w:pPr>
          </w:p>
        </w:tc>
        <w:tc>
          <w:tcPr>
            <w:tcW w:w="2262" w:type="dxa"/>
            <w:shd w:val="clear" w:color="auto" w:fill="auto"/>
          </w:tcPr>
          <w:p w14:paraId="422EDAF9" w14:textId="77777777" w:rsidR="00EF58D8" w:rsidRPr="00CC51C4" w:rsidRDefault="00EF58D8" w:rsidP="00E040EB">
            <w:pPr>
              <w:pStyle w:val="Tabel"/>
            </w:pPr>
          </w:p>
        </w:tc>
        <w:tc>
          <w:tcPr>
            <w:tcW w:w="2261" w:type="dxa"/>
            <w:shd w:val="clear" w:color="auto" w:fill="auto"/>
          </w:tcPr>
          <w:p w14:paraId="237F1351" w14:textId="77777777" w:rsidR="00EF58D8" w:rsidRPr="00CC51C4" w:rsidRDefault="00EF58D8" w:rsidP="00E040EB">
            <w:pPr>
              <w:pStyle w:val="Tabel"/>
            </w:pPr>
          </w:p>
        </w:tc>
        <w:tc>
          <w:tcPr>
            <w:tcW w:w="2262" w:type="dxa"/>
          </w:tcPr>
          <w:p w14:paraId="5D14CCBC" w14:textId="77777777" w:rsidR="00EF58D8" w:rsidRPr="00CC51C4" w:rsidRDefault="00EF58D8" w:rsidP="00E040EB">
            <w:pPr>
              <w:pStyle w:val="Tabel"/>
            </w:pPr>
          </w:p>
        </w:tc>
      </w:tr>
      <w:tr w:rsidR="00EF58D8" w:rsidRPr="00CC51C4" w14:paraId="2FA2924F" w14:textId="77777777" w:rsidTr="00EF58D8">
        <w:tc>
          <w:tcPr>
            <w:tcW w:w="818" w:type="dxa"/>
            <w:shd w:val="clear" w:color="auto" w:fill="auto"/>
          </w:tcPr>
          <w:p w14:paraId="38201899" w14:textId="77777777" w:rsidR="00EF58D8" w:rsidRPr="00CC51C4" w:rsidRDefault="00EF58D8" w:rsidP="00E040EB">
            <w:pPr>
              <w:pStyle w:val="Tabel"/>
            </w:pPr>
            <w:r>
              <w:t>2</w:t>
            </w:r>
          </w:p>
        </w:tc>
        <w:tc>
          <w:tcPr>
            <w:tcW w:w="2261" w:type="dxa"/>
            <w:shd w:val="clear" w:color="auto" w:fill="auto"/>
          </w:tcPr>
          <w:p w14:paraId="425C7143" w14:textId="77777777" w:rsidR="00EF58D8" w:rsidRPr="00CC51C4" w:rsidRDefault="00EF58D8" w:rsidP="00E040EB">
            <w:pPr>
              <w:pStyle w:val="Tabel"/>
            </w:pPr>
          </w:p>
        </w:tc>
        <w:tc>
          <w:tcPr>
            <w:tcW w:w="2262" w:type="dxa"/>
            <w:shd w:val="clear" w:color="auto" w:fill="auto"/>
          </w:tcPr>
          <w:p w14:paraId="6F71F359" w14:textId="77777777" w:rsidR="00EF58D8" w:rsidRPr="00CC51C4" w:rsidRDefault="00EF58D8" w:rsidP="00E040EB">
            <w:pPr>
              <w:pStyle w:val="Tabel"/>
            </w:pPr>
          </w:p>
        </w:tc>
        <w:tc>
          <w:tcPr>
            <w:tcW w:w="2261" w:type="dxa"/>
            <w:shd w:val="clear" w:color="auto" w:fill="auto"/>
          </w:tcPr>
          <w:p w14:paraId="4AA5DEE5" w14:textId="77777777" w:rsidR="00EF58D8" w:rsidRPr="00CC51C4" w:rsidRDefault="00EF58D8" w:rsidP="00E040EB">
            <w:pPr>
              <w:pStyle w:val="Tabel"/>
            </w:pPr>
          </w:p>
        </w:tc>
        <w:tc>
          <w:tcPr>
            <w:tcW w:w="2262" w:type="dxa"/>
          </w:tcPr>
          <w:p w14:paraId="5864D740" w14:textId="77777777" w:rsidR="00EF58D8" w:rsidRPr="00CC51C4" w:rsidRDefault="00EF58D8" w:rsidP="00E040EB">
            <w:pPr>
              <w:pStyle w:val="Tabel"/>
            </w:pPr>
          </w:p>
        </w:tc>
      </w:tr>
      <w:tr w:rsidR="00EF58D8" w:rsidRPr="00CC51C4" w14:paraId="7F62251C" w14:textId="77777777" w:rsidTr="00EF58D8">
        <w:tc>
          <w:tcPr>
            <w:tcW w:w="818" w:type="dxa"/>
            <w:shd w:val="clear" w:color="auto" w:fill="auto"/>
          </w:tcPr>
          <w:p w14:paraId="0AD3B54C" w14:textId="77777777" w:rsidR="00EF58D8" w:rsidRPr="00CC51C4" w:rsidRDefault="00EF58D8" w:rsidP="00E040EB">
            <w:pPr>
              <w:pStyle w:val="Tabel"/>
            </w:pPr>
            <w:r>
              <w:t>3</w:t>
            </w:r>
          </w:p>
        </w:tc>
        <w:tc>
          <w:tcPr>
            <w:tcW w:w="2261" w:type="dxa"/>
            <w:shd w:val="clear" w:color="auto" w:fill="auto"/>
          </w:tcPr>
          <w:p w14:paraId="76DEDADB" w14:textId="77777777" w:rsidR="00EF58D8" w:rsidRPr="00CC51C4" w:rsidRDefault="00EF58D8" w:rsidP="00E040EB">
            <w:pPr>
              <w:pStyle w:val="Tabel"/>
            </w:pPr>
          </w:p>
        </w:tc>
        <w:tc>
          <w:tcPr>
            <w:tcW w:w="2262" w:type="dxa"/>
            <w:shd w:val="clear" w:color="auto" w:fill="auto"/>
          </w:tcPr>
          <w:p w14:paraId="5E7EF0E1" w14:textId="77777777" w:rsidR="00EF58D8" w:rsidRPr="00CC51C4" w:rsidRDefault="00EF58D8" w:rsidP="00E040EB">
            <w:pPr>
              <w:pStyle w:val="Tabel"/>
            </w:pPr>
          </w:p>
        </w:tc>
        <w:tc>
          <w:tcPr>
            <w:tcW w:w="2261" w:type="dxa"/>
            <w:shd w:val="clear" w:color="auto" w:fill="auto"/>
          </w:tcPr>
          <w:p w14:paraId="5D851B67" w14:textId="77777777" w:rsidR="00EF58D8" w:rsidRPr="00CC51C4" w:rsidRDefault="00EF58D8" w:rsidP="00E040EB">
            <w:pPr>
              <w:pStyle w:val="Tabel"/>
            </w:pPr>
          </w:p>
        </w:tc>
        <w:tc>
          <w:tcPr>
            <w:tcW w:w="2262" w:type="dxa"/>
          </w:tcPr>
          <w:p w14:paraId="56791D34" w14:textId="77777777" w:rsidR="00EF58D8" w:rsidRPr="00CC51C4" w:rsidRDefault="00EF58D8" w:rsidP="00E040EB">
            <w:pPr>
              <w:pStyle w:val="Tabel"/>
            </w:pPr>
          </w:p>
        </w:tc>
      </w:tr>
    </w:tbl>
    <w:p w14:paraId="1E8EF6A0" w14:textId="77777777" w:rsidR="002B3821" w:rsidRDefault="002B3821" w:rsidP="00F34954">
      <w:pPr>
        <w:pStyle w:val="Brdtekst"/>
      </w:pPr>
    </w:p>
    <w:p w14:paraId="5969D70D" w14:textId="0735306A" w:rsidR="003B00FA" w:rsidRDefault="003B1854" w:rsidP="002B3821">
      <w:pPr>
        <w:pStyle w:val="Overskrift2"/>
      </w:pPr>
      <w:bookmarkStart w:id="429" w:name="_Ref5277608"/>
      <w:bookmarkStart w:id="430" w:name="_Toc109309002"/>
      <w:r>
        <w:t>Afvigelser ift. den seneste statusrapportering</w:t>
      </w:r>
      <w:bookmarkStart w:id="431" w:name="H_43"/>
      <w:bookmarkEnd w:id="428"/>
      <w:bookmarkEnd w:id="429"/>
      <w:bookmarkEnd w:id="430"/>
    </w:p>
    <w:sdt>
      <w:sdtPr>
        <w:alias w:val="Hjælp"/>
        <w:tag w:val="MPK hjælp"/>
        <w:id w:val="1304661753"/>
        <w:lock w:val="sdtContentLocked"/>
        <w:placeholder>
          <w:docPart w:val="DefaultPlaceholder_1082065158"/>
        </w:placeholder>
      </w:sdtPr>
      <w:sdtContent>
        <w:p w14:paraId="0DE670A0" w14:textId="77777777" w:rsidR="00F34954" w:rsidRPr="00F34954" w:rsidRDefault="00F34954" w:rsidP="0005577C">
          <w:pPr>
            <w:pStyle w:val="MPKhjlp"/>
          </w:pPr>
          <w:r w:rsidRPr="00F34954">
            <w:fldChar w:fldCharType="begin"/>
          </w:r>
          <w:r w:rsidRPr="00F34954">
            <w:instrText>HYPERLINK  \l "_DocTools_ScreenTip_94" \o "5.5. Afvigelser ift. den seneste statusrapportering</w:instrText>
          </w:r>
        </w:p>
        <w:p w14:paraId="04554807" w14:textId="77777777" w:rsidR="00F34954" w:rsidRPr="00F34954" w:rsidRDefault="00F34954" w:rsidP="0005577C">
          <w:pPr>
            <w:pStyle w:val="MPKhjlp"/>
          </w:pPr>
        </w:p>
        <w:p w14:paraId="05FF973F" w14:textId="77777777" w:rsidR="00F34954" w:rsidRPr="00F34954" w:rsidRDefault="00F34954" w:rsidP="0005577C">
          <w:pPr>
            <w:pStyle w:val="MPKhjlp"/>
          </w:pPr>
          <w:r w:rsidRPr="00F34954">
            <w:instrText>For projekter, som er blevet risikovurderet, beskrives her en forklaring på afvigelsen, hvis projektet afviger fra de forventninger, der blev beskrevet i senest indsendte statusrapport til Statens It-råd.</w:instrText>
          </w:r>
        </w:p>
        <w:p w14:paraId="4E109429" w14:textId="77777777" w:rsidR="00F34954" w:rsidRPr="00F34954" w:rsidRDefault="00F34954" w:rsidP="0005577C">
          <w:pPr>
            <w:pStyle w:val="MPKhjlp"/>
          </w:pPr>
        </w:p>
        <w:p w14:paraId="5969D70E" w14:textId="3F51B29D" w:rsidR="0005577C" w:rsidRPr="0005577C" w:rsidRDefault="00F34954" w:rsidP="0005577C">
          <w:pPr>
            <w:pStyle w:val="MPKhjlp"/>
          </w:pPr>
          <w:r w:rsidRPr="00F34954">
            <w:instrText>"</w:instrText>
          </w:r>
          <w:r w:rsidRPr="00F34954">
            <w:fldChar w:fldCharType="separate"/>
          </w:r>
          <w:r w:rsidRPr="00F34954">
            <w:t>H-</w:t>
          </w:r>
          <w:r w:rsidRPr="00F34954">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43</w:t>
          </w:r>
          <w:r w:rsidR="00324D10">
            <w:rPr>
              <w:noProof/>
            </w:rPr>
            <w:fldChar w:fldCharType="end"/>
          </w:r>
        </w:p>
      </w:sdtContent>
    </w:sdt>
    <w:bookmarkEnd w:id="431" w:displacedByCustomXml="prev"/>
    <w:p w14:paraId="5969D70F" w14:textId="7F0BEFAB" w:rsidR="00826576" w:rsidRPr="0005577C" w:rsidRDefault="00000000" w:rsidP="002B3821">
      <w:pPr>
        <w:pStyle w:val="Brdtekst"/>
        <w:tabs>
          <w:tab w:val="left" w:pos="2116"/>
        </w:tabs>
        <w:rPr>
          <w:highlight w:val="yellow"/>
        </w:rPr>
      </w:pPr>
      <w:sdt>
        <w:sdtPr>
          <w:id w:val="447124121"/>
          <w:placeholder>
            <w:docPart w:val="832A7350FB884C1C9889E11583AD8A84"/>
          </w:placeholder>
          <w:temporary/>
          <w:showingPlcHdr/>
        </w:sdtPr>
        <w:sdtContent>
          <w:r w:rsidR="009A01A3">
            <w:rPr>
              <w:rStyle w:val="Pladsholdertekst"/>
            </w:rPr>
            <w:t>[Skriv tekst]</w:t>
          </w:r>
        </w:sdtContent>
      </w:sdt>
      <w:r w:rsidR="002B3821">
        <w:tab/>
      </w:r>
    </w:p>
    <w:p w14:paraId="5969D710" w14:textId="77777777" w:rsidR="00826576" w:rsidRDefault="00826576" w:rsidP="00826576">
      <w:pPr>
        <w:pStyle w:val="Overskrift1"/>
      </w:pPr>
      <w:bookmarkStart w:id="432" w:name="_Toc109309003"/>
      <w:bookmarkStart w:id="433" w:name="_Ref525303516"/>
      <w:r>
        <w:lastRenderedPageBreak/>
        <w:t>Bilag</w:t>
      </w:r>
      <w:bookmarkEnd w:id="432"/>
      <w:r>
        <w:t xml:space="preserve"> </w:t>
      </w:r>
      <w:bookmarkStart w:id="434" w:name="H_44"/>
      <w:bookmarkEnd w:id="433"/>
    </w:p>
    <w:sdt>
      <w:sdtPr>
        <w:alias w:val="Hjælp"/>
        <w:tag w:val="MPK hjælp"/>
        <w:id w:val="38485492"/>
        <w:lock w:val="sdtContentLocked"/>
        <w:placeholder>
          <w:docPart w:val="DefaultPlaceholder_1082065158"/>
        </w:placeholder>
      </w:sdtPr>
      <w:sdtContent>
        <w:p w14:paraId="789872E0" w14:textId="77777777" w:rsidR="00B00809" w:rsidRPr="00B00809" w:rsidRDefault="00B00809" w:rsidP="0005577C">
          <w:pPr>
            <w:pStyle w:val="MPKhjlp"/>
          </w:pPr>
          <w:r w:rsidRPr="00B00809">
            <w:fldChar w:fldCharType="begin"/>
          </w:r>
          <w:r w:rsidRPr="00B00809">
            <w:instrText>HYPERLINK  \l "_DocTools_ScreenTip_50" \o "6 Bilag</w:instrText>
          </w:r>
        </w:p>
        <w:p w14:paraId="2CC5C1A7" w14:textId="77777777" w:rsidR="00B00809" w:rsidRPr="00B00809" w:rsidRDefault="00B00809" w:rsidP="0005577C">
          <w:pPr>
            <w:pStyle w:val="MPKhjlp"/>
          </w:pPr>
        </w:p>
        <w:p w14:paraId="2D950C1E" w14:textId="77777777" w:rsidR="00B00809" w:rsidRPr="00B00809" w:rsidRDefault="00B00809" w:rsidP="0005577C">
          <w:pPr>
            <w:pStyle w:val="MPKhjlp"/>
          </w:pPr>
          <w:r w:rsidRPr="00B00809">
            <w:instrText>Listen omfatter de obligatoriske bilag til projektgrundlaget. Hvis der tilføjes yderligere bilag, skal de tilføjes i bunden af listen, da der refereres til de obligatoriske bilag i teksten i selve projektgrundlaget.</w:instrText>
          </w:r>
        </w:p>
        <w:p w14:paraId="5969D711" w14:textId="49FEB63C" w:rsidR="0005577C" w:rsidRPr="0005577C" w:rsidRDefault="00B00809" w:rsidP="0005577C">
          <w:pPr>
            <w:pStyle w:val="MPKhjlp"/>
          </w:pPr>
          <w:r w:rsidRPr="00B00809">
            <w:instrText>"</w:instrText>
          </w:r>
          <w:r w:rsidRPr="00B00809">
            <w:fldChar w:fldCharType="separate"/>
          </w:r>
          <w:r w:rsidRPr="00B00809">
            <w:t>H-</w:t>
          </w:r>
          <w:r w:rsidRPr="00B00809">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44</w:t>
          </w:r>
          <w:r w:rsidR="00324D10">
            <w:rPr>
              <w:noProof/>
            </w:rPr>
            <w:fldChar w:fldCharType="end"/>
          </w:r>
        </w:p>
      </w:sdtContent>
    </w:sdt>
    <w:bookmarkEnd w:id="434" w:displacedByCustomXml="prev"/>
    <w:p w14:paraId="5969D712" w14:textId="77777777" w:rsidR="00AE323F" w:rsidRDefault="00AE323F" w:rsidP="00AE323F">
      <w:pPr>
        <w:pStyle w:val="Introtekst"/>
      </w:pPr>
      <w:r w:rsidRPr="00E66518">
        <w:t>D</w:t>
      </w:r>
      <w:r>
        <w:t>ette kapitel indeholder projektets bilag som angivet i listen</w:t>
      </w:r>
    </w:p>
    <w:p w14:paraId="5969D713" w14:textId="77777777" w:rsidR="00AE323F" w:rsidRPr="00461E6F" w:rsidRDefault="00AE323F" w:rsidP="00AE323F">
      <w:pPr>
        <w:pStyle w:val="Brdtekst"/>
      </w:pPr>
      <w:r w:rsidRPr="00461E6F">
        <w:t xml:space="preserve">Bilag </w:t>
      </w:r>
      <w:r>
        <w:t>A</w:t>
      </w:r>
      <w:r w:rsidRPr="00461E6F">
        <w:t>: Plan for analysefasen</w:t>
      </w:r>
    </w:p>
    <w:p w14:paraId="5969D714" w14:textId="23BF60DA" w:rsidR="00AE323F" w:rsidRDefault="00AE323F" w:rsidP="00AE323F">
      <w:pPr>
        <w:pStyle w:val="Brdtekst"/>
      </w:pPr>
      <w:r w:rsidRPr="00461E6F">
        <w:t xml:space="preserve">Bilag </w:t>
      </w:r>
      <w:r>
        <w:t>B</w:t>
      </w:r>
      <w:r w:rsidRPr="00461E6F">
        <w:t xml:space="preserve">: </w:t>
      </w:r>
      <w:r w:rsidR="005972C6">
        <w:t>Risikolog</w:t>
      </w:r>
      <w:r w:rsidR="00836E31">
        <w:t xml:space="preserve"> </w:t>
      </w:r>
      <w:r w:rsidR="00836E31" w:rsidRPr="00DF2374">
        <w:rPr>
          <w:i/>
          <w:iCs/>
        </w:rPr>
        <w:t>(</w:t>
      </w:r>
      <w:r w:rsidR="00DF2374" w:rsidRPr="00DF2374">
        <w:rPr>
          <w:i/>
          <w:iCs/>
        </w:rPr>
        <w:t>udarbejdes i analysefasen</w:t>
      </w:r>
      <w:r w:rsidR="00836E31" w:rsidRPr="00DF2374">
        <w:rPr>
          <w:i/>
          <w:iCs/>
        </w:rPr>
        <w:t>)</w:t>
      </w:r>
    </w:p>
    <w:p w14:paraId="5969D716" w14:textId="473803CB" w:rsidR="00426865" w:rsidRDefault="00AE323F" w:rsidP="00AE323F">
      <w:pPr>
        <w:pStyle w:val="Brdtekst"/>
        <w:rPr>
          <w:i/>
          <w:iCs/>
        </w:rPr>
      </w:pPr>
      <w:r>
        <w:t xml:space="preserve">Bilag </w:t>
      </w:r>
      <w:r w:rsidR="00D659DD">
        <w:t>C</w:t>
      </w:r>
      <w:r>
        <w:t xml:space="preserve">: </w:t>
      </w:r>
      <w:r w:rsidR="00525FC3">
        <w:t>Projektets risikotjekliste</w:t>
      </w:r>
      <w:r w:rsidR="00DF2374">
        <w:t xml:space="preserve"> </w:t>
      </w:r>
      <w:r w:rsidR="00DF2374" w:rsidRPr="00DF2374">
        <w:rPr>
          <w:i/>
          <w:iCs/>
        </w:rPr>
        <w:t>(udarbejdes i analysefasen)</w:t>
      </w:r>
    </w:p>
    <w:p w14:paraId="0CDE9863" w14:textId="10767B18" w:rsidR="0048531E" w:rsidRDefault="00CD30C8" w:rsidP="00266C05">
      <w:pPr>
        <w:pStyle w:val="Brdtekst"/>
      </w:pPr>
      <w:r w:rsidRPr="00974E14">
        <w:t xml:space="preserve">Bilag </w:t>
      </w:r>
      <w:r>
        <w:t>D</w:t>
      </w:r>
      <w:r w:rsidRPr="00974E14">
        <w:t>:</w:t>
      </w:r>
      <w:r>
        <w:t xml:space="preserve"> Baggrund for estimat af antal virksomheder i SMV</w:t>
      </w:r>
    </w:p>
    <w:p w14:paraId="7149507D" w14:textId="40B78703" w:rsidR="001C73C4" w:rsidRDefault="00583D08" w:rsidP="0048531E">
      <w:pPr>
        <w:pStyle w:val="Brdtekst"/>
        <w:rPr>
          <w:i/>
          <w:iCs/>
        </w:rPr>
      </w:pPr>
      <w:r>
        <w:t xml:space="preserve">Bilag </w:t>
      </w:r>
      <w:r w:rsidR="003A754C">
        <w:t>E</w:t>
      </w:r>
      <w:r>
        <w:t xml:space="preserve">: Forvaltningsretlig konsekvensanalyse inkl. bilag </w:t>
      </w:r>
      <w:r w:rsidRPr="00DF2374">
        <w:rPr>
          <w:i/>
          <w:iCs/>
        </w:rPr>
        <w:t>(</w:t>
      </w:r>
      <w:r>
        <w:rPr>
          <w:i/>
          <w:iCs/>
        </w:rPr>
        <w:t>videreudvikles</w:t>
      </w:r>
      <w:r w:rsidRPr="00DF2374">
        <w:rPr>
          <w:i/>
          <w:iCs/>
        </w:rPr>
        <w:t xml:space="preserve"> i analysefasen)</w:t>
      </w:r>
    </w:p>
    <w:p w14:paraId="48C7C680" w14:textId="2E10D934" w:rsidR="0048531E" w:rsidRPr="00266C05" w:rsidRDefault="0048531E" w:rsidP="00266C05">
      <w:pPr>
        <w:pStyle w:val="Brdtekst"/>
      </w:pPr>
      <w:r w:rsidRPr="0048531E">
        <w:t>Bilag F: Centrale antagelser og forudsætninger for estimatet.</w:t>
      </w:r>
    </w:p>
    <w:p w14:paraId="29706462" w14:textId="77777777" w:rsidR="00DE14EC" w:rsidRDefault="00DE14EC"/>
    <w:p w14:paraId="6F92E467" w14:textId="77777777" w:rsidR="00DE14EC" w:rsidRDefault="00DE14EC"/>
    <w:p w14:paraId="1E883DE7" w14:textId="77777777" w:rsidR="00DE14EC" w:rsidRDefault="00DE14EC"/>
    <w:p w14:paraId="5969D717" w14:textId="4576518C" w:rsidR="00426865" w:rsidRDefault="00DE14EC">
      <w:r w:rsidRPr="0042134A">
        <w:t xml:space="preserve"> </w:t>
      </w:r>
      <w:r w:rsidR="00426865">
        <w:br w:type="page"/>
      </w:r>
    </w:p>
    <w:p w14:paraId="5969D718" w14:textId="50132866" w:rsidR="00426865" w:rsidRDefault="008709D5" w:rsidP="008709D5">
      <w:pPr>
        <w:pStyle w:val="Overskrift2"/>
        <w:numPr>
          <w:ilvl w:val="0"/>
          <w:numId w:val="0"/>
        </w:numPr>
      </w:pPr>
      <w:bookmarkStart w:id="435" w:name="_Ref525303597"/>
      <w:bookmarkStart w:id="436" w:name="_Toc109309004"/>
      <w:r>
        <w:lastRenderedPageBreak/>
        <w:t xml:space="preserve">Bilag A: </w:t>
      </w:r>
      <w:r w:rsidR="00426865">
        <w:t>Plan for analysefasen</w:t>
      </w:r>
      <w:bookmarkStart w:id="437" w:name="H_45"/>
      <w:bookmarkEnd w:id="435"/>
      <w:bookmarkEnd w:id="436"/>
    </w:p>
    <w:sdt>
      <w:sdtPr>
        <w:alias w:val="Hjælp"/>
        <w:tag w:val="MPK hjælp"/>
        <w:id w:val="-1329598359"/>
        <w:lock w:val="sdtContentLocked"/>
        <w:placeholder>
          <w:docPart w:val="DefaultPlaceholder_1082065158"/>
        </w:placeholder>
      </w:sdtPr>
      <w:sdtContent>
        <w:p w14:paraId="51AB35C8" w14:textId="77777777" w:rsidR="00F34954" w:rsidRPr="00F34954" w:rsidRDefault="00F34954" w:rsidP="0005577C">
          <w:pPr>
            <w:pStyle w:val="MPKhjlp"/>
          </w:pPr>
          <w:r w:rsidRPr="00F34954">
            <w:fldChar w:fldCharType="begin"/>
          </w:r>
          <w:r w:rsidRPr="00F34954">
            <w:instrText>HYPERLINK  \l "_DocTools_ScreenTip_95" \o "Bilag A: Plan for analysefasen</w:instrText>
          </w:r>
        </w:p>
        <w:p w14:paraId="673C4BBA" w14:textId="77777777" w:rsidR="00F34954" w:rsidRPr="00F34954" w:rsidRDefault="00F34954" w:rsidP="0005577C">
          <w:pPr>
            <w:pStyle w:val="MPKhjlp"/>
          </w:pPr>
        </w:p>
        <w:p w14:paraId="0DD3E623" w14:textId="77777777" w:rsidR="00F34954" w:rsidRPr="00F34954" w:rsidRDefault="00F34954" w:rsidP="0005577C">
          <w:pPr>
            <w:pStyle w:val="MPKhjlp"/>
          </w:pPr>
          <w:r w:rsidRPr="00F34954">
            <w:instrText>Analysefasens varighed</w:instrText>
          </w:r>
        </w:p>
        <w:p w14:paraId="7ECCDF53" w14:textId="77777777" w:rsidR="00F34954" w:rsidRPr="00F34954" w:rsidRDefault="00F34954" w:rsidP="0005577C">
          <w:pPr>
            <w:pStyle w:val="MPKhjlp"/>
          </w:pPr>
          <w:r w:rsidRPr="00F34954">
            <w:instrText>Angiv start- og slutdatoerne for projektets analysefase og beregn det antal måneder, som analysefasen forventes at vare.</w:instrText>
          </w:r>
        </w:p>
        <w:p w14:paraId="6B48124A" w14:textId="77777777" w:rsidR="00F34954" w:rsidRPr="00F34954" w:rsidRDefault="00F34954" w:rsidP="0005577C">
          <w:pPr>
            <w:pStyle w:val="MPKhjlp"/>
          </w:pPr>
          <w:r w:rsidRPr="00F34954">
            <w:instrText>Analysefasens forventede udgifter</w:instrText>
          </w:r>
        </w:p>
        <w:p w14:paraId="60327354" w14:textId="77777777" w:rsidR="00F34954" w:rsidRPr="00F34954" w:rsidRDefault="00F34954" w:rsidP="0005577C">
          <w:pPr>
            <w:pStyle w:val="MPKhjlp"/>
          </w:pPr>
        </w:p>
        <w:p w14:paraId="43ECB6FF" w14:textId="77777777" w:rsidR="00F34954" w:rsidRPr="00F34954" w:rsidRDefault="00F34954" w:rsidP="0005577C">
          <w:pPr>
            <w:pStyle w:val="MPKhjlp"/>
          </w:pPr>
          <w:r w:rsidRPr="00F34954">
            <w:instrText>Angiv de interne og eksterne omkostninger forbundet med analysefasen. Indsæt gerne rækker, hvis det er hensigtsmæssigt at opdele udgiftsposterne yderligere – fx hvis der anvendes flere eksterne leverandører eller hvis de interne omkostninger skal opdeles på flere organisatoriske enheder.</w:instrText>
          </w:r>
        </w:p>
        <w:p w14:paraId="70F47F1F" w14:textId="77777777" w:rsidR="00F34954" w:rsidRPr="00F34954" w:rsidRDefault="00F34954" w:rsidP="0005577C">
          <w:pPr>
            <w:pStyle w:val="MPKhjlp"/>
          </w:pPr>
        </w:p>
        <w:p w14:paraId="7F36AC34" w14:textId="77777777" w:rsidR="00F34954" w:rsidRPr="00F34954" w:rsidRDefault="00F34954" w:rsidP="0005577C">
          <w:pPr>
            <w:pStyle w:val="MPKhjlp"/>
          </w:pPr>
          <w:r w:rsidRPr="00F34954">
            <w:instrText>Planen for analysefasen</w:instrText>
          </w:r>
        </w:p>
        <w:p w14:paraId="6EE4517E" w14:textId="77777777" w:rsidR="00F34954" w:rsidRPr="00F34954" w:rsidRDefault="00F34954" w:rsidP="0005577C">
          <w:pPr>
            <w:pStyle w:val="MPKhjlp"/>
          </w:pPr>
          <w:r w:rsidRPr="00F34954">
            <w:instrText>Indsæt planen for projektets analysefase og beskriv væsentlige forudsætninger for at den kan overholdes. Angiv som en del af planen, hvilke roller\/ressourcer, der allokeres til projektet i analysefasen.</w:instrText>
          </w:r>
        </w:p>
        <w:p w14:paraId="41577D54" w14:textId="77777777" w:rsidR="00F34954" w:rsidRPr="00F34954" w:rsidRDefault="00F34954" w:rsidP="0005577C">
          <w:pPr>
            <w:pStyle w:val="MPKhjlp"/>
          </w:pPr>
          <w:r w:rsidRPr="00F34954">
            <w:instrText>Planen kan have den form, som projektlederen finder mest fornuftig i forhold til projektets kompleksitet, eksempelvis et gant-diagram, en aktivitetsliste med start-slutdatoer eller en tidslinje.</w:instrText>
          </w:r>
        </w:p>
        <w:p w14:paraId="6211E84E" w14:textId="77777777" w:rsidR="00F34954" w:rsidRPr="00F34954" w:rsidRDefault="00F34954" w:rsidP="0005577C">
          <w:pPr>
            <w:pStyle w:val="MPKhjlp"/>
          </w:pPr>
        </w:p>
        <w:p w14:paraId="39E1A00D" w14:textId="77777777" w:rsidR="00F34954" w:rsidRPr="00F34954" w:rsidRDefault="00F34954" w:rsidP="0005577C">
          <w:pPr>
            <w:pStyle w:val="MPKhjlp"/>
          </w:pPr>
          <w:r w:rsidRPr="00F34954">
            <w:instrText xml:space="preserve">Beskrivelsesdybde ved tidspunkt for risikovurdering: </w:instrText>
          </w:r>
        </w:p>
        <w:p w14:paraId="21E958CF" w14:textId="77777777" w:rsidR="00F34954" w:rsidRPr="00F34954" w:rsidRDefault="00F34954" w:rsidP="0005577C">
          <w:pPr>
            <w:pStyle w:val="MPKhjlp"/>
          </w:pPr>
          <w:r w:rsidRPr="00F34954">
            <w:instrText>Planen for analysefasen bør udarbejdes i idefasen og indgå i myndighedens beslutning om at igangsætte analysefasen. Planen indgår også i dialogen om, hvornår i analysefasen, det vil være passende at foretage projektets risikovurdering. På tidspunktet for risikovurderingen, bør udestående arbejde for den resterende del af analysefasen fremgå. Endvidere bør der være tilpas tid tilbage af analysefasen til, at det er muligt at gennemføre eventuelle anbefalinger fra It-rådet.</w:instrText>
          </w:r>
        </w:p>
        <w:p w14:paraId="5969D719" w14:textId="1E0A3528" w:rsidR="0005577C" w:rsidRPr="0005577C" w:rsidRDefault="00F34954" w:rsidP="0005577C">
          <w:pPr>
            <w:pStyle w:val="MPKhjlp"/>
          </w:pPr>
          <w:r w:rsidRPr="00F34954">
            <w:instrText>"</w:instrText>
          </w:r>
          <w:r w:rsidRPr="00F34954">
            <w:fldChar w:fldCharType="separate"/>
          </w:r>
          <w:r w:rsidRPr="00F34954">
            <w:t>H-</w:t>
          </w:r>
          <w:r w:rsidRPr="00F34954">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45</w:t>
          </w:r>
          <w:r w:rsidR="00324D10">
            <w:rPr>
              <w:noProof/>
            </w:rPr>
            <w:fldChar w:fldCharType="end"/>
          </w:r>
        </w:p>
      </w:sdtContent>
    </w:sdt>
    <w:bookmarkEnd w:id="437" w:displacedByCustomXml="prev"/>
    <w:p w14:paraId="5969D71A" w14:textId="1DBE8230" w:rsidR="00AD0825" w:rsidRDefault="00AD0825" w:rsidP="008F0F84">
      <w:pPr>
        <w:pStyle w:val="Brdtekst"/>
      </w:pPr>
      <w:r>
        <w:t xml:space="preserve">Dette bilag </w:t>
      </w:r>
      <w:r w:rsidR="00D75EA5">
        <w:t>beskriver</w:t>
      </w:r>
      <w:r>
        <w:t xml:space="preserve"> pla</w:t>
      </w:r>
      <w:r w:rsidR="008F0F84">
        <w:t>nen for projektets analysefase.</w:t>
      </w:r>
      <w:r w:rsidR="008916A3">
        <w:t xml:space="preserve"> </w:t>
      </w:r>
      <w:r w:rsidR="00711B41">
        <w:t>Projektets estimerede økonomi, tidsplan</w:t>
      </w:r>
      <w:r w:rsidR="00B53DFD">
        <w:t>, aktiviteter</w:t>
      </w:r>
      <w:r w:rsidR="00711B41">
        <w:t xml:space="preserve"> og </w:t>
      </w:r>
      <w:r w:rsidR="00B53DFD">
        <w:t>ressourcer</w:t>
      </w:r>
      <w:r w:rsidR="00711B41">
        <w:t>.</w:t>
      </w:r>
    </w:p>
    <w:p w14:paraId="689AB57A" w14:textId="77777777" w:rsidR="003003B3" w:rsidRPr="004711F0" w:rsidRDefault="003003B3" w:rsidP="008F0F84">
      <w:pPr>
        <w:pStyle w:val="Brdtekst"/>
      </w:pPr>
    </w:p>
    <w:p w14:paraId="5969D71B" w14:textId="1F7B0616" w:rsidR="008F0F84" w:rsidRDefault="008F0F84" w:rsidP="008F0F84">
      <w:pPr>
        <w:pStyle w:val="Billedtekst"/>
      </w:pPr>
      <w:r>
        <w:t>Tabel A.</w:t>
      </w:r>
      <w:r w:rsidR="00324D10">
        <w:rPr>
          <w:noProof/>
        </w:rPr>
        <w:fldChar w:fldCharType="begin"/>
      </w:r>
      <w:r w:rsidR="00324D10">
        <w:rPr>
          <w:noProof/>
        </w:rPr>
        <w:instrText xml:space="preserve"> SEQ Tabel_A. \* ARABIC </w:instrText>
      </w:r>
      <w:r w:rsidR="00324D10">
        <w:rPr>
          <w:noProof/>
        </w:rPr>
        <w:fldChar w:fldCharType="separate"/>
      </w:r>
      <w:r w:rsidR="00DE6F87">
        <w:rPr>
          <w:noProof/>
        </w:rPr>
        <w:t>1</w:t>
      </w:r>
      <w:r w:rsidR="00324D10">
        <w:rPr>
          <w:noProof/>
        </w:rPr>
        <w:fldChar w:fldCharType="end"/>
      </w:r>
      <w:r>
        <w:t>: Plan for analysefase</w:t>
      </w:r>
    </w:p>
    <w:tbl>
      <w:tblPr>
        <w:tblW w:w="472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2603"/>
        <w:gridCol w:w="2629"/>
        <w:gridCol w:w="3872"/>
      </w:tblGrid>
      <w:tr w:rsidR="00D75EA5" w:rsidRPr="00C06AC1" w14:paraId="5969D71F" w14:textId="77777777" w:rsidTr="003800F0">
        <w:trPr>
          <w:tblHeader/>
        </w:trPr>
        <w:tc>
          <w:tcPr>
            <w:tcW w:w="2665" w:type="dxa"/>
            <w:shd w:val="clear" w:color="auto" w:fill="D9D9D9" w:themeFill="background1" w:themeFillShade="D9"/>
            <w:vAlign w:val="bottom"/>
          </w:tcPr>
          <w:p w14:paraId="5969D71C" w14:textId="77777777" w:rsidR="00D75EA5" w:rsidRPr="004711F0" w:rsidRDefault="00D75EA5" w:rsidP="004711F0">
            <w:pPr>
              <w:pStyle w:val="Tabeloverskrift"/>
            </w:pPr>
            <w:r w:rsidRPr="004711F0">
              <w:t>Startdato</w:t>
            </w:r>
          </w:p>
        </w:tc>
        <w:tc>
          <w:tcPr>
            <w:tcW w:w="2693" w:type="dxa"/>
            <w:shd w:val="clear" w:color="auto" w:fill="D9D9D9" w:themeFill="background1" w:themeFillShade="D9"/>
            <w:vAlign w:val="bottom"/>
          </w:tcPr>
          <w:p w14:paraId="5969D71D" w14:textId="77777777" w:rsidR="00D75EA5" w:rsidRPr="00C06AC1" w:rsidRDefault="00D75EA5" w:rsidP="004711F0">
            <w:pPr>
              <w:pStyle w:val="Tabeloverskrift"/>
            </w:pPr>
            <w:r>
              <w:t>Slutdato</w:t>
            </w:r>
          </w:p>
        </w:tc>
        <w:tc>
          <w:tcPr>
            <w:tcW w:w="3969" w:type="dxa"/>
            <w:shd w:val="clear" w:color="auto" w:fill="D9D9D9" w:themeFill="background1" w:themeFillShade="D9"/>
            <w:vAlign w:val="bottom"/>
          </w:tcPr>
          <w:p w14:paraId="5969D71E" w14:textId="77777777" w:rsidR="00D75EA5" w:rsidRPr="00C06AC1" w:rsidRDefault="00D75EA5" w:rsidP="004711F0">
            <w:pPr>
              <w:pStyle w:val="Tabeloverskrift"/>
            </w:pPr>
            <w:r>
              <w:t>Antal måneder</w:t>
            </w:r>
          </w:p>
        </w:tc>
      </w:tr>
      <w:tr w:rsidR="00D75EA5" w:rsidRPr="00C06AC1" w14:paraId="5969D723" w14:textId="77777777" w:rsidTr="0063560C">
        <w:tc>
          <w:tcPr>
            <w:tcW w:w="2665" w:type="dxa"/>
            <w:shd w:val="clear" w:color="auto" w:fill="FFFFFF" w:themeFill="background1"/>
          </w:tcPr>
          <w:p w14:paraId="5969D720" w14:textId="21BF1B3F" w:rsidR="00D75EA5" w:rsidRPr="00C06AC1" w:rsidRDefault="003800F0" w:rsidP="003800F0">
            <w:pPr>
              <w:pStyle w:val="Tabel"/>
              <w:jc w:val="both"/>
              <w:rPr>
                <w:highlight w:val="yellow"/>
              </w:rPr>
            </w:pPr>
            <w:r>
              <w:t xml:space="preserve"> </w:t>
            </w:r>
            <w:r w:rsidR="00844606">
              <w:t>Oktober</w:t>
            </w:r>
            <w:r w:rsidR="001C5A13">
              <w:t xml:space="preserve"> 2022</w:t>
            </w:r>
          </w:p>
        </w:tc>
        <w:tc>
          <w:tcPr>
            <w:tcW w:w="2693" w:type="dxa"/>
            <w:tcBorders>
              <w:right w:val="single" w:sz="4" w:space="0" w:color="808080" w:themeColor="background1" w:themeShade="80"/>
            </w:tcBorders>
            <w:shd w:val="clear" w:color="auto" w:fill="FFFFFF" w:themeFill="background1"/>
          </w:tcPr>
          <w:p w14:paraId="5969D721" w14:textId="38541D2F" w:rsidR="00D75EA5" w:rsidRPr="00C06AC1" w:rsidRDefault="00FC1C0C" w:rsidP="004711F0">
            <w:pPr>
              <w:pStyle w:val="Tabel"/>
              <w:rPr>
                <w:rFonts w:ascii="Calibri" w:hAnsi="Calibri"/>
              </w:rPr>
            </w:pPr>
            <w:r>
              <w:t>A</w:t>
            </w:r>
            <w:r w:rsidR="00E13C0B">
              <w:t>ugust</w:t>
            </w:r>
            <w:r w:rsidR="001C5B01">
              <w:t xml:space="preserve"> 20</w:t>
            </w:r>
            <w:r w:rsidR="00D15F78">
              <w:t>23</w:t>
            </w:r>
          </w:p>
        </w:tc>
        <w:tc>
          <w:tcPr>
            <w:tcW w:w="3969" w:type="dxa"/>
            <w:shd w:val="clear" w:color="auto" w:fill="FFFFFF" w:themeFill="background1"/>
          </w:tcPr>
          <w:p w14:paraId="5969D722" w14:textId="74D0EA67" w:rsidR="00D75EA5" w:rsidRPr="00C06AC1" w:rsidRDefault="00064BA8" w:rsidP="003800F0">
            <w:pPr>
              <w:pStyle w:val="Tabel"/>
              <w:rPr>
                <w:rFonts w:ascii="Calibri" w:hAnsi="Calibri"/>
              </w:rPr>
            </w:pPr>
            <w:r>
              <w:t>11</w:t>
            </w:r>
          </w:p>
        </w:tc>
      </w:tr>
    </w:tbl>
    <w:p w14:paraId="5969D724" w14:textId="77777777" w:rsidR="00D75EA5" w:rsidRPr="004711F0" w:rsidRDefault="00D75EA5" w:rsidP="008F0F84">
      <w:pPr>
        <w:pStyle w:val="Brdtekst-eftertabel"/>
      </w:pPr>
    </w:p>
    <w:p w14:paraId="5969D725" w14:textId="74F94519" w:rsidR="008F0F84" w:rsidRDefault="008F0F84" w:rsidP="008F0F84">
      <w:pPr>
        <w:pStyle w:val="Billedtekst"/>
      </w:pPr>
      <w:r>
        <w:t xml:space="preserve">Tabel A. </w:t>
      </w:r>
      <w:r w:rsidR="00324D10">
        <w:rPr>
          <w:noProof/>
        </w:rPr>
        <w:fldChar w:fldCharType="begin"/>
      </w:r>
      <w:r w:rsidR="00324D10">
        <w:rPr>
          <w:noProof/>
        </w:rPr>
        <w:instrText xml:space="preserve"> SEQ Tabel_A. \* ARABIC </w:instrText>
      </w:r>
      <w:r w:rsidR="00324D10">
        <w:rPr>
          <w:noProof/>
        </w:rPr>
        <w:fldChar w:fldCharType="separate"/>
      </w:r>
      <w:r w:rsidR="00DE6F87">
        <w:rPr>
          <w:noProof/>
        </w:rPr>
        <w:t>2</w:t>
      </w:r>
      <w:r w:rsidR="00324D10">
        <w:rPr>
          <w:noProof/>
        </w:rPr>
        <w:fldChar w:fldCharType="end"/>
      </w:r>
      <w:r>
        <w:t xml:space="preserve">: </w:t>
      </w:r>
      <w:r w:rsidRPr="001F27BF">
        <w:t>Analysefasens økonomi</w:t>
      </w:r>
    </w:p>
    <w:tbl>
      <w:tblPr>
        <w:tblW w:w="472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3293"/>
        <w:gridCol w:w="1941"/>
        <w:gridCol w:w="3870"/>
      </w:tblGrid>
      <w:tr w:rsidR="00D75EA5" w:rsidRPr="00C06AC1" w14:paraId="5969D729" w14:textId="77777777" w:rsidTr="008F0F84">
        <w:trPr>
          <w:tblHeader/>
        </w:trPr>
        <w:tc>
          <w:tcPr>
            <w:tcW w:w="3374" w:type="dxa"/>
            <w:shd w:val="clear" w:color="auto" w:fill="D9D9D9" w:themeFill="background1" w:themeFillShade="D9"/>
            <w:vAlign w:val="bottom"/>
          </w:tcPr>
          <w:p w14:paraId="5969D726" w14:textId="77777777" w:rsidR="00D75EA5" w:rsidRPr="00C06AC1" w:rsidRDefault="00D75EA5" w:rsidP="004711F0">
            <w:pPr>
              <w:pStyle w:val="Tabeloverskrift"/>
            </w:pPr>
            <w:r w:rsidRPr="00C06AC1">
              <w:t>Udgiftspost</w:t>
            </w:r>
            <w:r>
              <w:t>er i analysefasen</w:t>
            </w:r>
          </w:p>
        </w:tc>
        <w:tc>
          <w:tcPr>
            <w:tcW w:w="1986" w:type="dxa"/>
            <w:shd w:val="clear" w:color="auto" w:fill="D9D9D9" w:themeFill="background1" w:themeFillShade="D9"/>
            <w:vAlign w:val="bottom"/>
          </w:tcPr>
          <w:p w14:paraId="5969D727" w14:textId="77777777" w:rsidR="00D75EA5" w:rsidRPr="00C06AC1" w:rsidRDefault="00D75EA5" w:rsidP="004711F0">
            <w:pPr>
              <w:pStyle w:val="Tabeloverskrift"/>
            </w:pPr>
            <w:r>
              <w:t>Antal timer</w:t>
            </w:r>
          </w:p>
        </w:tc>
        <w:tc>
          <w:tcPr>
            <w:tcW w:w="3967" w:type="dxa"/>
            <w:shd w:val="clear" w:color="auto" w:fill="D9D9D9" w:themeFill="background1" w:themeFillShade="D9"/>
            <w:vAlign w:val="bottom"/>
          </w:tcPr>
          <w:p w14:paraId="5969D728" w14:textId="77777777" w:rsidR="00D75EA5" w:rsidRPr="00C06AC1" w:rsidRDefault="00D75EA5" w:rsidP="004711F0">
            <w:pPr>
              <w:pStyle w:val="Tabeloverskrift"/>
            </w:pPr>
            <w:r>
              <w:t>E</w:t>
            </w:r>
            <w:r w:rsidRPr="00C06AC1">
              <w:t>stimat (mio. kr.)</w:t>
            </w:r>
          </w:p>
        </w:tc>
      </w:tr>
      <w:tr w:rsidR="00D75EA5" w:rsidRPr="00C06AC1" w14:paraId="5969D72D" w14:textId="77777777" w:rsidTr="008F0F84">
        <w:tc>
          <w:tcPr>
            <w:tcW w:w="3374" w:type="dxa"/>
            <w:shd w:val="clear" w:color="auto" w:fill="FFFFFF" w:themeFill="background1"/>
          </w:tcPr>
          <w:p w14:paraId="5969D72A" w14:textId="77777777" w:rsidR="00D75EA5" w:rsidRPr="00C06AC1" w:rsidRDefault="00D75EA5" w:rsidP="004711F0">
            <w:pPr>
              <w:pStyle w:val="Tabel"/>
              <w:rPr>
                <w:highlight w:val="yellow"/>
              </w:rPr>
            </w:pPr>
            <w:r>
              <w:t>Eksterne omkostninger i analysefasen</w:t>
            </w:r>
          </w:p>
        </w:tc>
        <w:tc>
          <w:tcPr>
            <w:tcW w:w="1986" w:type="dxa"/>
            <w:tcBorders>
              <w:right w:val="single" w:sz="4" w:space="0" w:color="808080" w:themeColor="background1" w:themeShade="80"/>
            </w:tcBorders>
            <w:shd w:val="clear" w:color="auto" w:fill="FFFFFF" w:themeFill="background1"/>
          </w:tcPr>
          <w:p w14:paraId="5969D72B" w14:textId="41DC883A" w:rsidR="00D75EA5" w:rsidRPr="00C06AC1" w:rsidRDefault="00C05134" w:rsidP="003800F0">
            <w:pPr>
              <w:pStyle w:val="Tabel"/>
            </w:pPr>
            <w:r>
              <w:t>0</w:t>
            </w:r>
            <w:r w:rsidR="00EE6A50">
              <w:t>,6</w:t>
            </w:r>
            <w:r w:rsidR="00117B79">
              <w:t>ÅV</w:t>
            </w:r>
          </w:p>
        </w:tc>
        <w:tc>
          <w:tcPr>
            <w:tcW w:w="3967" w:type="dxa"/>
            <w:shd w:val="clear" w:color="auto" w:fill="FFFFFF" w:themeFill="background1"/>
          </w:tcPr>
          <w:p w14:paraId="5969D72C" w14:textId="59FDF533" w:rsidR="00D75EA5" w:rsidRPr="00C06AC1" w:rsidRDefault="00A51BEA" w:rsidP="004711F0">
            <w:pPr>
              <w:pStyle w:val="Tabel"/>
            </w:pPr>
            <w:r>
              <w:t>1,3</w:t>
            </w:r>
          </w:p>
        </w:tc>
      </w:tr>
      <w:tr w:rsidR="00D75EA5" w:rsidRPr="00C06AC1" w14:paraId="5969D731" w14:textId="77777777" w:rsidTr="004E2D62">
        <w:tc>
          <w:tcPr>
            <w:tcW w:w="3374" w:type="dxa"/>
            <w:shd w:val="clear" w:color="auto" w:fill="FFFFFF" w:themeFill="background1"/>
          </w:tcPr>
          <w:p w14:paraId="3EABC6AA" w14:textId="77777777" w:rsidR="00373C55" w:rsidRDefault="00D75EA5" w:rsidP="00373C55">
            <w:pPr>
              <w:pStyle w:val="Tabel"/>
            </w:pPr>
            <w:r>
              <w:t>Interne omkostninger i analysefasen</w:t>
            </w:r>
            <w:r w:rsidR="00373C55">
              <w:br/>
              <w:t>- SKTST</w:t>
            </w:r>
          </w:p>
          <w:p w14:paraId="5969D72E" w14:textId="410DA9E3" w:rsidR="00D75EA5" w:rsidRPr="00373C55" w:rsidRDefault="00613E78" w:rsidP="004711F0">
            <w:pPr>
              <w:pStyle w:val="Tabel"/>
            </w:pPr>
            <w:r w:rsidRPr="00613E78">
              <w:t>-</w:t>
            </w:r>
            <w:r>
              <w:t xml:space="preserve"> </w:t>
            </w:r>
            <w:r w:rsidR="00373C55">
              <w:t>UFST</w:t>
            </w:r>
          </w:p>
        </w:tc>
        <w:tc>
          <w:tcPr>
            <w:tcW w:w="1986" w:type="dxa"/>
            <w:tcBorders>
              <w:right w:val="single" w:sz="4" w:space="0" w:color="808080" w:themeColor="background1" w:themeShade="80"/>
            </w:tcBorders>
            <w:shd w:val="clear" w:color="auto" w:fill="FFFFFF" w:themeFill="background1"/>
          </w:tcPr>
          <w:p w14:paraId="51456983" w14:textId="77777777" w:rsidR="00D75EA5" w:rsidRDefault="00D75EA5" w:rsidP="004711F0">
            <w:pPr>
              <w:pStyle w:val="Tabel"/>
            </w:pPr>
          </w:p>
          <w:p w14:paraId="1D0A6BC0" w14:textId="77777777" w:rsidR="00117B79" w:rsidRDefault="00117B79" w:rsidP="004711F0">
            <w:pPr>
              <w:pStyle w:val="Tabel"/>
            </w:pPr>
            <w:r>
              <w:t>1,6ÅV</w:t>
            </w:r>
          </w:p>
          <w:p w14:paraId="5969D72F" w14:textId="5E5952C8" w:rsidR="00D75EA5" w:rsidRPr="00C06AC1" w:rsidRDefault="00117B79" w:rsidP="004711F0">
            <w:pPr>
              <w:pStyle w:val="Tabel"/>
            </w:pPr>
            <w:r>
              <w:t>4,1ÅV</w:t>
            </w:r>
          </w:p>
        </w:tc>
        <w:tc>
          <w:tcPr>
            <w:tcW w:w="3967" w:type="dxa"/>
            <w:shd w:val="clear" w:color="auto" w:fill="FFFFFF" w:themeFill="background1"/>
          </w:tcPr>
          <w:p w14:paraId="6FB72530" w14:textId="77777777" w:rsidR="00D75EA5" w:rsidRDefault="00D75EA5" w:rsidP="004711F0">
            <w:pPr>
              <w:pStyle w:val="Tabel"/>
              <w:rPr>
                <w:b/>
              </w:rPr>
            </w:pPr>
          </w:p>
          <w:p w14:paraId="3CB2FF7D" w14:textId="77777777" w:rsidR="004E2D62" w:rsidRPr="00504564" w:rsidRDefault="00504564" w:rsidP="004711F0">
            <w:pPr>
              <w:pStyle w:val="Tabel"/>
              <w:rPr>
                <w:bCs/>
              </w:rPr>
            </w:pPr>
            <w:r w:rsidRPr="00504564">
              <w:rPr>
                <w:bCs/>
              </w:rPr>
              <w:t>1,3</w:t>
            </w:r>
          </w:p>
          <w:p w14:paraId="5969D730" w14:textId="600E9EC5" w:rsidR="00D75EA5" w:rsidRPr="00C06AC1" w:rsidRDefault="00504564" w:rsidP="004711F0">
            <w:pPr>
              <w:pStyle w:val="Tabel"/>
              <w:rPr>
                <w:b/>
              </w:rPr>
            </w:pPr>
            <w:r w:rsidRPr="00504564">
              <w:rPr>
                <w:bCs/>
              </w:rPr>
              <w:t>3,9</w:t>
            </w:r>
          </w:p>
        </w:tc>
      </w:tr>
      <w:tr w:rsidR="00D75EA5" w:rsidRPr="00C06AC1" w14:paraId="5969D734" w14:textId="77777777" w:rsidTr="008F0F84">
        <w:tc>
          <w:tcPr>
            <w:tcW w:w="5360" w:type="dxa"/>
            <w:gridSpan w:val="2"/>
            <w:tcBorders>
              <w:bottom w:val="single" w:sz="4" w:space="0" w:color="808080" w:themeColor="background1" w:themeShade="80"/>
              <w:right w:val="single" w:sz="4" w:space="0" w:color="808080" w:themeColor="background1" w:themeShade="80"/>
            </w:tcBorders>
            <w:shd w:val="clear" w:color="auto" w:fill="FFFFFF" w:themeFill="background1"/>
          </w:tcPr>
          <w:p w14:paraId="5969D732" w14:textId="77777777" w:rsidR="00D75EA5" w:rsidRPr="00892F75" w:rsidRDefault="00D75EA5" w:rsidP="004711F0">
            <w:pPr>
              <w:pStyle w:val="Tabel"/>
            </w:pPr>
            <w:r w:rsidRPr="00892F75">
              <w:t xml:space="preserve">Samlede udgifter i projektets analysefase </w:t>
            </w:r>
          </w:p>
        </w:tc>
        <w:tc>
          <w:tcPr>
            <w:tcW w:w="3967" w:type="dxa"/>
            <w:tcBorders>
              <w:left w:val="single" w:sz="4" w:space="0" w:color="808080" w:themeColor="background1" w:themeShade="80"/>
              <w:bottom w:val="single" w:sz="4" w:space="0" w:color="808080" w:themeColor="background1" w:themeShade="80"/>
            </w:tcBorders>
            <w:shd w:val="clear" w:color="auto" w:fill="FFFFFF" w:themeFill="background1"/>
          </w:tcPr>
          <w:p w14:paraId="5969D733" w14:textId="0D473BCD" w:rsidR="00D75EA5" w:rsidRPr="00892F75" w:rsidRDefault="000B3AF2" w:rsidP="004711F0">
            <w:pPr>
              <w:pStyle w:val="Tabel"/>
            </w:pPr>
            <w:r>
              <w:t>6</w:t>
            </w:r>
            <w:r w:rsidR="00E13C0B">
              <w:t>,4</w:t>
            </w:r>
          </w:p>
        </w:tc>
      </w:tr>
    </w:tbl>
    <w:p w14:paraId="5969D735" w14:textId="77777777" w:rsidR="0005577C" w:rsidRDefault="0005577C" w:rsidP="00593022">
      <w:pPr>
        <w:pStyle w:val="Brdtekst"/>
      </w:pPr>
    </w:p>
    <w:p w14:paraId="5969D737" w14:textId="32567BAC" w:rsidR="008709D5" w:rsidRPr="001D30D0" w:rsidRDefault="00307F4C" w:rsidP="00D75EA5">
      <w:pPr>
        <w:pStyle w:val="Brdtekst"/>
        <w:rPr>
          <w:b/>
          <w:sz w:val="24"/>
          <w:szCs w:val="24"/>
        </w:rPr>
      </w:pPr>
      <w:r w:rsidRPr="001D30D0">
        <w:rPr>
          <w:b/>
          <w:sz w:val="24"/>
          <w:szCs w:val="24"/>
        </w:rPr>
        <w:t>Tidsp</w:t>
      </w:r>
      <w:r w:rsidR="00D75EA5" w:rsidRPr="001D30D0">
        <w:rPr>
          <w:b/>
          <w:sz w:val="24"/>
          <w:szCs w:val="24"/>
        </w:rPr>
        <w:t>lan for analysefasen</w:t>
      </w:r>
    </w:p>
    <w:p w14:paraId="33091087" w14:textId="2C5D126C" w:rsidR="00027577" w:rsidRPr="001D30D0" w:rsidRDefault="002F19B9" w:rsidP="00D75EA5">
      <w:pPr>
        <w:pStyle w:val="Brdtekst"/>
        <w:rPr>
          <w:b/>
          <w:bCs/>
          <w:sz w:val="24"/>
          <w:szCs w:val="24"/>
        </w:rPr>
      </w:pPr>
      <w:r>
        <w:rPr>
          <w:noProof/>
        </w:rPr>
        <w:lastRenderedPageBreak/>
        <w:drawing>
          <wp:inline distT="0" distB="0" distL="0" distR="0" wp14:anchorId="4054BE0B" wp14:editId="277708F2">
            <wp:extent cx="6252106" cy="3589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3362" r="1640" b="3044"/>
                    <a:stretch/>
                  </pic:blipFill>
                  <pic:spPr bwMode="auto">
                    <a:xfrm>
                      <a:off x="0" y="0"/>
                      <a:ext cx="6254046" cy="3590134"/>
                    </a:xfrm>
                    <a:prstGeom prst="rect">
                      <a:avLst/>
                    </a:prstGeom>
                    <a:ln>
                      <a:noFill/>
                    </a:ln>
                    <a:extLst>
                      <a:ext uri="{53640926-AAD7-44D8-BBD7-CCE9431645EC}">
                        <a14:shadowObscured xmlns:a14="http://schemas.microsoft.com/office/drawing/2010/main"/>
                      </a:ext>
                    </a:extLst>
                  </pic:spPr>
                </pic:pic>
              </a:graphicData>
            </a:graphic>
          </wp:inline>
        </w:drawing>
      </w:r>
    </w:p>
    <w:p w14:paraId="4130FB23" w14:textId="5C121293" w:rsidR="001D30D0" w:rsidRDefault="00744790" w:rsidP="00266C05">
      <w:r w:rsidRPr="0042134A">
        <w:rPr>
          <w:sz w:val="20"/>
          <w:szCs w:val="20"/>
        </w:rPr>
        <w:t>O</w:t>
      </w:r>
      <w:r w:rsidR="001611C1">
        <w:rPr>
          <w:sz w:val="20"/>
          <w:szCs w:val="20"/>
        </w:rPr>
        <w:t>venstående tidsplan er o</w:t>
      </w:r>
      <w:r w:rsidRPr="0042134A">
        <w:rPr>
          <w:sz w:val="20"/>
          <w:szCs w:val="20"/>
        </w:rPr>
        <w:t xml:space="preserve">gså vedlagt som separat </w:t>
      </w:r>
      <w:r w:rsidR="001611C1" w:rsidRPr="0042134A">
        <w:rPr>
          <w:sz w:val="20"/>
          <w:szCs w:val="20"/>
        </w:rPr>
        <w:t>bilag.</w:t>
      </w:r>
    </w:p>
    <w:p w14:paraId="31B44601" w14:textId="77777777" w:rsidR="001D30D0" w:rsidRDefault="001D30D0" w:rsidP="001D30D0">
      <w:pPr>
        <w:pStyle w:val="Brdtekst"/>
        <w:rPr>
          <w:b/>
          <w:bCs/>
          <w:sz w:val="24"/>
          <w:szCs w:val="24"/>
        </w:rPr>
      </w:pPr>
    </w:p>
    <w:p w14:paraId="08CF9EF0" w14:textId="77777777" w:rsidR="001D30D0" w:rsidRDefault="001D30D0" w:rsidP="001D30D0">
      <w:pPr>
        <w:pStyle w:val="Brdtekst"/>
        <w:rPr>
          <w:b/>
          <w:bCs/>
          <w:sz w:val="24"/>
          <w:szCs w:val="24"/>
        </w:rPr>
      </w:pPr>
    </w:p>
    <w:p w14:paraId="5969D738" w14:textId="2E799180" w:rsidR="008709D5" w:rsidRPr="001D30D0" w:rsidRDefault="001338B5" w:rsidP="001D30D0">
      <w:pPr>
        <w:pStyle w:val="Brdtekst"/>
        <w:rPr>
          <w:b/>
          <w:sz w:val="24"/>
          <w:szCs w:val="24"/>
        </w:rPr>
      </w:pPr>
      <w:r w:rsidRPr="001D30D0">
        <w:rPr>
          <w:b/>
          <w:sz w:val="24"/>
          <w:szCs w:val="24"/>
        </w:rPr>
        <w:t>Ressourceplan for analysefasen</w:t>
      </w:r>
    </w:p>
    <w:tbl>
      <w:tblPr>
        <w:tblpPr w:leftFromText="141" w:rightFromText="141"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756"/>
        <w:gridCol w:w="1757"/>
        <w:gridCol w:w="1727"/>
        <w:gridCol w:w="4388"/>
      </w:tblGrid>
      <w:tr w:rsidR="00274650" w:rsidRPr="00CC51C4" w14:paraId="47D73D47" w14:textId="77777777" w:rsidTr="00266C05">
        <w:trPr>
          <w:tblHeader/>
        </w:trPr>
        <w:tc>
          <w:tcPr>
            <w:tcW w:w="1756" w:type="dxa"/>
            <w:shd w:val="clear" w:color="auto" w:fill="D9D9D9" w:themeFill="background1" w:themeFillShade="D9"/>
            <w:vAlign w:val="bottom"/>
          </w:tcPr>
          <w:p w14:paraId="4CBA5495" w14:textId="77777777" w:rsidR="00274650" w:rsidRPr="00CC51C4" w:rsidRDefault="00274650" w:rsidP="00B81E69">
            <w:pPr>
              <w:pStyle w:val="Tabeloverskrift"/>
            </w:pPr>
            <w:r>
              <w:t>Rolle</w:t>
            </w:r>
          </w:p>
        </w:tc>
        <w:tc>
          <w:tcPr>
            <w:tcW w:w="1757" w:type="dxa"/>
            <w:shd w:val="clear" w:color="auto" w:fill="D9D9D9" w:themeFill="background1" w:themeFillShade="D9"/>
            <w:vAlign w:val="bottom"/>
          </w:tcPr>
          <w:p w14:paraId="234BABE7" w14:textId="77777777" w:rsidR="00274650" w:rsidRPr="00CC51C4" w:rsidRDefault="00274650" w:rsidP="00B81E69">
            <w:pPr>
              <w:pStyle w:val="Tabeloverskrift"/>
            </w:pPr>
            <w:r>
              <w:t>Navn og enhed</w:t>
            </w:r>
          </w:p>
        </w:tc>
        <w:tc>
          <w:tcPr>
            <w:tcW w:w="1727" w:type="dxa"/>
            <w:shd w:val="clear" w:color="auto" w:fill="D9D9D9" w:themeFill="background1" w:themeFillShade="D9"/>
            <w:vAlign w:val="bottom"/>
          </w:tcPr>
          <w:p w14:paraId="290E733E" w14:textId="77777777" w:rsidR="00274650" w:rsidRPr="00CC51C4" w:rsidRDefault="00274650" w:rsidP="00B81E69">
            <w:pPr>
              <w:pStyle w:val="Tabeloverskrift"/>
            </w:pPr>
            <w:r>
              <w:t>Ressource</w:t>
            </w:r>
          </w:p>
        </w:tc>
        <w:tc>
          <w:tcPr>
            <w:tcW w:w="4388" w:type="dxa"/>
            <w:shd w:val="clear" w:color="auto" w:fill="D9D9D9" w:themeFill="background1" w:themeFillShade="D9"/>
            <w:vAlign w:val="bottom"/>
          </w:tcPr>
          <w:p w14:paraId="6DF41504" w14:textId="77777777" w:rsidR="00274650" w:rsidRPr="00CC51C4" w:rsidRDefault="00274650" w:rsidP="00B81E69">
            <w:pPr>
              <w:pStyle w:val="Tabeloverskrift"/>
            </w:pPr>
            <w:r>
              <w:t>Ansvar i projektet</w:t>
            </w:r>
          </w:p>
        </w:tc>
      </w:tr>
      <w:tr w:rsidR="001E6548" w:rsidRPr="00CC51C4" w14:paraId="2386825D" w14:textId="77777777" w:rsidTr="00B81E69">
        <w:trPr>
          <w:tblHeader/>
        </w:trPr>
        <w:tc>
          <w:tcPr>
            <w:tcW w:w="9628" w:type="dxa"/>
            <w:gridSpan w:val="4"/>
            <w:shd w:val="clear" w:color="auto" w:fill="DDE8F5" w:themeFill="accent2" w:themeFillTint="33"/>
            <w:vAlign w:val="bottom"/>
          </w:tcPr>
          <w:p w14:paraId="1155CC2D" w14:textId="20854C71" w:rsidR="001E6548" w:rsidRPr="001E6548" w:rsidRDefault="001E6548" w:rsidP="00B81E69">
            <w:pPr>
              <w:pStyle w:val="Tabeloverskrift"/>
              <w:rPr>
                <w:b w:val="0"/>
                <w:bCs/>
              </w:rPr>
            </w:pPr>
            <w:r w:rsidRPr="001E6548">
              <w:rPr>
                <w:b w:val="0"/>
                <w:bCs/>
              </w:rPr>
              <w:t xml:space="preserve">Team </w:t>
            </w:r>
            <w:r w:rsidR="00062A1B">
              <w:rPr>
                <w:b w:val="0"/>
                <w:bCs/>
              </w:rPr>
              <w:t>P</w:t>
            </w:r>
            <w:r w:rsidRPr="001E6548">
              <w:rPr>
                <w:b w:val="0"/>
                <w:bCs/>
              </w:rPr>
              <w:t>rojektstyring</w:t>
            </w:r>
          </w:p>
        </w:tc>
      </w:tr>
      <w:tr w:rsidR="00274650" w:rsidRPr="00CC51C4" w14:paraId="5D1F2CD9" w14:textId="77777777" w:rsidTr="00266C05">
        <w:tc>
          <w:tcPr>
            <w:tcW w:w="1756" w:type="dxa"/>
            <w:shd w:val="clear" w:color="auto" w:fill="auto"/>
          </w:tcPr>
          <w:p w14:paraId="2756AC54" w14:textId="77777777" w:rsidR="00274650" w:rsidRPr="000551BB" w:rsidRDefault="00274650" w:rsidP="00B81E69">
            <w:pPr>
              <w:pStyle w:val="Tabel"/>
            </w:pPr>
            <w:r>
              <w:t>Projektleder</w:t>
            </w:r>
          </w:p>
        </w:tc>
        <w:tc>
          <w:tcPr>
            <w:tcW w:w="1757" w:type="dxa"/>
            <w:shd w:val="clear" w:color="auto" w:fill="auto"/>
          </w:tcPr>
          <w:sdt>
            <w:sdtPr>
              <w:id w:val="-1631701050"/>
              <w:placeholder>
                <w:docPart w:val="F1BE89EB90394110983F1F181504FDA4"/>
              </w:placeholder>
            </w:sdtPr>
            <w:sdtContent>
              <w:p w14:paraId="00A981DD" w14:textId="77777777" w:rsidR="00274650" w:rsidRPr="00426C37" w:rsidRDefault="00274650" w:rsidP="00B81E69">
                <w:pPr>
                  <w:pStyle w:val="Tabel"/>
                  <w:rPr>
                    <w:sz w:val="22"/>
                  </w:rPr>
                </w:pPr>
                <w:r>
                  <w:t>Monir Deni, Udvikling 1 OSM2, UFST</w:t>
                </w:r>
              </w:p>
            </w:sdtContent>
          </w:sdt>
          <w:p w14:paraId="470154D0" w14:textId="77777777" w:rsidR="00B65AE1" w:rsidRDefault="00B65AE1" w:rsidP="00B81E69">
            <w:pPr>
              <w:pStyle w:val="Tabel"/>
            </w:pPr>
          </w:p>
        </w:tc>
        <w:tc>
          <w:tcPr>
            <w:tcW w:w="1727" w:type="dxa"/>
            <w:shd w:val="clear" w:color="auto" w:fill="auto"/>
          </w:tcPr>
          <w:sdt>
            <w:sdtPr>
              <w:id w:val="-352653772"/>
              <w:placeholder>
                <w:docPart w:val="DD64A5E2D85D4DDDA7FDA31570335AF2"/>
              </w:placeholder>
            </w:sdtPr>
            <w:sdtContent>
              <w:p w14:paraId="57574C62" w14:textId="77777777" w:rsidR="00274650" w:rsidRPr="004F2B53" w:rsidRDefault="00274650" w:rsidP="00B81E69">
                <w:pPr>
                  <w:pStyle w:val="Tabel"/>
                </w:pPr>
                <w:r>
                  <w:t>100%</w:t>
                </w:r>
              </w:p>
            </w:sdtContent>
          </w:sdt>
          <w:p w14:paraId="0316402D" w14:textId="77777777" w:rsidR="00B65AE1" w:rsidRDefault="00B65AE1" w:rsidP="00B81E69">
            <w:pPr>
              <w:pStyle w:val="Tabel"/>
            </w:pPr>
          </w:p>
        </w:tc>
        <w:tc>
          <w:tcPr>
            <w:tcW w:w="4388" w:type="dxa"/>
            <w:shd w:val="clear" w:color="auto" w:fill="auto"/>
          </w:tcPr>
          <w:sdt>
            <w:sdtPr>
              <w:id w:val="499008289"/>
              <w:placeholder>
                <w:docPart w:val="B0C034F00C1E40AAA9D00DADC2537962"/>
              </w:placeholder>
            </w:sdtPr>
            <w:sdtContent>
              <w:p w14:paraId="4D6B0DDF" w14:textId="45FD6646" w:rsidR="00274650" w:rsidRDefault="00274650" w:rsidP="00B81E69">
                <w:pPr>
                  <w:pStyle w:val="Tabel"/>
                  <w:rPr>
                    <w:sz w:val="22"/>
                  </w:rPr>
                </w:pPr>
                <w:r w:rsidRPr="007C0626">
                  <w:rPr>
                    <w:rFonts w:eastAsia="Times New Roman"/>
                    <w:color w:val="000000"/>
                  </w:rPr>
                  <w:t>Projektlederen har ansvar for projektet i overensstemmelse med opdraget fra styregruppen. Det er således projektlederen, der skal sikre projektets fremdrift, overholdelsen af de økonomiske og tidsmæssige rammer samt afrapportering til styregruppen, projektboard og andre centrale interessenter.  </w:t>
                </w:r>
              </w:p>
            </w:sdtContent>
          </w:sdt>
          <w:p w14:paraId="1EFFF9CF" w14:textId="77777777" w:rsidR="00274650" w:rsidRPr="00CC51C4" w:rsidRDefault="00274650" w:rsidP="00B81E69">
            <w:pPr>
              <w:pStyle w:val="Tabel"/>
            </w:pPr>
          </w:p>
        </w:tc>
      </w:tr>
      <w:tr w:rsidR="00274650" w:rsidRPr="00CC51C4" w14:paraId="65F7CC70" w14:textId="77777777" w:rsidTr="00266C05">
        <w:tc>
          <w:tcPr>
            <w:tcW w:w="1756" w:type="dxa"/>
            <w:shd w:val="clear" w:color="auto" w:fill="auto"/>
          </w:tcPr>
          <w:p w14:paraId="100878F2" w14:textId="77777777" w:rsidR="00274650" w:rsidRPr="000551BB" w:rsidRDefault="00274650" w:rsidP="00B81E69">
            <w:pPr>
              <w:pStyle w:val="Tabel"/>
            </w:pPr>
            <w:r>
              <w:t>Projektkonsulent</w:t>
            </w:r>
          </w:p>
        </w:tc>
        <w:tc>
          <w:tcPr>
            <w:tcW w:w="1757" w:type="dxa"/>
            <w:shd w:val="clear" w:color="auto" w:fill="auto"/>
          </w:tcPr>
          <w:p w14:paraId="301495E9" w14:textId="77777777" w:rsidR="00274650" w:rsidRPr="00CC51C4" w:rsidRDefault="00274650" w:rsidP="00B81E69">
            <w:pPr>
              <w:pStyle w:val="Tabel"/>
            </w:pPr>
            <w:r>
              <w:t>XX, XX, UFST</w:t>
            </w:r>
          </w:p>
        </w:tc>
        <w:tc>
          <w:tcPr>
            <w:tcW w:w="1727" w:type="dxa"/>
            <w:shd w:val="clear" w:color="auto" w:fill="auto"/>
          </w:tcPr>
          <w:p w14:paraId="20C7D5C0" w14:textId="77777777" w:rsidR="00274650" w:rsidRPr="00CC51C4" w:rsidRDefault="00274650" w:rsidP="00B81E69">
            <w:pPr>
              <w:pStyle w:val="Tabel"/>
            </w:pPr>
            <w:r>
              <w:t>100%</w:t>
            </w:r>
          </w:p>
        </w:tc>
        <w:tc>
          <w:tcPr>
            <w:tcW w:w="4388" w:type="dxa"/>
            <w:shd w:val="clear" w:color="auto" w:fill="auto"/>
          </w:tcPr>
          <w:p w14:paraId="54F56A31" w14:textId="77777777" w:rsidR="00274650" w:rsidRPr="00CC51C4" w:rsidRDefault="00274650" w:rsidP="00B81E69">
            <w:pPr>
              <w:pStyle w:val="Tabel"/>
            </w:pPr>
            <w:r>
              <w:rPr>
                <w:rFonts w:eastAsia="Times New Roman"/>
                <w:color w:val="000000"/>
              </w:rPr>
              <w:t>Projektkonsulenten støtter projektlederen ved at tage ansvar for styringsopgaver indenfor bl.a. økonomistyring, risikostyring og ressourcestyring. Derudover bistår projektkonsulenten med div. statusrapporteringer samt deltagelse i styregruppemøder som referent.</w:t>
            </w:r>
          </w:p>
        </w:tc>
      </w:tr>
      <w:tr w:rsidR="00274650" w:rsidRPr="00CC51C4" w14:paraId="0B014664" w14:textId="77777777" w:rsidTr="00266C05">
        <w:tc>
          <w:tcPr>
            <w:tcW w:w="1756" w:type="dxa"/>
            <w:shd w:val="clear" w:color="auto" w:fill="auto"/>
          </w:tcPr>
          <w:p w14:paraId="6E6AE171" w14:textId="77777777" w:rsidR="00274650" w:rsidRPr="000551BB" w:rsidRDefault="00274650" w:rsidP="00B81E69">
            <w:pPr>
              <w:pStyle w:val="Tabel"/>
            </w:pPr>
            <w:r>
              <w:t>Business Analyst</w:t>
            </w:r>
          </w:p>
        </w:tc>
        <w:tc>
          <w:tcPr>
            <w:tcW w:w="1757" w:type="dxa"/>
            <w:shd w:val="clear" w:color="auto" w:fill="auto"/>
          </w:tcPr>
          <w:p w14:paraId="15579674" w14:textId="77777777" w:rsidR="00274650" w:rsidRPr="00CC51C4" w:rsidRDefault="00274650" w:rsidP="00B81E69">
            <w:pPr>
              <w:pStyle w:val="Tabel"/>
            </w:pPr>
            <w:r>
              <w:t>XX, XX, UFST</w:t>
            </w:r>
          </w:p>
        </w:tc>
        <w:tc>
          <w:tcPr>
            <w:tcW w:w="1727" w:type="dxa"/>
            <w:shd w:val="clear" w:color="auto" w:fill="auto"/>
          </w:tcPr>
          <w:p w14:paraId="5C3390EB" w14:textId="77777777" w:rsidR="00274650" w:rsidRPr="00CC51C4" w:rsidRDefault="00274650" w:rsidP="00B81E69">
            <w:pPr>
              <w:pStyle w:val="Tabel"/>
            </w:pPr>
            <w:r>
              <w:t>100%</w:t>
            </w:r>
          </w:p>
        </w:tc>
        <w:tc>
          <w:tcPr>
            <w:tcW w:w="4388" w:type="dxa"/>
            <w:shd w:val="clear" w:color="auto" w:fill="auto"/>
          </w:tcPr>
          <w:p w14:paraId="054A35DE" w14:textId="5453AFC7" w:rsidR="00274650" w:rsidRPr="00CC51C4" w:rsidRDefault="00274650" w:rsidP="00B81E69">
            <w:pPr>
              <w:pStyle w:val="Tabel"/>
            </w:pPr>
            <w:r w:rsidRPr="007C0626">
              <w:rPr>
                <w:rFonts w:ascii="Calibri" w:eastAsia="Times New Roman" w:hAnsi="Calibri" w:cs="Calibri"/>
                <w:color w:val="000000"/>
                <w:szCs w:val="20"/>
                <w:shd w:val="clear" w:color="auto" w:fill="FFFFFF"/>
              </w:rPr>
              <w:t>BA er ansvarlig for at formidle og afklare krav samt at omsætte forretningsbehov</w:t>
            </w:r>
            <w:r w:rsidR="004F43A0">
              <w:rPr>
                <w:rFonts w:ascii="Calibri" w:eastAsia="Times New Roman" w:hAnsi="Calibri" w:cs="Calibri"/>
                <w:color w:val="000000"/>
                <w:szCs w:val="20"/>
                <w:shd w:val="clear" w:color="auto" w:fill="FFFFFF"/>
              </w:rPr>
              <w:t xml:space="preserve">, </w:t>
            </w:r>
            <w:r w:rsidR="00E94876">
              <w:rPr>
                <w:rFonts w:ascii="Calibri" w:eastAsia="Times New Roman" w:hAnsi="Calibri" w:cs="Calibri"/>
                <w:color w:val="000000"/>
                <w:szCs w:val="20"/>
                <w:shd w:val="clear" w:color="auto" w:fill="FFFFFF"/>
              </w:rPr>
              <w:t xml:space="preserve">afdække juridiske udeståender, </w:t>
            </w:r>
            <w:r w:rsidR="004F43A0">
              <w:rPr>
                <w:rFonts w:ascii="Calibri" w:eastAsia="Times New Roman" w:hAnsi="Calibri" w:cs="Calibri"/>
                <w:color w:val="000000"/>
                <w:szCs w:val="20"/>
                <w:shd w:val="clear" w:color="auto" w:fill="FFFFFF"/>
              </w:rPr>
              <w:t>samt udarbejde user stories</w:t>
            </w:r>
            <w:r w:rsidR="00E94876">
              <w:rPr>
                <w:rFonts w:ascii="Calibri" w:eastAsia="Times New Roman" w:hAnsi="Calibri" w:cs="Calibri"/>
                <w:color w:val="000000"/>
                <w:szCs w:val="20"/>
                <w:shd w:val="clear" w:color="auto" w:fill="FFFFFF"/>
              </w:rPr>
              <w:t>.</w:t>
            </w:r>
          </w:p>
        </w:tc>
      </w:tr>
      <w:tr w:rsidR="00AB1A57" w:rsidRPr="00CC51C4" w14:paraId="565349B5" w14:textId="77777777" w:rsidTr="00B81E69">
        <w:tc>
          <w:tcPr>
            <w:tcW w:w="9628" w:type="dxa"/>
            <w:gridSpan w:val="4"/>
            <w:shd w:val="clear" w:color="auto" w:fill="DDE8F5" w:themeFill="accent2" w:themeFillTint="33"/>
            <w:vAlign w:val="bottom"/>
          </w:tcPr>
          <w:p w14:paraId="71369732" w14:textId="3520C39B" w:rsidR="00AB1A57" w:rsidRPr="00AB1A57" w:rsidRDefault="00AB1A57" w:rsidP="00B81E69">
            <w:pPr>
              <w:pStyle w:val="Tabel"/>
            </w:pPr>
            <w:r w:rsidRPr="00AB1A57">
              <w:t xml:space="preserve">Team </w:t>
            </w:r>
            <w:r w:rsidR="00062A1B">
              <w:t>F</w:t>
            </w:r>
            <w:r w:rsidRPr="00AB1A57">
              <w:t>orretning</w:t>
            </w:r>
          </w:p>
        </w:tc>
      </w:tr>
      <w:tr w:rsidR="008F6265" w:rsidRPr="00CC51C4" w14:paraId="76635381" w14:textId="77777777" w:rsidTr="00266C05">
        <w:tc>
          <w:tcPr>
            <w:tcW w:w="1756" w:type="dxa"/>
            <w:shd w:val="clear" w:color="auto" w:fill="auto"/>
          </w:tcPr>
          <w:p w14:paraId="4AF61B68" w14:textId="77777777" w:rsidR="008F6265" w:rsidRPr="000551BB" w:rsidRDefault="008F6265" w:rsidP="00B81E69">
            <w:pPr>
              <w:pStyle w:val="Tabel"/>
            </w:pPr>
            <w:r>
              <w:t>Procesejer (registrering)</w:t>
            </w:r>
          </w:p>
        </w:tc>
        <w:tc>
          <w:tcPr>
            <w:tcW w:w="1757" w:type="dxa"/>
            <w:shd w:val="clear" w:color="auto" w:fill="auto"/>
          </w:tcPr>
          <w:p w14:paraId="33C0E8A3" w14:textId="757258A5" w:rsidR="00C60EF1" w:rsidRDefault="00C60EF1" w:rsidP="00B81E69">
            <w:pPr>
              <w:pStyle w:val="Tabel"/>
            </w:pPr>
            <w:r>
              <w:t>Deles mellem:</w:t>
            </w:r>
          </w:p>
          <w:p w14:paraId="64EE8312" w14:textId="5DA59138" w:rsidR="008F6265" w:rsidRDefault="00CC6EBD" w:rsidP="00B81E69">
            <w:pPr>
              <w:pStyle w:val="Tabel"/>
            </w:pPr>
            <w:r>
              <w:t>Simon Aaskov</w:t>
            </w:r>
            <w:r w:rsidR="007635EA">
              <w:t xml:space="preserve"> Thomsen</w:t>
            </w:r>
            <w:r w:rsidR="008F6265">
              <w:t>, EP 6, SKTST</w:t>
            </w:r>
          </w:p>
          <w:p w14:paraId="013BE45D" w14:textId="77777777" w:rsidR="00C60EF1" w:rsidRDefault="00C60EF1" w:rsidP="00B81E69">
            <w:pPr>
              <w:pStyle w:val="Tabel"/>
            </w:pPr>
          </w:p>
          <w:p w14:paraId="5E863DA5" w14:textId="3C5F8012" w:rsidR="008F6265" w:rsidRPr="0033023B" w:rsidRDefault="00161C07" w:rsidP="00B81E69">
            <w:pPr>
              <w:pStyle w:val="Tabel"/>
            </w:pPr>
            <w:r>
              <w:t>X</w:t>
            </w:r>
            <w:r w:rsidR="0037793C">
              <w:t>X,</w:t>
            </w:r>
            <w:r w:rsidR="00C60EF1">
              <w:t xml:space="preserve"> EP 6, SKTST</w:t>
            </w:r>
          </w:p>
        </w:tc>
        <w:tc>
          <w:tcPr>
            <w:tcW w:w="1727" w:type="dxa"/>
            <w:shd w:val="clear" w:color="auto" w:fill="auto"/>
          </w:tcPr>
          <w:p w14:paraId="5EF7CD1D" w14:textId="77777777" w:rsidR="008F6265" w:rsidRPr="00CC51C4" w:rsidRDefault="008F6265" w:rsidP="00B81E69">
            <w:pPr>
              <w:pStyle w:val="Tabel"/>
            </w:pPr>
            <w:r>
              <w:t>50%</w:t>
            </w:r>
          </w:p>
        </w:tc>
        <w:tc>
          <w:tcPr>
            <w:tcW w:w="4388" w:type="dxa"/>
            <w:shd w:val="clear" w:color="auto" w:fill="auto"/>
          </w:tcPr>
          <w:p w14:paraId="75E59A11" w14:textId="77777777" w:rsidR="008F6265" w:rsidRDefault="008F6265" w:rsidP="00B81E69">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har den endelige beslutningsret ved fastlæggelse af nye procedurer vedrørende forretningsprocesserne</w:t>
            </w:r>
            <w:r>
              <w:rPr>
                <w:rFonts w:ascii="Calibri" w:eastAsia="Times New Roman" w:hAnsi="Calibri" w:cs="Calibri"/>
                <w:color w:val="000000" w:themeColor="text1"/>
                <w:sz w:val="20"/>
                <w:szCs w:val="20"/>
              </w:rPr>
              <w:t>,</w:t>
            </w:r>
            <w:r w:rsidRPr="00FB05D0">
              <w:rPr>
                <w:rFonts w:ascii="Calibri" w:eastAsia="Times New Roman" w:hAnsi="Calibri" w:cs="Calibri"/>
                <w:color w:val="000000" w:themeColor="text1"/>
                <w:sz w:val="20"/>
                <w:szCs w:val="20"/>
              </w:rPr>
              <w:t xml:space="preserve"> som de</w:t>
            </w:r>
            <w:r>
              <w:rPr>
                <w:rFonts w:ascii="Calibri" w:eastAsia="Times New Roman" w:hAnsi="Calibri" w:cs="Calibri"/>
                <w:color w:val="000000" w:themeColor="text1"/>
                <w:sz w:val="20"/>
                <w:szCs w:val="20"/>
              </w:rPr>
              <w:t>t</w:t>
            </w:r>
            <w:r w:rsidRPr="00FB05D0">
              <w:rPr>
                <w:rFonts w:ascii="Calibri" w:eastAsia="Times New Roman" w:hAnsi="Calibri" w:cs="Calibri"/>
                <w:color w:val="000000" w:themeColor="text1"/>
                <w:sz w:val="20"/>
                <w:szCs w:val="20"/>
              </w:rPr>
              <w:t xml:space="preserve"> nye </w:t>
            </w:r>
            <w:r>
              <w:rPr>
                <w:rFonts w:ascii="Calibri" w:eastAsia="Times New Roman" w:hAnsi="Calibri" w:cs="Calibri"/>
                <w:color w:val="000000" w:themeColor="text1"/>
                <w:sz w:val="20"/>
                <w:szCs w:val="20"/>
              </w:rPr>
              <w:t>direktiv</w:t>
            </w:r>
            <w:r w:rsidRPr="00FB05D0">
              <w:rPr>
                <w:rFonts w:ascii="Calibri" w:eastAsia="Times New Roman" w:hAnsi="Calibri" w:cs="Calibri"/>
                <w:color w:val="000000" w:themeColor="text1"/>
                <w:sz w:val="20"/>
                <w:szCs w:val="20"/>
              </w:rPr>
              <w:t xml:space="preserve"> </w:t>
            </w:r>
            <w:r>
              <w:rPr>
                <w:rFonts w:ascii="Calibri" w:eastAsia="Times New Roman" w:hAnsi="Calibri" w:cs="Calibri"/>
                <w:color w:val="000000" w:themeColor="text1"/>
                <w:sz w:val="20"/>
                <w:szCs w:val="20"/>
              </w:rPr>
              <w:t>afstedkommer</w:t>
            </w:r>
            <w:r w:rsidRPr="00FB05D0">
              <w:rPr>
                <w:rFonts w:ascii="Calibri" w:eastAsia="Times New Roman" w:hAnsi="Calibri" w:cs="Calibri"/>
                <w:color w:val="000000" w:themeColor="text1"/>
                <w:sz w:val="20"/>
                <w:szCs w:val="20"/>
              </w:rPr>
              <w:t>.</w:t>
            </w:r>
          </w:p>
          <w:p w14:paraId="045477B7" w14:textId="77777777" w:rsidR="008F6265" w:rsidRPr="00FB05D0" w:rsidRDefault="008F6265" w:rsidP="00B81E69">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er</w:t>
            </w:r>
            <w:r>
              <w:rPr>
                <w:rFonts w:ascii="Calibri" w:eastAsia="Times New Roman" w:hAnsi="Calibri" w:cs="Calibri"/>
                <w:color w:val="000000" w:themeColor="text1"/>
                <w:sz w:val="20"/>
                <w:szCs w:val="20"/>
              </w:rPr>
              <w:t xml:space="preserve"> </w:t>
            </w:r>
            <w:r w:rsidRPr="00FB05D0">
              <w:rPr>
                <w:rFonts w:ascii="Calibri" w:eastAsia="Times New Roman" w:hAnsi="Calibri" w:cs="Calibri"/>
                <w:color w:val="000000" w:themeColor="text1"/>
                <w:sz w:val="20"/>
                <w:szCs w:val="20"/>
              </w:rPr>
              <w:t>ansvarlig for afklaring af forretningens relevant</w:t>
            </w:r>
            <w:r>
              <w:rPr>
                <w:rFonts w:ascii="Calibri" w:eastAsia="Times New Roman" w:hAnsi="Calibri" w:cs="Calibri"/>
                <w:color w:val="000000" w:themeColor="text1"/>
                <w:sz w:val="20"/>
                <w:szCs w:val="20"/>
              </w:rPr>
              <w:t>e nuværende</w:t>
            </w:r>
            <w:r w:rsidRPr="00FB05D0">
              <w:rPr>
                <w:rFonts w:ascii="Calibri" w:eastAsia="Times New Roman" w:hAnsi="Calibri" w:cs="Calibri"/>
                <w:color w:val="000000" w:themeColor="text1"/>
                <w:sz w:val="20"/>
                <w:szCs w:val="20"/>
              </w:rPr>
              <w:t xml:space="preserve"> processer</w:t>
            </w:r>
            <w:r>
              <w:rPr>
                <w:rFonts w:ascii="Calibri" w:eastAsia="Times New Roman" w:hAnsi="Calibri" w:cs="Calibri"/>
                <w:color w:val="000000" w:themeColor="text1"/>
                <w:sz w:val="20"/>
                <w:szCs w:val="20"/>
              </w:rPr>
              <w:t xml:space="preserve"> ift. den nye løsning og vurderer derpå </w:t>
            </w:r>
            <w:r w:rsidRPr="00FB05D0">
              <w:rPr>
                <w:rFonts w:ascii="Calibri" w:eastAsia="Times New Roman" w:hAnsi="Calibri" w:cs="Calibri"/>
                <w:color w:val="000000" w:themeColor="text1"/>
                <w:sz w:val="20"/>
                <w:szCs w:val="20"/>
              </w:rPr>
              <w:t>de potentielle ændringer i ressourcebehovet til forretningens drift</w:t>
            </w:r>
            <w:r>
              <w:rPr>
                <w:rFonts w:ascii="Calibri" w:eastAsia="Times New Roman" w:hAnsi="Calibri" w:cs="Calibri"/>
                <w:color w:val="000000" w:themeColor="text1"/>
                <w:sz w:val="20"/>
                <w:szCs w:val="20"/>
              </w:rPr>
              <w:t xml:space="preserve"> og er generelt en vigtig aktør i den organisatoriske implementering</w:t>
            </w:r>
            <w:r w:rsidRPr="00FB05D0">
              <w:rPr>
                <w:rFonts w:ascii="Calibri" w:eastAsia="Times New Roman" w:hAnsi="Calibri" w:cs="Calibri"/>
                <w:color w:val="000000" w:themeColor="text1"/>
                <w:sz w:val="20"/>
                <w:szCs w:val="20"/>
              </w:rPr>
              <w:t>.</w:t>
            </w:r>
          </w:p>
          <w:p w14:paraId="37814C92" w14:textId="77777777" w:rsidR="008F6265" w:rsidRPr="00CC51C4" w:rsidRDefault="008F6265" w:rsidP="00B81E69">
            <w:pPr>
              <w:pStyle w:val="Tabel"/>
            </w:pPr>
            <w:r>
              <w:rPr>
                <w:rFonts w:ascii="Calibri" w:eastAsia="Times New Roman" w:hAnsi="Calibri" w:cs="Calibri"/>
                <w:color w:val="000000" w:themeColor="text1"/>
                <w:szCs w:val="20"/>
              </w:rPr>
              <w:lastRenderedPageBreak/>
              <w:t xml:space="preserve">Procesejerskabet indebærer desuden bistand til sikring af </w:t>
            </w:r>
            <w:r w:rsidRPr="00FB05D0">
              <w:rPr>
                <w:rFonts w:ascii="Calibri" w:eastAsia="Times New Roman" w:hAnsi="Calibri" w:cs="Calibri"/>
                <w:color w:val="000000" w:themeColor="text1"/>
                <w:szCs w:val="20"/>
              </w:rPr>
              <w:t>løsningens lovmedholdelighed</w:t>
            </w:r>
            <w:r>
              <w:rPr>
                <w:rFonts w:ascii="Calibri" w:eastAsia="Times New Roman" w:hAnsi="Calibri" w:cs="Calibri"/>
                <w:color w:val="000000" w:themeColor="text1"/>
                <w:szCs w:val="20"/>
              </w:rPr>
              <w:t xml:space="preserve"> og risikovurdering.</w:t>
            </w:r>
          </w:p>
        </w:tc>
      </w:tr>
      <w:tr w:rsidR="008F6265" w:rsidRPr="00CC51C4" w14:paraId="59CB9B2E" w14:textId="77777777" w:rsidTr="00266C05">
        <w:tc>
          <w:tcPr>
            <w:tcW w:w="1756" w:type="dxa"/>
            <w:shd w:val="clear" w:color="auto" w:fill="auto"/>
          </w:tcPr>
          <w:p w14:paraId="5B876D3A" w14:textId="77777777" w:rsidR="008F6265" w:rsidRPr="000551BB" w:rsidRDefault="008F6265" w:rsidP="00B81E69">
            <w:pPr>
              <w:pStyle w:val="Tabel"/>
            </w:pPr>
            <w:r>
              <w:lastRenderedPageBreak/>
              <w:t>Procesejer (moms)</w:t>
            </w:r>
          </w:p>
        </w:tc>
        <w:tc>
          <w:tcPr>
            <w:tcW w:w="1757" w:type="dxa"/>
            <w:shd w:val="clear" w:color="auto" w:fill="auto"/>
          </w:tcPr>
          <w:p w14:paraId="75764387" w14:textId="77777777" w:rsidR="008F6265" w:rsidRPr="00CC51C4" w:rsidRDefault="008F6265" w:rsidP="00B81E69">
            <w:pPr>
              <w:pStyle w:val="Tabel"/>
            </w:pPr>
            <w:r w:rsidRPr="00DA55BC">
              <w:t>Lars Kørvell</w:t>
            </w:r>
            <w:r>
              <w:t>, EP 4, SKTST</w:t>
            </w:r>
          </w:p>
        </w:tc>
        <w:tc>
          <w:tcPr>
            <w:tcW w:w="1727" w:type="dxa"/>
            <w:shd w:val="clear" w:color="auto" w:fill="auto"/>
          </w:tcPr>
          <w:p w14:paraId="55097CBD" w14:textId="3B232FE5" w:rsidR="008F6265" w:rsidRPr="00CC51C4" w:rsidRDefault="003D2F6B" w:rsidP="00B81E69">
            <w:pPr>
              <w:pStyle w:val="Tabel"/>
            </w:pPr>
            <w:r>
              <w:t>3</w:t>
            </w:r>
            <w:r w:rsidR="008F6265">
              <w:t>0%</w:t>
            </w:r>
          </w:p>
        </w:tc>
        <w:tc>
          <w:tcPr>
            <w:tcW w:w="4388" w:type="dxa"/>
            <w:shd w:val="clear" w:color="auto" w:fill="auto"/>
          </w:tcPr>
          <w:p w14:paraId="62612CB7" w14:textId="77777777" w:rsidR="008F6265" w:rsidRDefault="008F6265" w:rsidP="00B81E69">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har den endelige beslutningsret ved fastlæggelse af nye procedurer vedrørende forretningsprocesserne</w:t>
            </w:r>
            <w:r>
              <w:rPr>
                <w:rFonts w:ascii="Calibri" w:eastAsia="Times New Roman" w:hAnsi="Calibri" w:cs="Calibri"/>
                <w:color w:val="000000" w:themeColor="text1"/>
                <w:sz w:val="20"/>
                <w:szCs w:val="20"/>
              </w:rPr>
              <w:t>,</w:t>
            </w:r>
            <w:r w:rsidRPr="00FB05D0">
              <w:rPr>
                <w:rFonts w:ascii="Calibri" w:eastAsia="Times New Roman" w:hAnsi="Calibri" w:cs="Calibri"/>
                <w:color w:val="000000" w:themeColor="text1"/>
                <w:sz w:val="20"/>
                <w:szCs w:val="20"/>
              </w:rPr>
              <w:t xml:space="preserve"> som de</w:t>
            </w:r>
            <w:r>
              <w:rPr>
                <w:rFonts w:ascii="Calibri" w:eastAsia="Times New Roman" w:hAnsi="Calibri" w:cs="Calibri"/>
                <w:color w:val="000000" w:themeColor="text1"/>
                <w:sz w:val="20"/>
                <w:szCs w:val="20"/>
              </w:rPr>
              <w:t>t</w:t>
            </w:r>
            <w:r w:rsidRPr="00FB05D0">
              <w:rPr>
                <w:rFonts w:ascii="Calibri" w:eastAsia="Times New Roman" w:hAnsi="Calibri" w:cs="Calibri"/>
                <w:color w:val="000000" w:themeColor="text1"/>
                <w:sz w:val="20"/>
                <w:szCs w:val="20"/>
              </w:rPr>
              <w:t xml:space="preserve"> nye </w:t>
            </w:r>
            <w:r>
              <w:rPr>
                <w:rFonts w:ascii="Calibri" w:eastAsia="Times New Roman" w:hAnsi="Calibri" w:cs="Calibri"/>
                <w:color w:val="000000" w:themeColor="text1"/>
                <w:sz w:val="20"/>
                <w:szCs w:val="20"/>
              </w:rPr>
              <w:t>direktiv</w:t>
            </w:r>
            <w:r w:rsidRPr="00FB05D0">
              <w:rPr>
                <w:rFonts w:ascii="Calibri" w:eastAsia="Times New Roman" w:hAnsi="Calibri" w:cs="Calibri"/>
                <w:color w:val="000000" w:themeColor="text1"/>
                <w:sz w:val="20"/>
                <w:szCs w:val="20"/>
              </w:rPr>
              <w:t xml:space="preserve"> </w:t>
            </w:r>
            <w:r>
              <w:rPr>
                <w:rFonts w:ascii="Calibri" w:eastAsia="Times New Roman" w:hAnsi="Calibri" w:cs="Calibri"/>
                <w:color w:val="000000" w:themeColor="text1"/>
                <w:sz w:val="20"/>
                <w:szCs w:val="20"/>
              </w:rPr>
              <w:t>afstedkommer</w:t>
            </w:r>
            <w:r w:rsidRPr="00FB05D0">
              <w:rPr>
                <w:rFonts w:ascii="Calibri" w:eastAsia="Times New Roman" w:hAnsi="Calibri" w:cs="Calibri"/>
                <w:color w:val="000000" w:themeColor="text1"/>
                <w:sz w:val="20"/>
                <w:szCs w:val="20"/>
              </w:rPr>
              <w:t>.</w:t>
            </w:r>
          </w:p>
          <w:p w14:paraId="44FD64A3" w14:textId="77777777" w:rsidR="008F6265" w:rsidRPr="00FB05D0" w:rsidRDefault="008F6265" w:rsidP="00B81E69">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er</w:t>
            </w:r>
            <w:r>
              <w:rPr>
                <w:rFonts w:ascii="Calibri" w:eastAsia="Times New Roman" w:hAnsi="Calibri" w:cs="Calibri"/>
                <w:color w:val="000000" w:themeColor="text1"/>
                <w:sz w:val="20"/>
                <w:szCs w:val="20"/>
              </w:rPr>
              <w:t xml:space="preserve"> </w:t>
            </w:r>
            <w:r w:rsidRPr="00FB05D0">
              <w:rPr>
                <w:rFonts w:ascii="Calibri" w:eastAsia="Times New Roman" w:hAnsi="Calibri" w:cs="Calibri"/>
                <w:color w:val="000000" w:themeColor="text1"/>
                <w:sz w:val="20"/>
                <w:szCs w:val="20"/>
              </w:rPr>
              <w:t>ansvarlig for afklaring af forretningens relevant</w:t>
            </w:r>
            <w:r>
              <w:rPr>
                <w:rFonts w:ascii="Calibri" w:eastAsia="Times New Roman" w:hAnsi="Calibri" w:cs="Calibri"/>
                <w:color w:val="000000" w:themeColor="text1"/>
                <w:sz w:val="20"/>
                <w:szCs w:val="20"/>
              </w:rPr>
              <w:t>e nuværende</w:t>
            </w:r>
            <w:r w:rsidRPr="00FB05D0">
              <w:rPr>
                <w:rFonts w:ascii="Calibri" w:eastAsia="Times New Roman" w:hAnsi="Calibri" w:cs="Calibri"/>
                <w:color w:val="000000" w:themeColor="text1"/>
                <w:sz w:val="20"/>
                <w:szCs w:val="20"/>
              </w:rPr>
              <w:t xml:space="preserve"> processer</w:t>
            </w:r>
            <w:r>
              <w:rPr>
                <w:rFonts w:ascii="Calibri" w:eastAsia="Times New Roman" w:hAnsi="Calibri" w:cs="Calibri"/>
                <w:color w:val="000000" w:themeColor="text1"/>
                <w:sz w:val="20"/>
                <w:szCs w:val="20"/>
              </w:rPr>
              <w:t xml:space="preserve"> ift. den nye løsning og vurderer derpå </w:t>
            </w:r>
            <w:r w:rsidRPr="00FB05D0">
              <w:rPr>
                <w:rFonts w:ascii="Calibri" w:eastAsia="Times New Roman" w:hAnsi="Calibri" w:cs="Calibri"/>
                <w:color w:val="000000" w:themeColor="text1"/>
                <w:sz w:val="20"/>
                <w:szCs w:val="20"/>
              </w:rPr>
              <w:t>de potentielle ændringer i ressourcebehovet til forretningens drift</w:t>
            </w:r>
            <w:r>
              <w:rPr>
                <w:rFonts w:ascii="Calibri" w:eastAsia="Times New Roman" w:hAnsi="Calibri" w:cs="Calibri"/>
                <w:color w:val="000000" w:themeColor="text1"/>
                <w:sz w:val="20"/>
                <w:szCs w:val="20"/>
              </w:rPr>
              <w:t>, og er generelt en vigtig aktør i den organisatoriske implementering</w:t>
            </w:r>
            <w:r w:rsidRPr="00FB05D0">
              <w:rPr>
                <w:rFonts w:ascii="Calibri" w:eastAsia="Times New Roman" w:hAnsi="Calibri" w:cs="Calibri"/>
                <w:color w:val="000000" w:themeColor="text1"/>
                <w:sz w:val="20"/>
                <w:szCs w:val="20"/>
              </w:rPr>
              <w:t>.</w:t>
            </w:r>
          </w:p>
          <w:p w14:paraId="480A9A3B" w14:textId="77777777" w:rsidR="008F6265" w:rsidRPr="00CC51C4" w:rsidRDefault="008F6265" w:rsidP="00B81E69">
            <w:pPr>
              <w:pStyle w:val="Tabel"/>
            </w:pPr>
            <w:r>
              <w:rPr>
                <w:rFonts w:ascii="Calibri" w:eastAsia="Times New Roman" w:hAnsi="Calibri" w:cs="Calibri"/>
                <w:color w:val="000000" w:themeColor="text1"/>
                <w:szCs w:val="20"/>
              </w:rPr>
              <w:t xml:space="preserve">Procesejerskabet indebærer desuden bistand til sikring af </w:t>
            </w:r>
            <w:r w:rsidRPr="00FB05D0">
              <w:rPr>
                <w:rFonts w:ascii="Calibri" w:eastAsia="Times New Roman" w:hAnsi="Calibri" w:cs="Calibri"/>
                <w:color w:val="000000" w:themeColor="text1"/>
                <w:szCs w:val="20"/>
              </w:rPr>
              <w:t>løsningens lovmedholdelighed</w:t>
            </w:r>
            <w:r>
              <w:rPr>
                <w:rFonts w:ascii="Calibri" w:eastAsia="Times New Roman" w:hAnsi="Calibri" w:cs="Calibri"/>
                <w:color w:val="000000" w:themeColor="text1"/>
                <w:szCs w:val="20"/>
              </w:rPr>
              <w:t xml:space="preserve"> og risikovurdering.</w:t>
            </w:r>
          </w:p>
        </w:tc>
      </w:tr>
      <w:tr w:rsidR="008F6265" w:rsidRPr="00CC51C4" w14:paraId="776AD430" w14:textId="77777777" w:rsidTr="00266C05">
        <w:tc>
          <w:tcPr>
            <w:tcW w:w="1756" w:type="dxa"/>
            <w:shd w:val="clear" w:color="auto" w:fill="auto"/>
          </w:tcPr>
          <w:p w14:paraId="730D1411" w14:textId="77777777" w:rsidR="008F6265" w:rsidRPr="000551BB" w:rsidRDefault="008F6265" w:rsidP="00B81E69">
            <w:pPr>
              <w:pStyle w:val="Tabel"/>
            </w:pPr>
            <w:r>
              <w:t>Procesejer (kontrol)</w:t>
            </w:r>
          </w:p>
        </w:tc>
        <w:tc>
          <w:tcPr>
            <w:tcW w:w="1757" w:type="dxa"/>
            <w:shd w:val="clear" w:color="auto" w:fill="auto"/>
          </w:tcPr>
          <w:p w14:paraId="57C7C0A4" w14:textId="77777777" w:rsidR="008F6265" w:rsidRPr="00CC51C4" w:rsidRDefault="008F6265" w:rsidP="00B81E69">
            <w:pPr>
              <w:pStyle w:val="Tabel"/>
            </w:pPr>
            <w:r w:rsidRPr="00DA55BC">
              <w:t>Mahmoud Borhani Khomami</w:t>
            </w:r>
            <w:r>
              <w:t>, EV6, SKTST</w:t>
            </w:r>
          </w:p>
        </w:tc>
        <w:tc>
          <w:tcPr>
            <w:tcW w:w="1727" w:type="dxa"/>
            <w:shd w:val="clear" w:color="auto" w:fill="auto"/>
          </w:tcPr>
          <w:p w14:paraId="25364625" w14:textId="77777777" w:rsidR="008F6265" w:rsidRPr="00CC51C4" w:rsidRDefault="008F6265" w:rsidP="00B81E69">
            <w:pPr>
              <w:pStyle w:val="Tabel"/>
            </w:pPr>
            <w:r>
              <w:t>30%</w:t>
            </w:r>
          </w:p>
        </w:tc>
        <w:tc>
          <w:tcPr>
            <w:tcW w:w="4388" w:type="dxa"/>
            <w:shd w:val="clear" w:color="auto" w:fill="auto"/>
          </w:tcPr>
          <w:p w14:paraId="2D7FB4CE" w14:textId="77777777" w:rsidR="008F6265" w:rsidRDefault="008F6265" w:rsidP="00B81E69">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har den endelige beslutningsret ved fastlæggelse af nye procedurer vedrørende forretningsprocesserne</w:t>
            </w:r>
            <w:r>
              <w:rPr>
                <w:rFonts w:ascii="Calibri" w:eastAsia="Times New Roman" w:hAnsi="Calibri" w:cs="Calibri"/>
                <w:color w:val="000000" w:themeColor="text1"/>
                <w:sz w:val="20"/>
                <w:szCs w:val="20"/>
              </w:rPr>
              <w:t>,</w:t>
            </w:r>
            <w:r w:rsidRPr="00FB05D0">
              <w:rPr>
                <w:rFonts w:ascii="Calibri" w:eastAsia="Times New Roman" w:hAnsi="Calibri" w:cs="Calibri"/>
                <w:color w:val="000000" w:themeColor="text1"/>
                <w:sz w:val="20"/>
                <w:szCs w:val="20"/>
              </w:rPr>
              <w:t xml:space="preserve"> som de</w:t>
            </w:r>
            <w:r>
              <w:rPr>
                <w:rFonts w:ascii="Calibri" w:eastAsia="Times New Roman" w:hAnsi="Calibri" w:cs="Calibri"/>
                <w:color w:val="000000" w:themeColor="text1"/>
                <w:sz w:val="20"/>
                <w:szCs w:val="20"/>
              </w:rPr>
              <w:t>t</w:t>
            </w:r>
            <w:r w:rsidRPr="00FB05D0">
              <w:rPr>
                <w:rFonts w:ascii="Calibri" w:eastAsia="Times New Roman" w:hAnsi="Calibri" w:cs="Calibri"/>
                <w:color w:val="000000" w:themeColor="text1"/>
                <w:sz w:val="20"/>
                <w:szCs w:val="20"/>
              </w:rPr>
              <w:t xml:space="preserve"> nye </w:t>
            </w:r>
            <w:r>
              <w:rPr>
                <w:rFonts w:ascii="Calibri" w:eastAsia="Times New Roman" w:hAnsi="Calibri" w:cs="Calibri"/>
                <w:color w:val="000000" w:themeColor="text1"/>
                <w:sz w:val="20"/>
                <w:szCs w:val="20"/>
              </w:rPr>
              <w:t>direktiv</w:t>
            </w:r>
            <w:r w:rsidRPr="00FB05D0">
              <w:rPr>
                <w:rFonts w:ascii="Calibri" w:eastAsia="Times New Roman" w:hAnsi="Calibri" w:cs="Calibri"/>
                <w:color w:val="000000" w:themeColor="text1"/>
                <w:sz w:val="20"/>
                <w:szCs w:val="20"/>
              </w:rPr>
              <w:t xml:space="preserve"> </w:t>
            </w:r>
            <w:r>
              <w:rPr>
                <w:rFonts w:ascii="Calibri" w:eastAsia="Times New Roman" w:hAnsi="Calibri" w:cs="Calibri"/>
                <w:color w:val="000000" w:themeColor="text1"/>
                <w:sz w:val="20"/>
                <w:szCs w:val="20"/>
              </w:rPr>
              <w:t>afstedkommer</w:t>
            </w:r>
            <w:r w:rsidRPr="00FB05D0">
              <w:rPr>
                <w:rFonts w:ascii="Calibri" w:eastAsia="Times New Roman" w:hAnsi="Calibri" w:cs="Calibri"/>
                <w:color w:val="000000" w:themeColor="text1"/>
                <w:sz w:val="20"/>
                <w:szCs w:val="20"/>
              </w:rPr>
              <w:t>.</w:t>
            </w:r>
          </w:p>
          <w:p w14:paraId="1748199B" w14:textId="77777777" w:rsidR="008F6265" w:rsidRPr="00FB05D0" w:rsidRDefault="008F6265" w:rsidP="00B81E69">
            <w:pPr>
              <w:spacing w:before="60" w:after="60"/>
              <w:textAlignment w:val="baseline"/>
              <w:rPr>
                <w:rFonts w:ascii="Calibri" w:eastAsia="Times New Roman" w:hAnsi="Calibri" w:cs="Calibri"/>
                <w:color w:val="000000" w:themeColor="text1"/>
                <w:sz w:val="20"/>
                <w:szCs w:val="20"/>
              </w:rPr>
            </w:pPr>
            <w:r w:rsidRPr="00FB05D0">
              <w:rPr>
                <w:rFonts w:ascii="Calibri" w:eastAsia="Times New Roman" w:hAnsi="Calibri" w:cs="Calibri"/>
                <w:color w:val="000000" w:themeColor="text1"/>
                <w:sz w:val="20"/>
                <w:szCs w:val="20"/>
              </w:rPr>
              <w:t>Procesejer er</w:t>
            </w:r>
            <w:r>
              <w:rPr>
                <w:rFonts w:ascii="Calibri" w:eastAsia="Times New Roman" w:hAnsi="Calibri" w:cs="Calibri"/>
                <w:color w:val="000000" w:themeColor="text1"/>
                <w:sz w:val="20"/>
                <w:szCs w:val="20"/>
              </w:rPr>
              <w:t xml:space="preserve"> </w:t>
            </w:r>
            <w:r w:rsidRPr="00FB05D0">
              <w:rPr>
                <w:rFonts w:ascii="Calibri" w:eastAsia="Times New Roman" w:hAnsi="Calibri" w:cs="Calibri"/>
                <w:color w:val="000000" w:themeColor="text1"/>
                <w:sz w:val="20"/>
                <w:szCs w:val="20"/>
              </w:rPr>
              <w:t>ansvarlig for afklaring af forretningens relevant</w:t>
            </w:r>
            <w:r>
              <w:rPr>
                <w:rFonts w:ascii="Calibri" w:eastAsia="Times New Roman" w:hAnsi="Calibri" w:cs="Calibri"/>
                <w:color w:val="000000" w:themeColor="text1"/>
                <w:sz w:val="20"/>
                <w:szCs w:val="20"/>
              </w:rPr>
              <w:t>e nuværende</w:t>
            </w:r>
            <w:r w:rsidRPr="00FB05D0">
              <w:rPr>
                <w:rFonts w:ascii="Calibri" w:eastAsia="Times New Roman" w:hAnsi="Calibri" w:cs="Calibri"/>
                <w:color w:val="000000" w:themeColor="text1"/>
                <w:sz w:val="20"/>
                <w:szCs w:val="20"/>
              </w:rPr>
              <w:t xml:space="preserve"> processer</w:t>
            </w:r>
            <w:r>
              <w:rPr>
                <w:rFonts w:ascii="Calibri" w:eastAsia="Times New Roman" w:hAnsi="Calibri" w:cs="Calibri"/>
                <w:color w:val="000000" w:themeColor="text1"/>
                <w:sz w:val="20"/>
                <w:szCs w:val="20"/>
              </w:rPr>
              <w:t xml:space="preserve"> ift. den nye løsning og vurderer derpå </w:t>
            </w:r>
            <w:r w:rsidRPr="00FB05D0">
              <w:rPr>
                <w:rFonts w:ascii="Calibri" w:eastAsia="Times New Roman" w:hAnsi="Calibri" w:cs="Calibri"/>
                <w:color w:val="000000" w:themeColor="text1"/>
                <w:sz w:val="20"/>
                <w:szCs w:val="20"/>
              </w:rPr>
              <w:t>de potentielle ændringer i ressourcebehovet til forretningens drift</w:t>
            </w:r>
            <w:r>
              <w:rPr>
                <w:rFonts w:ascii="Calibri" w:eastAsia="Times New Roman" w:hAnsi="Calibri" w:cs="Calibri"/>
                <w:color w:val="000000" w:themeColor="text1"/>
                <w:sz w:val="20"/>
                <w:szCs w:val="20"/>
              </w:rPr>
              <w:t>, og er generelt en vigtig aktør i den organisatoriske implementering</w:t>
            </w:r>
            <w:r w:rsidRPr="00FB05D0">
              <w:rPr>
                <w:rFonts w:ascii="Calibri" w:eastAsia="Times New Roman" w:hAnsi="Calibri" w:cs="Calibri"/>
                <w:color w:val="000000" w:themeColor="text1"/>
                <w:sz w:val="20"/>
                <w:szCs w:val="20"/>
              </w:rPr>
              <w:t>.</w:t>
            </w:r>
          </w:p>
          <w:p w14:paraId="440B0FD2" w14:textId="77777777" w:rsidR="008F6265" w:rsidRPr="00CC51C4" w:rsidRDefault="008F6265" w:rsidP="00B81E69">
            <w:pPr>
              <w:pStyle w:val="Tabel"/>
            </w:pPr>
            <w:r>
              <w:rPr>
                <w:rFonts w:ascii="Calibri" w:eastAsia="Times New Roman" w:hAnsi="Calibri" w:cs="Calibri"/>
                <w:color w:val="000000" w:themeColor="text1"/>
                <w:szCs w:val="20"/>
              </w:rPr>
              <w:t xml:space="preserve">Procesejerskabet indebærer desuden bistand til sikring af </w:t>
            </w:r>
            <w:r w:rsidRPr="00FB05D0">
              <w:rPr>
                <w:rFonts w:ascii="Calibri" w:eastAsia="Times New Roman" w:hAnsi="Calibri" w:cs="Calibri"/>
                <w:color w:val="000000" w:themeColor="text1"/>
                <w:szCs w:val="20"/>
              </w:rPr>
              <w:t>løsningens lovmedholdelighed</w:t>
            </w:r>
            <w:r>
              <w:rPr>
                <w:rFonts w:ascii="Calibri" w:eastAsia="Times New Roman" w:hAnsi="Calibri" w:cs="Calibri"/>
                <w:color w:val="000000" w:themeColor="text1"/>
                <w:szCs w:val="20"/>
              </w:rPr>
              <w:t xml:space="preserve"> og risikovurdering.</w:t>
            </w:r>
          </w:p>
        </w:tc>
      </w:tr>
      <w:tr w:rsidR="00062A1B" w:rsidRPr="00CC51C4" w14:paraId="22DAB54F" w14:textId="77777777" w:rsidTr="008D4CE4">
        <w:tc>
          <w:tcPr>
            <w:tcW w:w="9628" w:type="dxa"/>
            <w:gridSpan w:val="4"/>
            <w:shd w:val="clear" w:color="auto" w:fill="DDE8F5" w:themeFill="accent2" w:themeFillTint="33"/>
          </w:tcPr>
          <w:p w14:paraId="27F5FC3F" w14:textId="446BCADF" w:rsidR="00062A1B" w:rsidRPr="00FB05D0" w:rsidRDefault="00062A1B" w:rsidP="00FE23D9">
            <w:pPr>
              <w:pStyle w:val="Tabel"/>
              <w:rPr>
                <w:rFonts w:ascii="Calibri" w:eastAsia="Times New Roman" w:hAnsi="Calibri" w:cs="Calibri"/>
                <w:color w:val="000000" w:themeColor="text1"/>
                <w:szCs w:val="20"/>
              </w:rPr>
            </w:pPr>
            <w:r>
              <w:t>Team Jura</w:t>
            </w:r>
          </w:p>
        </w:tc>
      </w:tr>
      <w:tr w:rsidR="00943345" w:rsidRPr="00CC51C4" w14:paraId="4E247CD3" w14:textId="77777777" w:rsidTr="00266C05">
        <w:tc>
          <w:tcPr>
            <w:tcW w:w="1756" w:type="dxa"/>
            <w:shd w:val="clear" w:color="auto" w:fill="auto"/>
          </w:tcPr>
          <w:p w14:paraId="0FE32FD6" w14:textId="7B89F485" w:rsidR="00943345" w:rsidRDefault="008E0DBA" w:rsidP="00943345">
            <w:pPr>
              <w:pStyle w:val="Tabel"/>
            </w:pPr>
            <w:r>
              <w:t>Jur</w:t>
            </w:r>
            <w:r w:rsidR="00332EF7">
              <w:t>ist</w:t>
            </w:r>
            <w:r>
              <w:t>, Moms</w:t>
            </w:r>
          </w:p>
        </w:tc>
        <w:tc>
          <w:tcPr>
            <w:tcW w:w="1757" w:type="dxa"/>
            <w:shd w:val="clear" w:color="auto" w:fill="auto"/>
          </w:tcPr>
          <w:p w14:paraId="19AEE123" w14:textId="599EE025" w:rsidR="00943345" w:rsidRPr="005C59A8" w:rsidRDefault="00574BD2" w:rsidP="00943345">
            <w:pPr>
              <w:pStyle w:val="Tabel"/>
              <w:rPr>
                <w:lang w:val="en-US"/>
              </w:rPr>
            </w:pPr>
            <w:r w:rsidRPr="005C59A8">
              <w:rPr>
                <w:lang w:val="en-US"/>
              </w:rPr>
              <w:t xml:space="preserve">Tuba Koc, </w:t>
            </w:r>
            <w:r w:rsidR="005C59A8" w:rsidRPr="005C59A8">
              <w:rPr>
                <w:lang w:val="en-US"/>
              </w:rPr>
              <w:t>Jura, Moms, S</w:t>
            </w:r>
            <w:r w:rsidR="005C59A8">
              <w:rPr>
                <w:lang w:val="en-US"/>
              </w:rPr>
              <w:t>KTST</w:t>
            </w:r>
          </w:p>
        </w:tc>
        <w:tc>
          <w:tcPr>
            <w:tcW w:w="1727" w:type="dxa"/>
            <w:shd w:val="clear" w:color="auto" w:fill="auto"/>
          </w:tcPr>
          <w:p w14:paraId="64FFBEA0" w14:textId="08C2E3C9" w:rsidR="00943345" w:rsidRDefault="00B43999" w:rsidP="00943345">
            <w:pPr>
              <w:pStyle w:val="Tabel"/>
            </w:pPr>
            <w:r>
              <w:t>40%</w:t>
            </w:r>
          </w:p>
        </w:tc>
        <w:tc>
          <w:tcPr>
            <w:tcW w:w="4388" w:type="dxa"/>
            <w:shd w:val="clear" w:color="auto" w:fill="auto"/>
          </w:tcPr>
          <w:p w14:paraId="4240E1D5" w14:textId="13AAC84E" w:rsidR="00943345" w:rsidRPr="00FB05D0" w:rsidRDefault="009F2D90" w:rsidP="00943345">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 xml:space="preserve">Skal afdække </w:t>
            </w:r>
            <w:r w:rsidR="00192081">
              <w:rPr>
                <w:rFonts w:ascii="Calibri" w:eastAsia="Times New Roman" w:hAnsi="Calibri" w:cs="Calibri"/>
                <w:color w:val="000000" w:themeColor="text1"/>
                <w:sz w:val="20"/>
                <w:szCs w:val="20"/>
              </w:rPr>
              <w:t xml:space="preserve">og afklare </w:t>
            </w:r>
            <w:r>
              <w:rPr>
                <w:rFonts w:ascii="Calibri" w:eastAsia="Times New Roman" w:hAnsi="Calibri" w:cs="Calibri"/>
                <w:color w:val="000000" w:themeColor="text1"/>
                <w:sz w:val="20"/>
                <w:szCs w:val="20"/>
              </w:rPr>
              <w:t xml:space="preserve">diverse </w:t>
            </w:r>
            <w:r w:rsidR="008D78C5">
              <w:rPr>
                <w:rFonts w:ascii="Calibri" w:eastAsia="Times New Roman" w:hAnsi="Calibri" w:cs="Calibri"/>
                <w:color w:val="000000" w:themeColor="text1"/>
                <w:sz w:val="20"/>
                <w:szCs w:val="20"/>
              </w:rPr>
              <w:t xml:space="preserve">juridiske </w:t>
            </w:r>
            <w:r w:rsidR="008733FA">
              <w:rPr>
                <w:rFonts w:ascii="Calibri" w:eastAsia="Times New Roman" w:hAnsi="Calibri" w:cs="Calibri"/>
                <w:color w:val="000000" w:themeColor="text1"/>
                <w:sz w:val="20"/>
                <w:szCs w:val="20"/>
              </w:rPr>
              <w:t>spørgsmål.</w:t>
            </w:r>
          </w:p>
        </w:tc>
      </w:tr>
      <w:tr w:rsidR="008E0DBA" w:rsidRPr="00CC51C4" w14:paraId="38E284DE" w14:textId="77777777" w:rsidTr="00266C05">
        <w:tc>
          <w:tcPr>
            <w:tcW w:w="1756" w:type="dxa"/>
            <w:shd w:val="clear" w:color="auto" w:fill="auto"/>
          </w:tcPr>
          <w:p w14:paraId="5FBC8F14" w14:textId="6EC881CD" w:rsidR="008E0DBA" w:rsidRDefault="008E0DBA" w:rsidP="00943345">
            <w:pPr>
              <w:pStyle w:val="Tabel"/>
            </w:pPr>
            <w:r>
              <w:t>Jur</w:t>
            </w:r>
            <w:r w:rsidR="00332EF7">
              <w:t>ist</w:t>
            </w:r>
            <w:r>
              <w:t xml:space="preserve">, </w:t>
            </w:r>
            <w:r w:rsidR="00563070">
              <w:t>D</w:t>
            </w:r>
            <w:r>
              <w:t>igitalisering</w:t>
            </w:r>
            <w:r w:rsidR="002A226C">
              <w:t xml:space="preserve"> (2</w:t>
            </w:r>
            <w:r w:rsidR="00563070">
              <w:t xml:space="preserve"> pers</w:t>
            </w:r>
            <w:r w:rsidR="002A226C">
              <w:t>)</w:t>
            </w:r>
          </w:p>
        </w:tc>
        <w:tc>
          <w:tcPr>
            <w:tcW w:w="1757" w:type="dxa"/>
            <w:shd w:val="clear" w:color="auto" w:fill="auto"/>
          </w:tcPr>
          <w:p w14:paraId="5FC9E581" w14:textId="463C745B" w:rsidR="008E0DBA" w:rsidRPr="006F262C" w:rsidRDefault="00916CA4" w:rsidP="00943345">
            <w:pPr>
              <w:pStyle w:val="Tabel"/>
              <w:rPr>
                <w:lang w:val="en-US"/>
              </w:rPr>
            </w:pPr>
            <w:r w:rsidRPr="006F262C">
              <w:rPr>
                <w:lang w:val="en-US"/>
              </w:rPr>
              <w:t xml:space="preserve">Christina </w:t>
            </w:r>
            <w:r w:rsidR="006F262C" w:rsidRPr="006F262C">
              <w:rPr>
                <w:lang w:val="en-US"/>
              </w:rPr>
              <w:t>H</w:t>
            </w:r>
            <w:r w:rsidR="006F262C">
              <w:rPr>
                <w:lang w:val="en-US"/>
              </w:rPr>
              <w:t>yldgaard</w:t>
            </w:r>
            <w:r w:rsidR="0047004C">
              <w:rPr>
                <w:lang w:val="en-US"/>
              </w:rPr>
              <w:t xml:space="preserve"> Jacobsen</w:t>
            </w:r>
            <w:r w:rsidR="00947C95">
              <w:rPr>
                <w:lang w:val="en-US"/>
              </w:rPr>
              <w:t xml:space="preserve"> &amp;</w:t>
            </w:r>
            <w:r w:rsidR="006F262C" w:rsidRPr="006F262C">
              <w:rPr>
                <w:lang w:val="en-US"/>
              </w:rPr>
              <w:br/>
              <w:t>Jacob Maischnack Skovgaard</w:t>
            </w:r>
            <w:r w:rsidR="00947C95">
              <w:rPr>
                <w:lang w:val="en-US"/>
              </w:rPr>
              <w:t>, Jura, Digitaliserin</w:t>
            </w:r>
            <w:r w:rsidR="007014F4">
              <w:rPr>
                <w:lang w:val="en-US"/>
              </w:rPr>
              <w:t>g, SKTST</w:t>
            </w:r>
          </w:p>
        </w:tc>
        <w:tc>
          <w:tcPr>
            <w:tcW w:w="1727" w:type="dxa"/>
            <w:shd w:val="clear" w:color="auto" w:fill="auto"/>
          </w:tcPr>
          <w:p w14:paraId="5F766DA3" w14:textId="725343CB" w:rsidR="008E0DBA" w:rsidRDefault="00B43999" w:rsidP="00943345">
            <w:pPr>
              <w:pStyle w:val="Tabel"/>
            </w:pPr>
            <w:r>
              <w:t>20%</w:t>
            </w:r>
          </w:p>
        </w:tc>
        <w:tc>
          <w:tcPr>
            <w:tcW w:w="4388" w:type="dxa"/>
            <w:shd w:val="clear" w:color="auto" w:fill="auto"/>
          </w:tcPr>
          <w:p w14:paraId="5D58F602" w14:textId="24E0ABCE" w:rsidR="008E0DBA" w:rsidRPr="00FB05D0" w:rsidRDefault="00192081" w:rsidP="00943345">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Skal afdække og afklare diverse juridiske spørgsmål</w:t>
            </w:r>
            <w:r w:rsidR="00362813">
              <w:rPr>
                <w:rFonts w:ascii="Calibri" w:eastAsia="Times New Roman" w:hAnsi="Calibri" w:cs="Calibri"/>
                <w:color w:val="000000" w:themeColor="text1"/>
                <w:sz w:val="20"/>
                <w:szCs w:val="20"/>
              </w:rPr>
              <w:t>, samt udarbejde forvaltningsretlig konsekvensanalyse</w:t>
            </w:r>
            <w:r>
              <w:rPr>
                <w:rFonts w:ascii="Calibri" w:eastAsia="Times New Roman" w:hAnsi="Calibri" w:cs="Calibri"/>
                <w:color w:val="000000" w:themeColor="text1"/>
                <w:sz w:val="20"/>
                <w:szCs w:val="20"/>
              </w:rPr>
              <w:t>.</w:t>
            </w:r>
          </w:p>
        </w:tc>
      </w:tr>
      <w:tr w:rsidR="00B43999" w:rsidRPr="00CC51C4" w14:paraId="48F1FE1D" w14:textId="77777777" w:rsidTr="00266C05">
        <w:tc>
          <w:tcPr>
            <w:tcW w:w="1756" w:type="dxa"/>
            <w:shd w:val="clear" w:color="auto" w:fill="auto"/>
          </w:tcPr>
          <w:p w14:paraId="21D0E408" w14:textId="661967C0" w:rsidR="00B43999" w:rsidRDefault="00B43999" w:rsidP="00943345">
            <w:pPr>
              <w:pStyle w:val="Tabel"/>
            </w:pPr>
            <w:r>
              <w:t>Jur</w:t>
            </w:r>
            <w:r w:rsidR="00332EF7">
              <w:t>ist</w:t>
            </w:r>
            <w:r>
              <w:t>, UFST</w:t>
            </w:r>
          </w:p>
        </w:tc>
        <w:tc>
          <w:tcPr>
            <w:tcW w:w="1757" w:type="dxa"/>
            <w:shd w:val="clear" w:color="auto" w:fill="auto"/>
          </w:tcPr>
          <w:p w14:paraId="65C8BFC6" w14:textId="5570C7AF" w:rsidR="00B43999" w:rsidRPr="00DA55BC" w:rsidRDefault="004F641B" w:rsidP="00943345">
            <w:pPr>
              <w:pStyle w:val="Tabel"/>
            </w:pPr>
            <w:r>
              <w:t>XX, XX, UFST</w:t>
            </w:r>
          </w:p>
        </w:tc>
        <w:tc>
          <w:tcPr>
            <w:tcW w:w="1727" w:type="dxa"/>
            <w:shd w:val="clear" w:color="auto" w:fill="auto"/>
          </w:tcPr>
          <w:p w14:paraId="617209F6" w14:textId="2FE17B95" w:rsidR="00B43999" w:rsidRDefault="00613289" w:rsidP="00943345">
            <w:pPr>
              <w:pStyle w:val="Tabel"/>
            </w:pPr>
            <w:r>
              <w:t>20%</w:t>
            </w:r>
          </w:p>
        </w:tc>
        <w:tc>
          <w:tcPr>
            <w:tcW w:w="4388" w:type="dxa"/>
            <w:shd w:val="clear" w:color="auto" w:fill="auto"/>
          </w:tcPr>
          <w:p w14:paraId="6EF505F2" w14:textId="36C1173E" w:rsidR="00B43999" w:rsidRPr="00FB05D0" w:rsidRDefault="00362813" w:rsidP="00943345">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Skal afdække og afklare diverse juridiske spørgsmål, samt udarbejde forvaltningsretlig konsekvensanalyse.</w:t>
            </w:r>
          </w:p>
        </w:tc>
      </w:tr>
      <w:tr w:rsidR="00943345" w:rsidRPr="00CC51C4" w14:paraId="787F6414" w14:textId="77777777" w:rsidTr="008D4CE4">
        <w:tc>
          <w:tcPr>
            <w:tcW w:w="9628" w:type="dxa"/>
            <w:gridSpan w:val="4"/>
            <w:shd w:val="clear" w:color="auto" w:fill="DDE8F5" w:themeFill="accent2" w:themeFillTint="33"/>
            <w:vAlign w:val="bottom"/>
          </w:tcPr>
          <w:p w14:paraId="4FF8025C" w14:textId="32D2A4A5" w:rsidR="00943345" w:rsidRPr="00FB05D0" w:rsidRDefault="00943345" w:rsidP="00FE23D9">
            <w:pPr>
              <w:pStyle w:val="Tabel"/>
              <w:rPr>
                <w:rFonts w:ascii="Calibri" w:eastAsia="Times New Roman" w:hAnsi="Calibri" w:cs="Calibri"/>
                <w:color w:val="000000" w:themeColor="text1"/>
                <w:szCs w:val="20"/>
              </w:rPr>
            </w:pPr>
            <w:r w:rsidRPr="00AB1A57">
              <w:t xml:space="preserve">Team </w:t>
            </w:r>
            <w:r w:rsidR="00062A1B">
              <w:t>A</w:t>
            </w:r>
            <w:r>
              <w:t>rkitekt</w:t>
            </w:r>
          </w:p>
        </w:tc>
      </w:tr>
      <w:tr w:rsidR="00943345" w:rsidRPr="00CC51C4" w14:paraId="2FC46163" w14:textId="77777777" w:rsidTr="00266C05">
        <w:tc>
          <w:tcPr>
            <w:tcW w:w="1756" w:type="dxa"/>
            <w:shd w:val="clear" w:color="auto" w:fill="auto"/>
          </w:tcPr>
          <w:p w14:paraId="585B1AAA" w14:textId="77777777" w:rsidR="00943345" w:rsidRDefault="00943345" w:rsidP="00943345">
            <w:pPr>
              <w:pStyle w:val="Tabel"/>
              <w:rPr>
                <w:rFonts w:ascii="Calibri" w:eastAsia="Times New Roman" w:hAnsi="Calibri" w:cs="Calibri"/>
                <w:szCs w:val="20"/>
              </w:rPr>
            </w:pPr>
            <w:r w:rsidRPr="007C0626">
              <w:rPr>
                <w:rFonts w:ascii="Calibri" w:eastAsia="Times New Roman" w:hAnsi="Calibri" w:cs="Calibri"/>
                <w:szCs w:val="20"/>
              </w:rPr>
              <w:lastRenderedPageBreak/>
              <w:t>Løsningsarkitekt </w:t>
            </w:r>
          </w:p>
        </w:tc>
        <w:tc>
          <w:tcPr>
            <w:tcW w:w="1757" w:type="dxa"/>
            <w:shd w:val="clear" w:color="auto" w:fill="auto"/>
          </w:tcPr>
          <w:p w14:paraId="3A1AD4E2" w14:textId="003F6F91" w:rsidR="00943345" w:rsidRPr="00DA55BC" w:rsidRDefault="00943345" w:rsidP="00943345">
            <w:pPr>
              <w:pStyle w:val="Tabel"/>
            </w:pPr>
            <w:r>
              <w:t xml:space="preserve">Tomaz Lokar, </w:t>
            </w:r>
            <w:r w:rsidRPr="002C142F">
              <w:t>Udvikling 1 OSM2</w:t>
            </w:r>
            <w:r>
              <w:t>, UFST</w:t>
            </w:r>
          </w:p>
        </w:tc>
        <w:tc>
          <w:tcPr>
            <w:tcW w:w="1727" w:type="dxa"/>
            <w:shd w:val="clear" w:color="auto" w:fill="auto"/>
          </w:tcPr>
          <w:p w14:paraId="3265B5DF" w14:textId="22949BEE" w:rsidR="00943345" w:rsidRPr="00CC51C4" w:rsidRDefault="00943345" w:rsidP="00943345">
            <w:pPr>
              <w:pStyle w:val="Tabel"/>
            </w:pPr>
            <w:r>
              <w:t>40%</w:t>
            </w:r>
          </w:p>
        </w:tc>
        <w:tc>
          <w:tcPr>
            <w:tcW w:w="4388" w:type="dxa"/>
            <w:shd w:val="clear" w:color="auto" w:fill="auto"/>
          </w:tcPr>
          <w:p w14:paraId="0CFD88F5" w14:textId="77777777" w:rsidR="00943345" w:rsidRDefault="00943345" w:rsidP="00943345">
            <w:pPr>
              <w:spacing w:before="60" w:after="60"/>
              <w:textAlignment w:val="baseline"/>
              <w:rPr>
                <w:rFonts w:ascii="Calibri" w:eastAsia="Times New Roman" w:hAnsi="Calibri" w:cs="Calibri"/>
                <w:color w:val="000000"/>
                <w:sz w:val="20"/>
                <w:szCs w:val="20"/>
                <w:shd w:val="clear" w:color="auto" w:fill="FFFFFF"/>
              </w:rPr>
            </w:pPr>
            <w:r>
              <w:rPr>
                <w:rFonts w:ascii="Calibri" w:eastAsia="Times New Roman" w:hAnsi="Calibri" w:cs="Calibri"/>
                <w:color w:val="000000"/>
                <w:sz w:val="20"/>
                <w:szCs w:val="20"/>
                <w:shd w:val="clear" w:color="auto" w:fill="FFFFFF"/>
              </w:rPr>
              <w:t>Løsningsarkitekten er a</w:t>
            </w:r>
            <w:r w:rsidRPr="00E43CDF">
              <w:rPr>
                <w:rFonts w:ascii="Calibri" w:eastAsia="Times New Roman" w:hAnsi="Calibri" w:cs="Calibri"/>
                <w:color w:val="000000"/>
                <w:sz w:val="20"/>
                <w:szCs w:val="20"/>
                <w:shd w:val="clear" w:color="auto" w:fill="FFFFFF"/>
              </w:rPr>
              <w:t xml:space="preserve">nsvarlig for </w:t>
            </w:r>
            <w:r>
              <w:rPr>
                <w:rFonts w:ascii="Calibri" w:eastAsia="Times New Roman" w:hAnsi="Calibri" w:cs="Calibri"/>
                <w:color w:val="000000"/>
                <w:sz w:val="20"/>
                <w:szCs w:val="20"/>
                <w:shd w:val="clear" w:color="auto" w:fill="FFFFFF"/>
              </w:rPr>
              <w:t xml:space="preserve">den overordnede </w:t>
            </w:r>
            <w:r w:rsidRPr="00E43CDF">
              <w:rPr>
                <w:rFonts w:ascii="Calibri" w:eastAsia="Times New Roman" w:hAnsi="Calibri" w:cs="Calibri"/>
                <w:color w:val="000000"/>
                <w:sz w:val="20"/>
                <w:szCs w:val="20"/>
                <w:shd w:val="clear" w:color="auto" w:fill="FFFFFF"/>
              </w:rPr>
              <w:t>arkitektur</w:t>
            </w:r>
            <w:r>
              <w:rPr>
                <w:rFonts w:ascii="Calibri" w:eastAsia="Times New Roman" w:hAnsi="Calibri" w:cs="Calibri"/>
                <w:color w:val="000000"/>
                <w:sz w:val="20"/>
                <w:szCs w:val="20"/>
                <w:shd w:val="clear" w:color="auto" w:fill="FFFFFF"/>
              </w:rPr>
              <w:t xml:space="preserve"> og for den tekniske løsning.</w:t>
            </w:r>
          </w:p>
          <w:p w14:paraId="757BCEE2" w14:textId="77777777" w:rsidR="00943345" w:rsidRDefault="00943345" w:rsidP="00943345">
            <w:pPr>
              <w:spacing w:before="60" w:after="60"/>
              <w:textAlignment w:val="baseline"/>
              <w:rPr>
                <w:rFonts w:ascii="Calibri" w:eastAsia="Times New Roman" w:hAnsi="Calibri" w:cs="Calibri"/>
                <w:color w:val="000000"/>
                <w:sz w:val="20"/>
                <w:szCs w:val="20"/>
                <w:shd w:val="clear" w:color="auto" w:fill="FFFFFF"/>
              </w:rPr>
            </w:pPr>
            <w:r>
              <w:rPr>
                <w:rFonts w:ascii="Calibri" w:eastAsia="Times New Roman" w:hAnsi="Calibri" w:cs="Calibri"/>
                <w:color w:val="000000"/>
                <w:sz w:val="20"/>
                <w:szCs w:val="20"/>
                <w:shd w:val="clear" w:color="auto" w:fill="FFFFFF"/>
              </w:rPr>
              <w:t>Løsningsarkitekten specificerer de tekniske krav til løsningen, såvel de funktionelle og</w:t>
            </w:r>
            <w:r w:rsidRPr="00E43CDF">
              <w:rPr>
                <w:rFonts w:ascii="Calibri" w:eastAsia="Times New Roman" w:hAnsi="Calibri" w:cs="Calibri"/>
                <w:color w:val="000000"/>
                <w:sz w:val="20"/>
                <w:szCs w:val="20"/>
                <w:shd w:val="clear" w:color="auto" w:fill="FFFFFF"/>
              </w:rPr>
              <w:t xml:space="preserve"> ikke</w:t>
            </w:r>
            <w:r>
              <w:rPr>
                <w:rFonts w:ascii="Calibri" w:eastAsia="Times New Roman" w:hAnsi="Calibri" w:cs="Calibri"/>
                <w:color w:val="000000"/>
                <w:sz w:val="20"/>
                <w:szCs w:val="20"/>
                <w:shd w:val="clear" w:color="auto" w:fill="FFFFFF"/>
              </w:rPr>
              <w:t>-</w:t>
            </w:r>
            <w:r w:rsidRPr="00E43CDF">
              <w:rPr>
                <w:rFonts w:ascii="Calibri" w:eastAsia="Times New Roman" w:hAnsi="Calibri" w:cs="Calibri"/>
                <w:color w:val="000000"/>
                <w:sz w:val="20"/>
                <w:szCs w:val="20"/>
                <w:shd w:val="clear" w:color="auto" w:fill="FFFFFF"/>
              </w:rPr>
              <w:t>funktionelle krav</w:t>
            </w:r>
            <w:r>
              <w:rPr>
                <w:rFonts w:ascii="Calibri" w:eastAsia="Times New Roman" w:hAnsi="Calibri" w:cs="Calibri"/>
                <w:color w:val="000000"/>
                <w:sz w:val="20"/>
                <w:szCs w:val="20"/>
                <w:shd w:val="clear" w:color="auto" w:fill="FFFFFF"/>
              </w:rPr>
              <w:t>.</w:t>
            </w:r>
          </w:p>
          <w:p w14:paraId="29BCA78F" w14:textId="77777777" w:rsidR="00943345" w:rsidRDefault="00943345" w:rsidP="00943345">
            <w:pPr>
              <w:spacing w:before="60" w:after="60"/>
              <w:textAlignment w:val="baseline"/>
              <w:rPr>
                <w:rFonts w:ascii="Calibri" w:eastAsia="Times New Roman" w:hAnsi="Calibri" w:cs="Calibri"/>
                <w:color w:val="000000"/>
                <w:sz w:val="20"/>
                <w:szCs w:val="20"/>
                <w:shd w:val="clear" w:color="auto" w:fill="FFFFFF"/>
              </w:rPr>
            </w:pPr>
            <w:r>
              <w:rPr>
                <w:rFonts w:ascii="Calibri" w:eastAsia="Times New Roman" w:hAnsi="Calibri" w:cs="Calibri"/>
                <w:color w:val="000000"/>
                <w:sz w:val="20"/>
                <w:szCs w:val="20"/>
                <w:shd w:val="clear" w:color="auto" w:fill="FFFFFF"/>
              </w:rPr>
              <w:t>Løsningsarkitekten indgår i alle overvejelser omkring løsningen og opfyldelse af forretningskravene.</w:t>
            </w:r>
          </w:p>
          <w:p w14:paraId="4574E00E" w14:textId="77777777" w:rsidR="00943345" w:rsidRPr="00E92C6D" w:rsidRDefault="00943345" w:rsidP="00943345">
            <w:pPr>
              <w:spacing w:before="60" w:after="60"/>
              <w:textAlignment w:val="baseline"/>
              <w:rPr>
                <w:rFonts w:ascii="Calibri" w:eastAsia="Times New Roman" w:hAnsi="Calibri" w:cs="Calibri"/>
                <w:color w:val="000000" w:themeColor="text1"/>
                <w:sz w:val="20"/>
                <w:szCs w:val="20"/>
              </w:rPr>
            </w:pPr>
            <w:r w:rsidRPr="0096401C">
              <w:rPr>
                <w:rFonts w:ascii="Calibri" w:eastAsia="Times New Roman" w:hAnsi="Calibri" w:cs="Calibri"/>
                <w:color w:val="000000"/>
                <w:sz w:val="20"/>
                <w:szCs w:val="20"/>
                <w:shd w:val="clear" w:color="auto" w:fill="FFFFFF"/>
              </w:rPr>
              <w:t>Særligt ift. denne løsning, er det et krav, at løsningsarkitekten har overblik og forståelse for løsningens samspil med løsningen i E</w:t>
            </w:r>
            <w:r>
              <w:rPr>
                <w:rFonts w:ascii="Calibri" w:eastAsia="Times New Roman" w:hAnsi="Calibri" w:cs="Calibri"/>
                <w:color w:val="000000"/>
                <w:sz w:val="20"/>
                <w:szCs w:val="20"/>
                <w:shd w:val="clear" w:color="auto" w:fill="FFFFFF"/>
              </w:rPr>
              <w:t>U</w:t>
            </w:r>
          </w:p>
        </w:tc>
      </w:tr>
      <w:tr w:rsidR="00943345" w:rsidRPr="00CC51C4" w14:paraId="6EED5A82" w14:textId="77777777" w:rsidTr="00266C05">
        <w:tc>
          <w:tcPr>
            <w:tcW w:w="1756" w:type="dxa"/>
            <w:shd w:val="clear" w:color="auto" w:fill="auto"/>
          </w:tcPr>
          <w:p w14:paraId="45E3726E" w14:textId="7BFF84CE" w:rsidR="00943345" w:rsidRPr="007C0626" w:rsidRDefault="00943345" w:rsidP="00943345">
            <w:pPr>
              <w:pStyle w:val="Tabel"/>
              <w:rPr>
                <w:rFonts w:ascii="Calibri" w:eastAsia="Times New Roman" w:hAnsi="Calibri" w:cs="Calibri"/>
                <w:szCs w:val="20"/>
              </w:rPr>
            </w:pPr>
            <w:r>
              <w:rPr>
                <w:rFonts w:ascii="Calibri" w:eastAsia="Times New Roman" w:hAnsi="Calibri" w:cs="Calibri"/>
                <w:szCs w:val="20"/>
              </w:rPr>
              <w:t>Enterprisearkitekt</w:t>
            </w:r>
          </w:p>
        </w:tc>
        <w:tc>
          <w:tcPr>
            <w:tcW w:w="1757" w:type="dxa"/>
            <w:shd w:val="clear" w:color="auto" w:fill="auto"/>
          </w:tcPr>
          <w:p w14:paraId="41A9C2B9" w14:textId="482D7887" w:rsidR="00943345" w:rsidRDefault="003B2151" w:rsidP="00943345">
            <w:pPr>
              <w:pStyle w:val="Tabel"/>
            </w:pPr>
            <w:r>
              <w:t>Bennie Møller</w:t>
            </w:r>
            <w:r w:rsidR="004621DC">
              <w:t>,</w:t>
            </w:r>
            <w:r w:rsidRPr="003B2151">
              <w:t xml:space="preserve"> Center for Strategisk Arkitektur</w:t>
            </w:r>
            <w:r w:rsidR="004621DC">
              <w:t>, UFST</w:t>
            </w:r>
          </w:p>
        </w:tc>
        <w:tc>
          <w:tcPr>
            <w:tcW w:w="1727" w:type="dxa"/>
            <w:shd w:val="clear" w:color="auto" w:fill="auto"/>
          </w:tcPr>
          <w:p w14:paraId="28A0081A" w14:textId="7356DF91" w:rsidR="00943345" w:rsidRDefault="00943345" w:rsidP="00943345">
            <w:pPr>
              <w:pStyle w:val="Tabel"/>
            </w:pPr>
            <w:r>
              <w:t>20%</w:t>
            </w:r>
          </w:p>
        </w:tc>
        <w:tc>
          <w:tcPr>
            <w:tcW w:w="4388" w:type="dxa"/>
            <w:shd w:val="clear" w:color="auto" w:fill="auto"/>
          </w:tcPr>
          <w:p w14:paraId="1E639F92" w14:textId="5FBEA9E3" w:rsidR="00943345" w:rsidRDefault="00A666FF" w:rsidP="00943345">
            <w:pPr>
              <w:spacing w:before="60" w:after="60"/>
              <w:textAlignment w:val="baseline"/>
              <w:rPr>
                <w:rFonts w:ascii="Calibri" w:eastAsia="Times New Roman" w:hAnsi="Calibri" w:cs="Calibri"/>
                <w:color w:val="000000"/>
                <w:sz w:val="20"/>
                <w:szCs w:val="20"/>
                <w:shd w:val="clear" w:color="auto" w:fill="FFFFFF"/>
              </w:rPr>
            </w:pPr>
            <w:r>
              <w:rPr>
                <w:rFonts w:ascii="Calibri" w:eastAsia="Times New Roman" w:hAnsi="Calibri" w:cs="Calibri"/>
                <w:color w:val="000000"/>
                <w:sz w:val="20"/>
                <w:szCs w:val="20"/>
                <w:shd w:val="clear" w:color="auto" w:fill="FFFFFF"/>
              </w:rPr>
              <w:t xml:space="preserve">Enterprisearkitekten </w:t>
            </w:r>
            <w:r w:rsidR="00E92269">
              <w:rPr>
                <w:rFonts w:ascii="Calibri" w:eastAsia="Times New Roman" w:hAnsi="Calibri" w:cs="Calibri"/>
                <w:color w:val="000000"/>
                <w:sz w:val="20"/>
                <w:szCs w:val="20"/>
                <w:shd w:val="clear" w:color="auto" w:fill="FFFFFF"/>
              </w:rPr>
              <w:t xml:space="preserve">er med til at sikre projektet er i overensstemmelse med </w:t>
            </w:r>
            <w:r w:rsidR="00D50E2B">
              <w:rPr>
                <w:rFonts w:ascii="Calibri" w:eastAsia="Times New Roman" w:hAnsi="Calibri" w:cs="Calibri"/>
                <w:color w:val="000000"/>
                <w:sz w:val="20"/>
                <w:szCs w:val="20"/>
                <w:shd w:val="clear" w:color="auto" w:fill="FFFFFF"/>
              </w:rPr>
              <w:t>UFST</w:t>
            </w:r>
            <w:r w:rsidR="00B86F7A">
              <w:rPr>
                <w:rFonts w:ascii="Calibri" w:eastAsia="Times New Roman" w:hAnsi="Calibri" w:cs="Calibri"/>
                <w:color w:val="000000"/>
                <w:sz w:val="20"/>
                <w:szCs w:val="20"/>
                <w:shd w:val="clear" w:color="auto" w:fill="FFFFFF"/>
              </w:rPr>
              <w:t>s arkitekturlandskab.</w:t>
            </w:r>
            <w:r w:rsidR="00D50E2B">
              <w:rPr>
                <w:rFonts w:ascii="Calibri" w:eastAsia="Times New Roman" w:hAnsi="Calibri" w:cs="Calibri"/>
                <w:color w:val="000000"/>
                <w:sz w:val="20"/>
                <w:szCs w:val="20"/>
                <w:shd w:val="clear" w:color="auto" w:fill="FFFFFF"/>
              </w:rPr>
              <w:t xml:space="preserve"> </w:t>
            </w:r>
          </w:p>
        </w:tc>
      </w:tr>
      <w:tr w:rsidR="00943345" w:rsidRPr="00CC51C4" w14:paraId="036BF918" w14:textId="77777777" w:rsidTr="00266C05">
        <w:tc>
          <w:tcPr>
            <w:tcW w:w="1756" w:type="dxa"/>
            <w:shd w:val="clear" w:color="auto" w:fill="auto"/>
          </w:tcPr>
          <w:p w14:paraId="1BD8E6D0" w14:textId="77777777" w:rsidR="00943345" w:rsidRPr="000551BB" w:rsidRDefault="00943345" w:rsidP="00943345">
            <w:pPr>
              <w:pStyle w:val="Tabel"/>
            </w:pPr>
            <w:r>
              <w:t>Informationsarkitekt</w:t>
            </w:r>
          </w:p>
        </w:tc>
        <w:tc>
          <w:tcPr>
            <w:tcW w:w="1757" w:type="dxa"/>
            <w:shd w:val="clear" w:color="auto" w:fill="auto"/>
          </w:tcPr>
          <w:p w14:paraId="6B1B76DA" w14:textId="42D0AD3B" w:rsidR="00943345" w:rsidRPr="00CC51C4" w:rsidRDefault="00FD00D0" w:rsidP="00943345">
            <w:pPr>
              <w:pStyle w:val="Tabel"/>
            </w:pPr>
            <w:r>
              <w:t>Tanja Jensen</w:t>
            </w:r>
            <w:r w:rsidR="00544D0F">
              <w:t xml:space="preserve">, </w:t>
            </w:r>
            <w:r w:rsidR="003B2151" w:rsidRPr="003B2151">
              <w:t>Center for Strategisk Arkitektur</w:t>
            </w:r>
            <w:r w:rsidR="003B2151">
              <w:t>, UFST</w:t>
            </w:r>
          </w:p>
        </w:tc>
        <w:tc>
          <w:tcPr>
            <w:tcW w:w="1727" w:type="dxa"/>
            <w:shd w:val="clear" w:color="auto" w:fill="auto"/>
          </w:tcPr>
          <w:p w14:paraId="17AB795E" w14:textId="374F5739" w:rsidR="00943345" w:rsidRPr="00CC51C4" w:rsidRDefault="00943345" w:rsidP="00943345">
            <w:pPr>
              <w:pStyle w:val="Tabel"/>
            </w:pPr>
            <w:r>
              <w:t>20%</w:t>
            </w:r>
          </w:p>
        </w:tc>
        <w:tc>
          <w:tcPr>
            <w:tcW w:w="4388" w:type="dxa"/>
            <w:shd w:val="clear" w:color="auto" w:fill="auto"/>
          </w:tcPr>
          <w:p w14:paraId="6234173A" w14:textId="77777777" w:rsidR="00943345" w:rsidRPr="00F940A5" w:rsidRDefault="00943345" w:rsidP="00943345">
            <w:pPr>
              <w:pStyle w:val="Tabel"/>
              <w:rPr>
                <w:rFonts w:ascii="Calibri" w:eastAsia="Times New Roman" w:hAnsi="Calibri" w:cs="Calibri"/>
                <w:color w:val="000000" w:themeColor="text1"/>
                <w:szCs w:val="20"/>
              </w:rPr>
            </w:pPr>
            <w:r w:rsidRPr="009672C1">
              <w:rPr>
                <w:rFonts w:ascii="Calibri" w:eastAsia="Times New Roman" w:hAnsi="Calibri" w:cs="Calibri"/>
                <w:color w:val="000000" w:themeColor="text1"/>
                <w:szCs w:val="20"/>
              </w:rPr>
              <w:t xml:space="preserve">Informationsarkitekten indgår i projektet og leverer systemdokumentation i form af </w:t>
            </w:r>
            <w:r>
              <w:rPr>
                <w:rFonts w:ascii="Calibri" w:eastAsia="Times New Roman" w:hAnsi="Calibri" w:cs="Calibri"/>
                <w:color w:val="000000" w:themeColor="text1"/>
                <w:szCs w:val="20"/>
              </w:rPr>
              <w:t xml:space="preserve">følgende </w:t>
            </w:r>
            <w:r w:rsidRPr="009672C1">
              <w:rPr>
                <w:rFonts w:ascii="Calibri" w:eastAsia="Times New Roman" w:hAnsi="Calibri" w:cs="Calibri"/>
                <w:color w:val="000000" w:themeColor="text1"/>
                <w:szCs w:val="20"/>
              </w:rPr>
              <w:t>produkter</w:t>
            </w:r>
            <w:r>
              <w:rPr>
                <w:rFonts w:ascii="Calibri" w:eastAsia="Times New Roman" w:hAnsi="Calibri" w:cs="Calibri"/>
                <w:color w:val="000000" w:themeColor="text1"/>
                <w:szCs w:val="20"/>
              </w:rPr>
              <w:t>:</w:t>
            </w:r>
            <w:r w:rsidRPr="009672C1">
              <w:rPr>
                <w:rFonts w:ascii="Calibri" w:eastAsia="Times New Roman" w:hAnsi="Calibri" w:cs="Calibri"/>
                <w:color w:val="000000" w:themeColor="text1"/>
                <w:szCs w:val="20"/>
              </w:rPr>
              <w:t xml:space="preserve"> </w:t>
            </w:r>
            <w:r>
              <w:rPr>
                <w:rFonts w:ascii="Calibri" w:eastAsia="Times New Roman" w:hAnsi="Calibri" w:cs="Calibri"/>
                <w:color w:val="000000" w:themeColor="text1"/>
                <w:szCs w:val="20"/>
              </w:rPr>
              <w:t xml:space="preserve">procesmodel, </w:t>
            </w:r>
            <w:r w:rsidRPr="009672C1">
              <w:rPr>
                <w:rFonts w:ascii="Calibri" w:eastAsia="Times New Roman" w:hAnsi="Calibri" w:cs="Calibri"/>
                <w:color w:val="000000" w:themeColor="text1"/>
                <w:szCs w:val="20"/>
              </w:rPr>
              <w:t>informationsmodel</w:t>
            </w:r>
            <w:r>
              <w:rPr>
                <w:rFonts w:ascii="Calibri" w:eastAsia="Times New Roman" w:hAnsi="Calibri" w:cs="Calibri"/>
                <w:color w:val="000000" w:themeColor="text1"/>
                <w:szCs w:val="20"/>
              </w:rPr>
              <w:t xml:space="preserve"> mm.</w:t>
            </w:r>
            <w:r w:rsidRPr="009672C1">
              <w:rPr>
                <w:rFonts w:ascii="Calibri" w:eastAsia="Times New Roman" w:hAnsi="Calibri" w:cs="Calibri"/>
                <w:color w:val="000000" w:themeColor="text1"/>
                <w:szCs w:val="20"/>
              </w:rPr>
              <w:t>, use case diagram, use case beskrivelser for systemet samt API snitfladebeskrivelser.</w:t>
            </w:r>
            <w:r>
              <w:rPr>
                <w:rFonts w:ascii="Calibri" w:eastAsia="Times New Roman" w:hAnsi="Calibri" w:cs="Calibri"/>
                <w:color w:val="000000" w:themeColor="text1"/>
                <w:szCs w:val="20"/>
              </w:rPr>
              <w:t xml:space="preserve"> </w:t>
            </w:r>
          </w:p>
        </w:tc>
      </w:tr>
      <w:tr w:rsidR="00E21929" w:rsidRPr="00CC51C4" w14:paraId="00C6B312" w14:textId="77777777" w:rsidTr="008D4CE4">
        <w:tc>
          <w:tcPr>
            <w:tcW w:w="9628" w:type="dxa"/>
            <w:gridSpan w:val="4"/>
            <w:shd w:val="clear" w:color="auto" w:fill="DDE8F5" w:themeFill="accent2" w:themeFillTint="33"/>
          </w:tcPr>
          <w:p w14:paraId="6518BAE4" w14:textId="330526E5" w:rsidR="00E21929" w:rsidRPr="009672C1" w:rsidRDefault="00E21929" w:rsidP="00943345">
            <w:pPr>
              <w:pStyle w:val="Tabel"/>
              <w:rPr>
                <w:rFonts w:ascii="Calibri" w:eastAsia="Times New Roman" w:hAnsi="Calibri" w:cs="Calibri"/>
                <w:color w:val="000000" w:themeColor="text1"/>
                <w:szCs w:val="20"/>
              </w:rPr>
            </w:pPr>
            <w:r>
              <w:t>Team Sikkerhed</w:t>
            </w:r>
          </w:p>
        </w:tc>
      </w:tr>
      <w:tr w:rsidR="00E37C82" w:rsidRPr="00CC51C4" w14:paraId="420C5E18" w14:textId="77777777" w:rsidTr="00266C05">
        <w:tc>
          <w:tcPr>
            <w:tcW w:w="1756" w:type="dxa"/>
            <w:shd w:val="clear" w:color="auto" w:fill="auto"/>
          </w:tcPr>
          <w:p w14:paraId="18BE6820" w14:textId="3ED5AB4C" w:rsidR="00E37C82" w:rsidRDefault="00544D0F" w:rsidP="00943345">
            <w:pPr>
              <w:pStyle w:val="Tabel"/>
            </w:pPr>
            <w:r>
              <w:t>Informationssikkerhed</w:t>
            </w:r>
          </w:p>
        </w:tc>
        <w:tc>
          <w:tcPr>
            <w:tcW w:w="1757" w:type="dxa"/>
            <w:shd w:val="clear" w:color="auto" w:fill="auto"/>
          </w:tcPr>
          <w:p w14:paraId="5BAD46BA" w14:textId="65F20B5D" w:rsidR="00E37C82" w:rsidRDefault="00247020" w:rsidP="00943345">
            <w:pPr>
              <w:pStyle w:val="Tabel"/>
            </w:pPr>
            <w:r>
              <w:t>Line Engel H</w:t>
            </w:r>
            <w:r w:rsidR="00CF10C5">
              <w:t>üttig</w:t>
            </w:r>
            <w:r w:rsidR="00544D0F">
              <w:t>,</w:t>
            </w:r>
            <w:r w:rsidRPr="00247020">
              <w:t xml:space="preserve"> Informationssikkerhed</w:t>
            </w:r>
            <w:r w:rsidR="00544D0F">
              <w:t>, UFST</w:t>
            </w:r>
          </w:p>
        </w:tc>
        <w:tc>
          <w:tcPr>
            <w:tcW w:w="1727" w:type="dxa"/>
            <w:shd w:val="clear" w:color="auto" w:fill="auto"/>
          </w:tcPr>
          <w:p w14:paraId="217F22C4" w14:textId="009A95B7" w:rsidR="00E37C82" w:rsidRDefault="006A32A2" w:rsidP="00943345">
            <w:pPr>
              <w:pStyle w:val="Tabel"/>
            </w:pPr>
            <w:r>
              <w:t>10%</w:t>
            </w:r>
          </w:p>
        </w:tc>
        <w:tc>
          <w:tcPr>
            <w:tcW w:w="4388" w:type="dxa"/>
            <w:shd w:val="clear" w:color="auto" w:fill="auto"/>
          </w:tcPr>
          <w:p w14:paraId="256580D6" w14:textId="6A9F9F85" w:rsidR="00E37C82" w:rsidRPr="009672C1" w:rsidRDefault="00FE7205" w:rsidP="00943345">
            <w:pPr>
              <w:pStyle w:val="Tabel"/>
              <w:rPr>
                <w:rFonts w:ascii="Calibri" w:eastAsia="Times New Roman" w:hAnsi="Calibri" w:cs="Calibri"/>
                <w:color w:val="000000" w:themeColor="text1"/>
                <w:szCs w:val="20"/>
              </w:rPr>
            </w:pPr>
            <w:r>
              <w:rPr>
                <w:rFonts w:ascii="Calibri" w:eastAsia="Times New Roman" w:hAnsi="Calibri" w:cs="Calibri"/>
                <w:color w:val="000000" w:themeColor="text1"/>
                <w:szCs w:val="20"/>
              </w:rPr>
              <w:t>Udarbejder intern risikovurdering</w:t>
            </w:r>
          </w:p>
        </w:tc>
      </w:tr>
      <w:tr w:rsidR="00544D0F" w:rsidRPr="00CC51C4" w14:paraId="044FA9ED" w14:textId="77777777" w:rsidTr="00266C05">
        <w:tc>
          <w:tcPr>
            <w:tcW w:w="1756" w:type="dxa"/>
            <w:shd w:val="clear" w:color="auto" w:fill="auto"/>
          </w:tcPr>
          <w:p w14:paraId="3BDB3209" w14:textId="43C7218D" w:rsidR="00544D0F" w:rsidRDefault="00544D0F" w:rsidP="00943345">
            <w:pPr>
              <w:pStyle w:val="Tabel"/>
            </w:pPr>
            <w:r>
              <w:t>Operationel IT</w:t>
            </w:r>
          </w:p>
        </w:tc>
        <w:tc>
          <w:tcPr>
            <w:tcW w:w="1757" w:type="dxa"/>
            <w:shd w:val="clear" w:color="auto" w:fill="auto"/>
          </w:tcPr>
          <w:p w14:paraId="631B61D4" w14:textId="28A58429" w:rsidR="00544D0F" w:rsidRDefault="003533A0" w:rsidP="00943345">
            <w:pPr>
              <w:pStyle w:val="Tabel"/>
            </w:pPr>
            <w:r>
              <w:t>XX</w:t>
            </w:r>
            <w:r w:rsidR="00544D0F">
              <w:t xml:space="preserve">, </w:t>
            </w:r>
            <w:r w:rsidR="00942FB9">
              <w:t>Operationel IT-sikkerhed</w:t>
            </w:r>
            <w:r w:rsidR="00544D0F">
              <w:t>, UFST</w:t>
            </w:r>
          </w:p>
        </w:tc>
        <w:tc>
          <w:tcPr>
            <w:tcW w:w="1727" w:type="dxa"/>
            <w:shd w:val="clear" w:color="auto" w:fill="auto"/>
          </w:tcPr>
          <w:p w14:paraId="2C84E4B3" w14:textId="6D86C173" w:rsidR="00544D0F" w:rsidRDefault="006A32A2" w:rsidP="00943345">
            <w:pPr>
              <w:pStyle w:val="Tabel"/>
            </w:pPr>
            <w:r>
              <w:t>10%</w:t>
            </w:r>
          </w:p>
        </w:tc>
        <w:tc>
          <w:tcPr>
            <w:tcW w:w="4388" w:type="dxa"/>
            <w:shd w:val="clear" w:color="auto" w:fill="auto"/>
          </w:tcPr>
          <w:p w14:paraId="014662F9" w14:textId="7AF0AB85" w:rsidR="00544D0F" w:rsidRPr="009672C1" w:rsidRDefault="00FE7205" w:rsidP="00943345">
            <w:pPr>
              <w:pStyle w:val="Tabel"/>
              <w:rPr>
                <w:rFonts w:ascii="Calibri" w:eastAsia="Times New Roman" w:hAnsi="Calibri" w:cs="Calibri"/>
                <w:color w:val="000000" w:themeColor="text1"/>
                <w:szCs w:val="20"/>
              </w:rPr>
            </w:pPr>
            <w:r>
              <w:rPr>
                <w:rFonts w:ascii="Calibri" w:eastAsia="Times New Roman" w:hAnsi="Calibri" w:cs="Calibri"/>
                <w:color w:val="000000" w:themeColor="text1"/>
                <w:szCs w:val="20"/>
              </w:rPr>
              <w:t>Udarbejder intern risikovurdering</w:t>
            </w:r>
          </w:p>
        </w:tc>
      </w:tr>
      <w:tr w:rsidR="00544D0F" w:rsidRPr="00CC51C4" w14:paraId="378875AA" w14:textId="77777777" w:rsidTr="00266C05">
        <w:tc>
          <w:tcPr>
            <w:tcW w:w="1756" w:type="dxa"/>
            <w:shd w:val="clear" w:color="auto" w:fill="auto"/>
          </w:tcPr>
          <w:p w14:paraId="0CBCFF81" w14:textId="75AFC1F6" w:rsidR="00544D0F" w:rsidRDefault="00544D0F" w:rsidP="00943345">
            <w:pPr>
              <w:pStyle w:val="Tabel"/>
            </w:pPr>
            <w:r>
              <w:t>Persondatabeskyttelse</w:t>
            </w:r>
          </w:p>
        </w:tc>
        <w:tc>
          <w:tcPr>
            <w:tcW w:w="1757" w:type="dxa"/>
            <w:shd w:val="clear" w:color="auto" w:fill="auto"/>
          </w:tcPr>
          <w:p w14:paraId="49A2A2F2" w14:textId="256BCF87" w:rsidR="00544D0F" w:rsidRDefault="00E7177C" w:rsidP="00943345">
            <w:pPr>
              <w:pStyle w:val="Tabel"/>
            </w:pPr>
            <w:r>
              <w:t>Bo Daugaard</w:t>
            </w:r>
            <w:r w:rsidR="00544D0F">
              <w:t xml:space="preserve">, </w:t>
            </w:r>
            <w:r w:rsidR="0054192E">
              <w:t>Persondatabeskyttelse</w:t>
            </w:r>
            <w:r w:rsidR="00544D0F">
              <w:t>, UFST</w:t>
            </w:r>
          </w:p>
        </w:tc>
        <w:tc>
          <w:tcPr>
            <w:tcW w:w="1727" w:type="dxa"/>
            <w:shd w:val="clear" w:color="auto" w:fill="auto"/>
          </w:tcPr>
          <w:p w14:paraId="7F5208C2" w14:textId="72AA3DA2" w:rsidR="00544D0F" w:rsidRDefault="006A32A2" w:rsidP="00943345">
            <w:pPr>
              <w:pStyle w:val="Tabel"/>
            </w:pPr>
            <w:r>
              <w:t>10%</w:t>
            </w:r>
          </w:p>
        </w:tc>
        <w:tc>
          <w:tcPr>
            <w:tcW w:w="4388" w:type="dxa"/>
            <w:shd w:val="clear" w:color="auto" w:fill="auto"/>
          </w:tcPr>
          <w:p w14:paraId="0926FB6F" w14:textId="015F292A" w:rsidR="00544D0F" w:rsidRPr="009672C1" w:rsidRDefault="00FE7205" w:rsidP="00943345">
            <w:pPr>
              <w:pStyle w:val="Tabel"/>
              <w:rPr>
                <w:rFonts w:ascii="Calibri" w:eastAsia="Times New Roman" w:hAnsi="Calibri" w:cs="Calibri"/>
                <w:color w:val="000000" w:themeColor="text1"/>
                <w:szCs w:val="20"/>
              </w:rPr>
            </w:pPr>
            <w:r>
              <w:rPr>
                <w:rFonts w:ascii="Calibri" w:eastAsia="Times New Roman" w:hAnsi="Calibri" w:cs="Calibri"/>
                <w:color w:val="000000" w:themeColor="text1"/>
                <w:szCs w:val="20"/>
              </w:rPr>
              <w:t>Udarbejder intern risikovurdering</w:t>
            </w:r>
          </w:p>
        </w:tc>
      </w:tr>
      <w:tr w:rsidR="00943345" w:rsidRPr="00CC51C4" w14:paraId="48E8B2EF" w14:textId="77777777" w:rsidTr="008D4CE4">
        <w:tc>
          <w:tcPr>
            <w:tcW w:w="9628" w:type="dxa"/>
            <w:gridSpan w:val="4"/>
            <w:shd w:val="clear" w:color="auto" w:fill="DDE8F5" w:themeFill="accent2" w:themeFillTint="33"/>
          </w:tcPr>
          <w:p w14:paraId="1ADDC559" w14:textId="506519E3" w:rsidR="00943345" w:rsidRPr="007C0626" w:rsidRDefault="00943345" w:rsidP="00943345">
            <w:pPr>
              <w:pStyle w:val="Tabel"/>
              <w:rPr>
                <w:rFonts w:ascii="Calibri" w:eastAsia="Times New Roman" w:hAnsi="Calibri" w:cs="Calibri"/>
                <w:color w:val="000000"/>
                <w:szCs w:val="20"/>
                <w:shd w:val="clear" w:color="auto" w:fill="FFFFFF"/>
              </w:rPr>
            </w:pPr>
            <w:r>
              <w:t>Team PoC</w:t>
            </w:r>
          </w:p>
        </w:tc>
      </w:tr>
      <w:tr w:rsidR="00943345" w:rsidRPr="00CC51C4" w14:paraId="46DF5600" w14:textId="77777777" w:rsidTr="00266C05">
        <w:tc>
          <w:tcPr>
            <w:tcW w:w="1756" w:type="dxa"/>
            <w:shd w:val="clear" w:color="auto" w:fill="auto"/>
          </w:tcPr>
          <w:p w14:paraId="3C7AC5C4" w14:textId="4B55B375" w:rsidR="00943345" w:rsidRPr="000551BB" w:rsidRDefault="00943345" w:rsidP="00943345">
            <w:pPr>
              <w:pStyle w:val="Tabel"/>
            </w:pPr>
            <w:r w:rsidRPr="000551BB">
              <w:t>Scrum Master</w:t>
            </w:r>
          </w:p>
        </w:tc>
        <w:tc>
          <w:tcPr>
            <w:tcW w:w="1757" w:type="dxa"/>
            <w:shd w:val="clear" w:color="auto" w:fill="auto"/>
          </w:tcPr>
          <w:p w14:paraId="4D01C433" w14:textId="31D264C6" w:rsidR="00943345" w:rsidRDefault="00943345" w:rsidP="00943345">
            <w:pPr>
              <w:pStyle w:val="Tabel"/>
            </w:pPr>
            <w:r>
              <w:t>XX, XX, UFST</w:t>
            </w:r>
          </w:p>
        </w:tc>
        <w:tc>
          <w:tcPr>
            <w:tcW w:w="1727" w:type="dxa"/>
            <w:shd w:val="clear" w:color="auto" w:fill="auto"/>
          </w:tcPr>
          <w:p w14:paraId="57D0A3C1" w14:textId="444525C7" w:rsidR="00943345" w:rsidRDefault="00512279" w:rsidP="00943345">
            <w:pPr>
              <w:pStyle w:val="Tabel"/>
            </w:pPr>
            <w:r>
              <w:t>60% (gennemsnit)</w:t>
            </w:r>
          </w:p>
        </w:tc>
        <w:tc>
          <w:tcPr>
            <w:tcW w:w="4388" w:type="dxa"/>
            <w:shd w:val="clear" w:color="auto" w:fill="auto"/>
          </w:tcPr>
          <w:p w14:paraId="0A77252E" w14:textId="77777777" w:rsidR="00943345" w:rsidRDefault="00943345" w:rsidP="00943345">
            <w:pPr>
              <w:pStyle w:val="Tabel"/>
              <w:rPr>
                <w:rFonts w:ascii="Calibri" w:eastAsia="Times New Roman" w:hAnsi="Calibri" w:cs="Calibri"/>
                <w:color w:val="000000"/>
                <w:szCs w:val="20"/>
              </w:rPr>
            </w:pPr>
            <w:r w:rsidRPr="007C0626">
              <w:rPr>
                <w:rFonts w:ascii="Calibri" w:eastAsia="Times New Roman" w:hAnsi="Calibri" w:cs="Calibri"/>
                <w:color w:val="000000"/>
                <w:szCs w:val="20"/>
                <w:shd w:val="clear" w:color="auto" w:fill="FFFFFF"/>
              </w:rPr>
              <w:t>Scrum Master</w:t>
            </w:r>
            <w:r>
              <w:rPr>
                <w:rFonts w:ascii="Calibri" w:eastAsia="Times New Roman" w:hAnsi="Calibri" w:cs="Calibri"/>
                <w:color w:val="000000"/>
                <w:szCs w:val="20"/>
                <w:shd w:val="clear" w:color="auto" w:fill="FFFFFF"/>
              </w:rPr>
              <w:t>en</w:t>
            </w:r>
            <w:r w:rsidRPr="007C0626">
              <w:rPr>
                <w:rFonts w:ascii="Calibri" w:eastAsia="Times New Roman" w:hAnsi="Calibri" w:cs="Calibri"/>
                <w:color w:val="000000"/>
                <w:szCs w:val="20"/>
                <w:shd w:val="clear" w:color="auto" w:fill="FFFFFF"/>
              </w:rPr>
              <w:t> agerer som facilitator og coach for det agile team. Dertil kommer opgaver ift. at sikre de agile principper overholdes, fjerne hindringer, der ligger i vejen for </w:t>
            </w:r>
            <w:r w:rsidR="00DF1356">
              <w:rPr>
                <w:rFonts w:ascii="Calibri" w:eastAsia="Times New Roman" w:hAnsi="Calibri" w:cs="Calibri"/>
                <w:color w:val="000000"/>
                <w:szCs w:val="20"/>
                <w:shd w:val="clear" w:color="auto" w:fill="FFFFFF"/>
              </w:rPr>
              <w:t>PoC’en</w:t>
            </w:r>
            <w:r w:rsidRPr="007C0626">
              <w:rPr>
                <w:rFonts w:ascii="Calibri" w:eastAsia="Times New Roman" w:hAnsi="Calibri" w:cs="Calibri"/>
                <w:color w:val="000000"/>
                <w:szCs w:val="20"/>
                <w:shd w:val="clear" w:color="auto" w:fill="FFFFFF"/>
              </w:rPr>
              <w:t>, sikre vedvarende flow og forsat forbedring.</w:t>
            </w:r>
            <w:r w:rsidRPr="007C0626">
              <w:rPr>
                <w:rFonts w:ascii="Calibri" w:eastAsia="Times New Roman" w:hAnsi="Calibri" w:cs="Calibri"/>
                <w:color w:val="000000"/>
                <w:szCs w:val="20"/>
              </w:rPr>
              <w:t> </w:t>
            </w:r>
          </w:p>
          <w:p w14:paraId="7A270B09" w14:textId="4DA6E800" w:rsidR="00DF1356" w:rsidRPr="007C0626" w:rsidRDefault="00DF1356" w:rsidP="00943345">
            <w:pPr>
              <w:pStyle w:val="Tabel"/>
              <w:rPr>
                <w:rFonts w:ascii="Calibri" w:eastAsia="Times New Roman" w:hAnsi="Calibri" w:cs="Calibri"/>
                <w:color w:val="000000"/>
                <w:szCs w:val="20"/>
                <w:shd w:val="clear" w:color="auto" w:fill="FFFFFF"/>
              </w:rPr>
            </w:pPr>
            <w:r>
              <w:rPr>
                <w:rFonts w:ascii="Calibri" w:eastAsia="Times New Roman" w:hAnsi="Calibri" w:cs="Calibri"/>
                <w:color w:val="000000"/>
                <w:szCs w:val="20"/>
              </w:rPr>
              <w:t>Deltager med høj allokering (80%) under PoC</w:t>
            </w:r>
            <w:r w:rsidR="00005A0F">
              <w:rPr>
                <w:rFonts w:ascii="Calibri" w:eastAsia="Times New Roman" w:hAnsi="Calibri" w:cs="Calibri"/>
                <w:color w:val="000000"/>
                <w:szCs w:val="20"/>
              </w:rPr>
              <w:t>.</w:t>
            </w:r>
          </w:p>
        </w:tc>
      </w:tr>
      <w:tr w:rsidR="00943345" w:rsidRPr="00CC51C4" w14:paraId="36D8D136" w14:textId="77777777" w:rsidTr="00266C05">
        <w:tc>
          <w:tcPr>
            <w:tcW w:w="1756" w:type="dxa"/>
            <w:shd w:val="clear" w:color="auto" w:fill="auto"/>
          </w:tcPr>
          <w:p w14:paraId="42EF9C93" w14:textId="77777777" w:rsidR="00943345" w:rsidRPr="000551BB" w:rsidRDefault="00943345" w:rsidP="00943345">
            <w:pPr>
              <w:pStyle w:val="Tabel"/>
            </w:pPr>
            <w:r w:rsidRPr="000551BB">
              <w:t>Product Owner</w:t>
            </w:r>
          </w:p>
        </w:tc>
        <w:tc>
          <w:tcPr>
            <w:tcW w:w="1757" w:type="dxa"/>
            <w:shd w:val="clear" w:color="auto" w:fill="auto"/>
          </w:tcPr>
          <w:p w14:paraId="7D5693FB" w14:textId="77777777" w:rsidR="00943345" w:rsidRPr="00CC51C4" w:rsidRDefault="00943345" w:rsidP="00943345">
            <w:pPr>
              <w:pStyle w:val="Tabel"/>
            </w:pPr>
            <w:r>
              <w:t>XX, XX, UFST</w:t>
            </w:r>
          </w:p>
        </w:tc>
        <w:tc>
          <w:tcPr>
            <w:tcW w:w="1727" w:type="dxa"/>
            <w:shd w:val="clear" w:color="auto" w:fill="auto"/>
          </w:tcPr>
          <w:p w14:paraId="7D78098D" w14:textId="4070A23A" w:rsidR="00943345" w:rsidRPr="00CC51C4" w:rsidRDefault="00512279" w:rsidP="00943345">
            <w:pPr>
              <w:pStyle w:val="Tabel"/>
            </w:pPr>
            <w:r>
              <w:t>60% (gennemsnit)</w:t>
            </w:r>
          </w:p>
        </w:tc>
        <w:tc>
          <w:tcPr>
            <w:tcW w:w="4388" w:type="dxa"/>
            <w:shd w:val="clear" w:color="auto" w:fill="auto"/>
          </w:tcPr>
          <w:p w14:paraId="6224A022" w14:textId="18DABB6C" w:rsidR="00943345" w:rsidRDefault="00336AEF" w:rsidP="00943345">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t xml:space="preserve">Product Owner </w:t>
            </w:r>
            <w:r w:rsidR="00943345">
              <w:rPr>
                <w:rFonts w:ascii="Calibri" w:eastAsia="Times New Roman" w:hAnsi="Calibri" w:cs="Calibri"/>
                <w:color w:val="000000" w:themeColor="text1"/>
                <w:sz w:val="20"/>
                <w:szCs w:val="20"/>
              </w:rPr>
              <w:t>sikrer afstemning af forretningsmæssig værdi i stories med de skattefaglige Business Owner’ere og Procesejer</w:t>
            </w:r>
            <w:r w:rsidR="00943345" w:rsidRPr="00DD5F50">
              <w:rPr>
                <w:rFonts w:ascii="Calibri" w:eastAsia="Times New Roman" w:hAnsi="Calibri" w:cs="Calibri"/>
                <w:color w:val="000000" w:themeColor="text1"/>
                <w:sz w:val="20"/>
                <w:szCs w:val="20"/>
              </w:rPr>
              <w:t>.</w:t>
            </w:r>
          </w:p>
          <w:p w14:paraId="32202766" w14:textId="2703DC96" w:rsidR="00943345" w:rsidRPr="00DD5F50" w:rsidRDefault="00943345" w:rsidP="00943345">
            <w:pPr>
              <w:spacing w:before="60" w:after="60"/>
              <w:textAlignment w:val="baseline"/>
              <w:rPr>
                <w:rFonts w:ascii="Calibri" w:eastAsia="Times New Roman" w:hAnsi="Calibri" w:cs="Calibri"/>
                <w:color w:val="000000" w:themeColor="text1"/>
                <w:sz w:val="20"/>
                <w:szCs w:val="20"/>
              </w:rPr>
            </w:pPr>
            <w:r>
              <w:rPr>
                <w:rFonts w:ascii="Calibri" w:eastAsia="Times New Roman" w:hAnsi="Calibri" w:cs="Calibri"/>
                <w:color w:val="000000" w:themeColor="text1"/>
                <w:sz w:val="20"/>
                <w:szCs w:val="20"/>
              </w:rPr>
              <w:lastRenderedPageBreak/>
              <w:t>I samarbejde med projektlederen, Scrum Masteren og teamet,</w:t>
            </w:r>
            <w:r w:rsidRPr="00DD5F50">
              <w:rPr>
                <w:rFonts w:ascii="Calibri" w:eastAsia="Times New Roman" w:hAnsi="Calibri" w:cs="Calibri"/>
                <w:color w:val="000000" w:themeColor="text1"/>
                <w:sz w:val="20"/>
                <w:szCs w:val="20"/>
              </w:rPr>
              <w:t xml:space="preserve"> prioritere</w:t>
            </w:r>
            <w:r>
              <w:rPr>
                <w:rFonts w:ascii="Calibri" w:eastAsia="Times New Roman" w:hAnsi="Calibri" w:cs="Calibri"/>
                <w:color w:val="000000" w:themeColor="text1"/>
                <w:sz w:val="20"/>
                <w:szCs w:val="20"/>
              </w:rPr>
              <w:t>s</w:t>
            </w:r>
            <w:r w:rsidRPr="00DD5F50">
              <w:rPr>
                <w:rFonts w:ascii="Calibri" w:eastAsia="Times New Roman" w:hAnsi="Calibri" w:cs="Calibri"/>
                <w:color w:val="000000" w:themeColor="text1"/>
                <w:sz w:val="20"/>
                <w:szCs w:val="20"/>
              </w:rPr>
              <w:t xml:space="preserve"> </w:t>
            </w:r>
            <w:r w:rsidR="00383968">
              <w:rPr>
                <w:rFonts w:ascii="Calibri" w:eastAsia="Times New Roman" w:hAnsi="Calibri" w:cs="Calibri"/>
                <w:color w:val="000000" w:themeColor="text1"/>
                <w:sz w:val="20"/>
                <w:szCs w:val="20"/>
              </w:rPr>
              <w:t>projektets</w:t>
            </w:r>
            <w:r w:rsidRPr="00DD5F50">
              <w:rPr>
                <w:rFonts w:ascii="Calibri" w:eastAsia="Times New Roman" w:hAnsi="Calibri" w:cs="Calibri"/>
                <w:color w:val="000000" w:themeColor="text1"/>
                <w:sz w:val="20"/>
                <w:szCs w:val="20"/>
              </w:rPr>
              <w:t xml:space="preserve"> backlog. </w:t>
            </w:r>
          </w:p>
          <w:p w14:paraId="7931F950" w14:textId="34286E40" w:rsidR="00943345" w:rsidRDefault="00943345" w:rsidP="0030647E">
            <w:pPr>
              <w:spacing w:before="60" w:after="60"/>
              <w:textAlignment w:val="baseline"/>
              <w:rPr>
                <w:rFonts w:ascii="Calibri" w:eastAsia="Times New Roman" w:hAnsi="Calibri" w:cs="Calibri"/>
                <w:color w:val="000000" w:themeColor="text1"/>
                <w:sz w:val="20"/>
                <w:szCs w:val="20"/>
              </w:rPr>
            </w:pPr>
            <w:r w:rsidRPr="00DD5F50">
              <w:rPr>
                <w:rFonts w:ascii="Calibri" w:eastAsia="Times New Roman" w:hAnsi="Calibri" w:cs="Calibri"/>
                <w:color w:val="000000" w:themeColor="text1"/>
                <w:sz w:val="20"/>
                <w:szCs w:val="20"/>
              </w:rPr>
              <w:t>PO</w:t>
            </w:r>
            <w:r>
              <w:rPr>
                <w:rFonts w:ascii="Calibri" w:eastAsia="Times New Roman" w:hAnsi="Calibri" w:cs="Calibri"/>
                <w:color w:val="000000" w:themeColor="text1"/>
                <w:sz w:val="20"/>
                <w:szCs w:val="20"/>
              </w:rPr>
              <w:t>’en</w:t>
            </w:r>
            <w:r w:rsidRPr="00DD5F50">
              <w:rPr>
                <w:rFonts w:ascii="Calibri" w:eastAsia="Times New Roman" w:hAnsi="Calibri" w:cs="Calibri"/>
                <w:color w:val="000000" w:themeColor="text1"/>
                <w:sz w:val="20"/>
                <w:szCs w:val="20"/>
              </w:rPr>
              <w:t xml:space="preserve"> er ansvarlig for at definere </w:t>
            </w:r>
            <w:r>
              <w:rPr>
                <w:rFonts w:ascii="Calibri" w:eastAsia="Times New Roman" w:hAnsi="Calibri" w:cs="Calibri"/>
                <w:color w:val="000000" w:themeColor="text1"/>
                <w:sz w:val="20"/>
                <w:szCs w:val="20"/>
              </w:rPr>
              <w:t>s</w:t>
            </w:r>
            <w:r w:rsidRPr="00DD5F50">
              <w:rPr>
                <w:rFonts w:ascii="Calibri" w:eastAsia="Times New Roman" w:hAnsi="Calibri" w:cs="Calibri"/>
                <w:color w:val="000000" w:themeColor="text1"/>
                <w:sz w:val="20"/>
                <w:szCs w:val="20"/>
              </w:rPr>
              <w:t>tories</w:t>
            </w:r>
            <w:r w:rsidR="00F9101A">
              <w:rPr>
                <w:rFonts w:ascii="Calibri" w:eastAsia="Times New Roman" w:hAnsi="Calibri" w:cs="Calibri"/>
                <w:color w:val="000000" w:themeColor="text1"/>
                <w:sz w:val="20"/>
                <w:szCs w:val="20"/>
              </w:rPr>
              <w:t xml:space="preserve"> til PoC’en og gennemførelsesfasen. </w:t>
            </w:r>
          </w:p>
          <w:p w14:paraId="4F8EDD9E" w14:textId="58A685B3" w:rsidR="00C94950" w:rsidRPr="0030647E" w:rsidRDefault="00C94950" w:rsidP="0030647E">
            <w:pPr>
              <w:spacing w:before="60" w:after="60"/>
              <w:textAlignment w:val="baseline"/>
              <w:rPr>
                <w:rFonts w:ascii="Calibri" w:eastAsia="Times New Roman" w:hAnsi="Calibri" w:cs="Calibri"/>
                <w:color w:val="000000" w:themeColor="text1"/>
                <w:sz w:val="20"/>
                <w:szCs w:val="20"/>
              </w:rPr>
            </w:pPr>
            <w:r w:rsidRPr="00C94950">
              <w:rPr>
                <w:rFonts w:ascii="Calibri" w:eastAsia="Times New Roman" w:hAnsi="Calibri" w:cs="Calibri"/>
                <w:color w:val="000000" w:themeColor="text1"/>
                <w:sz w:val="20"/>
                <w:szCs w:val="20"/>
              </w:rPr>
              <w:t>Deltager med høj allokering (80%) under PoC.</w:t>
            </w:r>
          </w:p>
        </w:tc>
      </w:tr>
      <w:tr w:rsidR="00943345" w:rsidRPr="00CC51C4" w14:paraId="676D7D5F" w14:textId="77777777" w:rsidTr="00266C05">
        <w:tc>
          <w:tcPr>
            <w:tcW w:w="1756" w:type="dxa"/>
            <w:shd w:val="clear" w:color="auto" w:fill="auto"/>
          </w:tcPr>
          <w:p w14:paraId="7547DD68" w14:textId="5B0D8AE8" w:rsidR="00943345" w:rsidRDefault="00943345" w:rsidP="00943345">
            <w:pPr>
              <w:pStyle w:val="Tabel"/>
            </w:pPr>
            <w:r>
              <w:rPr>
                <w:rFonts w:ascii="Calibri" w:eastAsia="Times New Roman" w:hAnsi="Calibri" w:cs="Calibri"/>
                <w:szCs w:val="20"/>
              </w:rPr>
              <w:lastRenderedPageBreak/>
              <w:t>Udviklere</w:t>
            </w:r>
            <w:r w:rsidR="0052243D">
              <w:rPr>
                <w:rFonts w:ascii="Calibri" w:eastAsia="Times New Roman" w:hAnsi="Calibri" w:cs="Calibri"/>
                <w:szCs w:val="20"/>
              </w:rPr>
              <w:t xml:space="preserve"> (2 </w:t>
            </w:r>
            <w:r w:rsidR="00563070">
              <w:rPr>
                <w:rFonts w:ascii="Calibri" w:eastAsia="Times New Roman" w:hAnsi="Calibri" w:cs="Calibri"/>
                <w:szCs w:val="20"/>
              </w:rPr>
              <w:t>pers</w:t>
            </w:r>
            <w:r w:rsidR="0052243D">
              <w:rPr>
                <w:rFonts w:ascii="Calibri" w:eastAsia="Times New Roman" w:hAnsi="Calibri" w:cs="Calibri"/>
                <w:szCs w:val="20"/>
              </w:rPr>
              <w:t>)</w:t>
            </w:r>
          </w:p>
        </w:tc>
        <w:tc>
          <w:tcPr>
            <w:tcW w:w="1757" w:type="dxa"/>
            <w:shd w:val="clear" w:color="auto" w:fill="auto"/>
          </w:tcPr>
          <w:p w14:paraId="6105DE28" w14:textId="12B51B36" w:rsidR="00943345" w:rsidRPr="00CC51C4" w:rsidRDefault="0052243D" w:rsidP="00943345">
            <w:pPr>
              <w:pStyle w:val="Tabel"/>
            </w:pPr>
            <w:r>
              <w:t>XX, XX, UFST</w:t>
            </w:r>
          </w:p>
        </w:tc>
        <w:tc>
          <w:tcPr>
            <w:tcW w:w="1727" w:type="dxa"/>
            <w:shd w:val="clear" w:color="auto" w:fill="auto"/>
          </w:tcPr>
          <w:p w14:paraId="39289CA4" w14:textId="16658682" w:rsidR="00943345" w:rsidRPr="00CC51C4" w:rsidRDefault="00197347" w:rsidP="00943345">
            <w:pPr>
              <w:pStyle w:val="Tabel"/>
            </w:pPr>
            <w:r>
              <w:t>60</w:t>
            </w:r>
            <w:r w:rsidR="00943345">
              <w:t>%</w:t>
            </w:r>
            <w:r>
              <w:t xml:space="preserve"> (gennemsnit)</w:t>
            </w:r>
          </w:p>
        </w:tc>
        <w:tc>
          <w:tcPr>
            <w:tcW w:w="4388" w:type="dxa"/>
            <w:shd w:val="clear" w:color="auto" w:fill="auto"/>
          </w:tcPr>
          <w:p w14:paraId="46EC044B" w14:textId="43B29004" w:rsidR="00943345" w:rsidRPr="00CC51C4" w:rsidRDefault="00943345" w:rsidP="00943345">
            <w:pPr>
              <w:pStyle w:val="Tabel"/>
            </w:pPr>
            <w:r w:rsidRPr="00187F4D">
              <w:rPr>
                <w:rFonts w:ascii="Calibri" w:eastAsia="Times New Roman" w:hAnsi="Calibri" w:cs="Calibri"/>
                <w:color w:val="000000" w:themeColor="text1"/>
                <w:szCs w:val="20"/>
              </w:rPr>
              <w:t>Udvikler</w:t>
            </w:r>
            <w:r>
              <w:rPr>
                <w:rFonts w:ascii="Calibri" w:eastAsia="Times New Roman" w:hAnsi="Calibri" w:cs="Calibri"/>
                <w:color w:val="000000" w:themeColor="text1"/>
                <w:szCs w:val="20"/>
              </w:rPr>
              <w:t xml:space="preserve">ne </w:t>
            </w:r>
            <w:r w:rsidR="004137A8">
              <w:rPr>
                <w:rFonts w:ascii="Calibri" w:eastAsia="Times New Roman" w:hAnsi="Calibri" w:cs="Calibri"/>
                <w:color w:val="000000" w:themeColor="text1"/>
                <w:szCs w:val="20"/>
              </w:rPr>
              <w:t xml:space="preserve">er </w:t>
            </w:r>
            <w:r w:rsidR="00CF6387">
              <w:rPr>
                <w:rFonts w:ascii="Calibri" w:eastAsia="Times New Roman" w:hAnsi="Calibri" w:cs="Calibri"/>
                <w:color w:val="000000" w:themeColor="text1"/>
                <w:szCs w:val="20"/>
              </w:rPr>
              <w:t xml:space="preserve">i analysefasen </w:t>
            </w:r>
            <w:r w:rsidR="004137A8">
              <w:rPr>
                <w:rFonts w:ascii="Calibri" w:eastAsia="Times New Roman" w:hAnsi="Calibri" w:cs="Calibri"/>
                <w:color w:val="000000" w:themeColor="text1"/>
                <w:szCs w:val="20"/>
              </w:rPr>
              <w:t xml:space="preserve">med til at </w:t>
            </w:r>
            <w:r w:rsidR="001D565C">
              <w:rPr>
                <w:rFonts w:ascii="Calibri" w:eastAsia="Times New Roman" w:hAnsi="Calibri" w:cs="Calibri"/>
                <w:color w:val="000000" w:themeColor="text1"/>
                <w:szCs w:val="20"/>
              </w:rPr>
              <w:t>nedbryde løsningen</w:t>
            </w:r>
            <w:r w:rsidR="004137A8">
              <w:rPr>
                <w:rFonts w:ascii="Calibri" w:eastAsia="Times New Roman" w:hAnsi="Calibri" w:cs="Calibri"/>
                <w:color w:val="000000" w:themeColor="text1"/>
                <w:szCs w:val="20"/>
              </w:rPr>
              <w:t xml:space="preserve">, forholde sig til kravspecifikationer fra EU, </w:t>
            </w:r>
            <w:r w:rsidR="00CF6387">
              <w:rPr>
                <w:rFonts w:ascii="Calibri" w:eastAsia="Times New Roman" w:hAnsi="Calibri" w:cs="Calibri"/>
                <w:color w:val="000000" w:themeColor="text1"/>
                <w:szCs w:val="20"/>
              </w:rPr>
              <w:t>samt udvikle det der ligger indenfor PoC’en.</w:t>
            </w:r>
          </w:p>
        </w:tc>
      </w:tr>
      <w:tr w:rsidR="001E55F5" w:rsidRPr="00CC51C4" w14:paraId="32D563D1" w14:textId="77777777" w:rsidTr="00266C05">
        <w:tc>
          <w:tcPr>
            <w:tcW w:w="1756" w:type="dxa"/>
            <w:shd w:val="clear" w:color="auto" w:fill="auto"/>
          </w:tcPr>
          <w:p w14:paraId="0F5963F7" w14:textId="66FA114E" w:rsidR="001E55F5" w:rsidRDefault="001E55F5" w:rsidP="00943345">
            <w:pPr>
              <w:pStyle w:val="Tabel"/>
              <w:rPr>
                <w:rFonts w:ascii="Calibri" w:eastAsia="Times New Roman" w:hAnsi="Calibri" w:cs="Calibri"/>
                <w:szCs w:val="20"/>
              </w:rPr>
            </w:pPr>
            <w:r>
              <w:rPr>
                <w:rFonts w:ascii="Calibri" w:eastAsia="Times New Roman" w:hAnsi="Calibri" w:cs="Calibri"/>
                <w:szCs w:val="20"/>
              </w:rPr>
              <w:t>Udvikler/tester</w:t>
            </w:r>
          </w:p>
        </w:tc>
        <w:tc>
          <w:tcPr>
            <w:tcW w:w="1757" w:type="dxa"/>
            <w:shd w:val="clear" w:color="auto" w:fill="auto"/>
          </w:tcPr>
          <w:p w14:paraId="735CC355" w14:textId="3B46A331" w:rsidR="001E55F5" w:rsidRDefault="004621DC" w:rsidP="00943345">
            <w:pPr>
              <w:pStyle w:val="Tabel"/>
            </w:pPr>
            <w:r>
              <w:t>XX, XX, UFST</w:t>
            </w:r>
          </w:p>
        </w:tc>
        <w:tc>
          <w:tcPr>
            <w:tcW w:w="1727" w:type="dxa"/>
            <w:shd w:val="clear" w:color="auto" w:fill="auto"/>
          </w:tcPr>
          <w:p w14:paraId="48BE9475" w14:textId="1305E078" w:rsidR="001E55F5" w:rsidRDefault="00512279" w:rsidP="00943345">
            <w:pPr>
              <w:pStyle w:val="Tabel"/>
            </w:pPr>
            <w:r>
              <w:t>60% (gennemsnit)</w:t>
            </w:r>
          </w:p>
        </w:tc>
        <w:tc>
          <w:tcPr>
            <w:tcW w:w="4388" w:type="dxa"/>
            <w:shd w:val="clear" w:color="auto" w:fill="auto"/>
          </w:tcPr>
          <w:p w14:paraId="52521AA7" w14:textId="25409B25" w:rsidR="001E55F5" w:rsidRPr="00187F4D" w:rsidRDefault="00CF6387" w:rsidP="00943345">
            <w:pPr>
              <w:pStyle w:val="Tabel"/>
              <w:rPr>
                <w:rFonts w:ascii="Calibri" w:eastAsia="Times New Roman" w:hAnsi="Calibri" w:cs="Calibri"/>
                <w:color w:val="000000" w:themeColor="text1"/>
                <w:szCs w:val="20"/>
              </w:rPr>
            </w:pPr>
            <w:r w:rsidRPr="00187F4D">
              <w:rPr>
                <w:rFonts w:ascii="Calibri" w:eastAsia="Times New Roman" w:hAnsi="Calibri" w:cs="Calibri"/>
                <w:color w:val="000000" w:themeColor="text1"/>
                <w:szCs w:val="20"/>
              </w:rPr>
              <w:t>Udvikler</w:t>
            </w:r>
            <w:r>
              <w:rPr>
                <w:rFonts w:ascii="Calibri" w:eastAsia="Times New Roman" w:hAnsi="Calibri" w:cs="Calibri"/>
                <w:color w:val="000000" w:themeColor="text1"/>
                <w:szCs w:val="20"/>
              </w:rPr>
              <w:t>ne er i analysefasen med til at nedbryde løsningen, forholde sig til kravspecifikationer fra EU, samt udvikle det der ligger indenfor PoC’en.</w:t>
            </w:r>
          </w:p>
        </w:tc>
      </w:tr>
      <w:tr w:rsidR="00922E15" w:rsidRPr="00CC51C4" w14:paraId="5160DD98" w14:textId="77777777" w:rsidTr="008D4CE4">
        <w:tc>
          <w:tcPr>
            <w:tcW w:w="9628" w:type="dxa"/>
            <w:gridSpan w:val="4"/>
            <w:shd w:val="clear" w:color="auto" w:fill="DDE8F5" w:themeFill="accent2" w:themeFillTint="33"/>
          </w:tcPr>
          <w:p w14:paraId="4770E729" w14:textId="09BE03E2" w:rsidR="00922E15" w:rsidRPr="00187F4D" w:rsidRDefault="00922E15" w:rsidP="00943345">
            <w:pPr>
              <w:pStyle w:val="Tabel"/>
              <w:rPr>
                <w:rFonts w:ascii="Calibri" w:eastAsia="Times New Roman" w:hAnsi="Calibri" w:cs="Calibri"/>
                <w:color w:val="000000" w:themeColor="text1"/>
                <w:szCs w:val="20"/>
              </w:rPr>
            </w:pPr>
            <w:r>
              <w:rPr>
                <w:rFonts w:ascii="Calibri" w:eastAsia="Times New Roman" w:hAnsi="Calibri" w:cs="Calibri"/>
                <w:szCs w:val="20"/>
              </w:rPr>
              <w:t>Øvrige roller</w:t>
            </w:r>
          </w:p>
        </w:tc>
      </w:tr>
      <w:tr w:rsidR="009C439D" w:rsidRPr="00CC51C4" w14:paraId="15B22AC3" w14:textId="77777777" w:rsidTr="00266C05">
        <w:tc>
          <w:tcPr>
            <w:tcW w:w="1756" w:type="dxa"/>
            <w:shd w:val="clear" w:color="auto" w:fill="auto"/>
          </w:tcPr>
          <w:p w14:paraId="2DB2CFFB" w14:textId="1F84ADE4" w:rsidR="009C439D" w:rsidRDefault="001E47BD" w:rsidP="00943345">
            <w:pPr>
              <w:pStyle w:val="Tabel"/>
              <w:rPr>
                <w:rFonts w:ascii="Calibri" w:eastAsia="Times New Roman" w:hAnsi="Calibri" w:cs="Calibri"/>
                <w:szCs w:val="20"/>
              </w:rPr>
            </w:pPr>
            <w:r>
              <w:rPr>
                <w:rFonts w:ascii="Calibri" w:eastAsia="Times New Roman" w:hAnsi="Calibri" w:cs="Calibri"/>
                <w:szCs w:val="20"/>
              </w:rPr>
              <w:t>Estimeringskonsulent</w:t>
            </w:r>
          </w:p>
        </w:tc>
        <w:tc>
          <w:tcPr>
            <w:tcW w:w="1757" w:type="dxa"/>
            <w:shd w:val="clear" w:color="auto" w:fill="auto"/>
          </w:tcPr>
          <w:p w14:paraId="3FE1AA40" w14:textId="2E653C31" w:rsidR="009C439D" w:rsidRDefault="00580919" w:rsidP="00943345">
            <w:pPr>
              <w:pStyle w:val="Tabel"/>
            </w:pPr>
            <w:r>
              <w:t xml:space="preserve">Kasper Skaaning, </w:t>
            </w:r>
            <w:r w:rsidRPr="00580919">
              <w:t>Center for Estimering og Analyse</w:t>
            </w:r>
            <w:r>
              <w:t>, UFST</w:t>
            </w:r>
          </w:p>
        </w:tc>
        <w:tc>
          <w:tcPr>
            <w:tcW w:w="1727" w:type="dxa"/>
            <w:shd w:val="clear" w:color="auto" w:fill="auto"/>
          </w:tcPr>
          <w:p w14:paraId="4F4D3077" w14:textId="157CDA14" w:rsidR="009C439D" w:rsidRDefault="009C439D" w:rsidP="00943345">
            <w:pPr>
              <w:pStyle w:val="Tabel"/>
            </w:pPr>
          </w:p>
        </w:tc>
        <w:tc>
          <w:tcPr>
            <w:tcW w:w="4388" w:type="dxa"/>
            <w:shd w:val="clear" w:color="auto" w:fill="auto"/>
          </w:tcPr>
          <w:p w14:paraId="5F492F8D" w14:textId="4D37645A" w:rsidR="009C439D" w:rsidRPr="00187F4D" w:rsidRDefault="00625733" w:rsidP="00943345">
            <w:pPr>
              <w:pStyle w:val="Tabel"/>
              <w:rPr>
                <w:rFonts w:ascii="Calibri" w:eastAsia="Times New Roman" w:hAnsi="Calibri" w:cs="Calibri"/>
                <w:color w:val="000000" w:themeColor="text1"/>
                <w:szCs w:val="20"/>
              </w:rPr>
            </w:pPr>
            <w:r>
              <w:rPr>
                <w:rFonts w:ascii="Calibri" w:eastAsia="Times New Roman" w:hAnsi="Calibri" w:cs="Calibri"/>
                <w:color w:val="000000" w:themeColor="text1"/>
                <w:szCs w:val="20"/>
              </w:rPr>
              <w:t xml:space="preserve">Tager del i nedbrydning af løsning og estimering heraf. </w:t>
            </w:r>
            <w:r w:rsidR="006272E2">
              <w:rPr>
                <w:rFonts w:ascii="Calibri" w:eastAsia="Times New Roman" w:hAnsi="Calibri" w:cs="Calibri"/>
                <w:color w:val="000000" w:themeColor="text1"/>
                <w:szCs w:val="20"/>
              </w:rPr>
              <w:t>Udarbejder og inddrager relevante ift. økonomi.</w:t>
            </w:r>
          </w:p>
        </w:tc>
      </w:tr>
      <w:tr w:rsidR="001E47BD" w:rsidRPr="00CC51C4" w14:paraId="09C80B2C" w14:textId="77777777" w:rsidTr="00266C05">
        <w:tc>
          <w:tcPr>
            <w:tcW w:w="1756" w:type="dxa"/>
            <w:shd w:val="clear" w:color="auto" w:fill="auto"/>
          </w:tcPr>
          <w:p w14:paraId="472A175E" w14:textId="6D24B4AA" w:rsidR="001E47BD" w:rsidRDefault="001E47BD" w:rsidP="001E47BD">
            <w:pPr>
              <w:pStyle w:val="Tabel"/>
              <w:rPr>
                <w:rFonts w:ascii="Calibri" w:eastAsia="Times New Roman" w:hAnsi="Calibri" w:cs="Calibri"/>
                <w:szCs w:val="20"/>
              </w:rPr>
            </w:pPr>
            <w:r>
              <w:rPr>
                <w:rFonts w:ascii="Calibri" w:eastAsia="Times New Roman" w:hAnsi="Calibri" w:cs="Calibri"/>
                <w:szCs w:val="20"/>
              </w:rPr>
              <w:t>Agil Coach</w:t>
            </w:r>
          </w:p>
        </w:tc>
        <w:tc>
          <w:tcPr>
            <w:tcW w:w="1757" w:type="dxa"/>
            <w:shd w:val="clear" w:color="auto" w:fill="auto"/>
          </w:tcPr>
          <w:p w14:paraId="34CF5122" w14:textId="53483C87" w:rsidR="001E47BD" w:rsidRDefault="001E47BD" w:rsidP="001E47BD">
            <w:pPr>
              <w:pStyle w:val="Tabel"/>
            </w:pPr>
            <w:r>
              <w:t xml:space="preserve">XX, </w:t>
            </w:r>
            <w:r w:rsidR="00752B1D" w:rsidRPr="00752B1D">
              <w:t>Agilt akademi og Udviklingsmodel</w:t>
            </w:r>
            <w:r>
              <w:t>, UFST</w:t>
            </w:r>
          </w:p>
        </w:tc>
        <w:tc>
          <w:tcPr>
            <w:tcW w:w="1727" w:type="dxa"/>
            <w:shd w:val="clear" w:color="auto" w:fill="auto"/>
          </w:tcPr>
          <w:p w14:paraId="106852FB" w14:textId="5A9CD173" w:rsidR="001E47BD" w:rsidRDefault="00807B39" w:rsidP="001E47BD">
            <w:pPr>
              <w:pStyle w:val="Tabel"/>
            </w:pPr>
            <w:r>
              <w:t>80%</w:t>
            </w:r>
            <w:r>
              <w:br/>
              <w:t>(3 mdr)</w:t>
            </w:r>
          </w:p>
        </w:tc>
        <w:tc>
          <w:tcPr>
            <w:tcW w:w="4388" w:type="dxa"/>
            <w:shd w:val="clear" w:color="auto" w:fill="auto"/>
          </w:tcPr>
          <w:p w14:paraId="0D44218E" w14:textId="4AE70931" w:rsidR="001E47BD" w:rsidRPr="00187F4D" w:rsidRDefault="00B45945" w:rsidP="001E47BD">
            <w:pPr>
              <w:pStyle w:val="Tabel"/>
              <w:rPr>
                <w:rFonts w:ascii="Calibri" w:eastAsia="Times New Roman" w:hAnsi="Calibri" w:cs="Calibri"/>
                <w:color w:val="000000" w:themeColor="text1"/>
                <w:szCs w:val="20"/>
              </w:rPr>
            </w:pPr>
            <w:r>
              <w:rPr>
                <w:rFonts w:ascii="Calibri" w:eastAsia="Times New Roman" w:hAnsi="Calibri" w:cs="Calibri"/>
                <w:color w:val="000000" w:themeColor="text1"/>
                <w:szCs w:val="20"/>
              </w:rPr>
              <w:t>Skal bistå med nedbrydning af løsningen</w:t>
            </w:r>
            <w:r w:rsidR="00F77402">
              <w:rPr>
                <w:rFonts w:ascii="Calibri" w:eastAsia="Times New Roman" w:hAnsi="Calibri" w:cs="Calibri"/>
                <w:color w:val="000000" w:themeColor="text1"/>
                <w:szCs w:val="20"/>
              </w:rPr>
              <w:t xml:space="preserve"> og udarbejdelse af user stories.</w:t>
            </w:r>
          </w:p>
        </w:tc>
      </w:tr>
      <w:tr w:rsidR="001E47BD" w:rsidRPr="00CC51C4" w14:paraId="1AF81F17" w14:textId="77777777" w:rsidTr="00266C05">
        <w:tc>
          <w:tcPr>
            <w:tcW w:w="1756" w:type="dxa"/>
            <w:shd w:val="clear" w:color="auto" w:fill="auto"/>
          </w:tcPr>
          <w:p w14:paraId="5FC66993" w14:textId="66FA58FC" w:rsidR="001E47BD" w:rsidRDefault="001E47BD" w:rsidP="001E47BD">
            <w:pPr>
              <w:pStyle w:val="Tabel"/>
              <w:rPr>
                <w:rFonts w:ascii="Calibri" w:eastAsia="Times New Roman" w:hAnsi="Calibri" w:cs="Calibri"/>
                <w:szCs w:val="20"/>
              </w:rPr>
            </w:pPr>
            <w:r>
              <w:rPr>
                <w:rFonts w:ascii="Calibri" w:eastAsia="Times New Roman" w:hAnsi="Calibri" w:cs="Calibri"/>
                <w:szCs w:val="20"/>
              </w:rPr>
              <w:t>Systemejer</w:t>
            </w:r>
          </w:p>
        </w:tc>
        <w:tc>
          <w:tcPr>
            <w:tcW w:w="1757" w:type="dxa"/>
            <w:shd w:val="clear" w:color="auto" w:fill="auto"/>
          </w:tcPr>
          <w:p w14:paraId="59CD0DBC" w14:textId="57CAAEE5" w:rsidR="001E47BD" w:rsidRDefault="008F1888" w:rsidP="001E47BD">
            <w:pPr>
              <w:pStyle w:val="Tabel"/>
            </w:pPr>
            <w:r w:rsidRPr="008F1888">
              <w:t>Michael Søgaard Pedersen</w:t>
            </w:r>
            <w:r w:rsidR="001E47BD">
              <w:t>,</w:t>
            </w:r>
            <w:r w:rsidR="00F269E3">
              <w:t xml:space="preserve"> </w:t>
            </w:r>
            <w:r w:rsidR="00F269E3" w:rsidRPr="00F269E3">
              <w:t>System og Udvikling OSM2</w:t>
            </w:r>
            <w:r w:rsidR="001E47BD">
              <w:t>, UFST</w:t>
            </w:r>
          </w:p>
        </w:tc>
        <w:tc>
          <w:tcPr>
            <w:tcW w:w="1727" w:type="dxa"/>
            <w:shd w:val="clear" w:color="auto" w:fill="auto"/>
          </w:tcPr>
          <w:p w14:paraId="2A94BD44" w14:textId="26E3D065" w:rsidR="001E47BD" w:rsidRDefault="00EA0FDA" w:rsidP="001E47BD">
            <w:pPr>
              <w:pStyle w:val="Tabel"/>
            </w:pPr>
            <w:r>
              <w:t>20%</w:t>
            </w:r>
          </w:p>
        </w:tc>
        <w:tc>
          <w:tcPr>
            <w:tcW w:w="4388" w:type="dxa"/>
            <w:shd w:val="clear" w:color="auto" w:fill="auto"/>
          </w:tcPr>
          <w:p w14:paraId="272D969F" w14:textId="0AB5EE3D" w:rsidR="001E47BD" w:rsidRPr="00187F4D" w:rsidRDefault="00AB4B5F" w:rsidP="001E47BD">
            <w:pPr>
              <w:pStyle w:val="Tabel"/>
              <w:rPr>
                <w:rFonts w:ascii="Calibri" w:eastAsia="Times New Roman" w:hAnsi="Calibri" w:cs="Calibri"/>
                <w:color w:val="000000" w:themeColor="text1"/>
                <w:szCs w:val="20"/>
              </w:rPr>
            </w:pPr>
            <w:r>
              <w:rPr>
                <w:rFonts w:ascii="Calibri" w:eastAsia="Times New Roman" w:hAnsi="Calibri" w:cs="Calibri"/>
                <w:color w:val="000000" w:themeColor="text1"/>
                <w:szCs w:val="20"/>
              </w:rPr>
              <w:t>Systemejer for SMV</w:t>
            </w:r>
            <w:r w:rsidR="00156387">
              <w:rPr>
                <w:rFonts w:ascii="Calibri" w:eastAsia="Times New Roman" w:hAnsi="Calibri" w:cs="Calibri"/>
                <w:color w:val="000000" w:themeColor="text1"/>
                <w:szCs w:val="20"/>
              </w:rPr>
              <w:t xml:space="preserve"> inddrages tidligt og er med til diverse opgaver i analysefasen</w:t>
            </w:r>
            <w:r w:rsidR="00B45945">
              <w:rPr>
                <w:rFonts w:ascii="Calibri" w:eastAsia="Times New Roman" w:hAnsi="Calibri" w:cs="Calibri"/>
                <w:color w:val="000000" w:themeColor="text1"/>
                <w:szCs w:val="20"/>
              </w:rPr>
              <w:t>, der henvender sig til løsningen og systemet.</w:t>
            </w:r>
          </w:p>
        </w:tc>
      </w:tr>
    </w:tbl>
    <w:p w14:paraId="48EA52DC" w14:textId="700A68F5" w:rsidR="00D573E2" w:rsidRPr="002A57E7" w:rsidRDefault="00B81E69" w:rsidP="00D573E2">
      <w:pPr>
        <w:pStyle w:val="Brdtekst-eftertabel"/>
      </w:pPr>
      <w:r>
        <w:br w:type="textWrapping" w:clear="all"/>
      </w:r>
      <w:r w:rsidR="00D573E2">
        <w:t xml:space="preserve">Projektet </w:t>
      </w:r>
      <w:r w:rsidR="00ED0983">
        <w:t>kan</w:t>
      </w:r>
      <w:r w:rsidR="00D573E2">
        <w:t xml:space="preserve"> herudover trække på følgende ressourcer af mindre allokering i løbet af projektet til specialistopgaver, der kræver særlig viden eller kompetencer: juridiske kompetencer, domænearkitekt, platformejer, forandringskonsulent, proceskonsulent, økonomiressource fra ØLS.</w:t>
      </w:r>
    </w:p>
    <w:p w14:paraId="2C911355" w14:textId="77777777" w:rsidR="00D573E2" w:rsidRDefault="00D573E2"/>
    <w:p w14:paraId="76B5B5D2" w14:textId="77777777" w:rsidR="00E51EE0" w:rsidRDefault="00E51EE0">
      <w:pPr>
        <w:rPr>
          <w:rFonts w:asciiTheme="majorHAnsi" w:eastAsiaTheme="majorEastAsia" w:hAnsiTheme="majorHAnsi" w:cstheme="majorBidi"/>
          <w:b/>
          <w:sz w:val="28"/>
          <w:szCs w:val="26"/>
        </w:rPr>
      </w:pPr>
      <w:bookmarkStart w:id="438" w:name="_Ref525303647"/>
      <w:r>
        <w:br w:type="page"/>
      </w:r>
    </w:p>
    <w:p w14:paraId="5969D739" w14:textId="78BC9BE6" w:rsidR="008709D5" w:rsidRDefault="008709D5" w:rsidP="008709D5">
      <w:pPr>
        <w:pStyle w:val="Overskrift2"/>
        <w:numPr>
          <w:ilvl w:val="0"/>
          <w:numId w:val="0"/>
        </w:numPr>
      </w:pPr>
      <w:bookmarkStart w:id="439" w:name="_Toc109309005"/>
      <w:commentRangeStart w:id="440"/>
      <w:r>
        <w:lastRenderedPageBreak/>
        <w:t>Bilag B: Risikolog</w:t>
      </w:r>
      <w:bookmarkStart w:id="441" w:name="H_46"/>
      <w:bookmarkEnd w:id="438"/>
      <w:commentRangeEnd w:id="440"/>
      <w:r w:rsidR="00266C05">
        <w:rPr>
          <w:rStyle w:val="Kommentarhenvisning"/>
          <w:rFonts w:asciiTheme="minorHAnsi" w:eastAsiaTheme="minorEastAsia" w:hAnsiTheme="minorHAnsi" w:cstheme="minorBidi"/>
          <w:b w:val="0"/>
        </w:rPr>
        <w:commentReference w:id="440"/>
      </w:r>
      <w:bookmarkEnd w:id="439"/>
    </w:p>
    <w:sdt>
      <w:sdtPr>
        <w:alias w:val="Hjælp"/>
        <w:tag w:val="MPK hjælp"/>
        <w:id w:val="297882882"/>
        <w:lock w:val="sdtContentLocked"/>
        <w:placeholder>
          <w:docPart w:val="DefaultPlaceholder_1082065158"/>
        </w:placeholder>
      </w:sdtPr>
      <w:sdtContent>
        <w:p w14:paraId="5267224D" w14:textId="77777777" w:rsidR="00F34954" w:rsidRPr="00F34954" w:rsidRDefault="00F34954" w:rsidP="0005577C">
          <w:pPr>
            <w:pStyle w:val="MPKhjlp"/>
          </w:pPr>
          <w:r w:rsidRPr="00F34954">
            <w:fldChar w:fldCharType="begin"/>
          </w:r>
          <w:r w:rsidRPr="00F34954">
            <w:instrText>HYPERLINK  \l "_DocTools_ScreenTip_96" \o "Bilag B: Risikolog</w:instrText>
          </w:r>
        </w:p>
        <w:p w14:paraId="45917476" w14:textId="77777777" w:rsidR="00F34954" w:rsidRPr="00F34954" w:rsidRDefault="00F34954" w:rsidP="0005577C">
          <w:pPr>
            <w:pStyle w:val="MPKhjlp"/>
          </w:pPr>
        </w:p>
        <w:p w14:paraId="0A27FA5D" w14:textId="77777777" w:rsidR="00F34954" w:rsidRPr="00F34954" w:rsidRDefault="00F34954" w:rsidP="0005577C">
          <w:pPr>
            <w:pStyle w:val="MPKhjlp"/>
          </w:pPr>
          <w:r w:rsidRPr="00F34954">
            <w:instrText>Udarbejd projektets risikolog og vedlæg som bilag. For vejledning henvises til vejledningen i selve risikologgen.</w:instrText>
          </w:r>
        </w:p>
        <w:p w14:paraId="69646E99" w14:textId="77777777" w:rsidR="00F34954" w:rsidRPr="00F34954" w:rsidRDefault="00F34954" w:rsidP="0005577C">
          <w:pPr>
            <w:pStyle w:val="MPKhjlp"/>
          </w:pPr>
        </w:p>
        <w:p w14:paraId="5969D73A" w14:textId="2E5D821B" w:rsidR="008709D5" w:rsidRDefault="00F34954" w:rsidP="0005577C">
          <w:pPr>
            <w:pStyle w:val="MPKhjlp"/>
          </w:pPr>
          <w:r w:rsidRPr="00F34954">
            <w:instrText>"</w:instrText>
          </w:r>
          <w:r w:rsidRPr="00F34954">
            <w:fldChar w:fldCharType="separate"/>
          </w:r>
          <w:r w:rsidRPr="00F34954">
            <w:t>H-</w:t>
          </w:r>
          <w:r w:rsidRPr="00F34954">
            <w:fldChar w:fldCharType="end"/>
          </w:r>
          <w:r w:rsidR="00324D10">
            <w:rPr>
              <w:noProof/>
            </w:rPr>
            <w:fldChar w:fldCharType="begin"/>
          </w:r>
          <w:r w:rsidR="00324D10">
            <w:rPr>
              <w:noProof/>
            </w:rPr>
            <w:instrText xml:space="preserve"> SEQ H </w:instrText>
          </w:r>
          <w:r w:rsidR="00324D10">
            <w:rPr>
              <w:noProof/>
            </w:rPr>
            <w:fldChar w:fldCharType="separate"/>
          </w:r>
          <w:r w:rsidR="00B840E9">
            <w:rPr>
              <w:noProof/>
            </w:rPr>
            <w:t>46</w:t>
          </w:r>
          <w:r w:rsidR="00324D10">
            <w:rPr>
              <w:noProof/>
            </w:rPr>
            <w:fldChar w:fldCharType="end"/>
          </w:r>
        </w:p>
      </w:sdtContent>
    </w:sdt>
    <w:bookmarkEnd w:id="441" w:displacedByCustomXml="prev"/>
    <w:p w14:paraId="5969D73B" w14:textId="1F9A0578" w:rsidR="0005577C" w:rsidRPr="00266C05" w:rsidRDefault="0006702D" w:rsidP="0005577C">
      <w:pPr>
        <w:pStyle w:val="Brdtekst"/>
        <w:rPr>
          <w:i/>
        </w:rPr>
      </w:pPr>
      <w:r w:rsidRPr="00266C05">
        <w:rPr>
          <w:i/>
        </w:rPr>
        <w:t>Udarbejdes i analysefasen</w:t>
      </w:r>
    </w:p>
    <w:p w14:paraId="5969D740" w14:textId="0DF39318" w:rsidR="008709D5" w:rsidRDefault="008709D5" w:rsidP="00F34954">
      <w:pPr>
        <w:pStyle w:val="Brdtekst"/>
      </w:pPr>
      <w:r>
        <w:br w:type="page"/>
      </w:r>
    </w:p>
    <w:p w14:paraId="5969D741" w14:textId="6B94E9D6" w:rsidR="008709D5" w:rsidRDefault="008709D5" w:rsidP="008709D5">
      <w:pPr>
        <w:pStyle w:val="Overskrift2"/>
        <w:numPr>
          <w:ilvl w:val="0"/>
          <w:numId w:val="0"/>
        </w:numPr>
        <w:ind w:left="680" w:hanging="680"/>
      </w:pPr>
      <w:bookmarkStart w:id="442" w:name="_Ref525303773"/>
      <w:bookmarkStart w:id="443" w:name="_Toc109309006"/>
      <w:r>
        <w:lastRenderedPageBreak/>
        <w:t xml:space="preserve">Bilag </w:t>
      </w:r>
      <w:r w:rsidR="00491A3A">
        <w:t>C</w:t>
      </w:r>
      <w:r>
        <w:t xml:space="preserve">: </w:t>
      </w:r>
      <w:r w:rsidR="00525FC3">
        <w:t>Projektets risikotjekliste</w:t>
      </w:r>
      <w:bookmarkStart w:id="444" w:name="H_48"/>
      <w:bookmarkEnd w:id="442"/>
      <w:bookmarkEnd w:id="443"/>
    </w:p>
    <w:p w14:paraId="6A7E1B1B" w14:textId="442C095B" w:rsidR="0006702D" w:rsidRPr="000A7A16" w:rsidRDefault="0006702D" w:rsidP="000A7A16">
      <w:pPr>
        <w:pStyle w:val="Brdtekst"/>
        <w:rPr>
          <w:i/>
        </w:rPr>
      </w:pPr>
      <w:r w:rsidRPr="00C06AA5">
        <w:rPr>
          <w:i/>
          <w:iCs/>
        </w:rPr>
        <w:t>Udarbejdes i analysefasen</w:t>
      </w:r>
    </w:p>
    <w:sdt>
      <w:sdtPr>
        <w:alias w:val="Hjælp"/>
        <w:tag w:val="MPK hjælp"/>
        <w:id w:val="-1035957679"/>
        <w:lock w:val="sdtContentLocked"/>
        <w:placeholder>
          <w:docPart w:val="DefaultPlaceholder_1082065158"/>
        </w:placeholder>
      </w:sdtPr>
      <w:sdtContent>
        <w:p w14:paraId="7C860AEF" w14:textId="77777777" w:rsidR="00593022" w:rsidRPr="00593022" w:rsidRDefault="00593022" w:rsidP="0005577C">
          <w:pPr>
            <w:pStyle w:val="MPKhjlp"/>
          </w:pPr>
          <w:r w:rsidRPr="00593022">
            <w:fldChar w:fldCharType="begin"/>
          </w:r>
          <w:r w:rsidRPr="00593022">
            <w:instrText>HYPERLINK  \l "_DocTools_ScreenTip_53" \o "Bilag C: Projektets risikotjekliste</w:instrText>
          </w:r>
        </w:p>
        <w:p w14:paraId="685648FB" w14:textId="77777777" w:rsidR="00593022" w:rsidRPr="00593022" w:rsidRDefault="00593022" w:rsidP="0005577C">
          <w:pPr>
            <w:pStyle w:val="MPKhjlp"/>
          </w:pPr>
        </w:p>
        <w:p w14:paraId="55A7E4AA" w14:textId="77777777" w:rsidR="00593022" w:rsidRPr="00593022" w:rsidRDefault="00593022" w:rsidP="0005577C">
          <w:pPr>
            <w:pStyle w:val="MPKhjlp"/>
          </w:pPr>
          <w:r w:rsidRPr="00593022">
            <w:instrText>Udfyld projektets risikotjekliste og vedlæg som bilag. Du finder risikotjeklisten her.</w:instrText>
          </w:r>
        </w:p>
        <w:p w14:paraId="798CC91F" w14:textId="23E6BA21" w:rsidR="0063560C" w:rsidRDefault="00593022" w:rsidP="0005577C">
          <w:pPr>
            <w:pStyle w:val="MPKhjlp"/>
          </w:pPr>
          <w:r w:rsidRPr="00593022">
            <w:instrText>"</w:instrText>
          </w:r>
          <w:r w:rsidRPr="00593022">
            <w:fldChar w:fldCharType="separate"/>
          </w:r>
          <w:r w:rsidRPr="00593022">
            <w:t>H-</w:t>
          </w:r>
          <w:r w:rsidRPr="00593022">
            <w:fldChar w:fldCharType="end"/>
          </w:r>
          <w:r w:rsidR="00324D10">
            <w:rPr>
              <w:noProof/>
            </w:rPr>
            <w:fldChar w:fldCharType="begin"/>
          </w:r>
          <w:r w:rsidR="00324D10">
            <w:rPr>
              <w:noProof/>
            </w:rPr>
            <w:instrText xml:space="preserve"> SEQ H </w:instrText>
          </w:r>
          <w:r w:rsidR="00324D10">
            <w:rPr>
              <w:noProof/>
            </w:rPr>
            <w:fldChar w:fldCharType="separate"/>
          </w:r>
          <w:r w:rsidR="00F34954">
            <w:rPr>
              <w:noProof/>
            </w:rPr>
            <w:t>47</w:t>
          </w:r>
          <w:r w:rsidR="00324D10">
            <w:rPr>
              <w:noProof/>
            </w:rPr>
            <w:fldChar w:fldCharType="end"/>
          </w:r>
        </w:p>
      </w:sdtContent>
    </w:sdt>
    <w:bookmarkEnd w:id="444" w:displacedByCustomXml="prev"/>
    <w:p w14:paraId="00B0337C" w14:textId="00E2E49E" w:rsidR="00DE14EC" w:rsidRDefault="00DE14EC" w:rsidP="0005577C">
      <w:pPr>
        <w:pStyle w:val="MPKhjlp"/>
      </w:pPr>
      <w:r>
        <w:tab/>
      </w:r>
    </w:p>
    <w:p w14:paraId="3EAC8F27" w14:textId="77777777" w:rsidR="00E51EE0" w:rsidRDefault="00E51EE0">
      <w:pPr>
        <w:rPr>
          <w:rFonts w:asciiTheme="majorHAnsi" w:eastAsiaTheme="majorEastAsia" w:hAnsiTheme="majorHAnsi" w:cstheme="majorBidi"/>
          <w:b/>
          <w:sz w:val="28"/>
          <w:szCs w:val="26"/>
        </w:rPr>
      </w:pPr>
      <w:r>
        <w:br w:type="page"/>
      </w:r>
    </w:p>
    <w:p w14:paraId="32E4420C" w14:textId="2EB3B17B" w:rsidR="00DE14EC" w:rsidRDefault="00DE14EC" w:rsidP="0042134A">
      <w:pPr>
        <w:pStyle w:val="Overskrift2"/>
        <w:numPr>
          <w:ilvl w:val="0"/>
          <w:numId w:val="0"/>
        </w:numPr>
      </w:pPr>
      <w:bookmarkStart w:id="445" w:name="_Toc109309007"/>
      <w:commentRangeStart w:id="446"/>
      <w:commentRangeStart w:id="447"/>
      <w:r>
        <w:lastRenderedPageBreak/>
        <w:t xml:space="preserve">Bilag </w:t>
      </w:r>
      <w:r w:rsidR="003A754C">
        <w:t>D</w:t>
      </w:r>
      <w:r>
        <w:t xml:space="preserve">: </w:t>
      </w:r>
      <w:r w:rsidR="0089416C">
        <w:t>Baggrund for estimat af antal virksomheder i SMV</w:t>
      </w:r>
      <w:commentRangeEnd w:id="446"/>
      <w:r w:rsidR="00EF6496">
        <w:rPr>
          <w:rStyle w:val="Kommentarhenvisning"/>
          <w:rFonts w:asciiTheme="minorHAnsi" w:eastAsiaTheme="minorEastAsia" w:hAnsiTheme="minorHAnsi" w:cstheme="minorBidi"/>
          <w:b w:val="0"/>
        </w:rPr>
        <w:commentReference w:id="446"/>
      </w:r>
      <w:bookmarkEnd w:id="445"/>
      <w:commentRangeEnd w:id="447"/>
      <w:r w:rsidR="00211FD5">
        <w:rPr>
          <w:rStyle w:val="Kommentarhenvisning"/>
          <w:rFonts w:asciiTheme="minorHAnsi" w:eastAsiaTheme="minorEastAsia" w:hAnsiTheme="minorHAnsi" w:cstheme="minorBidi"/>
          <w:b w:val="0"/>
        </w:rPr>
        <w:commentReference w:id="447"/>
      </w:r>
    </w:p>
    <w:p w14:paraId="34DCFC0D" w14:textId="3C4F8D0C" w:rsidR="00082AEE" w:rsidRDefault="00082AEE" w:rsidP="00082AEE">
      <w:pPr>
        <w:rPr>
          <w:rFonts w:cstheme="minorHAnsi"/>
        </w:rPr>
      </w:pPr>
      <w:r w:rsidRPr="00514F31">
        <w:rPr>
          <w:rFonts w:cstheme="minorHAnsi"/>
        </w:rPr>
        <w:t>De nærmest sammenlignelige datakilder er DK-V</w:t>
      </w:r>
      <w:r w:rsidR="00D62E0A">
        <w:rPr>
          <w:rFonts w:cstheme="minorHAnsi"/>
        </w:rPr>
        <w:t>IES</w:t>
      </w:r>
      <w:r w:rsidRPr="00AD3061">
        <w:rPr>
          <w:rFonts w:cstheme="minorHAnsi"/>
        </w:rPr>
        <w:t>, hvor virksomheder skal oplyse deres business-to-business (B2B) omsætning til de øvrige EU-lande, samt OSM2, hvor virksomheder frivilligt kan tilmelde sig og angive business-to-consumer (B2C) salg inden for EU. Derudover er det muligt at sammenligne angivelserne i DK-V</w:t>
      </w:r>
      <w:r w:rsidR="00A41D9A">
        <w:rPr>
          <w:rFonts w:cstheme="minorHAnsi"/>
        </w:rPr>
        <w:t>IES</w:t>
      </w:r>
      <w:r w:rsidRPr="00AD3061">
        <w:rPr>
          <w:rFonts w:cstheme="minorHAnsi"/>
        </w:rPr>
        <w:t xml:space="preserve"> og OSM2 </w:t>
      </w:r>
      <w:r w:rsidR="00064804" w:rsidRPr="00AD3061">
        <w:rPr>
          <w:rFonts w:cstheme="minorHAnsi"/>
        </w:rPr>
        <w:t>for de danske virksomheder</w:t>
      </w:r>
      <w:r w:rsidR="00BE034C">
        <w:rPr>
          <w:rFonts w:cstheme="minorHAnsi"/>
        </w:rPr>
        <w:t xml:space="preserve">s </w:t>
      </w:r>
      <w:r w:rsidRPr="00AD3061">
        <w:rPr>
          <w:rFonts w:cstheme="minorHAnsi"/>
        </w:rPr>
        <w:t>samlede omsætning, udtrykt ved virksomhedernes årlige momsindberetninger. Disse oplysninger er blevet holdt op imod de beløbsgrænser, som virksomheder i SMV-ordningen er underlagt.</w:t>
      </w:r>
    </w:p>
    <w:p w14:paraId="39246350" w14:textId="02F12684" w:rsidR="002F34BE" w:rsidRPr="00AD3061" w:rsidRDefault="00137CFB" w:rsidP="00082AEE">
      <w:pPr>
        <w:rPr>
          <w:rFonts w:cstheme="minorHAnsi"/>
        </w:rPr>
      </w:pPr>
      <w:r>
        <w:rPr>
          <w:rFonts w:cstheme="minorHAnsi"/>
        </w:rPr>
        <w:t>Nedenstående</w:t>
      </w:r>
      <w:r w:rsidR="002F34BE" w:rsidRPr="008047F8">
        <w:rPr>
          <w:rFonts w:cstheme="minorHAnsi"/>
        </w:rPr>
        <w:t xml:space="preserve"> skøn er</w:t>
      </w:r>
      <w:r w:rsidR="002F34BE" w:rsidRPr="009112E3">
        <w:rPr>
          <w:rFonts w:cstheme="minorHAnsi"/>
        </w:rPr>
        <w:t xml:space="preserve"> </w:t>
      </w:r>
      <w:r w:rsidR="002F34BE" w:rsidRPr="00620BFA">
        <w:rPr>
          <w:rFonts w:cstheme="minorHAnsi"/>
        </w:rPr>
        <w:t xml:space="preserve">behæftet med </w:t>
      </w:r>
      <w:r w:rsidR="002F34BE" w:rsidRPr="00AD3061">
        <w:rPr>
          <w:rFonts w:cstheme="minorHAnsi"/>
        </w:rPr>
        <w:t xml:space="preserve">stor usikkerhed, selvom estimaterne </w:t>
      </w:r>
      <w:r w:rsidR="00BA2F84">
        <w:rPr>
          <w:rFonts w:cstheme="minorHAnsi"/>
        </w:rPr>
        <w:t xml:space="preserve">løbende </w:t>
      </w:r>
      <w:r w:rsidR="002F34BE" w:rsidRPr="00AD3061">
        <w:rPr>
          <w:rFonts w:cstheme="minorHAnsi"/>
        </w:rPr>
        <w:t xml:space="preserve">er </w:t>
      </w:r>
      <w:r w:rsidR="00CF2EA1">
        <w:rPr>
          <w:rFonts w:cstheme="minorHAnsi"/>
        </w:rPr>
        <w:t xml:space="preserve">forsøgt præciseret blandt andet </w:t>
      </w:r>
      <w:r w:rsidR="00386FC8">
        <w:rPr>
          <w:rFonts w:cstheme="minorHAnsi"/>
        </w:rPr>
        <w:t>ved</w:t>
      </w:r>
      <w:r w:rsidR="00CF2EA1">
        <w:rPr>
          <w:rFonts w:cstheme="minorHAnsi"/>
        </w:rPr>
        <w:t xml:space="preserve"> juridiske </w:t>
      </w:r>
      <w:r w:rsidR="007B1CE7">
        <w:rPr>
          <w:rFonts w:cstheme="minorHAnsi"/>
        </w:rPr>
        <w:t>afklaringer</w:t>
      </w:r>
      <w:r w:rsidR="00CF2EA1">
        <w:rPr>
          <w:rFonts w:cstheme="minorHAnsi"/>
        </w:rPr>
        <w:t xml:space="preserve"> </w:t>
      </w:r>
      <w:r w:rsidR="007B1CE7">
        <w:rPr>
          <w:rFonts w:cstheme="minorHAnsi"/>
        </w:rPr>
        <w:t>med Jura Moms.</w:t>
      </w:r>
    </w:p>
    <w:p w14:paraId="1CBE5F75" w14:textId="77777777" w:rsidR="00082AEE" w:rsidRPr="00AD3061" w:rsidRDefault="00082AEE" w:rsidP="00082AEE">
      <w:pPr>
        <w:rPr>
          <w:rFonts w:cstheme="minorHAnsi"/>
        </w:rPr>
      </w:pPr>
    </w:p>
    <w:p w14:paraId="5ECC5896" w14:textId="0DA828E8" w:rsidR="00E46805" w:rsidRPr="00666598" w:rsidRDefault="00E46805" w:rsidP="00082AEE">
      <w:pPr>
        <w:rPr>
          <w:rFonts w:cstheme="minorHAnsi"/>
          <w:b/>
          <w:bCs/>
        </w:rPr>
      </w:pPr>
      <w:r w:rsidRPr="00666598">
        <w:rPr>
          <w:rFonts w:cstheme="minorHAnsi"/>
          <w:b/>
          <w:bCs/>
        </w:rPr>
        <w:t xml:space="preserve">Estimat på </w:t>
      </w:r>
      <w:r w:rsidR="00782BD6">
        <w:rPr>
          <w:rFonts w:cstheme="minorHAnsi"/>
          <w:b/>
          <w:bCs/>
        </w:rPr>
        <w:t xml:space="preserve">antal </w:t>
      </w:r>
      <w:r w:rsidRPr="00666598">
        <w:rPr>
          <w:rFonts w:cstheme="minorHAnsi"/>
          <w:b/>
          <w:bCs/>
        </w:rPr>
        <w:t xml:space="preserve">danske </w:t>
      </w:r>
      <w:r w:rsidR="00782BD6">
        <w:rPr>
          <w:rFonts w:cstheme="minorHAnsi"/>
          <w:b/>
          <w:bCs/>
        </w:rPr>
        <w:t>virksomheder, som ønsker at tilmelde sig ordningen</w:t>
      </w:r>
    </w:p>
    <w:p w14:paraId="4E60D216" w14:textId="0C09C736" w:rsidR="00082AEE" w:rsidRDefault="00082AEE" w:rsidP="00082AEE">
      <w:pPr>
        <w:rPr>
          <w:rFonts w:cstheme="minorHAnsi"/>
        </w:rPr>
      </w:pPr>
      <w:r w:rsidRPr="00AD3061">
        <w:rPr>
          <w:rFonts w:cstheme="minorHAnsi"/>
        </w:rPr>
        <w:t xml:space="preserve">Der er ca. 1.500 danske virksomheder, der </w:t>
      </w:r>
      <w:r w:rsidR="00367A6A">
        <w:rPr>
          <w:rFonts w:cstheme="minorHAnsi"/>
        </w:rPr>
        <w:t>pr. marts 2022</w:t>
      </w:r>
      <w:r w:rsidRPr="00AD3061">
        <w:rPr>
          <w:rFonts w:cstheme="minorHAnsi"/>
        </w:rPr>
        <w:t xml:space="preserve"> er tilmeldt </w:t>
      </w:r>
      <w:r w:rsidRPr="00666598">
        <w:rPr>
          <w:rFonts w:cstheme="minorHAnsi"/>
          <w:i/>
          <w:iCs/>
        </w:rPr>
        <w:t>OSS-ordningen</w:t>
      </w:r>
      <w:r w:rsidRPr="00AD3061">
        <w:rPr>
          <w:rFonts w:cstheme="minorHAnsi"/>
        </w:rPr>
        <w:t>, hvoraf 207 virksomhe</w:t>
      </w:r>
      <w:r w:rsidR="00D50EA6">
        <w:rPr>
          <w:rFonts w:cstheme="minorHAnsi"/>
        </w:rPr>
        <w:t>der</w:t>
      </w:r>
      <w:r w:rsidRPr="00AD3061">
        <w:rPr>
          <w:rFonts w:cstheme="minorHAnsi"/>
        </w:rPr>
        <w:t xml:space="preserve"> havde en omsætning under 750.000 kr., hvor OSS-salg</w:t>
      </w:r>
      <w:r w:rsidR="007E3D92">
        <w:rPr>
          <w:rFonts w:cstheme="minorHAnsi"/>
        </w:rPr>
        <w:t>,</w:t>
      </w:r>
      <w:r w:rsidRPr="00AD3061">
        <w:rPr>
          <w:rFonts w:cstheme="minorHAnsi"/>
        </w:rPr>
        <w:t xml:space="preserve"> plus indenlandsk salg</w:t>
      </w:r>
      <w:r w:rsidR="007E3D92">
        <w:rPr>
          <w:rFonts w:cstheme="minorHAnsi"/>
        </w:rPr>
        <w:t>,</w:t>
      </w:r>
      <w:r w:rsidRPr="00AD3061">
        <w:rPr>
          <w:rFonts w:cstheme="minorHAnsi"/>
        </w:rPr>
        <w:t xml:space="preserve"> er indregnet i omsætningen. Det er SKTSTs formodning, at mellem 4.000 og 12.000 DK-virksomheder vil tilmelde sig OSS-ordningen inden for de kommende år. Når der tages højde for B2B salg</w:t>
      </w:r>
      <w:r w:rsidR="00DF23A0">
        <w:rPr>
          <w:rFonts w:cstheme="minorHAnsi"/>
        </w:rPr>
        <w:t>,</w:t>
      </w:r>
      <w:r w:rsidRPr="00AD3061">
        <w:rPr>
          <w:rFonts w:cstheme="minorHAnsi"/>
        </w:rPr>
        <w:t xml:space="preserve"> samt at det er en frivillig ordning, så er det vores skøn at der vil være mellem</w:t>
      </w:r>
      <w:r w:rsidRPr="00AD3061">
        <w:rPr>
          <w:rFonts w:cstheme="minorHAnsi"/>
          <w:b/>
        </w:rPr>
        <w:t xml:space="preserve"> </w:t>
      </w:r>
      <w:r w:rsidRPr="00666598">
        <w:rPr>
          <w:rFonts w:cstheme="minorHAnsi"/>
          <w:bCs/>
        </w:rPr>
        <w:t>400</w:t>
      </w:r>
      <w:r w:rsidR="00026285">
        <w:rPr>
          <w:rFonts w:cstheme="minorHAnsi"/>
          <w:bCs/>
        </w:rPr>
        <w:t>-</w:t>
      </w:r>
      <w:r w:rsidRPr="00666598">
        <w:rPr>
          <w:rFonts w:cstheme="minorHAnsi"/>
          <w:bCs/>
        </w:rPr>
        <w:t>1.200 DK</w:t>
      </w:r>
      <w:r w:rsidR="00A41D9A" w:rsidRPr="00666598">
        <w:rPr>
          <w:rFonts w:cstheme="minorHAnsi"/>
          <w:bCs/>
        </w:rPr>
        <w:t>-</w:t>
      </w:r>
      <w:r w:rsidRPr="00666598">
        <w:rPr>
          <w:rFonts w:cstheme="minorHAnsi"/>
          <w:bCs/>
        </w:rPr>
        <w:t>virksomhede</w:t>
      </w:r>
      <w:r w:rsidRPr="001B2B5F">
        <w:rPr>
          <w:rFonts w:cstheme="minorHAnsi"/>
          <w:bCs/>
        </w:rPr>
        <w:t>r</w:t>
      </w:r>
      <w:r w:rsidRPr="00AD3061">
        <w:rPr>
          <w:rFonts w:cstheme="minorHAnsi"/>
        </w:rPr>
        <w:t xml:space="preserve"> inden for de kommende år, som vil have en omsætning under 750.000 kr. og dermed som udgangspunkt ha</w:t>
      </w:r>
      <w:r w:rsidR="00DF23A0">
        <w:rPr>
          <w:rFonts w:cstheme="minorHAnsi"/>
        </w:rPr>
        <w:t>r</w:t>
      </w:r>
      <w:r w:rsidRPr="00AD3061">
        <w:rPr>
          <w:rFonts w:cstheme="minorHAnsi"/>
        </w:rPr>
        <w:t xml:space="preserve"> mulighed for at blive omfattet af SMV-ordningen</w:t>
      </w:r>
      <w:r w:rsidR="00DF23A0">
        <w:rPr>
          <w:rFonts w:cstheme="minorHAnsi"/>
        </w:rPr>
        <w:t>,</w:t>
      </w:r>
      <w:r w:rsidRPr="00AD3061">
        <w:rPr>
          <w:rFonts w:cstheme="minorHAnsi"/>
        </w:rPr>
        <w:t xml:space="preserve"> og samtidig søge om momsfritagelse i et eller flere EU-lande.</w:t>
      </w:r>
    </w:p>
    <w:p w14:paraId="60738D24" w14:textId="77777777" w:rsidR="00580978" w:rsidRDefault="00580978" w:rsidP="00082AEE">
      <w:pPr>
        <w:rPr>
          <w:rFonts w:cstheme="minorHAnsi"/>
        </w:rPr>
      </w:pPr>
    </w:p>
    <w:p w14:paraId="1778135F" w14:textId="021A6762" w:rsidR="006344D7" w:rsidRDefault="00580978" w:rsidP="00580978">
      <w:pPr>
        <w:rPr>
          <w:rFonts w:cstheme="minorHAnsi"/>
        </w:rPr>
      </w:pPr>
      <w:r w:rsidRPr="009D4E18">
        <w:rPr>
          <w:rFonts w:cstheme="minorHAnsi"/>
        </w:rPr>
        <w:t>I 2019 var der 10.617 danske v</w:t>
      </w:r>
      <w:r w:rsidRPr="008047F8">
        <w:rPr>
          <w:rFonts w:cstheme="minorHAnsi"/>
        </w:rPr>
        <w:t xml:space="preserve">irksomheder, som havde et </w:t>
      </w:r>
      <w:r w:rsidRPr="00666598">
        <w:rPr>
          <w:rFonts w:cstheme="minorHAnsi"/>
          <w:i/>
          <w:iCs/>
        </w:rPr>
        <w:t>DK-VIES</w:t>
      </w:r>
      <w:r w:rsidRPr="008047F8">
        <w:rPr>
          <w:rFonts w:cstheme="minorHAnsi"/>
        </w:rPr>
        <w:t xml:space="preserve"> salg til andre EU-lande på under 100.000 EUR årligt. Ikke alle af disse virksomheder bl</w:t>
      </w:r>
      <w:r w:rsidRPr="009112E3">
        <w:rPr>
          <w:rFonts w:cstheme="minorHAnsi"/>
        </w:rPr>
        <w:t>iver omfattet af SMV-ordningen, idet flertallet sandsynligvis også har en omsætning i Danmark</w:t>
      </w:r>
      <w:r w:rsidR="00320FF6">
        <w:rPr>
          <w:rFonts w:cstheme="minorHAnsi"/>
        </w:rPr>
        <w:t>,</w:t>
      </w:r>
      <w:r w:rsidRPr="009112E3">
        <w:rPr>
          <w:rFonts w:cstheme="minorHAnsi"/>
        </w:rPr>
        <w:t xml:space="preserve"> samt et B2C slag ved siden af</w:t>
      </w:r>
      <w:r w:rsidR="00320FF6">
        <w:rPr>
          <w:rFonts w:cstheme="minorHAnsi"/>
        </w:rPr>
        <w:t>,</w:t>
      </w:r>
      <w:r w:rsidRPr="009112E3">
        <w:rPr>
          <w:rFonts w:cstheme="minorHAnsi"/>
        </w:rPr>
        <w:t xml:space="preserve"> som skal læ</w:t>
      </w:r>
      <w:r w:rsidRPr="00620BFA">
        <w:rPr>
          <w:rFonts w:cstheme="minorHAnsi"/>
        </w:rPr>
        <w:t xml:space="preserve">gges til, hvormed det samlede salg vil overstige EU´s omsætningsgrænse. </w:t>
      </w:r>
      <w:r w:rsidRPr="00AD3061">
        <w:rPr>
          <w:rFonts w:cstheme="minorHAnsi"/>
        </w:rPr>
        <w:t xml:space="preserve">Et skøn er at ca. 10-15% af de 10.617 virksomheder fra DK-VIES vil kunne se en fordel i at tilmelde sig SMV-ordningen. </w:t>
      </w:r>
      <w:r w:rsidRPr="00666598">
        <w:rPr>
          <w:rFonts w:cstheme="minorHAnsi"/>
          <w:bCs/>
        </w:rPr>
        <w:t>Det svarer til at mellem 1.000 og 1.500 danske DK-VIES virksomheder med B2B salg</w:t>
      </w:r>
      <w:r w:rsidRPr="00AD3061">
        <w:rPr>
          <w:rFonts w:cstheme="minorHAnsi"/>
        </w:rPr>
        <w:t xml:space="preserve"> vil tilmelde sig ordningen.</w:t>
      </w:r>
    </w:p>
    <w:p w14:paraId="4283D448" w14:textId="77777777" w:rsidR="00386FC8" w:rsidRDefault="00386FC8" w:rsidP="00580978">
      <w:pPr>
        <w:rPr>
          <w:rFonts w:cstheme="minorHAnsi"/>
        </w:rPr>
      </w:pPr>
    </w:p>
    <w:p w14:paraId="10069BE7" w14:textId="4D73B6E2" w:rsidR="00580978" w:rsidRPr="00514F31" w:rsidRDefault="00D53D62" w:rsidP="00580978">
      <w:pPr>
        <w:rPr>
          <w:rFonts w:cstheme="minorHAnsi"/>
        </w:rPr>
      </w:pPr>
      <w:r>
        <w:rPr>
          <w:rFonts w:eastAsia="Times New Roman" w:cstheme="minorHAnsi"/>
        </w:rPr>
        <w:t>D</w:t>
      </w:r>
      <w:r w:rsidR="00580978" w:rsidRPr="002B2696">
        <w:rPr>
          <w:rFonts w:eastAsia="Times New Roman" w:cstheme="minorHAnsi"/>
        </w:rPr>
        <w:t xml:space="preserve">en 21. juni 2022 </w:t>
      </w:r>
      <w:r w:rsidR="004A453B">
        <w:rPr>
          <w:rFonts w:eastAsia="Times New Roman" w:cstheme="minorHAnsi"/>
        </w:rPr>
        <w:t xml:space="preserve">er </w:t>
      </w:r>
      <w:r w:rsidR="00580978" w:rsidRPr="002B2696">
        <w:rPr>
          <w:rFonts w:eastAsia="Times New Roman" w:cstheme="minorHAnsi"/>
        </w:rPr>
        <w:t>SMV</w:t>
      </w:r>
      <w:r w:rsidR="00386FC8">
        <w:rPr>
          <w:rFonts w:eastAsia="Times New Roman" w:cstheme="minorHAnsi"/>
        </w:rPr>
        <w:t>-</w:t>
      </w:r>
      <w:r w:rsidR="00580978" w:rsidRPr="002B2696">
        <w:rPr>
          <w:rFonts w:eastAsia="Times New Roman" w:cstheme="minorHAnsi"/>
        </w:rPr>
        <w:t xml:space="preserve">scenarierne </w:t>
      </w:r>
      <w:r w:rsidR="004A453B" w:rsidRPr="002B2696">
        <w:rPr>
          <w:rFonts w:eastAsia="Times New Roman" w:cstheme="minorHAnsi"/>
        </w:rPr>
        <w:t xml:space="preserve">gennemgået </w:t>
      </w:r>
      <w:r w:rsidR="00580978" w:rsidRPr="002B2696">
        <w:rPr>
          <w:rFonts w:eastAsia="Times New Roman" w:cstheme="minorHAnsi"/>
        </w:rPr>
        <w:t>sammen med Jura Moms. Det står</w:t>
      </w:r>
      <w:r w:rsidR="00C056D6">
        <w:rPr>
          <w:rFonts w:eastAsia="Times New Roman" w:cstheme="minorHAnsi"/>
        </w:rPr>
        <w:t xml:space="preserve"> derefter</w:t>
      </w:r>
      <w:r w:rsidR="00580978" w:rsidRPr="002B2696">
        <w:rPr>
          <w:rFonts w:eastAsia="Times New Roman" w:cstheme="minorHAnsi"/>
        </w:rPr>
        <w:t xml:space="preserve"> klart, at der vil ikke være noget økonomisk incitament for virksomheder med B2B salg at være i SMV-ordningen. Det tidligere skøn på at mellem 1.000 og 1.500 danske virksomheder, som har et B2B salg, ville tilmelde sig ordningen er således ikke længere til</w:t>
      </w:r>
      <w:r w:rsidR="00580978">
        <w:rPr>
          <w:rFonts w:eastAsia="Times New Roman" w:cstheme="minorHAnsi"/>
        </w:rPr>
        <w:t xml:space="preserve"> </w:t>
      </w:r>
      <w:r w:rsidR="00580978" w:rsidRPr="002B2696">
        <w:rPr>
          <w:rFonts w:eastAsia="Times New Roman" w:cstheme="minorHAnsi"/>
        </w:rPr>
        <w:t xml:space="preserve">stede med de nye oplysninger. Dog kan der være et mindre segment, hvor en momsfritaget dansk virksomhed med en </w:t>
      </w:r>
      <w:r w:rsidR="000620A7">
        <w:rPr>
          <w:rFonts w:eastAsia="Times New Roman" w:cstheme="minorHAnsi"/>
        </w:rPr>
        <w:t xml:space="preserve">tilmelding til </w:t>
      </w:r>
      <w:r w:rsidR="00580978" w:rsidRPr="002B2696">
        <w:rPr>
          <w:rFonts w:eastAsia="Times New Roman" w:cstheme="minorHAnsi"/>
        </w:rPr>
        <w:t>SMV-ordning</w:t>
      </w:r>
      <w:r w:rsidR="000620A7">
        <w:rPr>
          <w:rFonts w:eastAsia="Times New Roman" w:cstheme="minorHAnsi"/>
        </w:rPr>
        <w:t>en</w:t>
      </w:r>
      <w:r w:rsidR="00580978" w:rsidRPr="002B2696">
        <w:rPr>
          <w:rFonts w:eastAsia="Times New Roman" w:cstheme="minorHAnsi"/>
        </w:rPr>
        <w:t xml:space="preserve"> i et andet </w:t>
      </w:r>
      <w:r w:rsidR="00580978">
        <w:rPr>
          <w:rFonts w:eastAsia="Times New Roman" w:cstheme="minorHAnsi"/>
        </w:rPr>
        <w:t>EU</w:t>
      </w:r>
      <w:r w:rsidR="00580978" w:rsidRPr="002B2696">
        <w:rPr>
          <w:rFonts w:eastAsia="Times New Roman" w:cstheme="minorHAnsi"/>
        </w:rPr>
        <w:t>-land</w:t>
      </w:r>
      <w:r w:rsidR="007A3FB0">
        <w:rPr>
          <w:rFonts w:eastAsia="Times New Roman" w:cstheme="minorHAnsi"/>
        </w:rPr>
        <w:t>,</w:t>
      </w:r>
      <w:r w:rsidR="00580978" w:rsidRPr="002B2696">
        <w:rPr>
          <w:rFonts w:eastAsia="Times New Roman" w:cstheme="minorHAnsi"/>
        </w:rPr>
        <w:t xml:space="preserve"> som sælger til en momsfritaget virksomhed i det pågældende </w:t>
      </w:r>
      <w:r w:rsidR="00580978">
        <w:rPr>
          <w:rFonts w:eastAsia="Times New Roman" w:cstheme="minorHAnsi"/>
        </w:rPr>
        <w:t>EU</w:t>
      </w:r>
      <w:r w:rsidR="00580978" w:rsidRPr="002B2696">
        <w:rPr>
          <w:rFonts w:eastAsia="Times New Roman" w:cstheme="minorHAnsi"/>
        </w:rPr>
        <w:t>-land</w:t>
      </w:r>
      <w:r w:rsidR="007A3FB0">
        <w:rPr>
          <w:rFonts w:eastAsia="Times New Roman" w:cstheme="minorHAnsi"/>
        </w:rPr>
        <w:t>,</w:t>
      </w:r>
      <w:r w:rsidR="00580978" w:rsidRPr="002B2696">
        <w:rPr>
          <w:rFonts w:eastAsia="Times New Roman" w:cstheme="minorHAnsi"/>
        </w:rPr>
        <w:t xml:space="preserve"> vil kunne have en fordel</w:t>
      </w:r>
      <w:r w:rsidR="00580978" w:rsidRPr="00500F5C">
        <w:rPr>
          <w:rFonts w:eastAsia="Times New Roman" w:cstheme="minorHAnsi"/>
        </w:rPr>
        <w:t xml:space="preserve">. </w:t>
      </w:r>
      <w:r w:rsidR="00580978" w:rsidRPr="00666598">
        <w:rPr>
          <w:rFonts w:eastAsia="Times New Roman" w:cstheme="minorHAnsi"/>
        </w:rPr>
        <w:t>Vi vurderer dog, at der højst vil være mellem 100-300 danske virksomheder, som vil være omfattet af dette scenarie.</w:t>
      </w:r>
    </w:p>
    <w:p w14:paraId="00CF57C1" w14:textId="77777777" w:rsidR="00785FE3" w:rsidRDefault="00785FE3" w:rsidP="00580978">
      <w:pPr>
        <w:rPr>
          <w:rFonts w:eastAsia="Times New Roman" w:cstheme="minorHAnsi"/>
          <w:b/>
          <w:bCs/>
        </w:rPr>
      </w:pPr>
    </w:p>
    <w:p w14:paraId="74598565" w14:textId="06B55D69" w:rsidR="00785FE3" w:rsidRPr="00666598" w:rsidRDefault="00785FE3" w:rsidP="00785FE3">
      <w:pPr>
        <w:rPr>
          <w:rFonts w:cstheme="minorHAnsi"/>
          <w:u w:val="single"/>
        </w:rPr>
      </w:pPr>
      <w:r w:rsidRPr="008047F8">
        <w:rPr>
          <w:rFonts w:cstheme="minorHAnsi"/>
          <w:u w:val="single"/>
        </w:rPr>
        <w:t xml:space="preserve">Samlet skøn over </w:t>
      </w:r>
      <w:r>
        <w:rPr>
          <w:rFonts w:cstheme="minorHAnsi"/>
          <w:u w:val="single"/>
        </w:rPr>
        <w:t>danske</w:t>
      </w:r>
      <w:r w:rsidRPr="008047F8">
        <w:rPr>
          <w:rFonts w:cstheme="minorHAnsi"/>
          <w:u w:val="single"/>
        </w:rPr>
        <w:t xml:space="preserve"> virksomheder, som ønsker</w:t>
      </w:r>
      <w:r w:rsidR="00235DD0">
        <w:rPr>
          <w:rFonts w:cstheme="minorHAnsi"/>
          <w:u w:val="single"/>
        </w:rPr>
        <w:t xml:space="preserve"> og vil kunne</w:t>
      </w:r>
      <w:r>
        <w:rPr>
          <w:rFonts w:cstheme="minorHAnsi"/>
          <w:u w:val="single"/>
        </w:rPr>
        <w:t xml:space="preserve"> registrer</w:t>
      </w:r>
      <w:r w:rsidR="00531FC9">
        <w:rPr>
          <w:rFonts w:cstheme="minorHAnsi"/>
          <w:u w:val="single"/>
        </w:rPr>
        <w:t>e sig i ordningen</w:t>
      </w:r>
      <w:r w:rsidRPr="008047F8">
        <w:rPr>
          <w:rFonts w:cstheme="minorHAnsi"/>
          <w:u w:val="single"/>
        </w:rPr>
        <w:t>:</w:t>
      </w:r>
    </w:p>
    <w:p w14:paraId="58279EA7" w14:textId="0A895DFF" w:rsidR="00580978" w:rsidRDefault="00785FE3" w:rsidP="00082AEE">
      <w:pPr>
        <w:rPr>
          <w:rFonts w:cstheme="minorHAnsi"/>
        </w:rPr>
      </w:pPr>
      <w:r w:rsidRPr="00620BFA">
        <w:rPr>
          <w:rFonts w:cstheme="minorHAnsi"/>
        </w:rPr>
        <w:t>Med en antagelse om at mellem 400</w:t>
      </w:r>
      <w:r w:rsidR="00235DD0">
        <w:rPr>
          <w:rFonts w:cstheme="minorHAnsi"/>
        </w:rPr>
        <w:t>-</w:t>
      </w:r>
      <w:r w:rsidRPr="00620BFA">
        <w:rPr>
          <w:rFonts w:cstheme="minorHAnsi"/>
        </w:rPr>
        <w:t xml:space="preserve">1.200 danske </w:t>
      </w:r>
      <w:r w:rsidRPr="00E914DD">
        <w:rPr>
          <w:rFonts w:cstheme="minorHAnsi"/>
        </w:rPr>
        <w:t>OSS-virksomheder og mellem 1</w:t>
      </w:r>
      <w:r w:rsidRPr="00AD3061">
        <w:rPr>
          <w:rFonts w:cstheme="minorHAnsi"/>
        </w:rPr>
        <w:t>00 og 300 danske virksomheder med B2B salg vil tilmelde sig ordningen</w:t>
      </w:r>
      <w:r w:rsidR="00005FA0">
        <w:rPr>
          <w:rFonts w:cstheme="minorHAnsi"/>
        </w:rPr>
        <w:t>,</w:t>
      </w:r>
      <w:r w:rsidRPr="00AD3061">
        <w:rPr>
          <w:rFonts w:cstheme="minorHAnsi"/>
        </w:rPr>
        <w:t xml:space="preserve"> fremkommer et gennemsnitlig skøn på at ca. 1.000 (800 + 200) danske virksomheder vil tilmelde sig SMV-ordningen. </w:t>
      </w:r>
    </w:p>
    <w:p w14:paraId="5C5EC763" w14:textId="77777777" w:rsidR="00CA57F7" w:rsidRDefault="00CA57F7" w:rsidP="00082AEE">
      <w:pPr>
        <w:rPr>
          <w:rFonts w:cstheme="minorHAnsi"/>
        </w:rPr>
      </w:pPr>
    </w:p>
    <w:p w14:paraId="1FF12A8D" w14:textId="64A43A57" w:rsidR="00E46805" w:rsidRPr="00666598" w:rsidRDefault="00E46805" w:rsidP="00082AEE">
      <w:pPr>
        <w:rPr>
          <w:rFonts w:cstheme="minorHAnsi"/>
          <w:b/>
          <w:bCs/>
        </w:rPr>
      </w:pPr>
      <w:r w:rsidRPr="00666598">
        <w:rPr>
          <w:rFonts w:cstheme="minorHAnsi"/>
          <w:b/>
          <w:bCs/>
        </w:rPr>
        <w:t xml:space="preserve">Estimat på udenlandske </w:t>
      </w:r>
      <w:r w:rsidR="00C90354">
        <w:rPr>
          <w:rFonts w:cstheme="minorHAnsi"/>
          <w:b/>
          <w:bCs/>
        </w:rPr>
        <w:t xml:space="preserve">virksomheder, som ønsker </w:t>
      </w:r>
      <w:r w:rsidR="00531FC9">
        <w:rPr>
          <w:rFonts w:cstheme="minorHAnsi"/>
          <w:b/>
          <w:bCs/>
        </w:rPr>
        <w:t>moms</w:t>
      </w:r>
      <w:r w:rsidR="00C90354">
        <w:rPr>
          <w:rFonts w:cstheme="minorHAnsi"/>
          <w:b/>
          <w:bCs/>
        </w:rPr>
        <w:t>fritages</w:t>
      </w:r>
      <w:r w:rsidR="001A50B4" w:rsidRPr="00666598">
        <w:rPr>
          <w:rFonts w:cstheme="minorHAnsi"/>
          <w:b/>
          <w:bCs/>
        </w:rPr>
        <w:t xml:space="preserve"> i Danmark</w:t>
      </w:r>
    </w:p>
    <w:p w14:paraId="30C7030A" w14:textId="1EC51655" w:rsidR="00A41D9A" w:rsidRDefault="00082AEE" w:rsidP="00082AEE">
      <w:pPr>
        <w:rPr>
          <w:rFonts w:cstheme="minorHAnsi"/>
        </w:rPr>
      </w:pPr>
      <w:r w:rsidRPr="00666598">
        <w:rPr>
          <w:rFonts w:eastAsia="Times New Roman" w:cstheme="minorHAnsi"/>
        </w:rPr>
        <w:t>D</w:t>
      </w:r>
      <w:r w:rsidRPr="00514F31">
        <w:rPr>
          <w:rFonts w:cstheme="minorHAnsi"/>
        </w:rPr>
        <w:t>e</w:t>
      </w:r>
      <w:r w:rsidRPr="009D4E18">
        <w:rPr>
          <w:rFonts w:cstheme="minorHAnsi"/>
        </w:rPr>
        <w:t xml:space="preserve">r er </w:t>
      </w:r>
      <w:r w:rsidR="00FB578A">
        <w:rPr>
          <w:rFonts w:cstheme="minorHAnsi"/>
        </w:rPr>
        <w:t xml:space="preserve">pr. </w:t>
      </w:r>
      <w:r w:rsidRPr="009D4E18">
        <w:rPr>
          <w:rFonts w:cstheme="minorHAnsi"/>
        </w:rPr>
        <w:t>marts 2022</w:t>
      </w:r>
      <w:r w:rsidR="00FB578A">
        <w:rPr>
          <w:rFonts w:cstheme="minorHAnsi"/>
        </w:rPr>
        <w:t xml:space="preserve"> </w:t>
      </w:r>
      <w:r w:rsidRPr="009D4E18">
        <w:rPr>
          <w:rFonts w:cstheme="minorHAnsi"/>
        </w:rPr>
        <w:t>ca. 110.000 udenlandske virksomheder fra EU-lande</w:t>
      </w:r>
      <w:r w:rsidR="00FB578A">
        <w:rPr>
          <w:rFonts w:cstheme="minorHAnsi"/>
        </w:rPr>
        <w:t>,</w:t>
      </w:r>
      <w:r w:rsidRPr="009D4E18">
        <w:rPr>
          <w:rFonts w:cstheme="minorHAnsi"/>
        </w:rPr>
        <w:t xml:space="preserve"> som er tilmeldt </w:t>
      </w:r>
      <w:r w:rsidRPr="00666598">
        <w:rPr>
          <w:rFonts w:cstheme="minorHAnsi"/>
          <w:i/>
          <w:iCs/>
        </w:rPr>
        <w:t>OSS-ordningen</w:t>
      </w:r>
      <w:r w:rsidRPr="009D4E18">
        <w:rPr>
          <w:rFonts w:cstheme="minorHAnsi"/>
        </w:rPr>
        <w:t>. Heraf havd</w:t>
      </w:r>
      <w:r w:rsidRPr="008047F8">
        <w:rPr>
          <w:rFonts w:cstheme="minorHAnsi"/>
        </w:rPr>
        <w:t>e 28.000 virksomheder et salg til Danmark</w:t>
      </w:r>
      <w:r w:rsidR="00171D89">
        <w:rPr>
          <w:rFonts w:cstheme="minorHAnsi"/>
        </w:rPr>
        <w:t>,</w:t>
      </w:r>
      <w:r w:rsidRPr="008047F8">
        <w:rPr>
          <w:rFonts w:cstheme="minorHAnsi"/>
        </w:rPr>
        <w:t xml:space="preserve"> som lå under den danske momsfritagelsesgrænse på 50.000 kr. Det er S</w:t>
      </w:r>
      <w:r w:rsidR="00916F3A">
        <w:rPr>
          <w:rFonts w:cstheme="minorHAnsi"/>
        </w:rPr>
        <w:t>kattestyrelsen</w:t>
      </w:r>
      <w:r w:rsidRPr="008047F8">
        <w:rPr>
          <w:rFonts w:cstheme="minorHAnsi"/>
        </w:rPr>
        <w:t xml:space="preserve">s formodning, at </w:t>
      </w:r>
      <w:r w:rsidRPr="009112E3">
        <w:rPr>
          <w:rFonts w:cstheme="minorHAnsi"/>
        </w:rPr>
        <w:t>mellem 200.000 og 600.000 EU-virksomheder vil tilmelde sig OSS-ordningen inden for de kommende år. Med en antagelse om</w:t>
      </w:r>
      <w:r w:rsidR="004929D9">
        <w:rPr>
          <w:rFonts w:cstheme="minorHAnsi"/>
        </w:rPr>
        <w:t>,</w:t>
      </w:r>
      <w:r w:rsidRPr="009112E3">
        <w:rPr>
          <w:rFonts w:cstheme="minorHAnsi"/>
        </w:rPr>
        <w:t xml:space="preserve"> at</w:t>
      </w:r>
      <w:r w:rsidRPr="00620BFA">
        <w:rPr>
          <w:rFonts w:cstheme="minorHAnsi"/>
        </w:rPr>
        <w:t xml:space="preserve"> det er ca. 10% af udenlandske OSS-virksomheder, som vil kunne blive omfattet af ordningen</w:t>
      </w:r>
      <w:r w:rsidRPr="00E914DD">
        <w:rPr>
          <w:rFonts w:cstheme="minorHAnsi"/>
        </w:rPr>
        <w:t>,</w:t>
      </w:r>
      <w:r w:rsidRPr="00C57911">
        <w:rPr>
          <w:rFonts w:cstheme="minorHAnsi"/>
        </w:rPr>
        <w:t xml:space="preserve"> have et salg til Danmark på under 50.000 k</w:t>
      </w:r>
      <w:r w:rsidRPr="00B21010">
        <w:rPr>
          <w:rFonts w:cstheme="minorHAnsi"/>
        </w:rPr>
        <w:t>r.</w:t>
      </w:r>
      <w:r w:rsidR="00626FE9">
        <w:rPr>
          <w:rFonts w:cstheme="minorHAnsi"/>
        </w:rPr>
        <w:t>,</w:t>
      </w:r>
      <w:r w:rsidRPr="00B21010">
        <w:rPr>
          <w:rFonts w:cstheme="minorHAnsi"/>
        </w:rPr>
        <w:t xml:space="preserve"> og samtidig have et samlet salg på under 750.000 kr.</w:t>
      </w:r>
      <w:r w:rsidR="00626FE9">
        <w:rPr>
          <w:rFonts w:cstheme="minorHAnsi"/>
        </w:rPr>
        <w:t>,</w:t>
      </w:r>
      <w:r w:rsidRPr="00B21010">
        <w:rPr>
          <w:rFonts w:cstheme="minorHAnsi"/>
        </w:rPr>
        <w:t xml:space="preserve"> </w:t>
      </w:r>
      <w:r w:rsidRPr="00BC0A02">
        <w:rPr>
          <w:rFonts w:cstheme="minorHAnsi"/>
        </w:rPr>
        <w:t>f</w:t>
      </w:r>
      <w:r w:rsidRPr="00AD3061">
        <w:rPr>
          <w:rFonts w:cstheme="minorHAnsi"/>
        </w:rPr>
        <w:t>remkommer et estimat på</w:t>
      </w:r>
      <w:r w:rsidR="00626FE9">
        <w:rPr>
          <w:rFonts w:cstheme="minorHAnsi"/>
        </w:rPr>
        <w:t>,</w:t>
      </w:r>
      <w:r w:rsidRPr="00AD3061">
        <w:rPr>
          <w:rFonts w:cstheme="minorHAnsi"/>
        </w:rPr>
        <w:t xml:space="preserve"> at mellem</w:t>
      </w:r>
      <w:r w:rsidRPr="00DE2A94">
        <w:rPr>
          <w:rFonts w:cstheme="minorHAnsi"/>
        </w:rPr>
        <w:t xml:space="preserve"> </w:t>
      </w:r>
      <w:r w:rsidRPr="00666598">
        <w:rPr>
          <w:rFonts w:cstheme="minorHAnsi"/>
        </w:rPr>
        <w:t>5.000 – 15.000 udenlandske OSS-virksomheder med et B2C salg til Danmark</w:t>
      </w:r>
      <w:r w:rsidRPr="00DE2A94">
        <w:rPr>
          <w:rFonts w:cstheme="minorHAnsi"/>
        </w:rPr>
        <w:t xml:space="preserve"> inden </w:t>
      </w:r>
      <w:r w:rsidRPr="00AD3061">
        <w:rPr>
          <w:rFonts w:cstheme="minorHAnsi"/>
        </w:rPr>
        <w:t>for de kommende år kan søge om momsfritagelse i Danmark.</w:t>
      </w:r>
    </w:p>
    <w:p w14:paraId="55078551" w14:textId="77777777" w:rsidR="00916E33" w:rsidRPr="00514F31" w:rsidRDefault="00916E33" w:rsidP="00082AEE">
      <w:pPr>
        <w:rPr>
          <w:rFonts w:cstheme="minorHAnsi"/>
        </w:rPr>
      </w:pPr>
    </w:p>
    <w:p w14:paraId="7AC13D4C" w14:textId="71AD4013" w:rsidR="00916E33" w:rsidRDefault="00916E33" w:rsidP="00916E33">
      <w:pPr>
        <w:rPr>
          <w:rFonts w:cstheme="minorHAnsi"/>
          <w:b/>
        </w:rPr>
      </w:pPr>
      <w:commentRangeStart w:id="448"/>
      <w:commentRangeStart w:id="449"/>
      <w:r w:rsidRPr="009D4E18">
        <w:rPr>
          <w:rFonts w:cstheme="minorHAnsi"/>
        </w:rPr>
        <w:t xml:space="preserve">Erfaringerne </w:t>
      </w:r>
      <w:r w:rsidRPr="008047F8">
        <w:rPr>
          <w:rFonts w:cstheme="minorHAnsi"/>
        </w:rPr>
        <w:t xml:space="preserve">fra de danske virksomheders omsætning i hhv. </w:t>
      </w:r>
      <w:r w:rsidRPr="00666598">
        <w:rPr>
          <w:rFonts w:cstheme="minorHAnsi"/>
          <w:i/>
          <w:iCs/>
        </w:rPr>
        <w:t>DK-VIES</w:t>
      </w:r>
      <w:r w:rsidRPr="008047F8">
        <w:rPr>
          <w:rFonts w:cstheme="minorHAnsi"/>
        </w:rPr>
        <w:t xml:space="preserve"> og samlet momsindberetning viser, at ca. 10-15 % at virksomhederne, har en samlet årlig omsætning (B2B + B2C i hele EU, inkl. nationalt salg) på under 750.000 kr. og hvor salget til Danmark sam</w:t>
      </w:r>
      <w:r w:rsidRPr="009112E3">
        <w:rPr>
          <w:rFonts w:cstheme="minorHAnsi"/>
        </w:rPr>
        <w:t>tidig er unde</w:t>
      </w:r>
      <w:r w:rsidRPr="00620BFA">
        <w:rPr>
          <w:rFonts w:cstheme="minorHAnsi"/>
        </w:rPr>
        <w:t>r 50.000 kr. Hvis vi antager, at samme forhold gør sig gældende for de EU-virksomheder</w:t>
      </w:r>
      <w:r w:rsidR="00E33E2A">
        <w:rPr>
          <w:rFonts w:cstheme="minorHAnsi"/>
        </w:rPr>
        <w:t>,</w:t>
      </w:r>
      <w:r w:rsidRPr="00620BFA">
        <w:rPr>
          <w:rFonts w:cstheme="minorHAnsi"/>
        </w:rPr>
        <w:t xml:space="preserve"> der angiver B2B salg til DK i V</w:t>
      </w:r>
      <w:r w:rsidR="00157075">
        <w:rPr>
          <w:rFonts w:cstheme="minorHAnsi"/>
        </w:rPr>
        <w:t>IES</w:t>
      </w:r>
      <w:r w:rsidR="00E33E2A">
        <w:rPr>
          <w:rFonts w:cstheme="minorHAnsi"/>
        </w:rPr>
        <w:t>,</w:t>
      </w:r>
      <w:r w:rsidRPr="00620BFA">
        <w:rPr>
          <w:rFonts w:cstheme="minorHAnsi"/>
        </w:rPr>
        <w:t xml:space="preserve"> og samtidig en antagelse om, at der er ca. 10 gange flere EU-virksomheder</w:t>
      </w:r>
      <w:r w:rsidR="00E33E2A">
        <w:rPr>
          <w:rFonts w:cstheme="minorHAnsi"/>
        </w:rPr>
        <w:t>,</w:t>
      </w:r>
      <w:r w:rsidRPr="00620BFA">
        <w:rPr>
          <w:rFonts w:cstheme="minorHAnsi"/>
        </w:rPr>
        <w:t xml:space="preserve"> så fremkommer der et </w:t>
      </w:r>
      <w:r w:rsidRPr="002B2696">
        <w:rPr>
          <w:rFonts w:cstheme="minorHAnsi"/>
          <w:bCs/>
        </w:rPr>
        <w:t>skøn på at mellem 10.000 og 15.000 EU- virksomheder med B2B salg til Danmark vil tilmelde sig SMV-ordningen.</w:t>
      </w:r>
      <w:r w:rsidRPr="00BC0A02">
        <w:rPr>
          <w:rFonts w:cstheme="minorHAnsi"/>
          <w:b/>
        </w:rPr>
        <w:t xml:space="preserve"> </w:t>
      </w:r>
      <w:commentRangeEnd w:id="448"/>
      <w:r w:rsidRPr="002B2696">
        <w:rPr>
          <w:rStyle w:val="Kommentarhenvisning"/>
          <w:rFonts w:cstheme="minorHAnsi"/>
          <w:sz w:val="22"/>
          <w:szCs w:val="22"/>
        </w:rPr>
        <w:commentReference w:id="448"/>
      </w:r>
      <w:commentRangeEnd w:id="449"/>
      <w:r w:rsidRPr="002B2696">
        <w:rPr>
          <w:rStyle w:val="Kommentarhenvisning"/>
          <w:rFonts w:cstheme="minorHAnsi"/>
          <w:sz w:val="22"/>
          <w:szCs w:val="22"/>
        </w:rPr>
        <w:commentReference w:id="449"/>
      </w:r>
    </w:p>
    <w:p w14:paraId="144309C5" w14:textId="77777777" w:rsidR="002F34BE" w:rsidRDefault="002F34BE" w:rsidP="00916E33">
      <w:pPr>
        <w:rPr>
          <w:rFonts w:cstheme="minorHAnsi"/>
          <w:b/>
        </w:rPr>
      </w:pPr>
    </w:p>
    <w:p w14:paraId="7E38AFF2" w14:textId="744933EC" w:rsidR="002F34BE" w:rsidRPr="00666598" w:rsidRDefault="009C5B4D" w:rsidP="00082AEE">
      <w:pPr>
        <w:rPr>
          <w:rFonts w:eastAsia="Times New Roman" w:cstheme="minorHAnsi"/>
        </w:rPr>
      </w:pPr>
      <w:r>
        <w:rPr>
          <w:rFonts w:eastAsia="Times New Roman" w:cstheme="minorHAnsi"/>
        </w:rPr>
        <w:t>Efter drøftelser med Jura Moms,</w:t>
      </w:r>
      <w:r w:rsidR="002F34BE" w:rsidRPr="002B2696">
        <w:rPr>
          <w:rFonts w:eastAsia="Times New Roman" w:cstheme="minorHAnsi"/>
        </w:rPr>
        <w:t xml:space="preserve"> står </w:t>
      </w:r>
      <w:r>
        <w:rPr>
          <w:rFonts w:eastAsia="Times New Roman" w:cstheme="minorHAnsi"/>
        </w:rPr>
        <w:t>det</w:t>
      </w:r>
      <w:r w:rsidR="002F34BE" w:rsidRPr="002B2696">
        <w:rPr>
          <w:rFonts w:eastAsia="Times New Roman" w:cstheme="minorHAnsi"/>
        </w:rPr>
        <w:t xml:space="preserve"> klart, at der vil ikke være noget økonomisk incitament for virksomheder med B2B salg at være i SMV-ordningen. Det tidligere skøn på</w:t>
      </w:r>
      <w:r w:rsidR="002F34BE">
        <w:rPr>
          <w:rFonts w:eastAsia="Times New Roman" w:cstheme="minorHAnsi"/>
        </w:rPr>
        <w:t>,</w:t>
      </w:r>
      <w:r w:rsidR="002F34BE" w:rsidRPr="002B2696">
        <w:rPr>
          <w:rFonts w:eastAsia="Times New Roman" w:cstheme="minorHAnsi"/>
        </w:rPr>
        <w:t xml:space="preserve"> at mellem 10.000 og 15.000 EU-virksomheder, som har et B2B salg til Danmark, ville tilmelde sig ordningen</w:t>
      </w:r>
      <w:r w:rsidR="0090032B">
        <w:rPr>
          <w:rFonts w:eastAsia="Times New Roman" w:cstheme="minorHAnsi"/>
        </w:rPr>
        <w:t>,</w:t>
      </w:r>
      <w:r w:rsidR="002F34BE" w:rsidRPr="002B2696">
        <w:rPr>
          <w:rFonts w:eastAsia="Times New Roman" w:cstheme="minorHAnsi"/>
        </w:rPr>
        <w:t xml:space="preserve"> er således ikke længere til</w:t>
      </w:r>
      <w:r w:rsidR="002F34BE">
        <w:rPr>
          <w:rFonts w:eastAsia="Times New Roman" w:cstheme="minorHAnsi"/>
        </w:rPr>
        <w:t xml:space="preserve"> </w:t>
      </w:r>
      <w:r w:rsidR="002F34BE" w:rsidRPr="002B2696">
        <w:rPr>
          <w:rFonts w:eastAsia="Times New Roman" w:cstheme="minorHAnsi"/>
        </w:rPr>
        <w:t>stede med de nye oplysninger</w:t>
      </w:r>
      <w:r w:rsidR="002F34BE" w:rsidRPr="00542819">
        <w:rPr>
          <w:rFonts w:eastAsia="Times New Roman" w:cstheme="minorHAnsi"/>
        </w:rPr>
        <w:t xml:space="preserve">. </w:t>
      </w:r>
      <w:r w:rsidR="002F34BE" w:rsidRPr="00666598">
        <w:rPr>
          <w:rFonts w:eastAsia="Times New Roman" w:cstheme="minorHAnsi"/>
        </w:rPr>
        <w:t>Dog kan der være et mindre segment, hvor en momsfritaget udenlandsk virksomhed med en SMV-ordning i Danmark, som sælger til en momsfritaget virksomhed i Danmark, vil kunne have en fordel af SMV-ordningen. Vi vurderer dog, at der højst vil være mellem 500-1.500 udenlandske virksomheder, som vil være omfattet af dette scenarie.</w:t>
      </w:r>
      <w:r w:rsidR="002F34BE" w:rsidRPr="002B2696">
        <w:rPr>
          <w:rFonts w:eastAsia="Times New Roman" w:cstheme="minorHAnsi"/>
          <w:b/>
          <w:bCs/>
        </w:rPr>
        <w:t xml:space="preserve"> </w:t>
      </w:r>
    </w:p>
    <w:p w14:paraId="093DBDB7" w14:textId="77777777" w:rsidR="00082AEE" w:rsidRPr="009D4E18" w:rsidRDefault="00082AEE" w:rsidP="00082AEE">
      <w:pPr>
        <w:rPr>
          <w:rFonts w:cstheme="minorHAnsi"/>
          <w:b/>
          <w:bCs/>
        </w:rPr>
      </w:pPr>
    </w:p>
    <w:p w14:paraId="20A3BC85" w14:textId="77777777" w:rsidR="00082AEE" w:rsidRPr="009112E3" w:rsidRDefault="00082AEE" w:rsidP="00082AEE">
      <w:pPr>
        <w:rPr>
          <w:rFonts w:cstheme="minorHAnsi"/>
          <w:u w:val="single"/>
        </w:rPr>
      </w:pPr>
      <w:r w:rsidRPr="008047F8">
        <w:rPr>
          <w:rFonts w:cstheme="minorHAnsi"/>
          <w:u w:val="single"/>
        </w:rPr>
        <w:t>Samlet skøn over udenlandske virksomheder, som ønsker og vil kunne få en momsfritagelse i Danmark:</w:t>
      </w:r>
    </w:p>
    <w:p w14:paraId="17EC8C64" w14:textId="04DA36E0" w:rsidR="00082AEE" w:rsidRPr="00514F31" w:rsidRDefault="00082AEE" w:rsidP="00082AEE">
      <w:pPr>
        <w:rPr>
          <w:rFonts w:cstheme="minorHAnsi"/>
        </w:rPr>
      </w:pPr>
      <w:commentRangeStart w:id="452"/>
      <w:commentRangeStart w:id="453"/>
      <w:r w:rsidRPr="00AD3061">
        <w:rPr>
          <w:rFonts w:cstheme="minorHAnsi"/>
        </w:rPr>
        <w:lastRenderedPageBreak/>
        <w:t xml:space="preserve">Med en antagelse om at mellem 5.000 - 15.000 udenlandske virksomheder med et OSS-salg til Danmark og mellem </w:t>
      </w:r>
      <w:r w:rsidR="5ACC91CE" w:rsidRPr="00AD3061">
        <w:rPr>
          <w:rFonts w:cstheme="minorHAnsi"/>
        </w:rPr>
        <w:t xml:space="preserve">500 </w:t>
      </w:r>
      <w:r w:rsidRPr="00AD3061">
        <w:rPr>
          <w:rFonts w:cstheme="minorHAnsi"/>
        </w:rPr>
        <w:t xml:space="preserve"> og 1.</w:t>
      </w:r>
      <w:r w:rsidR="5ACC91CE" w:rsidRPr="00AD3061">
        <w:rPr>
          <w:rFonts w:cstheme="minorHAnsi"/>
        </w:rPr>
        <w:t>500</w:t>
      </w:r>
      <w:r w:rsidRPr="00AD3061">
        <w:rPr>
          <w:rFonts w:cstheme="minorHAnsi"/>
        </w:rPr>
        <w:t xml:space="preserve"> EU- virksomheder med B2B salg til Danmark vil tilmelde sig SMV-ordningen fremkommer et gennemsnitlig skøn på, at ca. 11.000 (10.000 + 1.00</w:t>
      </w:r>
      <w:r w:rsidR="00540F7B">
        <w:rPr>
          <w:rFonts w:cstheme="minorHAnsi"/>
        </w:rPr>
        <w:t>0</w:t>
      </w:r>
      <w:r w:rsidRPr="00AD3061">
        <w:rPr>
          <w:rFonts w:cstheme="minorHAnsi"/>
        </w:rPr>
        <w:t xml:space="preserve">) udenlandske virksomheder vil tilmelde sig SMV-ordningen. </w:t>
      </w:r>
      <w:commentRangeEnd w:id="452"/>
      <w:r w:rsidR="00FF4060" w:rsidRPr="00666598">
        <w:rPr>
          <w:rStyle w:val="Kommentarhenvisning"/>
          <w:rFonts w:cstheme="minorHAnsi"/>
          <w:sz w:val="22"/>
          <w:szCs w:val="22"/>
        </w:rPr>
        <w:commentReference w:id="452"/>
      </w:r>
      <w:commentRangeEnd w:id="453"/>
      <w:r w:rsidRPr="00666598">
        <w:rPr>
          <w:rStyle w:val="Kommentarhenvisning"/>
          <w:rFonts w:cstheme="minorHAnsi"/>
          <w:sz w:val="22"/>
          <w:szCs w:val="22"/>
        </w:rPr>
        <w:commentReference w:id="453"/>
      </w:r>
    </w:p>
    <w:p w14:paraId="32941D2F" w14:textId="0BC4BFC9" w:rsidR="004616E9" w:rsidRPr="009D4E18" w:rsidRDefault="004616E9" w:rsidP="00082AEE">
      <w:pPr>
        <w:rPr>
          <w:rFonts w:cstheme="minorHAnsi"/>
        </w:rPr>
      </w:pPr>
    </w:p>
    <w:p w14:paraId="68D28EB9" w14:textId="77777777" w:rsidR="0005577C" w:rsidRDefault="0005577C" w:rsidP="00082AEE"/>
    <w:p w14:paraId="2D98E1FA" w14:textId="77777777" w:rsidR="00E51EE0" w:rsidRDefault="00E51EE0">
      <w:pPr>
        <w:rPr>
          <w:rFonts w:asciiTheme="majorHAnsi" w:eastAsiaTheme="majorEastAsia" w:hAnsiTheme="majorHAnsi" w:cstheme="majorBidi"/>
          <w:b/>
          <w:sz w:val="28"/>
          <w:szCs w:val="26"/>
        </w:rPr>
      </w:pPr>
      <w:r>
        <w:br w:type="page"/>
      </w:r>
    </w:p>
    <w:p w14:paraId="56C8B4B0" w14:textId="73415CFA" w:rsidR="00F36437" w:rsidRDefault="00F36437" w:rsidP="00F36437">
      <w:pPr>
        <w:pStyle w:val="Overskrift2"/>
        <w:numPr>
          <w:ilvl w:val="0"/>
          <w:numId w:val="0"/>
        </w:numPr>
      </w:pPr>
      <w:bookmarkStart w:id="454" w:name="_Toc109309008"/>
      <w:r>
        <w:lastRenderedPageBreak/>
        <w:t xml:space="preserve">Bilag E: Forvaltningsretlig </w:t>
      </w:r>
      <w:r w:rsidR="00647E7F">
        <w:t>konsekvensanalyse</w:t>
      </w:r>
      <w:bookmarkEnd w:id="454"/>
    </w:p>
    <w:p w14:paraId="00803C80" w14:textId="252A63C1" w:rsidR="00647E7F" w:rsidRDefault="00647E7F" w:rsidP="00647E7F">
      <w:pPr>
        <w:pStyle w:val="Brdtekst"/>
        <w:rPr>
          <w:i/>
          <w:iCs/>
        </w:rPr>
      </w:pPr>
      <w:commentRangeStart w:id="455"/>
      <w:commentRangeStart w:id="456"/>
      <w:r w:rsidRPr="000C466E">
        <w:rPr>
          <w:i/>
        </w:rPr>
        <w:t>Se selvst</w:t>
      </w:r>
      <w:r w:rsidR="0006702D" w:rsidRPr="000C466E">
        <w:rPr>
          <w:i/>
        </w:rPr>
        <w:t>ændigt dokument</w:t>
      </w:r>
      <w:commentRangeEnd w:id="455"/>
      <w:r w:rsidR="00537398">
        <w:rPr>
          <w:rStyle w:val="Kommentarhenvisning"/>
        </w:rPr>
        <w:commentReference w:id="455"/>
      </w:r>
      <w:commentRangeEnd w:id="456"/>
      <w:r w:rsidR="00191D95">
        <w:rPr>
          <w:rStyle w:val="Kommentarhenvisning"/>
        </w:rPr>
        <w:commentReference w:id="456"/>
      </w:r>
    </w:p>
    <w:p w14:paraId="0787DEB6" w14:textId="77777777" w:rsidR="00F36437" w:rsidRDefault="00F36437" w:rsidP="00082AEE"/>
    <w:p w14:paraId="5CF057A7" w14:textId="77777777" w:rsidR="00160D38" w:rsidRDefault="00160D38">
      <w:pPr>
        <w:rPr>
          <w:rFonts w:asciiTheme="majorHAnsi" w:eastAsiaTheme="majorEastAsia" w:hAnsiTheme="majorHAnsi" w:cstheme="majorBidi"/>
          <w:b/>
          <w:sz w:val="28"/>
          <w:szCs w:val="26"/>
        </w:rPr>
      </w:pPr>
      <w:r>
        <w:br w:type="page"/>
      </w:r>
    </w:p>
    <w:p w14:paraId="159E8B46" w14:textId="3DA42370" w:rsidR="005E4CD8" w:rsidRDefault="005E4CD8" w:rsidP="005E4CD8">
      <w:pPr>
        <w:pStyle w:val="Overskrift2"/>
        <w:numPr>
          <w:ilvl w:val="0"/>
          <w:numId w:val="0"/>
        </w:numPr>
      </w:pPr>
      <w:bookmarkStart w:id="457" w:name="_Toc109309009"/>
      <w:r>
        <w:lastRenderedPageBreak/>
        <w:t xml:space="preserve">Bilag F: </w:t>
      </w:r>
      <w:r w:rsidRPr="005E4CD8">
        <w:t>Centrale antagelser og forudsætninger for estimatet</w:t>
      </w:r>
      <w:r>
        <w:t>.</w:t>
      </w:r>
      <w:bookmarkEnd w:id="457"/>
    </w:p>
    <w:p w14:paraId="56CE0134" w14:textId="77777777" w:rsidR="00D30437" w:rsidRPr="00CD22BB" w:rsidRDefault="00D30437" w:rsidP="00D30437">
      <w:pPr>
        <w:pStyle w:val="Overskrift4"/>
        <w:numPr>
          <w:ilvl w:val="0"/>
          <w:numId w:val="0"/>
        </w:numPr>
      </w:pPr>
      <w:r>
        <w:t>Centrale beregningsantagelser</w:t>
      </w:r>
    </w:p>
    <w:p w14:paraId="38110999" w14:textId="77777777" w:rsidR="00D30437" w:rsidRDefault="00D30437" w:rsidP="00D30437">
      <w:pPr>
        <w:pStyle w:val="Brdtekst"/>
      </w:pPr>
      <w:r>
        <w:t xml:space="preserve">Udgiftsestimaterne i tabel 2.3 er baseret </w:t>
      </w:r>
      <w:r w:rsidRPr="00312E8C">
        <w:t xml:space="preserve">på en intern årsværkspris i Udviklings- og Forenklingsstyrelsen </w:t>
      </w:r>
      <w:r>
        <w:t xml:space="preserve">på </w:t>
      </w:r>
      <w:r w:rsidRPr="00312E8C">
        <w:t>9</w:t>
      </w:r>
      <w:r>
        <w:t>45</w:t>
      </w:r>
      <w:r w:rsidRPr="00312E8C">
        <w:t>.050 kr. inkl. overhead og i Skattestyrelsen på 79</w:t>
      </w:r>
      <w:r>
        <w:t>8</w:t>
      </w:r>
      <w:r w:rsidRPr="00312E8C">
        <w:t xml:space="preserve">.000 kr. inkl. overhead. Et eksternt årsværk er opgjort til 2.220.043 kr. inkl. overhead. </w:t>
      </w:r>
    </w:p>
    <w:p w14:paraId="00AA0708" w14:textId="77777777" w:rsidR="00D30437" w:rsidRDefault="00D30437" w:rsidP="00D30437">
      <w:pPr>
        <w:pStyle w:val="Brdtekst"/>
      </w:pPr>
      <w:r>
        <w:t>Alle udviklings- og tværgående projektestimater i gennemførelsesfasen er tillagt usikkerhed individuelt på aktivitetsniveau på mellem 0% og 50% baseret på nedenstående tabel 2.4. Der er ikke tillagt usikkerhed på de roller, der indgår i bemandingsplanen for analysefasen.</w:t>
      </w:r>
    </w:p>
    <w:p w14:paraId="15DC6638" w14:textId="77777777" w:rsidR="00D30437" w:rsidRDefault="00D30437" w:rsidP="00D30437">
      <w:pPr>
        <w:pStyle w:val="Billedtekst"/>
      </w:pPr>
    </w:p>
    <w:p w14:paraId="434A418B" w14:textId="77777777" w:rsidR="00D30437" w:rsidRDefault="00D30437" w:rsidP="00D30437">
      <w:pPr>
        <w:pStyle w:val="Billedtekst"/>
      </w:pPr>
      <w:r>
        <w:t xml:space="preserve">Tabel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t>4: Tillagt usikkerhed på estimater</w:t>
      </w: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113" w:type="dxa"/>
          <w:bottom w:w="28" w:type="dxa"/>
          <w:right w:w="113" w:type="dxa"/>
        </w:tblCellMar>
        <w:tblLook w:val="0600" w:firstRow="0" w:lastRow="0" w:firstColumn="0" w:lastColumn="0" w:noHBand="1" w:noVBand="1"/>
      </w:tblPr>
      <w:tblGrid>
        <w:gridCol w:w="2903"/>
        <w:gridCol w:w="1346"/>
        <w:gridCol w:w="1954"/>
        <w:gridCol w:w="1546"/>
        <w:gridCol w:w="1879"/>
      </w:tblGrid>
      <w:tr w:rsidR="00D30437" w:rsidRPr="00CC51C4" w14:paraId="44E3C55B" w14:textId="77777777" w:rsidTr="00407908">
        <w:trPr>
          <w:trHeight w:val="310"/>
          <w:tblHeader/>
        </w:trPr>
        <w:tc>
          <w:tcPr>
            <w:tcW w:w="1507" w:type="pct"/>
            <w:shd w:val="clear" w:color="auto" w:fill="D9D9D9" w:themeFill="background1" w:themeFillShade="D9"/>
            <w:vAlign w:val="bottom"/>
          </w:tcPr>
          <w:p w14:paraId="12C1569D" w14:textId="77777777" w:rsidR="00D30437" w:rsidRPr="00E52407" w:rsidRDefault="00D30437" w:rsidP="00407908">
            <w:pPr>
              <w:pStyle w:val="Tabeloverskrift"/>
            </w:pPr>
            <w:r>
              <w:t>Niveauer af usikkerhed</w:t>
            </w:r>
          </w:p>
        </w:tc>
        <w:tc>
          <w:tcPr>
            <w:tcW w:w="699" w:type="pct"/>
            <w:shd w:val="clear" w:color="auto" w:fill="D9D9D9" w:themeFill="background1" w:themeFillShade="D9"/>
            <w:vAlign w:val="bottom"/>
          </w:tcPr>
          <w:p w14:paraId="1E24906A" w14:textId="77777777" w:rsidR="00D30437" w:rsidRPr="00E52407" w:rsidRDefault="00D30437" w:rsidP="00407908">
            <w:pPr>
              <w:pStyle w:val="Tabeloverskrift"/>
              <w:jc w:val="center"/>
            </w:pPr>
            <w:r>
              <w:t>Best case</w:t>
            </w:r>
          </w:p>
        </w:tc>
        <w:tc>
          <w:tcPr>
            <w:tcW w:w="1015" w:type="pct"/>
            <w:shd w:val="clear" w:color="auto" w:fill="D9D9D9" w:themeFill="background1" w:themeFillShade="D9"/>
            <w:vAlign w:val="bottom"/>
          </w:tcPr>
          <w:p w14:paraId="7BC50201" w14:textId="77777777" w:rsidR="00D30437" w:rsidRDefault="00D30437" w:rsidP="00407908">
            <w:pPr>
              <w:pStyle w:val="Tabeloverskrift"/>
              <w:jc w:val="center"/>
            </w:pPr>
            <w:r>
              <w:t>Forventet case</w:t>
            </w:r>
          </w:p>
        </w:tc>
        <w:tc>
          <w:tcPr>
            <w:tcW w:w="803" w:type="pct"/>
            <w:shd w:val="clear" w:color="auto" w:fill="D9D9D9" w:themeFill="background1" w:themeFillShade="D9"/>
            <w:vAlign w:val="bottom"/>
          </w:tcPr>
          <w:p w14:paraId="4FEAD5DA" w14:textId="77777777" w:rsidR="00D30437" w:rsidRDefault="00D30437" w:rsidP="00407908">
            <w:pPr>
              <w:pStyle w:val="Tabeloverskrift"/>
              <w:jc w:val="center"/>
            </w:pPr>
            <w:r>
              <w:t>Worst case</w:t>
            </w:r>
          </w:p>
        </w:tc>
        <w:tc>
          <w:tcPr>
            <w:tcW w:w="976" w:type="pct"/>
            <w:shd w:val="clear" w:color="auto" w:fill="D9D9D9" w:themeFill="background1" w:themeFillShade="D9"/>
            <w:vAlign w:val="bottom"/>
          </w:tcPr>
          <w:p w14:paraId="7F1ADED6" w14:textId="77777777" w:rsidR="00D30437" w:rsidRDefault="00D30437" w:rsidP="00407908">
            <w:pPr>
              <w:pStyle w:val="Tabeloverskrift"/>
              <w:jc w:val="center"/>
            </w:pPr>
            <w:r>
              <w:t>Beregnet case</w:t>
            </w:r>
          </w:p>
        </w:tc>
      </w:tr>
      <w:tr w:rsidR="00D30437" w:rsidRPr="00CC51C4" w14:paraId="7B2620BE" w14:textId="77777777" w:rsidTr="00407908">
        <w:trPr>
          <w:trHeight w:val="298"/>
        </w:trPr>
        <w:tc>
          <w:tcPr>
            <w:tcW w:w="1507" w:type="pct"/>
            <w:shd w:val="clear" w:color="auto" w:fill="auto"/>
          </w:tcPr>
          <w:p w14:paraId="71171995" w14:textId="77777777" w:rsidR="00D30437" w:rsidRPr="00E4129F" w:rsidRDefault="00D30437" w:rsidP="00407908">
            <w:pPr>
              <w:pStyle w:val="Tabel"/>
            </w:pPr>
            <w:r>
              <w:t>Ingen</w:t>
            </w:r>
          </w:p>
        </w:tc>
        <w:tc>
          <w:tcPr>
            <w:tcW w:w="699" w:type="pct"/>
            <w:shd w:val="clear" w:color="auto" w:fill="auto"/>
          </w:tcPr>
          <w:p w14:paraId="1E3D6E0E" w14:textId="77777777" w:rsidR="00D30437" w:rsidRPr="00E4129F" w:rsidRDefault="00D30437" w:rsidP="00407908">
            <w:pPr>
              <w:pStyle w:val="Tabel"/>
              <w:jc w:val="center"/>
            </w:pPr>
            <w:r>
              <w:t>0.0%</w:t>
            </w:r>
          </w:p>
        </w:tc>
        <w:tc>
          <w:tcPr>
            <w:tcW w:w="1015" w:type="pct"/>
          </w:tcPr>
          <w:p w14:paraId="35B3CB8E" w14:textId="77777777" w:rsidR="00D30437" w:rsidRDefault="00D30437" w:rsidP="00407908">
            <w:pPr>
              <w:pStyle w:val="Tabel"/>
              <w:jc w:val="center"/>
            </w:pPr>
            <w:r>
              <w:t>Estimat</w:t>
            </w:r>
          </w:p>
        </w:tc>
        <w:tc>
          <w:tcPr>
            <w:tcW w:w="803" w:type="pct"/>
          </w:tcPr>
          <w:p w14:paraId="4D94D077" w14:textId="77777777" w:rsidR="00D30437" w:rsidRDefault="00D30437" w:rsidP="00407908">
            <w:pPr>
              <w:pStyle w:val="Tabel"/>
              <w:jc w:val="center"/>
            </w:pPr>
            <w:r>
              <w:t>0.0%</w:t>
            </w:r>
          </w:p>
        </w:tc>
        <w:tc>
          <w:tcPr>
            <w:tcW w:w="976" w:type="pct"/>
          </w:tcPr>
          <w:p w14:paraId="610E42D0" w14:textId="77777777" w:rsidR="00D30437" w:rsidRDefault="00D30437" w:rsidP="00407908">
            <w:pPr>
              <w:pStyle w:val="Tabel"/>
              <w:jc w:val="center"/>
            </w:pPr>
            <w:r>
              <w:t>0.0%</w:t>
            </w:r>
          </w:p>
        </w:tc>
      </w:tr>
      <w:tr w:rsidR="00D30437" w:rsidRPr="00CC51C4" w14:paraId="385D8E6C" w14:textId="77777777" w:rsidTr="00407908">
        <w:trPr>
          <w:trHeight w:val="298"/>
        </w:trPr>
        <w:tc>
          <w:tcPr>
            <w:tcW w:w="1507" w:type="pct"/>
            <w:shd w:val="clear" w:color="auto" w:fill="auto"/>
          </w:tcPr>
          <w:p w14:paraId="00C30A8B" w14:textId="77777777" w:rsidR="00D30437" w:rsidRPr="00E4129F" w:rsidRDefault="00D30437" w:rsidP="00407908">
            <w:pPr>
              <w:pStyle w:val="Tabel"/>
            </w:pPr>
            <w:r>
              <w:t>Lav</w:t>
            </w:r>
          </w:p>
        </w:tc>
        <w:tc>
          <w:tcPr>
            <w:tcW w:w="699" w:type="pct"/>
            <w:shd w:val="clear" w:color="auto" w:fill="auto"/>
          </w:tcPr>
          <w:p w14:paraId="5578312A" w14:textId="77777777" w:rsidR="00D30437" w:rsidRPr="00E4129F" w:rsidRDefault="00D30437" w:rsidP="00407908">
            <w:pPr>
              <w:pStyle w:val="Tabel"/>
              <w:jc w:val="center"/>
            </w:pPr>
            <w:r>
              <w:t>-10.0%</w:t>
            </w:r>
          </w:p>
        </w:tc>
        <w:tc>
          <w:tcPr>
            <w:tcW w:w="1015" w:type="pct"/>
          </w:tcPr>
          <w:p w14:paraId="7F02FAB6" w14:textId="77777777" w:rsidR="00D30437" w:rsidRPr="00E4129F" w:rsidRDefault="00D30437" w:rsidP="00407908">
            <w:pPr>
              <w:pStyle w:val="Tabel"/>
              <w:jc w:val="center"/>
            </w:pPr>
            <w:r>
              <w:t>Estimat</w:t>
            </w:r>
          </w:p>
        </w:tc>
        <w:tc>
          <w:tcPr>
            <w:tcW w:w="803" w:type="pct"/>
          </w:tcPr>
          <w:p w14:paraId="30591759" w14:textId="77777777" w:rsidR="00D30437" w:rsidRPr="00E4129F" w:rsidRDefault="00D30437" w:rsidP="00407908">
            <w:pPr>
              <w:pStyle w:val="Tabel"/>
              <w:jc w:val="center"/>
            </w:pPr>
            <w:r>
              <w:t>+60.0%</w:t>
            </w:r>
          </w:p>
        </w:tc>
        <w:tc>
          <w:tcPr>
            <w:tcW w:w="976" w:type="pct"/>
          </w:tcPr>
          <w:p w14:paraId="64E1754A" w14:textId="77777777" w:rsidR="00D30437" w:rsidRPr="00E4129F" w:rsidRDefault="00D30437" w:rsidP="00407908">
            <w:pPr>
              <w:pStyle w:val="Tabel"/>
              <w:jc w:val="center"/>
            </w:pPr>
            <w:r>
              <w:t>+8.3%</w:t>
            </w:r>
          </w:p>
        </w:tc>
      </w:tr>
      <w:tr w:rsidR="00D30437" w:rsidRPr="00CC51C4" w14:paraId="3E81EE78" w14:textId="77777777" w:rsidTr="00407908">
        <w:trPr>
          <w:trHeight w:val="519"/>
        </w:trPr>
        <w:tc>
          <w:tcPr>
            <w:tcW w:w="1507" w:type="pct"/>
            <w:shd w:val="clear" w:color="auto" w:fill="auto"/>
          </w:tcPr>
          <w:p w14:paraId="782D8658" w14:textId="77777777" w:rsidR="00D30437" w:rsidRPr="00E4129F" w:rsidRDefault="00D30437" w:rsidP="00407908">
            <w:pPr>
              <w:pStyle w:val="Tabel"/>
            </w:pPr>
            <w:r>
              <w:t>Mellem</w:t>
            </w:r>
          </w:p>
        </w:tc>
        <w:tc>
          <w:tcPr>
            <w:tcW w:w="699" w:type="pct"/>
            <w:shd w:val="clear" w:color="auto" w:fill="auto"/>
          </w:tcPr>
          <w:p w14:paraId="0587D841" w14:textId="77777777" w:rsidR="00D30437" w:rsidRPr="00E4129F" w:rsidRDefault="00D30437" w:rsidP="00407908">
            <w:pPr>
              <w:pStyle w:val="Tabel"/>
              <w:jc w:val="center"/>
            </w:pPr>
            <w:r>
              <w:t>-20.0%</w:t>
            </w:r>
          </w:p>
        </w:tc>
        <w:tc>
          <w:tcPr>
            <w:tcW w:w="1015" w:type="pct"/>
          </w:tcPr>
          <w:p w14:paraId="477FF9DF" w14:textId="77777777" w:rsidR="00D30437" w:rsidRPr="00E4129F" w:rsidRDefault="00D30437" w:rsidP="00407908">
            <w:pPr>
              <w:pStyle w:val="Tabel"/>
              <w:jc w:val="center"/>
            </w:pPr>
            <w:r>
              <w:t>Estimat</w:t>
            </w:r>
          </w:p>
        </w:tc>
        <w:tc>
          <w:tcPr>
            <w:tcW w:w="803" w:type="pct"/>
          </w:tcPr>
          <w:p w14:paraId="13A1CC10" w14:textId="77777777" w:rsidR="00D30437" w:rsidRPr="00E4129F" w:rsidRDefault="00D30437" w:rsidP="00407908">
            <w:pPr>
              <w:pStyle w:val="Tabel"/>
              <w:jc w:val="center"/>
            </w:pPr>
            <w:r>
              <w:t>+110.0%</w:t>
            </w:r>
          </w:p>
        </w:tc>
        <w:tc>
          <w:tcPr>
            <w:tcW w:w="976" w:type="pct"/>
          </w:tcPr>
          <w:p w14:paraId="411E3271" w14:textId="77777777" w:rsidR="00D30437" w:rsidRPr="00E4129F" w:rsidRDefault="00D30437" w:rsidP="00407908">
            <w:pPr>
              <w:pStyle w:val="Tabel"/>
              <w:jc w:val="center"/>
            </w:pPr>
            <w:r>
              <w:t>+15.0%</w:t>
            </w:r>
          </w:p>
        </w:tc>
      </w:tr>
      <w:tr w:rsidR="00D30437" w:rsidRPr="003D10D9" w14:paraId="5E88B766" w14:textId="77777777" w:rsidTr="00407908">
        <w:trPr>
          <w:trHeight w:val="519"/>
        </w:trPr>
        <w:tc>
          <w:tcPr>
            <w:tcW w:w="1507" w:type="pct"/>
            <w:shd w:val="clear" w:color="auto" w:fill="auto"/>
          </w:tcPr>
          <w:p w14:paraId="19A64E22" w14:textId="77777777" w:rsidR="00D30437" w:rsidRDefault="00D30437" w:rsidP="00407908">
            <w:pPr>
              <w:pStyle w:val="Tabel"/>
            </w:pPr>
            <w:r>
              <w:t>Høj</w:t>
            </w:r>
          </w:p>
        </w:tc>
        <w:tc>
          <w:tcPr>
            <w:tcW w:w="699" w:type="pct"/>
            <w:shd w:val="clear" w:color="auto" w:fill="auto"/>
          </w:tcPr>
          <w:p w14:paraId="1C102E58" w14:textId="77777777" w:rsidR="00D30437" w:rsidRDefault="00D30437" w:rsidP="00407908">
            <w:pPr>
              <w:pStyle w:val="Tabel"/>
              <w:jc w:val="center"/>
            </w:pPr>
            <w:r>
              <w:t>-30.0%</w:t>
            </w:r>
          </w:p>
        </w:tc>
        <w:tc>
          <w:tcPr>
            <w:tcW w:w="1015" w:type="pct"/>
          </w:tcPr>
          <w:p w14:paraId="33CE9E17" w14:textId="77777777" w:rsidR="00D30437" w:rsidRDefault="00D30437" w:rsidP="00407908">
            <w:pPr>
              <w:pStyle w:val="Tabel"/>
              <w:jc w:val="center"/>
            </w:pPr>
            <w:r>
              <w:t>Estimat</w:t>
            </w:r>
          </w:p>
        </w:tc>
        <w:tc>
          <w:tcPr>
            <w:tcW w:w="803" w:type="pct"/>
          </w:tcPr>
          <w:p w14:paraId="1893B412" w14:textId="77777777" w:rsidR="00D30437" w:rsidRDefault="00D30437" w:rsidP="00407908">
            <w:pPr>
              <w:pStyle w:val="Tabel"/>
              <w:jc w:val="center"/>
            </w:pPr>
            <w:r>
              <w:t>+150.0%</w:t>
            </w:r>
          </w:p>
        </w:tc>
        <w:tc>
          <w:tcPr>
            <w:tcW w:w="976" w:type="pct"/>
          </w:tcPr>
          <w:p w14:paraId="756FD69A" w14:textId="77777777" w:rsidR="00D30437" w:rsidRDefault="00D30437" w:rsidP="00407908">
            <w:pPr>
              <w:pStyle w:val="Tabel"/>
              <w:jc w:val="center"/>
            </w:pPr>
            <w:r>
              <w:t>+20.0%</w:t>
            </w:r>
          </w:p>
        </w:tc>
      </w:tr>
      <w:tr w:rsidR="00D30437" w:rsidRPr="003D10D9" w14:paraId="7488FCA0" w14:textId="77777777" w:rsidTr="00407908">
        <w:trPr>
          <w:trHeight w:val="310"/>
        </w:trPr>
        <w:tc>
          <w:tcPr>
            <w:tcW w:w="1507" w:type="pct"/>
            <w:shd w:val="clear" w:color="auto" w:fill="auto"/>
          </w:tcPr>
          <w:p w14:paraId="3DF09BCC" w14:textId="77777777" w:rsidR="00D30437" w:rsidRDefault="00D30437" w:rsidP="00407908">
            <w:pPr>
              <w:pStyle w:val="Tabel"/>
            </w:pPr>
            <w:r>
              <w:t>Meget høj</w:t>
            </w:r>
          </w:p>
        </w:tc>
        <w:tc>
          <w:tcPr>
            <w:tcW w:w="699" w:type="pct"/>
            <w:shd w:val="clear" w:color="auto" w:fill="auto"/>
          </w:tcPr>
          <w:p w14:paraId="5295AF7C" w14:textId="77777777" w:rsidR="00D30437" w:rsidRDefault="00D30437" w:rsidP="00407908">
            <w:pPr>
              <w:pStyle w:val="Tabel"/>
              <w:jc w:val="center"/>
            </w:pPr>
            <w:r>
              <w:t>-40.0%</w:t>
            </w:r>
          </w:p>
        </w:tc>
        <w:tc>
          <w:tcPr>
            <w:tcW w:w="1015" w:type="pct"/>
          </w:tcPr>
          <w:p w14:paraId="537A01BC" w14:textId="77777777" w:rsidR="00D30437" w:rsidRDefault="00D30437" w:rsidP="00407908">
            <w:pPr>
              <w:pStyle w:val="Tabel"/>
              <w:jc w:val="center"/>
            </w:pPr>
            <w:r>
              <w:t>Estimat</w:t>
            </w:r>
          </w:p>
        </w:tc>
        <w:tc>
          <w:tcPr>
            <w:tcW w:w="803" w:type="pct"/>
          </w:tcPr>
          <w:p w14:paraId="0AA17366" w14:textId="77777777" w:rsidR="00D30437" w:rsidRDefault="00D30437" w:rsidP="00407908">
            <w:pPr>
              <w:pStyle w:val="Tabel"/>
              <w:jc w:val="center"/>
            </w:pPr>
            <w:r>
              <w:t>+190.0%</w:t>
            </w:r>
          </w:p>
        </w:tc>
        <w:tc>
          <w:tcPr>
            <w:tcW w:w="976" w:type="pct"/>
          </w:tcPr>
          <w:p w14:paraId="6ED4CB52" w14:textId="77777777" w:rsidR="00D30437" w:rsidRDefault="00D30437" w:rsidP="00407908">
            <w:pPr>
              <w:pStyle w:val="Tabel"/>
              <w:jc w:val="center"/>
            </w:pPr>
            <w:r>
              <w:t>+25.0%</w:t>
            </w:r>
          </w:p>
        </w:tc>
      </w:tr>
      <w:tr w:rsidR="00D30437" w:rsidRPr="003D10D9" w14:paraId="3B86CCBF" w14:textId="77777777" w:rsidTr="00407908">
        <w:trPr>
          <w:trHeight w:val="310"/>
        </w:trPr>
        <w:tc>
          <w:tcPr>
            <w:tcW w:w="1507" w:type="pct"/>
            <w:shd w:val="clear" w:color="auto" w:fill="auto"/>
          </w:tcPr>
          <w:p w14:paraId="46507F6F" w14:textId="77777777" w:rsidR="00D30437" w:rsidRDefault="00D30437" w:rsidP="00407908">
            <w:pPr>
              <w:pStyle w:val="Tabel"/>
            </w:pPr>
            <w:r>
              <w:t>Særligt høj</w:t>
            </w:r>
          </w:p>
        </w:tc>
        <w:tc>
          <w:tcPr>
            <w:tcW w:w="699" w:type="pct"/>
            <w:shd w:val="clear" w:color="auto" w:fill="auto"/>
          </w:tcPr>
          <w:p w14:paraId="1935A22A" w14:textId="77777777" w:rsidR="00D30437" w:rsidRDefault="00D30437" w:rsidP="00407908">
            <w:pPr>
              <w:pStyle w:val="Tabel"/>
              <w:jc w:val="center"/>
            </w:pPr>
            <w:r>
              <w:t>-95.0%</w:t>
            </w:r>
          </w:p>
        </w:tc>
        <w:tc>
          <w:tcPr>
            <w:tcW w:w="1015" w:type="pct"/>
          </w:tcPr>
          <w:p w14:paraId="399ADAC2" w14:textId="77777777" w:rsidR="00D30437" w:rsidRDefault="00D30437" w:rsidP="00407908">
            <w:pPr>
              <w:pStyle w:val="Tabel"/>
              <w:jc w:val="center"/>
            </w:pPr>
            <w:r>
              <w:t>Estimat</w:t>
            </w:r>
          </w:p>
        </w:tc>
        <w:tc>
          <w:tcPr>
            <w:tcW w:w="803" w:type="pct"/>
          </w:tcPr>
          <w:p w14:paraId="04C7127B" w14:textId="77777777" w:rsidR="00D30437" w:rsidRDefault="00D30437" w:rsidP="00407908">
            <w:pPr>
              <w:pStyle w:val="Tabel"/>
              <w:jc w:val="center"/>
            </w:pPr>
            <w:r>
              <w:t>+405.0%</w:t>
            </w:r>
          </w:p>
        </w:tc>
        <w:tc>
          <w:tcPr>
            <w:tcW w:w="976" w:type="pct"/>
          </w:tcPr>
          <w:p w14:paraId="641CAF87" w14:textId="77777777" w:rsidR="00D30437" w:rsidRDefault="00D30437" w:rsidP="00407908">
            <w:pPr>
              <w:pStyle w:val="Tabel"/>
              <w:jc w:val="center"/>
            </w:pPr>
            <w:r>
              <w:t>+50.0%</w:t>
            </w:r>
          </w:p>
        </w:tc>
      </w:tr>
    </w:tbl>
    <w:p w14:paraId="3D699B25" w14:textId="77777777" w:rsidR="00D30437" w:rsidRDefault="00D30437" w:rsidP="00D30437">
      <w:pPr>
        <w:pStyle w:val="Brdtekst"/>
      </w:pPr>
    </w:p>
    <w:p w14:paraId="1771B987" w14:textId="77777777" w:rsidR="00D30437" w:rsidRPr="00D808A4" w:rsidRDefault="00D30437" w:rsidP="00D30437">
      <w:pPr>
        <w:pStyle w:val="Overskrift4"/>
        <w:numPr>
          <w:ilvl w:val="0"/>
          <w:numId w:val="0"/>
        </w:numPr>
      </w:pPr>
      <w:r>
        <w:t>Forudsætning 1: Overordnede forudsætninger for estimeringsarbejdet</w:t>
      </w:r>
    </w:p>
    <w:p w14:paraId="00E736C8" w14:textId="3E9DF712" w:rsidR="00D30437" w:rsidRDefault="00D30437" w:rsidP="00D30437">
      <w:pPr>
        <w:pStyle w:val="Brdtekst"/>
      </w:pPr>
      <w:r>
        <w:t xml:space="preserve">Estimaterne for scenarie 1 og 2 er udarbejdet i en trinvis proces, hvor disse løbende er blevet trykprøvet af forskellige nøglepersoner i projektet i samarbejde med Center for Estimering og Analyse. </w:t>
      </w:r>
      <w:r w:rsidR="007254D7">
        <w:t>Herefter er estimaterne blevet forelagt og vurderet af</w:t>
      </w:r>
      <w:r>
        <w:t xml:space="preserve"> projektets følge- og styregruppe, inden det samlede estimat forventes at blive </w:t>
      </w:r>
      <w:r w:rsidR="007254D7">
        <w:t xml:space="preserve">forelagt </w:t>
      </w:r>
      <w:r>
        <w:t>på underdirektør- og fagdirektørniveau i Udviklings- og Forenklingsstyrelsen.</w:t>
      </w:r>
    </w:p>
    <w:p w14:paraId="412D35C0" w14:textId="77777777" w:rsidR="00D30437" w:rsidRDefault="00D30437" w:rsidP="00D30437">
      <w:pPr>
        <w:pStyle w:val="Brdtekst"/>
        <w:rPr>
          <w:b/>
          <w:bCs/>
        </w:rPr>
      </w:pPr>
      <w:r w:rsidRPr="1BAFD315">
        <w:rPr>
          <w:b/>
        </w:rPr>
        <w:t xml:space="preserve">Forudsætning 2: </w:t>
      </w:r>
      <w:r w:rsidRPr="4660C812">
        <w:rPr>
          <w:b/>
          <w:bCs/>
        </w:rPr>
        <w:t>Afhængighed til OSM2</w:t>
      </w:r>
      <w:r w:rsidRPr="1BAFD315">
        <w:rPr>
          <w:b/>
          <w:bCs/>
        </w:rPr>
        <w:t xml:space="preserve"> før igangsættelse af scenarier</w:t>
      </w:r>
    </w:p>
    <w:p w14:paraId="7E73EF33" w14:textId="77777777" w:rsidR="00D30437" w:rsidRDefault="00D30437" w:rsidP="00D30437">
      <w:pPr>
        <w:pStyle w:val="Brdtekst"/>
      </w:pPr>
      <w:r>
        <w:t xml:space="preserve">Det er en central forudsætning for igangsættelse af scenarie 1, at OSM2 projektet er lykkes med at implementere udestående aktiviteter ift. stabiliserings-roadmap. Hvis ikke dette er sket kan scenarie 1 ikke igangsættes meningsfyldt. </w:t>
      </w:r>
    </w:p>
    <w:p w14:paraId="40AC64C6" w14:textId="565B5D2C" w:rsidR="00D30437" w:rsidRDefault="00D30437" w:rsidP="00D30437">
      <w:pPr>
        <w:pStyle w:val="Brdtekst"/>
      </w:pPr>
      <w:commentRangeStart w:id="458"/>
      <w:commentRangeStart w:id="459"/>
      <w:r>
        <w:t>Udviklingen af den tekniske løsning i scenarie 2 er afhængig af sparring med eksperter fra OSM2 med henblik på overdragelse af kritisk viden samt sparring om den tekniske løsning</w:t>
      </w:r>
      <w:r w:rsidR="00CF3AE0">
        <w:t>, da der er ligheder mellem de to ordninger</w:t>
      </w:r>
      <w:r>
        <w:t xml:space="preserve">. </w:t>
      </w:r>
      <w:commentRangeEnd w:id="458"/>
      <w:r>
        <w:commentReference w:id="458"/>
      </w:r>
      <w:commentRangeEnd w:id="459"/>
      <w:r>
        <w:rPr>
          <w:rStyle w:val="Kommentarhenvisning"/>
        </w:rPr>
        <w:commentReference w:id="459"/>
      </w:r>
    </w:p>
    <w:p w14:paraId="30A2D37A" w14:textId="77777777" w:rsidR="00D30437" w:rsidRDefault="00D30437" w:rsidP="00D30437">
      <w:pPr>
        <w:pStyle w:val="Overskrift4"/>
        <w:numPr>
          <w:ilvl w:val="3"/>
          <w:numId w:val="0"/>
        </w:numPr>
      </w:pPr>
      <w:r>
        <w:t>Forudsætning 3: Tilgang, antagelser og forudsætninger for de enkelte dele af det samlede estimat</w:t>
      </w:r>
    </w:p>
    <w:p w14:paraId="7197B719" w14:textId="77777777" w:rsidR="00D30437" w:rsidRDefault="00D30437" w:rsidP="00D30437">
      <w:pPr>
        <w:pStyle w:val="Brdtekst"/>
        <w:rPr>
          <w:rFonts w:ascii="Calibri" w:eastAsia="Calibri" w:hAnsi="Calibri" w:cs="Calibri"/>
        </w:rPr>
      </w:pPr>
      <w:r>
        <w:rPr>
          <w:rFonts w:ascii="Calibri" w:eastAsia="Calibri" w:hAnsi="Calibri" w:cs="Calibri"/>
        </w:rPr>
        <w:t>Nedenfor gennemgås de væsentligste bemærkninger ift. tilgang, antagelser og forudsætninger for de enkelte dele af det samlede estimat.</w:t>
      </w:r>
    </w:p>
    <w:p w14:paraId="64583ABB" w14:textId="77777777" w:rsidR="00D30437" w:rsidRDefault="00D30437" w:rsidP="00D30437">
      <w:pPr>
        <w:pStyle w:val="Brdtekst"/>
        <w:numPr>
          <w:ilvl w:val="0"/>
          <w:numId w:val="29"/>
        </w:numPr>
        <w:spacing w:after="0"/>
        <w:rPr>
          <w:rFonts w:ascii="Calibri" w:eastAsia="Calibri" w:hAnsi="Calibri" w:cs="Calibri"/>
          <w:b/>
          <w:bCs/>
        </w:rPr>
      </w:pPr>
      <w:r>
        <w:rPr>
          <w:rFonts w:ascii="Calibri" w:eastAsia="Calibri" w:hAnsi="Calibri" w:cs="Calibri"/>
          <w:b/>
          <w:bCs/>
        </w:rPr>
        <w:t>Tilgang til estimering af analysefasen</w:t>
      </w:r>
    </w:p>
    <w:p w14:paraId="27D2137E" w14:textId="77777777" w:rsidR="00D30437" w:rsidRPr="008B0C72" w:rsidRDefault="00D30437" w:rsidP="00D30437">
      <w:pPr>
        <w:pStyle w:val="Brdtekst"/>
        <w:spacing w:after="0"/>
        <w:rPr>
          <w:rFonts w:ascii="Calibri" w:eastAsia="Calibri" w:hAnsi="Calibri" w:cs="Calibri"/>
        </w:rPr>
      </w:pPr>
      <w:r>
        <w:rPr>
          <w:rFonts w:ascii="Calibri" w:eastAsia="Calibri" w:hAnsi="Calibri" w:cs="Calibri"/>
        </w:rPr>
        <w:lastRenderedPageBreak/>
        <w:t>Estimeringen af analysefasen har taget udgangspunkt i bemandingslister fra andre foranalyser, der af projektet vurderes at være sammenlignelige. Fra de tilgængelige bemandingslister er udvalgt hvilke roller, som SMV-projektet vurderer vil være relevante i analysefasen. Herefter har fulgt en vurdering ift. allokering af de forskellige roller</w:t>
      </w:r>
      <w:r w:rsidRPr="668B0B68">
        <w:rPr>
          <w:rFonts w:ascii="Calibri" w:eastAsia="Calibri" w:hAnsi="Calibri" w:cs="Calibri"/>
        </w:rPr>
        <w:t xml:space="preserve">. Dvs. </w:t>
      </w:r>
      <w:r>
        <w:rPr>
          <w:rFonts w:ascii="Calibri" w:eastAsia="Calibri" w:hAnsi="Calibri" w:cs="Calibri"/>
        </w:rPr>
        <w:t>h</w:t>
      </w:r>
      <w:r w:rsidRPr="668B0B68">
        <w:rPr>
          <w:rFonts w:ascii="Calibri" w:eastAsia="Calibri" w:hAnsi="Calibri" w:cs="Calibri"/>
        </w:rPr>
        <w:t>vor</w:t>
      </w:r>
      <w:r>
        <w:rPr>
          <w:rFonts w:ascii="Calibri" w:eastAsia="Calibri" w:hAnsi="Calibri" w:cs="Calibri"/>
        </w:rPr>
        <w:t xml:space="preserve"> stor en andel af </w:t>
      </w:r>
      <w:r w:rsidRPr="668B0B68">
        <w:rPr>
          <w:rFonts w:ascii="Calibri" w:eastAsia="Calibri" w:hAnsi="Calibri" w:cs="Calibri"/>
        </w:rPr>
        <w:t>disses tid, der</w:t>
      </w:r>
      <w:r>
        <w:rPr>
          <w:rFonts w:ascii="Calibri" w:eastAsia="Calibri" w:hAnsi="Calibri" w:cs="Calibri"/>
        </w:rPr>
        <w:t xml:space="preserve"> skal </w:t>
      </w:r>
      <w:r w:rsidRPr="668B0B68">
        <w:rPr>
          <w:rFonts w:ascii="Calibri" w:eastAsia="Calibri" w:hAnsi="Calibri" w:cs="Calibri"/>
        </w:rPr>
        <w:t>anvendes til projektet</w:t>
      </w:r>
      <w:r>
        <w:rPr>
          <w:rFonts w:ascii="Calibri" w:eastAsia="Calibri" w:hAnsi="Calibri" w:cs="Calibri"/>
        </w:rPr>
        <w:t>,</w:t>
      </w:r>
      <w:r w:rsidRPr="668B0B68">
        <w:rPr>
          <w:rFonts w:ascii="Calibri" w:eastAsia="Calibri" w:hAnsi="Calibri" w:cs="Calibri"/>
        </w:rPr>
        <w:t xml:space="preserve"> samt hvilke måneder tiden skal anvendes i. </w:t>
      </w:r>
      <w:r>
        <w:rPr>
          <w:rFonts w:ascii="Calibri" w:eastAsia="Calibri" w:hAnsi="Calibri" w:cs="Calibri"/>
        </w:rPr>
        <w:t xml:space="preserve"> Endelig er bemandingsplanen kvalitetssikret og godkendt af projektlederen.  </w:t>
      </w:r>
    </w:p>
    <w:p w14:paraId="41429068" w14:textId="77777777" w:rsidR="00D30437" w:rsidRDefault="00D30437" w:rsidP="00D30437">
      <w:pPr>
        <w:pStyle w:val="Brdtekst"/>
        <w:rPr>
          <w:rFonts w:ascii="Calibri" w:eastAsia="Calibri" w:hAnsi="Calibri" w:cs="Calibri"/>
        </w:rPr>
      </w:pPr>
    </w:p>
    <w:p w14:paraId="31AAB222" w14:textId="77777777" w:rsidR="00D30437" w:rsidRDefault="00D30437" w:rsidP="00D30437">
      <w:pPr>
        <w:pStyle w:val="Brdtekst"/>
        <w:numPr>
          <w:ilvl w:val="0"/>
          <w:numId w:val="29"/>
        </w:numPr>
        <w:spacing w:after="0"/>
        <w:rPr>
          <w:rFonts w:ascii="Calibri" w:eastAsia="Calibri" w:hAnsi="Calibri" w:cs="Calibri"/>
          <w:b/>
          <w:bCs/>
        </w:rPr>
      </w:pPr>
      <w:r>
        <w:rPr>
          <w:rFonts w:ascii="Calibri" w:eastAsia="Calibri" w:hAnsi="Calibri" w:cs="Calibri"/>
          <w:b/>
          <w:bCs/>
        </w:rPr>
        <w:t>Tilgang til estimering af udviklingsaktiviteter for scenarie 1 og 2</w:t>
      </w:r>
    </w:p>
    <w:p w14:paraId="7C809FB5" w14:textId="77777777" w:rsidR="00D30437" w:rsidRDefault="00D30437" w:rsidP="00D30437">
      <w:pPr>
        <w:pStyle w:val="Brdtekst"/>
      </w:pPr>
      <w:r>
        <w:t>Udviklingsestimaterne for scenarie 1 og 2 tager udgangspunkt i den samme løsningsmodel og funktionalitetsnedbrydning, mens forudsætningerne for, hvordan disse skal udvikles, er forskellige. Dette skyldes, at scenarie 1 antager, at løsningsmodellen udvikles i regi af OSM2, mens scenarie 2 antager, at løsningsmodellen udvikles uden nævneværdig brug af OSM2.</w:t>
      </w:r>
    </w:p>
    <w:p w14:paraId="6D7BEF64" w14:textId="4F92356E" w:rsidR="00D30437" w:rsidRDefault="00D30437" w:rsidP="00D30437">
      <w:pPr>
        <w:pStyle w:val="Brdtekst"/>
      </w:pPr>
      <w:r>
        <w:t xml:space="preserve">Estimeringen af begge scenarier er sket som aktivitetsbaseret bottom-up estimering, hvor løsningen er nedbrudt i forretningsepic, </w:t>
      </w:r>
      <w:commentRangeStart w:id="460"/>
      <w:commentRangeEnd w:id="460"/>
      <w:r w:rsidR="00EF082C">
        <w:rPr>
          <w:rStyle w:val="Kommentarhenvisning"/>
        </w:rPr>
        <w:commentReference w:id="460"/>
      </w:r>
      <w:r>
        <w:t xml:space="preserve"> capability og features og estimeret i enten teamsprints, eller sprints for én person. Begge estimater er udarbejdet og kvalitetssikret af indlånte udviklere og en løsningsarkitekt fra OSM2 med bistand fra Center for Estimering og Analyse.</w:t>
      </w:r>
    </w:p>
    <w:p w14:paraId="469BCD48" w14:textId="77777777" w:rsidR="00D30437" w:rsidRDefault="00D30437" w:rsidP="00D30437">
      <w:pPr>
        <w:pStyle w:val="Brdtekst"/>
      </w:pPr>
      <w:r>
        <w:t xml:space="preserve">Det bemærkes, at udviklingen af de to løsningsscenarier vil betyde systemtilretninger til eksisterende systemer i Udviklings- og Forenklingsstyrelsen. </w:t>
      </w:r>
      <w:commentRangeStart w:id="461"/>
      <w:commentRangeStart w:id="462"/>
      <w:r>
        <w:t>Det har i skrivende stund ikke været muligt at estimere udgifter hertil, da det vurderes at ville kræve aktivering af ekstern leverandør, hvilket projektet ikke er klar til. Udgifterne hertil antages derfor at være omfattet af projektets midlertidige risikopulje.</w:t>
      </w:r>
      <w:r>
        <w:br/>
      </w:r>
      <w:commentRangeEnd w:id="461"/>
      <w:r>
        <w:commentReference w:id="461"/>
      </w:r>
      <w:commentRangeEnd w:id="462"/>
      <w:r>
        <w:rPr>
          <w:rStyle w:val="Kommentarhenvisning"/>
        </w:rPr>
        <w:commentReference w:id="462"/>
      </w:r>
    </w:p>
    <w:p w14:paraId="621F2A08" w14:textId="77777777" w:rsidR="00D30437" w:rsidRDefault="00D30437" w:rsidP="00D30437">
      <w:pPr>
        <w:pStyle w:val="Brdtekst"/>
        <w:numPr>
          <w:ilvl w:val="0"/>
          <w:numId w:val="29"/>
        </w:numPr>
        <w:spacing w:after="0"/>
        <w:rPr>
          <w:rFonts w:ascii="Calibri" w:eastAsia="Calibri" w:hAnsi="Calibri" w:cs="Calibri"/>
          <w:b/>
          <w:bCs/>
        </w:rPr>
      </w:pPr>
      <w:r>
        <w:rPr>
          <w:rFonts w:ascii="Calibri" w:eastAsia="Calibri" w:hAnsi="Calibri" w:cs="Calibri"/>
          <w:b/>
          <w:bCs/>
        </w:rPr>
        <w:t>Antagelser for estimering af udviklingsaktiviteter for scenarie 1 og 2</w:t>
      </w:r>
    </w:p>
    <w:p w14:paraId="609C5DCE" w14:textId="77777777" w:rsidR="00D30437" w:rsidRDefault="00D30437" w:rsidP="00D30437">
      <w:pPr>
        <w:pStyle w:val="Brdtekst"/>
      </w:pPr>
      <w:r>
        <w:t>Forud for estimeringen af udviklingsestimatet er gjort en række antagelser:</w:t>
      </w:r>
    </w:p>
    <w:p w14:paraId="69C78D10" w14:textId="7D3D851A" w:rsidR="00D30437" w:rsidRDefault="00D30437" w:rsidP="00D30437">
      <w:pPr>
        <w:pStyle w:val="Brdtekst"/>
      </w:pPr>
      <w:r>
        <w:rPr>
          <w:i/>
          <w:iCs/>
        </w:rPr>
        <w:t>Teamsammensætning</w:t>
      </w:r>
      <w:r>
        <w:br/>
        <w:t xml:space="preserve">Til udvikling af den tekniske løsning for scenarie 1 og 2 er det antaget at anvende to udviklingsteams. Det ene team </w:t>
      </w:r>
      <w:r>
        <w:rPr>
          <w:i/>
          <w:iCs/>
        </w:rPr>
        <w:t xml:space="preserve">Team Applikationsudvikling Backend/DevOps/Systemtest, </w:t>
      </w:r>
      <w:r>
        <w:t>antages at bestå</w:t>
      </w:r>
      <w:r w:rsidRPr="00EF26F3">
        <w:t xml:space="preserve"> af</w:t>
      </w:r>
      <w:r>
        <w:rPr>
          <w:i/>
          <w:iCs/>
        </w:rPr>
        <w:t xml:space="preserve"> </w:t>
      </w:r>
      <w:r>
        <w:t xml:space="preserve">2 udviklere fra UFST samt 6 eksterne udviklere. Det andet team, </w:t>
      </w:r>
      <w:r>
        <w:rPr>
          <w:i/>
          <w:iCs/>
        </w:rPr>
        <w:t>Team Applikationsudvikling Frontend</w:t>
      </w:r>
      <w:r w:rsidRPr="407877A6">
        <w:rPr>
          <w:i/>
          <w:iCs/>
        </w:rPr>
        <w:t>,</w:t>
      </w:r>
      <w:r>
        <w:t xml:space="preserve"> antages at bestå af 2 udviklere fra UFST og 1 ekstern udvikler for scenarie 1, mens teamet i scenarie 2 antages at bestå af 4 udviklere fra UFST og 1 ekstern udvikler. Det antages, at </w:t>
      </w:r>
      <w:r>
        <w:rPr>
          <w:i/>
          <w:iCs/>
        </w:rPr>
        <w:t>Team Applikationsudvikling Backend/DevOps/Systemtest</w:t>
      </w:r>
      <w:r>
        <w:t xml:space="preserve"> foruden udviklingen af løsningen også kan udføre </w:t>
      </w:r>
      <w:commentRangeStart w:id="463"/>
      <w:commentRangeStart w:id="464"/>
      <w:r>
        <w:t xml:space="preserve">DevOps relaterede opgaver </w:t>
      </w:r>
      <w:commentRangeEnd w:id="463"/>
      <w:r>
        <w:commentReference w:id="463"/>
      </w:r>
      <w:commentRangeEnd w:id="464"/>
      <w:r w:rsidR="00753BB6">
        <w:rPr>
          <w:rStyle w:val="Kommentarhenvisning"/>
        </w:rPr>
        <w:commentReference w:id="464"/>
      </w:r>
      <w:r>
        <w:t xml:space="preserve">samt systemtest. </w:t>
      </w:r>
    </w:p>
    <w:p w14:paraId="277B87DD" w14:textId="77777777" w:rsidR="00D30437" w:rsidRDefault="00D30437" w:rsidP="00D30437">
      <w:pPr>
        <w:rPr>
          <w:i/>
          <w:iCs/>
        </w:rPr>
      </w:pPr>
      <w:r>
        <w:rPr>
          <w:i/>
          <w:iCs/>
        </w:rPr>
        <w:t>Medtænkte faktorer ved afgivelse af estimater</w:t>
      </w:r>
    </w:p>
    <w:p w14:paraId="4917F616" w14:textId="44ABD02A" w:rsidR="00D30437" w:rsidRDefault="00D30437" w:rsidP="00D30437">
      <w:r>
        <w:t xml:space="preserve">Forud for estimeringen af udviklingsaktiviteterne, </w:t>
      </w:r>
      <w:commentRangeStart w:id="465"/>
      <w:r>
        <w:t xml:space="preserve">er der taget stilling </w:t>
      </w:r>
      <w:commentRangeEnd w:id="465"/>
      <w:r w:rsidR="00706A88">
        <w:rPr>
          <w:rStyle w:val="Kommentarhenvisning"/>
        </w:rPr>
        <w:commentReference w:id="465"/>
      </w:r>
      <w:r>
        <w:t xml:space="preserve">til hvilke aktiviteter, der forudsættes at være indtænkt i sprintestimaterne. Dvs. </w:t>
      </w:r>
      <w:r w:rsidR="00706A88">
        <w:t>om</w:t>
      </w:r>
      <w:r>
        <w:t xml:space="preserve"> projektet fx har tilkendegivet, at estimaterne ikke tager højde for, at medarbejdere er syge eller går på kursus, så korrigeres der herfor i de afgivne estimater. De enkelte aktiviteter gælder udelukkende for interne medarbejdere, fordi styrelsen ikke betaler eksterne medarbejderes sygedage.</w:t>
      </w:r>
    </w:p>
    <w:p w14:paraId="37488ACD" w14:textId="77777777" w:rsidR="00D30437" w:rsidRDefault="00D30437" w:rsidP="00D30437"/>
    <w:p w14:paraId="7501A805" w14:textId="77777777" w:rsidR="00D30437" w:rsidRDefault="00D30437" w:rsidP="00D30437">
      <w:r>
        <w:t>Nedenstående tabel 2.5 opsummerer hvilke aktiviteter, der er indtænkt i sprintestimaterne.</w:t>
      </w:r>
    </w:p>
    <w:p w14:paraId="5B97C7F1" w14:textId="77777777" w:rsidR="00D30437" w:rsidRPr="00425449" w:rsidRDefault="00D30437" w:rsidP="00D30437"/>
    <w:p w14:paraId="68DE59C4" w14:textId="77777777" w:rsidR="00D30437" w:rsidRDefault="00D30437" w:rsidP="00D30437">
      <w:pPr>
        <w:pStyle w:val="Billedtekst"/>
      </w:pPr>
      <w:r>
        <w:t xml:space="preserve">Tabel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t>5: Indtænkte aktiviteter i sprintestimater</w:t>
      </w: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28" w:type="dxa"/>
          <w:left w:w="113" w:type="dxa"/>
          <w:bottom w:w="28" w:type="dxa"/>
          <w:right w:w="113" w:type="dxa"/>
        </w:tblCellMar>
        <w:tblLook w:val="0600" w:firstRow="0" w:lastRow="0" w:firstColumn="0" w:lastColumn="0" w:noHBand="1" w:noVBand="1"/>
      </w:tblPr>
      <w:tblGrid>
        <w:gridCol w:w="5983"/>
        <w:gridCol w:w="3645"/>
      </w:tblGrid>
      <w:tr w:rsidR="00D30437" w:rsidRPr="00CC51C4" w14:paraId="73D066D0" w14:textId="77777777" w:rsidTr="00407908">
        <w:trPr>
          <w:trHeight w:val="310"/>
          <w:tblHeader/>
        </w:trPr>
        <w:tc>
          <w:tcPr>
            <w:tcW w:w="3107" w:type="pct"/>
            <w:shd w:val="clear" w:color="auto" w:fill="D9D9D9" w:themeFill="background1" w:themeFillShade="D9"/>
            <w:vAlign w:val="bottom"/>
          </w:tcPr>
          <w:p w14:paraId="35269FA7" w14:textId="77777777" w:rsidR="00D30437" w:rsidRPr="00E52407" w:rsidRDefault="00D30437" w:rsidP="00407908">
            <w:pPr>
              <w:pStyle w:val="Tabeloverskrift"/>
            </w:pPr>
            <w:r>
              <w:t>Aktivitet</w:t>
            </w:r>
          </w:p>
        </w:tc>
        <w:tc>
          <w:tcPr>
            <w:tcW w:w="1893" w:type="pct"/>
            <w:shd w:val="clear" w:color="auto" w:fill="D9D9D9" w:themeFill="background1" w:themeFillShade="D9"/>
            <w:vAlign w:val="bottom"/>
          </w:tcPr>
          <w:p w14:paraId="25C78F47" w14:textId="77777777" w:rsidR="00D30437" w:rsidRPr="00E52407" w:rsidRDefault="00D30437" w:rsidP="00407908">
            <w:pPr>
              <w:pStyle w:val="Tabeloverskrift"/>
              <w:jc w:val="center"/>
            </w:pPr>
            <w:r>
              <w:t>Indtænkt i estimaterne (X)</w:t>
            </w:r>
          </w:p>
        </w:tc>
      </w:tr>
      <w:tr w:rsidR="00D30437" w:rsidRPr="00CC51C4" w14:paraId="2EB9D413" w14:textId="77777777" w:rsidTr="00407908">
        <w:trPr>
          <w:trHeight w:val="298"/>
        </w:trPr>
        <w:tc>
          <w:tcPr>
            <w:tcW w:w="3107" w:type="pct"/>
            <w:shd w:val="clear" w:color="auto" w:fill="auto"/>
          </w:tcPr>
          <w:p w14:paraId="1D053978" w14:textId="77777777" w:rsidR="00D30437" w:rsidRPr="00E4129F" w:rsidRDefault="00D30437" w:rsidP="00407908">
            <w:pPr>
              <w:pStyle w:val="Tabel"/>
            </w:pPr>
            <w:r>
              <w:t>Ferie og øvrige fridage</w:t>
            </w:r>
          </w:p>
        </w:tc>
        <w:tc>
          <w:tcPr>
            <w:tcW w:w="1893" w:type="pct"/>
            <w:shd w:val="clear" w:color="auto" w:fill="auto"/>
          </w:tcPr>
          <w:p w14:paraId="6C7A6677" w14:textId="77777777" w:rsidR="00D30437" w:rsidRPr="00E4129F" w:rsidRDefault="00D30437" w:rsidP="00407908">
            <w:pPr>
              <w:pStyle w:val="Tabel"/>
              <w:jc w:val="center"/>
            </w:pPr>
            <w:r>
              <w:t>X</w:t>
            </w:r>
          </w:p>
        </w:tc>
      </w:tr>
      <w:tr w:rsidR="00D30437" w:rsidRPr="00CC51C4" w14:paraId="5A6AFEFB" w14:textId="77777777" w:rsidTr="00407908">
        <w:trPr>
          <w:trHeight w:val="298"/>
        </w:trPr>
        <w:tc>
          <w:tcPr>
            <w:tcW w:w="3107" w:type="pct"/>
            <w:shd w:val="clear" w:color="auto" w:fill="auto"/>
          </w:tcPr>
          <w:p w14:paraId="2A09A5A9" w14:textId="77777777" w:rsidR="00D30437" w:rsidRPr="00E4129F" w:rsidRDefault="00D30437" w:rsidP="00407908">
            <w:pPr>
              <w:pStyle w:val="Tabel"/>
            </w:pPr>
            <w:r>
              <w:t>Sygefravær og orlov</w:t>
            </w:r>
          </w:p>
        </w:tc>
        <w:tc>
          <w:tcPr>
            <w:tcW w:w="1893" w:type="pct"/>
            <w:shd w:val="clear" w:color="auto" w:fill="auto"/>
          </w:tcPr>
          <w:p w14:paraId="4F25062E" w14:textId="77777777" w:rsidR="00D30437" w:rsidRPr="00E4129F" w:rsidRDefault="00D30437" w:rsidP="00407908">
            <w:pPr>
              <w:pStyle w:val="Tabel"/>
              <w:jc w:val="center"/>
            </w:pPr>
            <w:r>
              <w:t>X</w:t>
            </w:r>
          </w:p>
        </w:tc>
      </w:tr>
      <w:tr w:rsidR="00D30437" w:rsidRPr="00CC51C4" w14:paraId="629E143C" w14:textId="77777777" w:rsidTr="00407908">
        <w:trPr>
          <w:trHeight w:val="519"/>
        </w:trPr>
        <w:tc>
          <w:tcPr>
            <w:tcW w:w="3107" w:type="pct"/>
            <w:shd w:val="clear" w:color="auto" w:fill="auto"/>
          </w:tcPr>
          <w:p w14:paraId="55C4CF14" w14:textId="77777777" w:rsidR="00D30437" w:rsidRPr="00E4129F" w:rsidRDefault="00D30437" w:rsidP="00407908">
            <w:pPr>
              <w:pStyle w:val="Tabel"/>
            </w:pPr>
            <w:r>
              <w:t>Frokost</w:t>
            </w:r>
          </w:p>
        </w:tc>
        <w:tc>
          <w:tcPr>
            <w:tcW w:w="1893" w:type="pct"/>
            <w:shd w:val="clear" w:color="auto" w:fill="auto"/>
          </w:tcPr>
          <w:p w14:paraId="7A4921AE" w14:textId="77777777" w:rsidR="00D30437" w:rsidRPr="00E4129F" w:rsidRDefault="00D30437" w:rsidP="00407908">
            <w:pPr>
              <w:pStyle w:val="Tabel"/>
              <w:jc w:val="center"/>
            </w:pPr>
            <w:r>
              <w:t>X</w:t>
            </w:r>
          </w:p>
        </w:tc>
      </w:tr>
      <w:tr w:rsidR="00D30437" w:rsidRPr="00CC51C4" w14:paraId="44352BCB" w14:textId="77777777" w:rsidTr="00407908">
        <w:trPr>
          <w:trHeight w:val="519"/>
        </w:trPr>
        <w:tc>
          <w:tcPr>
            <w:tcW w:w="3107" w:type="pct"/>
            <w:shd w:val="clear" w:color="auto" w:fill="auto"/>
          </w:tcPr>
          <w:p w14:paraId="657B1DBB" w14:textId="77777777" w:rsidR="00D30437" w:rsidRDefault="00D30437" w:rsidP="00407908">
            <w:pPr>
              <w:pStyle w:val="Tabel"/>
            </w:pPr>
            <w:r>
              <w:lastRenderedPageBreak/>
              <w:t>Kontor- og personalerettede aktiviteter</w:t>
            </w:r>
          </w:p>
        </w:tc>
        <w:tc>
          <w:tcPr>
            <w:tcW w:w="1893" w:type="pct"/>
            <w:shd w:val="clear" w:color="auto" w:fill="auto"/>
          </w:tcPr>
          <w:p w14:paraId="3F308A44" w14:textId="77777777" w:rsidR="00D30437" w:rsidRPr="00E4129F" w:rsidRDefault="00D30437" w:rsidP="00407908">
            <w:pPr>
              <w:pStyle w:val="Tabel"/>
              <w:jc w:val="center"/>
            </w:pPr>
            <w:r>
              <w:t>X</w:t>
            </w:r>
          </w:p>
        </w:tc>
      </w:tr>
      <w:tr w:rsidR="00D30437" w:rsidRPr="003D10D9" w14:paraId="4F999049" w14:textId="77777777" w:rsidTr="00407908">
        <w:trPr>
          <w:trHeight w:val="519"/>
        </w:trPr>
        <w:tc>
          <w:tcPr>
            <w:tcW w:w="3107" w:type="pct"/>
            <w:shd w:val="clear" w:color="auto" w:fill="auto"/>
          </w:tcPr>
          <w:p w14:paraId="46DDE376" w14:textId="77777777" w:rsidR="00D30437" w:rsidRDefault="00D30437" w:rsidP="00407908">
            <w:pPr>
              <w:pStyle w:val="Tabel"/>
            </w:pPr>
            <w:r>
              <w:t>Generel kompetenceudvikling og vidensdeling</w:t>
            </w:r>
          </w:p>
        </w:tc>
        <w:tc>
          <w:tcPr>
            <w:tcW w:w="1893" w:type="pct"/>
            <w:shd w:val="clear" w:color="auto" w:fill="auto"/>
          </w:tcPr>
          <w:p w14:paraId="496C021B" w14:textId="77777777" w:rsidR="00D30437" w:rsidRDefault="00D30437" w:rsidP="00407908">
            <w:pPr>
              <w:pStyle w:val="Tabel"/>
              <w:jc w:val="center"/>
            </w:pPr>
          </w:p>
        </w:tc>
      </w:tr>
      <w:tr w:rsidR="00D30437" w:rsidRPr="003D10D9" w14:paraId="229CD047" w14:textId="77777777" w:rsidTr="00407908">
        <w:trPr>
          <w:trHeight w:val="310"/>
        </w:trPr>
        <w:tc>
          <w:tcPr>
            <w:tcW w:w="3107" w:type="pct"/>
            <w:shd w:val="clear" w:color="auto" w:fill="auto"/>
          </w:tcPr>
          <w:p w14:paraId="51412F7D" w14:textId="77777777" w:rsidR="00D30437" w:rsidRDefault="00D30437" w:rsidP="00407908">
            <w:pPr>
              <w:pStyle w:val="Tabel"/>
            </w:pPr>
            <w:r>
              <w:t>Fagspecifik kompetenceudvikling</w:t>
            </w:r>
          </w:p>
        </w:tc>
        <w:tc>
          <w:tcPr>
            <w:tcW w:w="1893" w:type="pct"/>
            <w:shd w:val="clear" w:color="auto" w:fill="auto"/>
          </w:tcPr>
          <w:p w14:paraId="4CC7A8A0" w14:textId="77777777" w:rsidR="00D30437" w:rsidRDefault="00D30437" w:rsidP="00407908">
            <w:pPr>
              <w:pStyle w:val="Tabel"/>
              <w:jc w:val="center"/>
            </w:pPr>
          </w:p>
        </w:tc>
      </w:tr>
    </w:tbl>
    <w:p w14:paraId="74EEF893" w14:textId="77777777" w:rsidR="00D30437" w:rsidRDefault="00D30437" w:rsidP="00D30437">
      <w:pPr>
        <w:jc w:val="both"/>
      </w:pPr>
    </w:p>
    <w:p w14:paraId="0EC315DE" w14:textId="77777777" w:rsidR="00D30437" w:rsidRPr="000F6B65" w:rsidRDefault="00D30437" w:rsidP="00D30437">
      <w:pPr>
        <w:jc w:val="both"/>
      </w:pPr>
      <w:r>
        <w:t xml:space="preserve">Projektet har vurderet, at timer til </w:t>
      </w:r>
      <w:r>
        <w:rPr>
          <w:i/>
          <w:iCs/>
        </w:rPr>
        <w:t xml:space="preserve">Generel kompetenceudvikling og vidensdeling </w:t>
      </w:r>
      <w:r>
        <w:t xml:space="preserve">samt </w:t>
      </w:r>
      <w:r>
        <w:rPr>
          <w:i/>
          <w:iCs/>
        </w:rPr>
        <w:t xml:space="preserve">Fagspecifik kompetenceudvikling </w:t>
      </w:r>
      <w:r w:rsidRPr="000F6B65">
        <w:t>(fx kurser)</w:t>
      </w:r>
      <w:r>
        <w:rPr>
          <w:i/>
          <w:iCs/>
        </w:rPr>
        <w:t xml:space="preserve"> </w:t>
      </w:r>
      <w:r>
        <w:t>ikke er indtænkt i de afgivne estimater. Af denne grund er indregnet 3,5 timer pr. sprint til de to aktiviteter pr. intern udvikler svarende til 0,2 mio. kr. for scenarie 1 og 0,2 mio. kr. for scenarie 2.</w:t>
      </w:r>
    </w:p>
    <w:p w14:paraId="6D2A9FDE" w14:textId="77777777" w:rsidR="00D30437" w:rsidRDefault="00D30437" w:rsidP="00D30437">
      <w:pPr>
        <w:rPr>
          <w:i/>
          <w:iCs/>
        </w:rPr>
      </w:pPr>
    </w:p>
    <w:p w14:paraId="1743E6A9" w14:textId="77777777" w:rsidR="00D30437" w:rsidRDefault="00D30437" w:rsidP="00D30437">
      <w:pPr>
        <w:pStyle w:val="Brdtekst"/>
        <w:numPr>
          <w:ilvl w:val="0"/>
          <w:numId w:val="29"/>
        </w:numPr>
        <w:spacing w:after="0"/>
        <w:rPr>
          <w:rFonts w:ascii="Calibri" w:eastAsia="Calibri" w:hAnsi="Calibri" w:cs="Calibri"/>
          <w:b/>
          <w:bCs/>
        </w:rPr>
      </w:pPr>
      <w:r>
        <w:rPr>
          <w:rFonts w:ascii="Calibri" w:eastAsia="Calibri" w:hAnsi="Calibri" w:cs="Calibri"/>
          <w:b/>
          <w:bCs/>
        </w:rPr>
        <w:t>Tilgang til estimering af tværgående udgifter</w:t>
      </w:r>
    </w:p>
    <w:p w14:paraId="22F4A129" w14:textId="77777777" w:rsidR="00D30437" w:rsidRDefault="00D30437" w:rsidP="00D30437">
      <w:pPr>
        <w:pStyle w:val="Brdtekst"/>
        <w:spacing w:after="0"/>
        <w:rPr>
          <w:rFonts w:ascii="Calibri" w:eastAsia="Calibri" w:hAnsi="Calibri" w:cs="Calibri"/>
        </w:rPr>
      </w:pPr>
      <w:r>
        <w:rPr>
          <w:rFonts w:ascii="Calibri" w:eastAsia="Calibri" w:hAnsi="Calibri" w:cs="Calibri"/>
        </w:rPr>
        <w:t xml:space="preserve">Projektestimatets tværgående udgifter består af udgifter til projektstyring, arkitekter, system- og procesejere, testmanagement og andre tværgående roller, der antages at bidrage til projektets arbejde i </w:t>
      </w:r>
      <w:r>
        <w:t>gennemførelsesfasen</w:t>
      </w:r>
      <w:r>
        <w:rPr>
          <w:rFonts w:ascii="Calibri" w:eastAsia="Calibri" w:hAnsi="Calibri" w:cs="Calibri"/>
        </w:rPr>
        <w:t>.</w:t>
      </w:r>
    </w:p>
    <w:p w14:paraId="1DD76B7A" w14:textId="77777777" w:rsidR="00D30437" w:rsidRDefault="00D30437" w:rsidP="00D30437">
      <w:pPr>
        <w:pStyle w:val="Brdtekst"/>
        <w:spacing w:after="0"/>
        <w:rPr>
          <w:rFonts w:ascii="Calibri" w:eastAsia="Calibri" w:hAnsi="Calibri" w:cs="Calibri"/>
        </w:rPr>
      </w:pPr>
    </w:p>
    <w:p w14:paraId="6C42E908" w14:textId="60F84559" w:rsidR="00D30437" w:rsidRDefault="00D30437" w:rsidP="00D30437">
      <w:pPr>
        <w:pStyle w:val="Brdtekst"/>
        <w:spacing w:after="0"/>
        <w:rPr>
          <w:rFonts w:ascii="Calibri" w:eastAsia="Calibri" w:hAnsi="Calibri" w:cs="Calibri"/>
        </w:rPr>
      </w:pPr>
      <w:r>
        <w:rPr>
          <w:rFonts w:ascii="Calibri" w:eastAsia="Calibri" w:hAnsi="Calibri" w:cs="Calibri"/>
        </w:rPr>
        <w:t xml:space="preserve">Estimeringen af </w:t>
      </w:r>
      <w:r>
        <w:t>gennemførelsesfasen</w:t>
      </w:r>
      <w:r>
        <w:rPr>
          <w:rFonts w:ascii="Calibri" w:eastAsia="Calibri" w:hAnsi="Calibri" w:cs="Calibri"/>
        </w:rPr>
        <w:t xml:space="preserve"> har taget udgangspunkt i bemandingslister fra andre foranalyser, der af projektet vurderes at være sammenlignelige. Fra de tilgængelige bemandingslister er udvalgt hvilke roller, SMV-projektet vurderer vil være relevante i </w:t>
      </w:r>
      <w:r w:rsidR="007E12FF">
        <w:rPr>
          <w:rFonts w:ascii="Calibri" w:eastAsia="Calibri" w:hAnsi="Calibri" w:cs="Calibri"/>
        </w:rPr>
        <w:t>d</w:t>
      </w:r>
      <w:r w:rsidR="00EA503E">
        <w:rPr>
          <w:rFonts w:ascii="Calibri" w:eastAsia="Calibri" w:hAnsi="Calibri" w:cs="Calibri"/>
        </w:rPr>
        <w:t>e forskellige</w:t>
      </w:r>
      <w:r w:rsidR="007E12FF">
        <w:rPr>
          <w:rFonts w:ascii="Calibri" w:eastAsia="Calibri" w:hAnsi="Calibri" w:cs="Calibri"/>
        </w:rPr>
        <w:t xml:space="preserve"> perioder af </w:t>
      </w:r>
      <w:r>
        <w:t>gennemførelsesfase</w:t>
      </w:r>
      <w:r w:rsidR="007E12FF">
        <w:t>n</w:t>
      </w:r>
      <w:r w:rsidR="00A67900">
        <w:t>, og med hvilken allokeringsgrad</w:t>
      </w:r>
      <w:r>
        <w:rPr>
          <w:rFonts w:ascii="Calibri" w:eastAsia="Calibri" w:hAnsi="Calibri" w:cs="Calibri"/>
        </w:rPr>
        <w:t xml:space="preserve">. Endelig er bemandingsplanen kvalitetssikret og godkendt af projektlederen. </w:t>
      </w:r>
      <w:commentRangeStart w:id="466"/>
      <w:r>
        <w:rPr>
          <w:rFonts w:ascii="Calibri" w:eastAsia="Calibri" w:hAnsi="Calibri" w:cs="Calibri"/>
        </w:rPr>
        <w:t xml:space="preserve">Alle estimerede roller antages at have samme allokering </w:t>
      </w:r>
      <w:r w:rsidRPr="668B0B68">
        <w:rPr>
          <w:rFonts w:ascii="Calibri" w:eastAsia="Calibri" w:hAnsi="Calibri" w:cs="Calibri"/>
        </w:rPr>
        <w:t xml:space="preserve">uafhængigt af de to scenarier. </w:t>
      </w:r>
      <w:commentRangeEnd w:id="466"/>
      <w:r w:rsidR="00F55858">
        <w:rPr>
          <w:rStyle w:val="Kommentarhenvisning"/>
        </w:rPr>
        <w:commentReference w:id="466"/>
      </w:r>
      <w:r w:rsidRPr="668B0B68">
        <w:rPr>
          <w:rFonts w:ascii="Calibri" w:eastAsia="Calibri" w:hAnsi="Calibri" w:cs="Calibri"/>
        </w:rPr>
        <w:t xml:space="preserve">Periodiseringen af hvor lang tid de tværgående roller skal være allokeret er dog forskellig fra scenarie 1 og 2, </w:t>
      </w:r>
      <w:r w:rsidRPr="3EB6356F">
        <w:rPr>
          <w:rFonts w:ascii="Calibri" w:eastAsia="Calibri" w:hAnsi="Calibri" w:cs="Calibri"/>
        </w:rPr>
        <w:t>idet</w:t>
      </w:r>
      <w:r w:rsidRPr="668B0B68">
        <w:rPr>
          <w:rFonts w:ascii="Calibri" w:eastAsia="Calibri" w:hAnsi="Calibri" w:cs="Calibri"/>
        </w:rPr>
        <w:t xml:space="preserve"> størrelsen på udviklingsopgaven </w:t>
      </w:r>
      <w:r w:rsidRPr="4660C812">
        <w:rPr>
          <w:rFonts w:ascii="Calibri" w:eastAsia="Calibri" w:hAnsi="Calibri" w:cs="Calibri"/>
        </w:rPr>
        <w:t xml:space="preserve">og </w:t>
      </w:r>
      <w:r w:rsidRPr="3EB6356F">
        <w:rPr>
          <w:rFonts w:ascii="Calibri" w:eastAsia="Calibri" w:hAnsi="Calibri" w:cs="Calibri"/>
        </w:rPr>
        <w:t>dermed</w:t>
      </w:r>
      <w:r w:rsidRPr="4660C812">
        <w:rPr>
          <w:rFonts w:ascii="Calibri" w:eastAsia="Calibri" w:hAnsi="Calibri" w:cs="Calibri"/>
        </w:rPr>
        <w:t xml:space="preserve"> længden på udviklingsperioden </w:t>
      </w:r>
      <w:r w:rsidRPr="668B0B68">
        <w:rPr>
          <w:rFonts w:ascii="Calibri" w:eastAsia="Calibri" w:hAnsi="Calibri" w:cs="Calibri"/>
        </w:rPr>
        <w:t xml:space="preserve">er forskellig </w:t>
      </w:r>
      <w:r w:rsidRPr="3EB6356F">
        <w:rPr>
          <w:rFonts w:ascii="Calibri" w:eastAsia="Calibri" w:hAnsi="Calibri" w:cs="Calibri"/>
        </w:rPr>
        <w:t>i</w:t>
      </w:r>
      <w:r w:rsidRPr="668B0B68">
        <w:rPr>
          <w:rFonts w:ascii="Calibri" w:eastAsia="Calibri" w:hAnsi="Calibri" w:cs="Calibri"/>
        </w:rPr>
        <w:t xml:space="preserve"> de to scenarier.</w:t>
      </w:r>
    </w:p>
    <w:p w14:paraId="5DF2BD35" w14:textId="77777777" w:rsidR="00D30437" w:rsidRPr="00E5759A" w:rsidRDefault="00D30437" w:rsidP="00D30437">
      <w:pPr>
        <w:pStyle w:val="Brdtekst"/>
        <w:spacing w:after="0"/>
        <w:rPr>
          <w:rFonts w:ascii="Calibri" w:eastAsia="Calibri" w:hAnsi="Calibri" w:cs="Calibri"/>
        </w:rPr>
      </w:pPr>
    </w:p>
    <w:p w14:paraId="44518A46" w14:textId="77777777" w:rsidR="00D30437" w:rsidRDefault="00D30437" w:rsidP="00D30437">
      <w:pPr>
        <w:pStyle w:val="Brdtekst"/>
        <w:numPr>
          <w:ilvl w:val="0"/>
          <w:numId w:val="29"/>
        </w:numPr>
        <w:spacing w:after="0"/>
        <w:rPr>
          <w:rFonts w:ascii="Calibri" w:eastAsia="Calibri" w:hAnsi="Calibri" w:cs="Calibri"/>
          <w:b/>
          <w:bCs/>
        </w:rPr>
      </w:pPr>
      <w:r>
        <w:rPr>
          <w:rFonts w:ascii="Calibri" w:eastAsia="Calibri" w:hAnsi="Calibri" w:cs="Calibri"/>
          <w:b/>
          <w:bCs/>
        </w:rPr>
        <w:t>Tilgang til estimering af it-infrastruktur og drift</w:t>
      </w:r>
    </w:p>
    <w:p w14:paraId="0732681D" w14:textId="3D5351B0" w:rsidR="00D30437" w:rsidRDefault="00236E79" w:rsidP="00D30437">
      <w:pPr>
        <w:pStyle w:val="Brdtekst"/>
        <w:spacing w:after="0"/>
        <w:rPr>
          <w:rFonts w:ascii="Calibri" w:eastAsia="Calibri" w:hAnsi="Calibri" w:cs="Calibri"/>
        </w:rPr>
      </w:pPr>
      <w:r>
        <w:rPr>
          <w:rFonts w:ascii="Calibri" w:eastAsia="Calibri" w:hAnsi="Calibri" w:cs="Calibri"/>
        </w:rPr>
        <w:t>I</w:t>
      </w:r>
      <w:r w:rsidR="00D30437">
        <w:rPr>
          <w:rFonts w:ascii="Calibri" w:eastAsia="Calibri" w:hAnsi="Calibri" w:cs="Calibri"/>
        </w:rPr>
        <w:t xml:space="preserve">t-infrastruktur (fx licenser, cloud, middleware etc.) samt den efterfølgende drift af den tekniske løsning i UFST </w:t>
      </w:r>
      <w:r>
        <w:rPr>
          <w:rFonts w:ascii="Calibri" w:eastAsia="Calibri" w:hAnsi="Calibri" w:cs="Calibri"/>
        </w:rPr>
        <w:t xml:space="preserve">er </w:t>
      </w:r>
      <w:r w:rsidR="00D30437">
        <w:rPr>
          <w:rFonts w:ascii="Calibri" w:eastAsia="Calibri" w:hAnsi="Calibri" w:cs="Calibri"/>
        </w:rPr>
        <w:t>estimeret</w:t>
      </w:r>
      <w:r w:rsidRPr="00236E79">
        <w:rPr>
          <w:rFonts w:ascii="Calibri" w:eastAsia="Calibri" w:hAnsi="Calibri" w:cs="Calibri"/>
        </w:rPr>
        <w:t xml:space="preserve"> </w:t>
      </w:r>
      <w:r>
        <w:rPr>
          <w:rFonts w:ascii="Calibri" w:eastAsia="Calibri" w:hAnsi="Calibri" w:cs="Calibri"/>
        </w:rPr>
        <w:t xml:space="preserve">for </w:t>
      </w:r>
      <w:r>
        <w:t>gennemførelsesfasen</w:t>
      </w:r>
      <w:r w:rsidR="00D30437">
        <w:rPr>
          <w:rFonts w:ascii="Calibri" w:eastAsia="Calibri" w:hAnsi="Calibri" w:cs="Calibri"/>
        </w:rPr>
        <w:t>.</w:t>
      </w:r>
    </w:p>
    <w:p w14:paraId="33D0DB5B" w14:textId="77777777" w:rsidR="00D30437" w:rsidRDefault="00D30437" w:rsidP="00D30437">
      <w:pPr>
        <w:pStyle w:val="Brdtekst"/>
        <w:spacing w:after="0"/>
        <w:rPr>
          <w:rFonts w:ascii="Calibri" w:eastAsia="Calibri" w:hAnsi="Calibri" w:cs="Calibri"/>
        </w:rPr>
      </w:pPr>
    </w:p>
    <w:p w14:paraId="6E7BFC16" w14:textId="77777777" w:rsidR="00D30437" w:rsidRDefault="00D30437" w:rsidP="00D30437">
      <w:pPr>
        <w:pStyle w:val="Brdtekst"/>
        <w:spacing w:after="0"/>
        <w:rPr>
          <w:rFonts w:ascii="Calibri" w:eastAsia="Calibri" w:hAnsi="Calibri" w:cs="Calibri"/>
        </w:rPr>
      </w:pPr>
      <w:r>
        <w:rPr>
          <w:rFonts w:ascii="Calibri" w:eastAsia="Calibri" w:hAnsi="Calibri" w:cs="Calibri"/>
        </w:rPr>
        <w:t xml:space="preserve">Begge </w:t>
      </w:r>
      <w:r w:rsidRPr="3EB6356F">
        <w:rPr>
          <w:rFonts w:ascii="Calibri" w:eastAsia="Calibri" w:hAnsi="Calibri" w:cs="Calibri"/>
        </w:rPr>
        <w:t>områder</w:t>
      </w:r>
      <w:r>
        <w:rPr>
          <w:rFonts w:ascii="Calibri" w:eastAsia="Calibri" w:hAnsi="Calibri" w:cs="Calibri"/>
        </w:rPr>
        <w:t xml:space="preserve"> er estimeret ved brug af metrikker fra estimeringen af projektet Betalingstjenester (PSP) fra 2022</w:t>
      </w:r>
      <w:r w:rsidRPr="3EB6356F">
        <w:rPr>
          <w:rFonts w:ascii="Calibri" w:eastAsia="Calibri" w:hAnsi="Calibri" w:cs="Calibri"/>
        </w:rPr>
        <w:t>.</w:t>
      </w:r>
      <w:r>
        <w:rPr>
          <w:rFonts w:ascii="Calibri" w:eastAsia="Calibri" w:hAnsi="Calibri" w:cs="Calibri"/>
        </w:rPr>
        <w:t xml:space="preserve"> Metrikkerne er beregnet ved at addere PSP’s estimerede udgifter til hhv. it-infrastruktur og drift med det samlede estimat for </w:t>
      </w:r>
      <w:r w:rsidRPr="3EB6356F">
        <w:rPr>
          <w:rFonts w:ascii="Calibri" w:eastAsia="Calibri" w:hAnsi="Calibri" w:cs="Calibri"/>
        </w:rPr>
        <w:t>gennemførelsesfasen</w:t>
      </w:r>
      <w:r>
        <w:rPr>
          <w:rFonts w:ascii="Calibri" w:eastAsia="Calibri" w:hAnsi="Calibri" w:cs="Calibri"/>
        </w:rPr>
        <w:t xml:space="preserve"> (udviklingsestimat og estimat for tværgående roller) for PSP. </w:t>
      </w:r>
    </w:p>
    <w:p w14:paraId="2582C384" w14:textId="77777777" w:rsidR="00D30437" w:rsidRDefault="00D30437" w:rsidP="00D30437">
      <w:pPr>
        <w:pStyle w:val="Brdtekst"/>
        <w:spacing w:after="0"/>
        <w:rPr>
          <w:rFonts w:ascii="Calibri" w:eastAsia="Calibri" w:hAnsi="Calibri" w:cs="Calibri"/>
        </w:rPr>
      </w:pPr>
    </w:p>
    <w:p w14:paraId="24936B9B" w14:textId="77777777" w:rsidR="00D30437" w:rsidRPr="00B659D9" w:rsidRDefault="00D30437" w:rsidP="00D30437">
      <w:pPr>
        <w:pStyle w:val="Brdtekst"/>
        <w:spacing w:after="0"/>
        <w:rPr>
          <w:rFonts w:ascii="Calibri" w:eastAsia="Calibri" w:hAnsi="Calibri" w:cs="Calibri"/>
        </w:rPr>
      </w:pPr>
      <w:r>
        <w:rPr>
          <w:rFonts w:ascii="Calibri" w:eastAsia="Calibri" w:hAnsi="Calibri" w:cs="Calibri"/>
        </w:rPr>
        <w:t>På denne baggrund er beregnet en metrik for it-infrastruktur på 8,</w:t>
      </w:r>
      <w:r w:rsidRPr="4660C812">
        <w:rPr>
          <w:rFonts w:ascii="Calibri" w:eastAsia="Calibri" w:hAnsi="Calibri" w:cs="Calibri"/>
        </w:rPr>
        <w:t>9</w:t>
      </w:r>
      <w:r>
        <w:rPr>
          <w:rFonts w:ascii="Calibri" w:eastAsia="Calibri" w:hAnsi="Calibri" w:cs="Calibri"/>
        </w:rPr>
        <w:t xml:space="preserve">% af det estimerede </w:t>
      </w:r>
      <w:r w:rsidRPr="503EF72E">
        <w:rPr>
          <w:rFonts w:ascii="Calibri" w:eastAsia="Calibri" w:hAnsi="Calibri" w:cs="Calibri"/>
        </w:rPr>
        <w:t>udviklings- og projektestimat</w:t>
      </w:r>
      <w:r>
        <w:rPr>
          <w:rFonts w:ascii="Calibri" w:eastAsia="Calibri" w:hAnsi="Calibri" w:cs="Calibri"/>
        </w:rPr>
        <w:t xml:space="preserve"> for SMV-projektet svarende til 1,</w:t>
      </w:r>
      <w:r w:rsidRPr="4660C812">
        <w:rPr>
          <w:rFonts w:ascii="Calibri" w:eastAsia="Calibri" w:hAnsi="Calibri" w:cs="Calibri"/>
        </w:rPr>
        <w:t>9</w:t>
      </w:r>
      <w:r>
        <w:rPr>
          <w:rFonts w:ascii="Calibri" w:eastAsia="Calibri" w:hAnsi="Calibri" w:cs="Calibri"/>
        </w:rPr>
        <w:t xml:space="preserve"> mio. kr. for Scenarie 1 og </w:t>
      </w:r>
      <w:r w:rsidRPr="4660C812">
        <w:rPr>
          <w:rFonts w:ascii="Calibri" w:eastAsia="Calibri" w:hAnsi="Calibri" w:cs="Calibri"/>
        </w:rPr>
        <w:t>3,5</w:t>
      </w:r>
      <w:r>
        <w:rPr>
          <w:rFonts w:ascii="Calibri" w:eastAsia="Calibri" w:hAnsi="Calibri" w:cs="Calibri"/>
        </w:rPr>
        <w:t xml:space="preserve"> mio. kr. for Scenarie 2. Metrikken for den årlige drift efter idriftsættelse af den tekniske løsning er beregnet til 19% af det estimerede </w:t>
      </w:r>
      <w:r w:rsidRPr="503EF72E">
        <w:rPr>
          <w:rFonts w:ascii="Calibri" w:eastAsia="Calibri" w:hAnsi="Calibri" w:cs="Calibri"/>
        </w:rPr>
        <w:t>udviklings- og projektlagsestimat</w:t>
      </w:r>
      <w:r>
        <w:rPr>
          <w:rFonts w:ascii="Calibri" w:eastAsia="Calibri" w:hAnsi="Calibri" w:cs="Calibri"/>
        </w:rPr>
        <w:t xml:space="preserve"> for SMV-projektet, svarende til 4</w:t>
      </w:r>
      <w:r w:rsidRPr="4660C812">
        <w:rPr>
          <w:rFonts w:ascii="Calibri" w:eastAsia="Calibri" w:hAnsi="Calibri" w:cs="Calibri"/>
        </w:rPr>
        <w:t>,1</w:t>
      </w:r>
      <w:r>
        <w:rPr>
          <w:rFonts w:ascii="Calibri" w:eastAsia="Calibri" w:hAnsi="Calibri" w:cs="Calibri"/>
        </w:rPr>
        <w:t xml:space="preserve"> mio. kr. </w:t>
      </w:r>
      <w:r w:rsidRPr="4660C812">
        <w:rPr>
          <w:rFonts w:ascii="Calibri" w:eastAsia="Calibri" w:hAnsi="Calibri" w:cs="Calibri"/>
        </w:rPr>
        <w:t xml:space="preserve">årligt </w:t>
      </w:r>
      <w:r>
        <w:rPr>
          <w:rFonts w:ascii="Calibri" w:eastAsia="Calibri" w:hAnsi="Calibri" w:cs="Calibri"/>
        </w:rPr>
        <w:t>for Scenarie og 7,</w:t>
      </w:r>
      <w:r w:rsidRPr="4660C812">
        <w:rPr>
          <w:rFonts w:ascii="Calibri" w:eastAsia="Calibri" w:hAnsi="Calibri" w:cs="Calibri"/>
        </w:rPr>
        <w:t>7</w:t>
      </w:r>
      <w:r>
        <w:rPr>
          <w:rFonts w:ascii="Calibri" w:eastAsia="Calibri" w:hAnsi="Calibri" w:cs="Calibri"/>
        </w:rPr>
        <w:t xml:space="preserve"> mio. kr. for Scenarie 2.</w:t>
      </w:r>
    </w:p>
    <w:p w14:paraId="4693EC2E" w14:textId="77777777" w:rsidR="00D30437" w:rsidRDefault="00D30437" w:rsidP="00D30437">
      <w:pPr>
        <w:pStyle w:val="Brdtekst"/>
        <w:spacing w:after="0"/>
        <w:rPr>
          <w:rFonts w:ascii="Calibri" w:eastAsia="Calibri" w:hAnsi="Calibri" w:cs="Calibri"/>
        </w:rPr>
      </w:pPr>
    </w:p>
    <w:p w14:paraId="67224FC9" w14:textId="77777777" w:rsidR="003D5163" w:rsidRDefault="00D30437" w:rsidP="00D30437">
      <w:pPr>
        <w:pStyle w:val="Brdtekst"/>
        <w:spacing w:after="0"/>
        <w:rPr>
          <w:rFonts w:ascii="Calibri" w:eastAsia="Calibri" w:hAnsi="Calibri" w:cs="Calibri"/>
        </w:rPr>
      </w:pPr>
      <w:commentRangeStart w:id="467"/>
      <w:r w:rsidRPr="4660C812">
        <w:rPr>
          <w:rFonts w:ascii="Calibri" w:eastAsia="Calibri" w:hAnsi="Calibri" w:cs="Calibri"/>
        </w:rPr>
        <w:t xml:space="preserve">Estimatet for forretningsdriften i Skattestyrelsen tager udgangspunkt i en vurdering af antal procestrin, som styrelsens medarbejdere skal igennem ved brug af den tekniske løsning. På denne baggrund er beregnet et samlet forventet timeforbrug, der er tillagt 20% i usikkerhed. Den årlige forretningsdrift er herpå beregnet til 14,9 ÅV svarende til 11,9 mio. Kr. årligt. uafhængigt af scenariet. </w:t>
      </w:r>
    </w:p>
    <w:p w14:paraId="4AB6F55D" w14:textId="77777777" w:rsidR="003D5163" w:rsidRDefault="003D5163" w:rsidP="00D30437">
      <w:pPr>
        <w:pStyle w:val="Brdtekst"/>
        <w:spacing w:after="0"/>
        <w:rPr>
          <w:rFonts w:ascii="Calibri" w:eastAsia="Calibri" w:hAnsi="Calibri" w:cs="Calibri"/>
        </w:rPr>
      </w:pPr>
    </w:p>
    <w:p w14:paraId="33D87681" w14:textId="7132F391" w:rsidR="00D30437" w:rsidRDefault="00D30437" w:rsidP="00D30437">
      <w:pPr>
        <w:pStyle w:val="Brdtekst"/>
        <w:spacing w:after="0"/>
        <w:rPr>
          <w:rFonts w:ascii="Calibri" w:eastAsia="Calibri" w:hAnsi="Calibri" w:cs="Calibri"/>
        </w:rPr>
      </w:pPr>
      <w:r w:rsidRPr="4660C812">
        <w:rPr>
          <w:rFonts w:ascii="Calibri" w:eastAsia="Calibri" w:hAnsi="Calibri" w:cs="Calibri"/>
        </w:rPr>
        <w:lastRenderedPageBreak/>
        <w:t>Det bemærkes hertil, at Skattestyrelsen vurderer, at der vil være ekstra udgifter i de første måneder efter idriftsættelse af løsningen, men at det ikke har været muligt at estimere disse meningsfyldt på tidspunktet for estimering. Dette vil blive genbesøgs i projektets analysefase.</w:t>
      </w:r>
      <w:commentRangeEnd w:id="467"/>
      <w:r w:rsidR="00236E79">
        <w:rPr>
          <w:rStyle w:val="Kommentarhenvisning"/>
        </w:rPr>
        <w:commentReference w:id="467"/>
      </w:r>
    </w:p>
    <w:p w14:paraId="12470BE2" w14:textId="77777777" w:rsidR="00D30437" w:rsidRDefault="00D30437" w:rsidP="00D30437">
      <w:pPr>
        <w:pStyle w:val="Overskrift4"/>
        <w:numPr>
          <w:ilvl w:val="3"/>
          <w:numId w:val="0"/>
        </w:numPr>
      </w:pPr>
      <w:r>
        <w:t>Forudsætning 4: Effekter tillagt udviklingsestimaterne</w:t>
      </w:r>
    </w:p>
    <w:p w14:paraId="4A9F887C" w14:textId="77777777" w:rsidR="00D30437" w:rsidRPr="0041703E" w:rsidRDefault="00D30437" w:rsidP="00D30437">
      <w:pPr>
        <w:pStyle w:val="Brdtekst"/>
      </w:pPr>
      <w:r>
        <w:t xml:space="preserve">Som en del af estimeringen af scenarie 1 og 2 er tillagt tre typer af effekter, der medregner kendte aktiviteter i gennemførelsesfasen, som ikke har været mulige at kvantificere på tidspunktet for estimering. Effekterne tillægges udviklingsestimaterne, hvilket betyder, at den ene effekt ikke tillægges den anden. </w:t>
      </w:r>
    </w:p>
    <w:p w14:paraId="6543DD67" w14:textId="77777777" w:rsidR="00D30437" w:rsidRDefault="00D30437" w:rsidP="00D30437">
      <w:pPr>
        <w:pStyle w:val="Brdtekst"/>
      </w:pPr>
      <w:r>
        <w:t>Følgende effekter er tillagt udviklingsestimaterne:</w:t>
      </w:r>
    </w:p>
    <w:p w14:paraId="7791A8E2" w14:textId="4071AA99" w:rsidR="00D30437" w:rsidRDefault="00D30437" w:rsidP="00D30437">
      <w:pPr>
        <w:pStyle w:val="Brdtekst"/>
      </w:pPr>
      <w:r w:rsidRPr="73BBB933">
        <w:rPr>
          <w:i/>
          <w:iCs/>
        </w:rPr>
        <w:t xml:space="preserve">Tilbageløb og fejlrettelser </w:t>
      </w:r>
      <w:r w:rsidRPr="73BBB933">
        <w:t xml:space="preserve">dækker over </w:t>
      </w:r>
      <w:r>
        <w:t xml:space="preserve">nødvendige </w:t>
      </w:r>
      <w:r w:rsidRPr="73BBB933">
        <w:t xml:space="preserve">tilretninger eller ændringer af den </w:t>
      </w:r>
      <w:r>
        <w:t>udviklede</w:t>
      </w:r>
      <w:r w:rsidRPr="73BBB933">
        <w:t xml:space="preserve"> </w:t>
      </w:r>
      <w:r>
        <w:t>funktionalitet</w:t>
      </w:r>
      <w:r w:rsidRPr="73BBB933">
        <w:t xml:space="preserve">, som foretages på bagkant af bl.a. </w:t>
      </w:r>
      <w:r w:rsidR="00104580">
        <w:t>idriftsættelse</w:t>
      </w:r>
      <w:r w:rsidRPr="73BBB933">
        <w:t xml:space="preserve">, demoer og tværgående test. Eksempler herpå, er 1) udviklet funktionalitet, der ikke lever op til eller matcher </w:t>
      </w:r>
      <w:r>
        <w:t>programmets</w:t>
      </w:r>
      <w:r w:rsidRPr="73BBB933">
        <w:t xml:space="preserve"> forventning til funktionaliteten eller 2) udviklingsaktiviteter i forbindelse med fejlrettelser på fejl i IT-løsningen fra teknisktest, demoer, tværgående test og PI-test. </w:t>
      </w:r>
    </w:p>
    <w:p w14:paraId="2A08D898" w14:textId="77777777" w:rsidR="00D30437" w:rsidRDefault="00D30437" w:rsidP="00D30437">
      <w:pPr>
        <w:pStyle w:val="Brdtekst"/>
        <w:rPr>
          <w:rFonts w:cstheme="minorHAnsi"/>
        </w:rPr>
      </w:pPr>
      <w:r w:rsidRPr="007C07AD">
        <w:rPr>
          <w:rFonts w:cstheme="minorHAnsi"/>
        </w:rPr>
        <w:t xml:space="preserve">Størrelsen på effekten er samlet vurderet til </w:t>
      </w:r>
      <w:r>
        <w:rPr>
          <w:rFonts w:cstheme="minorHAnsi"/>
        </w:rPr>
        <w:t>1</w:t>
      </w:r>
      <w:r w:rsidRPr="007C07AD">
        <w:rPr>
          <w:rFonts w:cstheme="minorHAnsi"/>
        </w:rPr>
        <w:t xml:space="preserve">0% ud fra en faglig vurdering </w:t>
      </w:r>
      <w:r>
        <w:rPr>
          <w:rFonts w:cstheme="minorHAnsi"/>
        </w:rPr>
        <w:t xml:space="preserve">af nøglepersoner i projektet </w:t>
      </w:r>
      <w:r w:rsidRPr="007C07AD">
        <w:rPr>
          <w:rFonts w:cstheme="minorHAnsi"/>
        </w:rPr>
        <w:t xml:space="preserve">og erfaringer fra øvrige </w:t>
      </w:r>
      <w:r>
        <w:rPr>
          <w:rFonts w:cstheme="minorHAnsi"/>
        </w:rPr>
        <w:t>estimerede projekter</w:t>
      </w:r>
      <w:r w:rsidRPr="007C07AD">
        <w:rPr>
          <w:rFonts w:cstheme="minorHAnsi"/>
        </w:rPr>
        <w:t xml:space="preserve"> i Udviklings- og Forenklingsstyrelsen. Effekten tillægges </w:t>
      </w:r>
      <w:r>
        <w:rPr>
          <w:rFonts w:cstheme="minorHAnsi"/>
        </w:rPr>
        <w:t>begge scenarier.</w:t>
      </w:r>
    </w:p>
    <w:p w14:paraId="306A07AD" w14:textId="63AA8B5E" w:rsidR="00D30437" w:rsidRDefault="00D30437" w:rsidP="00D30437">
      <w:pPr>
        <w:pStyle w:val="Brdtekst"/>
      </w:pPr>
      <w:r w:rsidRPr="00BC68D1">
        <w:rPr>
          <w:i/>
          <w:iCs/>
        </w:rPr>
        <w:t>Øget funktionalitetsnedbrydning</w:t>
      </w:r>
      <w:r>
        <w:t xml:space="preserve"> </w:t>
      </w:r>
      <w:r w:rsidRPr="21638F93">
        <w:t xml:space="preserve">dækker </w:t>
      </w:r>
      <w:r w:rsidRPr="3D0F0BF5">
        <w:t xml:space="preserve">over den </w:t>
      </w:r>
      <w:r>
        <w:t>øgede mængde af udviklingsopgaver</w:t>
      </w:r>
      <w:r w:rsidRPr="3040C7A5">
        <w:t xml:space="preserve">, der identificeres i løbet af </w:t>
      </w:r>
      <w:r>
        <w:t>gennemførelsesfasen</w:t>
      </w:r>
      <w:r w:rsidRPr="08EFB3F3">
        <w:t xml:space="preserve"> i forbindelse med nedbrydning af funktionalitet</w:t>
      </w:r>
      <w:r>
        <w:t xml:space="preserve"> – eksempelvis nedbrydning fra epics til user stories</w:t>
      </w:r>
      <w:r w:rsidRPr="08EFB3F3">
        <w:t>.</w:t>
      </w:r>
      <w:r w:rsidRPr="5743FAC3">
        <w:t xml:space="preserve"> Dvs.</w:t>
      </w:r>
      <w:r w:rsidRPr="21D55133">
        <w:t xml:space="preserve"> størrelsen på </w:t>
      </w:r>
      <w:r w:rsidRPr="16468460">
        <w:t xml:space="preserve">opgaven vokser efter nedbrydning </w:t>
      </w:r>
      <w:r w:rsidDel="74B025AC">
        <w:t xml:space="preserve">af </w:t>
      </w:r>
      <w:r>
        <w:t>funktionaliteten</w:t>
      </w:r>
      <w:r w:rsidRPr="4C121E4C">
        <w:t>.</w:t>
      </w:r>
    </w:p>
    <w:p w14:paraId="6EB5441F" w14:textId="77777777" w:rsidR="00D30437" w:rsidRPr="00B659D9" w:rsidRDefault="00D30437" w:rsidP="00D30437">
      <w:pPr>
        <w:pStyle w:val="Brdtekst"/>
      </w:pPr>
      <w:r>
        <w:t xml:space="preserve">Størrelsen på effekten er vurderet </w:t>
      </w:r>
      <w:r w:rsidRPr="00E857F1">
        <w:t xml:space="preserve">til 20% </w:t>
      </w:r>
      <w:r>
        <w:t>ud fra en faglig vurdering af nøglepersoner i projektet og erfaringer fra øvrige estimerede projekter i Udviklings- og Forenklingsstyrelsen.</w:t>
      </w:r>
    </w:p>
    <w:p w14:paraId="3B035605" w14:textId="77777777" w:rsidR="00D30437" w:rsidRPr="00425449" w:rsidRDefault="00D30437" w:rsidP="00D30437">
      <w:pPr>
        <w:jc w:val="both"/>
        <w:rPr>
          <w:i/>
          <w:iCs/>
        </w:rPr>
      </w:pPr>
      <w:r>
        <w:rPr>
          <w:i/>
          <w:iCs/>
        </w:rPr>
        <w:t>Produktivitetstab grundet komplekse forretningskrav</w:t>
      </w:r>
    </w:p>
    <w:p w14:paraId="0A07C1EE" w14:textId="54E9EFD4" w:rsidR="00D30437" w:rsidRDefault="00FF22AC" w:rsidP="00D30437">
      <w:r>
        <w:t xml:space="preserve">Ud fra </w:t>
      </w:r>
      <w:r w:rsidR="00D30437">
        <w:t>erfaring</w:t>
      </w:r>
      <w:r>
        <w:t>en</w:t>
      </w:r>
      <w:r w:rsidR="00D30437">
        <w:t xml:space="preserve"> fra udvikling på baggrund af EU-lovgivning i OSM2 programmet, forventer SMV-projektet, at udviklingen af begge scenarier vil kræve at projektets udviklingsteams bruger ekstra ressourcer på at forstå komplekse forretningskrav som følge af EU-lovgivningen. For at tage højde for de komplekse forretningskrav antages begge udviklingsteams at have et tab i produktivitet igennem hele gennemførelsesfasen. </w:t>
      </w:r>
    </w:p>
    <w:p w14:paraId="66A77F35" w14:textId="77777777" w:rsidR="00D30437" w:rsidRDefault="00D30437" w:rsidP="00D30437"/>
    <w:p w14:paraId="42C7F37D" w14:textId="0CF3498F" w:rsidR="00D30437" w:rsidRPr="00376926" w:rsidRDefault="00D30437" w:rsidP="00D30437">
      <w:r>
        <w:t xml:space="preserve">Størrelsen på effekten er samlet vurderet til </w:t>
      </w:r>
      <w:r w:rsidRPr="000741F0">
        <w:t xml:space="preserve">10% for scenarie 1, mens der for scenarie 2 antages et produktivitetstab på 15%. </w:t>
      </w:r>
      <w:r>
        <w:t xml:space="preserve">Størrelsen på effekten antages at være større i scenarie 2 sammenlignet med scenarie 1, fordi erfaring med udvikling som følge af EU-lovgivning er lavere. </w:t>
      </w:r>
    </w:p>
    <w:p w14:paraId="0BD4D715" w14:textId="77777777" w:rsidR="00D30437" w:rsidRPr="00CD22BB" w:rsidRDefault="00D30437" w:rsidP="00D30437">
      <w:pPr>
        <w:pStyle w:val="Overskrift4"/>
        <w:numPr>
          <w:ilvl w:val="3"/>
          <w:numId w:val="0"/>
        </w:numPr>
      </w:pPr>
      <w:r>
        <w:t xml:space="preserve">Forudsætning 5: Sourcing-snit </w:t>
      </w:r>
    </w:p>
    <w:p w14:paraId="7F4BFDD7" w14:textId="5170FEED" w:rsidR="00D30437" w:rsidRDefault="00D30437" w:rsidP="00D30437">
      <w:pPr>
        <w:pStyle w:val="Brdtekst"/>
      </w:pPr>
      <w:commentRangeStart w:id="468"/>
      <w:commentRangeStart w:id="469"/>
      <w:r>
        <w:t xml:space="preserve">Det samlede sourcingsnit for analysefasen fordeler sig, så ca. 61% vil være </w:t>
      </w:r>
      <w:commentRangeStart w:id="470"/>
      <w:commentRangeStart w:id="471"/>
      <w:r>
        <w:t>interne</w:t>
      </w:r>
      <w:commentRangeEnd w:id="470"/>
      <w:r w:rsidR="00FF22AC">
        <w:rPr>
          <w:rStyle w:val="Kommentarhenvisning"/>
        </w:rPr>
        <w:commentReference w:id="470"/>
      </w:r>
      <w:commentRangeEnd w:id="471"/>
      <w:r w:rsidR="005A41E9">
        <w:rPr>
          <w:rStyle w:val="Kommentarhenvisning"/>
        </w:rPr>
        <w:commentReference w:id="471"/>
      </w:r>
      <w:r>
        <w:t xml:space="preserve"> </w:t>
      </w:r>
      <w:r w:rsidR="00F53554">
        <w:t>medarbejdere</w:t>
      </w:r>
      <w:r w:rsidR="007A1B94">
        <w:t xml:space="preserve"> </w:t>
      </w:r>
      <w:r>
        <w:t>fra Udviklings- og Forenklingsstyrelsen, ca. 20% vil være eksterne, mens ca. 20% vil være fra Skattestyrelsen.</w:t>
      </w:r>
      <w:commentRangeEnd w:id="468"/>
      <w:r>
        <w:commentReference w:id="468"/>
      </w:r>
      <w:commentRangeEnd w:id="469"/>
      <w:r>
        <w:rPr>
          <w:rStyle w:val="Kommentarhenvisning"/>
        </w:rPr>
        <w:commentReference w:id="469"/>
      </w:r>
    </w:p>
    <w:p w14:paraId="215630AC" w14:textId="6C59B7CE" w:rsidR="00D30437" w:rsidRPr="00CD22BB" w:rsidRDefault="00D30437" w:rsidP="00D30437">
      <w:pPr>
        <w:pStyle w:val="Brdtekst"/>
      </w:pPr>
      <w:r>
        <w:t xml:space="preserve">I det samlede estimat er indlagt et samlet sourcingsnit for gennemførelsesfasen for scenarie 1, hvor ca. 52% vil være interne </w:t>
      </w:r>
      <w:r w:rsidR="00F53554">
        <w:t>medarbejdere</w:t>
      </w:r>
      <w:r w:rsidR="00767FA3">
        <w:t xml:space="preserve"> </w:t>
      </w:r>
      <w:r>
        <w:t>fra Udviklings- og Forenklingsstyrelsen, ca. 7 % vil være intern</w:t>
      </w:r>
      <w:r w:rsidR="000136DF">
        <w:t xml:space="preserve"> </w:t>
      </w:r>
      <w:r>
        <w:t xml:space="preserve">e fra Skattestyrelsens, mens 41 % vil være eksterne medarbejdere. For scenarie 2 forventes, at 45% vil være fra Udviklings- og Forenklingsstyrelsen, ca. 5% vil være interne fra Skattestyrelsen, mens 49% vil være eksterne medarbejdere. </w:t>
      </w:r>
    </w:p>
    <w:p w14:paraId="0295EADD" w14:textId="77777777" w:rsidR="00D30437" w:rsidRDefault="00D30437" w:rsidP="00D30437">
      <w:pPr>
        <w:pStyle w:val="Brdtekst"/>
      </w:pPr>
      <w:r>
        <w:lastRenderedPageBreak/>
        <w:t>Nedenstående tabel 2.6 opsummerer sourcingsnittet for analysefasen og gennemførelsesfasen for de to scenarier.</w:t>
      </w:r>
    </w:p>
    <w:p w14:paraId="4C5FD27D" w14:textId="77777777" w:rsidR="00D30437" w:rsidRPr="00B06AA8" w:rsidRDefault="00D30437" w:rsidP="00D30437">
      <w:pPr>
        <w:pStyle w:val="Billedtekst"/>
        <w:rPr>
          <w:b w:val="0"/>
        </w:rPr>
      </w:pPr>
      <w:r>
        <w:t>Tabel 2.</w:t>
      </w:r>
      <w:r w:rsidRPr="10D874E0">
        <w:rPr>
          <w:noProof/>
        </w:rPr>
        <w:t>6</w:t>
      </w:r>
      <w:r>
        <w:t>: S</w:t>
      </w:r>
      <w:r>
        <w:rPr>
          <w:b w:val="0"/>
        </w:rPr>
        <w:t>ourcing-snit for analyse- og gennemførelsesfase, fordelt på år</w:t>
      </w:r>
    </w:p>
    <w:tbl>
      <w:tblPr>
        <w:tblW w:w="5000" w:type="pct"/>
        <w:tblCellMar>
          <w:left w:w="70" w:type="dxa"/>
          <w:right w:w="70" w:type="dxa"/>
        </w:tblCellMar>
        <w:tblLook w:val="0420" w:firstRow="1" w:lastRow="0" w:firstColumn="0" w:lastColumn="0" w:noHBand="0" w:noVBand="1"/>
      </w:tblPr>
      <w:tblGrid>
        <w:gridCol w:w="3680"/>
        <w:gridCol w:w="1088"/>
        <w:gridCol w:w="1091"/>
        <w:gridCol w:w="1089"/>
        <w:gridCol w:w="1087"/>
        <w:gridCol w:w="1593"/>
      </w:tblGrid>
      <w:tr w:rsidR="00D30437" w:rsidRPr="00B06AA8" w14:paraId="233D79FD" w14:textId="77777777" w:rsidTr="00407908">
        <w:trPr>
          <w:trHeight w:val="456"/>
        </w:trPr>
        <w:tc>
          <w:tcPr>
            <w:tcW w:w="1955" w:type="pct"/>
            <w:tcBorders>
              <w:top w:val="single" w:sz="4" w:space="0" w:color="14143C"/>
              <w:left w:val="single" w:sz="4" w:space="0" w:color="14143C"/>
              <w:bottom w:val="single" w:sz="4" w:space="0" w:color="14143C"/>
              <w:right w:val="nil"/>
            </w:tcBorders>
            <w:shd w:val="clear" w:color="auto" w:fill="14143C"/>
            <w:vAlign w:val="center"/>
            <w:hideMark/>
          </w:tcPr>
          <w:p w14:paraId="131AD3B7" w14:textId="77777777" w:rsidR="00D30437" w:rsidRPr="007C07AD" w:rsidRDefault="00D30437" w:rsidP="00407908">
            <w:r w:rsidRPr="503EF72E">
              <w:t> </w:t>
            </w:r>
          </w:p>
        </w:tc>
        <w:tc>
          <w:tcPr>
            <w:tcW w:w="609" w:type="pct"/>
            <w:tcBorders>
              <w:top w:val="single" w:sz="4" w:space="0" w:color="14143C"/>
              <w:left w:val="nil"/>
              <w:bottom w:val="single" w:sz="4" w:space="0" w:color="14143C"/>
              <w:right w:val="nil"/>
            </w:tcBorders>
            <w:shd w:val="clear" w:color="auto" w:fill="14143C"/>
            <w:vAlign w:val="center"/>
            <w:hideMark/>
          </w:tcPr>
          <w:p w14:paraId="0738D6D8" w14:textId="77777777" w:rsidR="00D30437" w:rsidRPr="007C07AD" w:rsidRDefault="00D30437" w:rsidP="00407908">
            <w:pPr>
              <w:jc w:val="center"/>
              <w:rPr>
                <w:rFonts w:cstheme="minorHAnsi"/>
                <w:b/>
                <w:color w:val="FFFFFF"/>
              </w:rPr>
            </w:pPr>
            <w:r w:rsidRPr="007C07AD">
              <w:rPr>
                <w:rFonts w:cstheme="minorHAnsi"/>
                <w:b/>
                <w:color w:val="FFFFFF"/>
              </w:rPr>
              <w:t>202</w:t>
            </w:r>
            <w:r>
              <w:rPr>
                <w:rFonts w:cstheme="minorHAnsi"/>
                <w:b/>
                <w:color w:val="FFFFFF"/>
              </w:rPr>
              <w:t>2</w:t>
            </w:r>
          </w:p>
        </w:tc>
        <w:tc>
          <w:tcPr>
            <w:tcW w:w="610" w:type="pct"/>
            <w:tcBorders>
              <w:top w:val="single" w:sz="4" w:space="0" w:color="14143C"/>
              <w:left w:val="nil"/>
              <w:bottom w:val="single" w:sz="4" w:space="0" w:color="14143C"/>
              <w:right w:val="nil"/>
            </w:tcBorders>
            <w:shd w:val="clear" w:color="auto" w:fill="14143C"/>
            <w:vAlign w:val="center"/>
            <w:hideMark/>
          </w:tcPr>
          <w:p w14:paraId="2A96DB43" w14:textId="77777777" w:rsidR="00D30437" w:rsidRPr="007C07AD" w:rsidRDefault="00D30437" w:rsidP="00407908">
            <w:pPr>
              <w:jc w:val="center"/>
              <w:rPr>
                <w:rFonts w:cstheme="minorHAnsi"/>
                <w:b/>
                <w:color w:val="FFFFFF"/>
              </w:rPr>
            </w:pPr>
            <w:r w:rsidRPr="007C07AD">
              <w:rPr>
                <w:rFonts w:cstheme="minorHAnsi"/>
                <w:b/>
                <w:color w:val="FFFFFF"/>
              </w:rPr>
              <w:t>202</w:t>
            </w:r>
            <w:r>
              <w:rPr>
                <w:rFonts w:cstheme="minorHAnsi"/>
                <w:b/>
                <w:color w:val="FFFFFF"/>
              </w:rPr>
              <w:t>3</w:t>
            </w:r>
          </w:p>
        </w:tc>
        <w:tc>
          <w:tcPr>
            <w:tcW w:w="609" w:type="pct"/>
            <w:tcBorders>
              <w:top w:val="single" w:sz="4" w:space="0" w:color="14143C"/>
              <w:left w:val="nil"/>
              <w:bottom w:val="single" w:sz="4" w:space="0" w:color="14143C"/>
              <w:right w:val="nil"/>
            </w:tcBorders>
            <w:shd w:val="clear" w:color="auto" w:fill="14143C"/>
            <w:vAlign w:val="center"/>
            <w:hideMark/>
          </w:tcPr>
          <w:p w14:paraId="7866550E" w14:textId="77777777" w:rsidR="00D30437" w:rsidRPr="007C07AD" w:rsidRDefault="00D30437" w:rsidP="00407908">
            <w:pPr>
              <w:jc w:val="center"/>
              <w:rPr>
                <w:rFonts w:cstheme="minorHAnsi"/>
                <w:b/>
                <w:color w:val="FFFFFF"/>
              </w:rPr>
            </w:pPr>
            <w:r w:rsidRPr="007C07AD">
              <w:rPr>
                <w:rFonts w:cstheme="minorHAnsi"/>
                <w:b/>
                <w:color w:val="FFFFFF"/>
              </w:rPr>
              <w:t>202</w:t>
            </w:r>
            <w:r>
              <w:rPr>
                <w:rFonts w:cstheme="minorHAnsi"/>
                <w:b/>
                <w:color w:val="FFFFFF"/>
              </w:rPr>
              <w:t>4</w:t>
            </w:r>
          </w:p>
        </w:tc>
        <w:tc>
          <w:tcPr>
            <w:tcW w:w="608" w:type="pct"/>
            <w:tcBorders>
              <w:top w:val="single" w:sz="4" w:space="0" w:color="14143C"/>
              <w:left w:val="nil"/>
              <w:bottom w:val="single" w:sz="4" w:space="0" w:color="14143C"/>
              <w:right w:val="nil"/>
            </w:tcBorders>
            <w:shd w:val="clear" w:color="auto" w:fill="14143C"/>
            <w:vAlign w:val="center"/>
          </w:tcPr>
          <w:p w14:paraId="08D9F160" w14:textId="77777777" w:rsidR="00D30437" w:rsidRDefault="00D30437" w:rsidP="00407908">
            <w:pPr>
              <w:jc w:val="center"/>
              <w:rPr>
                <w:rFonts w:cstheme="minorHAnsi"/>
                <w:b/>
                <w:color w:val="FFFFFF"/>
              </w:rPr>
            </w:pPr>
            <w:r>
              <w:rPr>
                <w:rFonts w:cstheme="minorHAnsi"/>
                <w:b/>
                <w:color w:val="FFFFFF"/>
              </w:rPr>
              <w:t>2025</w:t>
            </w:r>
          </w:p>
        </w:tc>
        <w:tc>
          <w:tcPr>
            <w:tcW w:w="608" w:type="pct"/>
            <w:tcBorders>
              <w:top w:val="single" w:sz="4" w:space="0" w:color="14143C"/>
              <w:left w:val="nil"/>
              <w:bottom w:val="single" w:sz="4" w:space="0" w:color="14143C"/>
              <w:right w:val="single" w:sz="4" w:space="0" w:color="14143C"/>
            </w:tcBorders>
            <w:shd w:val="clear" w:color="auto" w:fill="14143C"/>
            <w:vAlign w:val="center"/>
          </w:tcPr>
          <w:p w14:paraId="2C0DA9F2" w14:textId="77777777" w:rsidR="00D30437" w:rsidRPr="007C07AD" w:rsidRDefault="00D30437" w:rsidP="00407908">
            <w:pPr>
              <w:jc w:val="center"/>
              <w:rPr>
                <w:rFonts w:cstheme="minorHAnsi"/>
                <w:b/>
                <w:color w:val="FFFFFF"/>
              </w:rPr>
            </w:pPr>
            <w:r w:rsidRPr="007C07AD">
              <w:rPr>
                <w:rFonts w:cstheme="minorHAnsi"/>
                <w:b/>
                <w:color w:val="FFFFFF"/>
              </w:rPr>
              <w:t>I alt</w:t>
            </w:r>
          </w:p>
        </w:tc>
      </w:tr>
      <w:tr w:rsidR="00D30437" w:rsidRPr="00B06AA8" w14:paraId="34AE4E2E" w14:textId="77777777" w:rsidTr="00407908">
        <w:trPr>
          <w:trHeight w:val="288"/>
        </w:trPr>
        <w:tc>
          <w:tcPr>
            <w:tcW w:w="1955" w:type="pct"/>
            <w:tcBorders>
              <w:top w:val="nil"/>
              <w:left w:val="single" w:sz="4" w:space="0" w:color="14143C"/>
              <w:bottom w:val="single" w:sz="4" w:space="0" w:color="14143C"/>
              <w:right w:val="nil"/>
            </w:tcBorders>
            <w:shd w:val="clear" w:color="auto" w:fill="auto"/>
            <w:vAlign w:val="bottom"/>
          </w:tcPr>
          <w:p w14:paraId="087DA6EC" w14:textId="77777777" w:rsidR="00D30437" w:rsidRPr="00E410BF" w:rsidRDefault="00D30437" w:rsidP="00407908">
            <w:pPr>
              <w:rPr>
                <w:rFonts w:ascii="Calibri" w:hAnsi="Calibri" w:cs="Calibri"/>
                <w:b/>
                <w:bCs/>
                <w:color w:val="000000"/>
              </w:rPr>
            </w:pPr>
            <w:r w:rsidRPr="00E410BF">
              <w:rPr>
                <w:rFonts w:ascii="Calibri" w:hAnsi="Calibri" w:cs="Calibri"/>
                <w:b/>
                <w:bCs/>
                <w:color w:val="000000"/>
              </w:rPr>
              <w:t>Analysefase</w:t>
            </w:r>
          </w:p>
        </w:tc>
        <w:tc>
          <w:tcPr>
            <w:tcW w:w="609" w:type="pct"/>
            <w:tcBorders>
              <w:top w:val="nil"/>
              <w:left w:val="nil"/>
              <w:bottom w:val="single" w:sz="4" w:space="0" w:color="14143C"/>
              <w:right w:val="nil"/>
            </w:tcBorders>
            <w:shd w:val="clear" w:color="auto" w:fill="auto"/>
            <w:vAlign w:val="bottom"/>
          </w:tcPr>
          <w:p w14:paraId="57794E33" w14:textId="77777777" w:rsidR="00D30437" w:rsidRPr="005C422C" w:rsidRDefault="00D30437" w:rsidP="00407908">
            <w:pPr>
              <w:jc w:val="center"/>
              <w:rPr>
                <w:rFonts w:cstheme="minorHAnsi"/>
                <w:b/>
                <w:color w:val="14143C"/>
              </w:rPr>
            </w:pPr>
            <w:r w:rsidRPr="005C422C">
              <w:rPr>
                <w:rFonts w:cstheme="minorHAnsi"/>
                <w:b/>
                <w:bCs/>
                <w:color w:val="14143C"/>
              </w:rPr>
              <w:t>100%</w:t>
            </w:r>
          </w:p>
        </w:tc>
        <w:tc>
          <w:tcPr>
            <w:tcW w:w="610" w:type="pct"/>
            <w:tcBorders>
              <w:top w:val="nil"/>
              <w:left w:val="nil"/>
              <w:bottom w:val="single" w:sz="4" w:space="0" w:color="14143C"/>
              <w:right w:val="nil"/>
            </w:tcBorders>
            <w:shd w:val="clear" w:color="auto" w:fill="auto"/>
            <w:vAlign w:val="bottom"/>
          </w:tcPr>
          <w:p w14:paraId="63B9E9A5" w14:textId="77777777" w:rsidR="00D30437" w:rsidRPr="005C422C" w:rsidRDefault="00D30437" w:rsidP="00407908">
            <w:pPr>
              <w:jc w:val="center"/>
              <w:rPr>
                <w:rFonts w:cstheme="minorHAnsi"/>
                <w:b/>
                <w:color w:val="14143C"/>
              </w:rPr>
            </w:pPr>
            <w:r w:rsidRPr="005C422C">
              <w:rPr>
                <w:rFonts w:cstheme="minorHAnsi"/>
                <w:b/>
                <w:bCs/>
                <w:color w:val="14143C"/>
              </w:rPr>
              <w:t>100%</w:t>
            </w:r>
          </w:p>
        </w:tc>
        <w:tc>
          <w:tcPr>
            <w:tcW w:w="609" w:type="pct"/>
            <w:tcBorders>
              <w:top w:val="nil"/>
              <w:left w:val="nil"/>
              <w:bottom w:val="single" w:sz="4" w:space="0" w:color="14143C"/>
              <w:right w:val="nil"/>
            </w:tcBorders>
            <w:shd w:val="clear" w:color="auto" w:fill="auto"/>
            <w:vAlign w:val="bottom"/>
          </w:tcPr>
          <w:p w14:paraId="6E454717" w14:textId="77777777" w:rsidR="00D30437" w:rsidRPr="005C422C" w:rsidRDefault="00D30437" w:rsidP="00407908">
            <w:pPr>
              <w:jc w:val="center"/>
              <w:rPr>
                <w:rFonts w:cstheme="minorHAnsi"/>
                <w:b/>
                <w:color w:val="14143C"/>
              </w:rPr>
            </w:pPr>
            <w:r w:rsidRPr="005C422C">
              <w:rPr>
                <w:rFonts w:cstheme="minorHAnsi"/>
                <w:b/>
                <w:bCs/>
                <w:color w:val="14143C"/>
              </w:rPr>
              <w:t>-</w:t>
            </w:r>
          </w:p>
        </w:tc>
        <w:tc>
          <w:tcPr>
            <w:tcW w:w="608" w:type="pct"/>
            <w:tcBorders>
              <w:top w:val="nil"/>
              <w:left w:val="nil"/>
              <w:bottom w:val="single" w:sz="4" w:space="0" w:color="14143C"/>
              <w:right w:val="nil"/>
            </w:tcBorders>
          </w:tcPr>
          <w:p w14:paraId="72C529A0" w14:textId="77777777" w:rsidR="00D30437" w:rsidRDefault="00D30437" w:rsidP="00407908">
            <w:pPr>
              <w:jc w:val="center"/>
              <w:rPr>
                <w:rFonts w:cstheme="minorHAnsi"/>
                <w:b/>
                <w:bCs/>
                <w:color w:val="000000"/>
              </w:rPr>
            </w:pPr>
            <w:r>
              <w:rPr>
                <w:rFonts w:cstheme="minorHAnsi"/>
                <w:b/>
                <w:bCs/>
                <w:color w:val="000000"/>
              </w:rPr>
              <w:t>-</w:t>
            </w:r>
          </w:p>
        </w:tc>
        <w:tc>
          <w:tcPr>
            <w:tcW w:w="608" w:type="pct"/>
            <w:tcBorders>
              <w:top w:val="nil"/>
              <w:left w:val="nil"/>
              <w:bottom w:val="single" w:sz="4" w:space="0" w:color="14143C"/>
              <w:right w:val="single" w:sz="4" w:space="0" w:color="14143C"/>
            </w:tcBorders>
            <w:vAlign w:val="bottom"/>
          </w:tcPr>
          <w:p w14:paraId="10DACB1A" w14:textId="77777777" w:rsidR="00D30437" w:rsidRPr="00590E90" w:rsidRDefault="00D30437" w:rsidP="00407908">
            <w:pPr>
              <w:jc w:val="center"/>
              <w:rPr>
                <w:rFonts w:cstheme="minorHAnsi"/>
                <w:b/>
                <w:color w:val="000000"/>
              </w:rPr>
            </w:pPr>
            <w:r w:rsidRPr="00590E90">
              <w:rPr>
                <w:rFonts w:cstheme="minorHAnsi"/>
                <w:b/>
                <w:bCs/>
                <w:color w:val="000000"/>
              </w:rPr>
              <w:t>100%</w:t>
            </w:r>
          </w:p>
        </w:tc>
      </w:tr>
      <w:tr w:rsidR="00D30437" w:rsidRPr="00B06AA8" w14:paraId="0BB2B187" w14:textId="77777777" w:rsidTr="00407908">
        <w:trPr>
          <w:trHeight w:val="288"/>
        </w:trPr>
        <w:tc>
          <w:tcPr>
            <w:tcW w:w="1955" w:type="pct"/>
            <w:tcBorders>
              <w:top w:val="nil"/>
              <w:left w:val="single" w:sz="4" w:space="0" w:color="14143C"/>
              <w:bottom w:val="single" w:sz="4" w:space="0" w:color="14143C"/>
              <w:right w:val="nil"/>
            </w:tcBorders>
            <w:shd w:val="clear" w:color="auto" w:fill="auto"/>
            <w:vAlign w:val="bottom"/>
            <w:hideMark/>
          </w:tcPr>
          <w:p w14:paraId="1DFA1B39" w14:textId="77777777" w:rsidR="00D30437" w:rsidRPr="007C07AD" w:rsidRDefault="00D30437" w:rsidP="00407908">
            <w:pPr>
              <w:rPr>
                <w:rFonts w:cstheme="minorHAnsi"/>
                <w:color w:val="14143C"/>
              </w:rPr>
            </w:pPr>
            <w:r w:rsidRPr="00B43DF2">
              <w:rPr>
                <w:rFonts w:ascii="Calibri" w:hAnsi="Calibri" w:cs="Calibri"/>
                <w:color w:val="000000"/>
              </w:rPr>
              <w:t>Eksterne</w:t>
            </w:r>
          </w:p>
        </w:tc>
        <w:tc>
          <w:tcPr>
            <w:tcW w:w="609" w:type="pct"/>
            <w:tcBorders>
              <w:top w:val="nil"/>
              <w:left w:val="nil"/>
              <w:bottom w:val="single" w:sz="4" w:space="0" w:color="14143C"/>
              <w:right w:val="nil"/>
            </w:tcBorders>
            <w:shd w:val="clear" w:color="auto" w:fill="auto"/>
            <w:vAlign w:val="bottom"/>
          </w:tcPr>
          <w:p w14:paraId="1EF30B63" w14:textId="77777777" w:rsidR="00D30437" w:rsidRPr="007C07AD" w:rsidRDefault="00D30437" w:rsidP="00407908">
            <w:pPr>
              <w:jc w:val="center"/>
              <w:rPr>
                <w:color w:val="14143C"/>
              </w:rPr>
            </w:pPr>
            <w:r>
              <w:rPr>
                <w:color w:val="14143C"/>
              </w:rPr>
              <w:t>13</w:t>
            </w:r>
            <w:r w:rsidRPr="0CC58CD8">
              <w:rPr>
                <w:color w:val="14143C"/>
              </w:rPr>
              <w:t>%</w:t>
            </w:r>
          </w:p>
        </w:tc>
        <w:tc>
          <w:tcPr>
            <w:tcW w:w="610" w:type="pct"/>
            <w:tcBorders>
              <w:top w:val="nil"/>
              <w:left w:val="nil"/>
              <w:bottom w:val="single" w:sz="4" w:space="0" w:color="14143C"/>
              <w:right w:val="nil"/>
            </w:tcBorders>
            <w:shd w:val="clear" w:color="auto" w:fill="auto"/>
            <w:vAlign w:val="bottom"/>
          </w:tcPr>
          <w:p w14:paraId="6D0898D9" w14:textId="77777777" w:rsidR="00D30437" w:rsidRPr="007C07AD" w:rsidRDefault="00D30437" w:rsidP="00407908">
            <w:pPr>
              <w:jc w:val="center"/>
              <w:rPr>
                <w:color w:val="14143C"/>
              </w:rPr>
            </w:pPr>
            <w:r>
              <w:rPr>
                <w:color w:val="14143C"/>
              </w:rPr>
              <w:t>23</w:t>
            </w:r>
            <w:r w:rsidRPr="0CC58CD8">
              <w:rPr>
                <w:color w:val="14143C"/>
              </w:rPr>
              <w:t>%</w:t>
            </w:r>
          </w:p>
        </w:tc>
        <w:tc>
          <w:tcPr>
            <w:tcW w:w="609" w:type="pct"/>
            <w:tcBorders>
              <w:top w:val="nil"/>
              <w:left w:val="nil"/>
              <w:bottom w:val="single" w:sz="4" w:space="0" w:color="14143C"/>
              <w:right w:val="nil"/>
            </w:tcBorders>
            <w:shd w:val="clear" w:color="auto" w:fill="auto"/>
            <w:vAlign w:val="bottom"/>
          </w:tcPr>
          <w:p w14:paraId="7DDCAC66" w14:textId="77777777" w:rsidR="00D30437" w:rsidRPr="007C07AD" w:rsidRDefault="00D30437" w:rsidP="00407908">
            <w:pPr>
              <w:jc w:val="center"/>
              <w:rPr>
                <w:rFonts w:cstheme="minorHAnsi"/>
                <w:color w:val="14143C"/>
              </w:rPr>
            </w:pPr>
            <w:r>
              <w:rPr>
                <w:rFonts w:cstheme="minorHAnsi"/>
                <w:color w:val="14143C"/>
              </w:rPr>
              <w:t>-</w:t>
            </w:r>
          </w:p>
        </w:tc>
        <w:tc>
          <w:tcPr>
            <w:tcW w:w="608" w:type="pct"/>
            <w:tcBorders>
              <w:top w:val="nil"/>
              <w:left w:val="nil"/>
              <w:bottom w:val="single" w:sz="4" w:space="0" w:color="14143C"/>
              <w:right w:val="nil"/>
            </w:tcBorders>
          </w:tcPr>
          <w:p w14:paraId="15CEB0BB" w14:textId="77777777" w:rsidR="00D30437" w:rsidRDefault="00D30437" w:rsidP="00407908">
            <w:pPr>
              <w:jc w:val="center"/>
              <w:rPr>
                <w:b/>
                <w:bCs/>
                <w:color w:val="000000" w:themeColor="text1"/>
              </w:rPr>
            </w:pPr>
            <w:r>
              <w:rPr>
                <w:b/>
                <w:bCs/>
                <w:color w:val="000000" w:themeColor="text1"/>
              </w:rPr>
              <w:t>-</w:t>
            </w:r>
          </w:p>
        </w:tc>
        <w:tc>
          <w:tcPr>
            <w:tcW w:w="608" w:type="pct"/>
            <w:tcBorders>
              <w:top w:val="nil"/>
              <w:left w:val="nil"/>
              <w:bottom w:val="single" w:sz="4" w:space="0" w:color="14143C"/>
              <w:right w:val="single" w:sz="4" w:space="0" w:color="14143C"/>
            </w:tcBorders>
            <w:vAlign w:val="bottom"/>
          </w:tcPr>
          <w:p w14:paraId="355EAA29" w14:textId="47AD198C" w:rsidR="00D30437" w:rsidRPr="00590E90" w:rsidRDefault="00D30437" w:rsidP="00407908">
            <w:pPr>
              <w:jc w:val="center"/>
              <w:rPr>
                <w:b/>
                <w:color w:val="000000"/>
              </w:rPr>
            </w:pPr>
            <w:commentRangeStart w:id="472"/>
            <w:commentRangeStart w:id="473"/>
            <w:r>
              <w:rPr>
                <w:b/>
                <w:bCs/>
                <w:color w:val="000000" w:themeColor="text1"/>
              </w:rPr>
              <w:t>20</w:t>
            </w:r>
            <w:r w:rsidRPr="0CC58CD8">
              <w:rPr>
                <w:b/>
                <w:bCs/>
                <w:color w:val="000000" w:themeColor="text1"/>
              </w:rPr>
              <w:t>%</w:t>
            </w:r>
            <w:commentRangeEnd w:id="472"/>
            <w:r>
              <w:rPr>
                <w:rStyle w:val="Kommentarhenvisning"/>
              </w:rPr>
              <w:commentReference w:id="472"/>
            </w:r>
            <w:commentRangeEnd w:id="473"/>
            <w:r w:rsidR="0027149E">
              <w:rPr>
                <w:rStyle w:val="Kommentarhenvisning"/>
              </w:rPr>
              <w:commentReference w:id="473"/>
            </w:r>
          </w:p>
        </w:tc>
      </w:tr>
      <w:tr w:rsidR="00D30437" w:rsidRPr="00B06AA8" w14:paraId="6DA8C14E" w14:textId="77777777" w:rsidTr="00407908">
        <w:trPr>
          <w:trHeight w:val="288"/>
        </w:trPr>
        <w:tc>
          <w:tcPr>
            <w:tcW w:w="1955" w:type="pct"/>
            <w:tcBorders>
              <w:top w:val="nil"/>
              <w:left w:val="single" w:sz="4" w:space="0" w:color="14143C"/>
              <w:bottom w:val="single" w:sz="4" w:space="0" w:color="14143C"/>
              <w:right w:val="nil"/>
            </w:tcBorders>
            <w:shd w:val="clear" w:color="auto" w:fill="auto"/>
            <w:vAlign w:val="bottom"/>
          </w:tcPr>
          <w:p w14:paraId="61513838" w14:textId="77777777" w:rsidR="00D30437" w:rsidRPr="007C07AD" w:rsidRDefault="00D30437" w:rsidP="00407908">
            <w:pPr>
              <w:rPr>
                <w:rFonts w:cstheme="minorHAnsi"/>
                <w:color w:val="14143C"/>
              </w:rPr>
            </w:pPr>
            <w:r w:rsidRPr="00B43DF2">
              <w:rPr>
                <w:rFonts w:ascii="Calibri" w:hAnsi="Calibri" w:cs="Calibri"/>
                <w:color w:val="000000"/>
              </w:rPr>
              <w:t>SKTST</w:t>
            </w:r>
          </w:p>
        </w:tc>
        <w:tc>
          <w:tcPr>
            <w:tcW w:w="609" w:type="pct"/>
            <w:tcBorders>
              <w:top w:val="nil"/>
              <w:left w:val="nil"/>
              <w:bottom w:val="single" w:sz="4" w:space="0" w:color="14143C"/>
              <w:right w:val="nil"/>
            </w:tcBorders>
            <w:shd w:val="clear" w:color="auto" w:fill="auto"/>
            <w:vAlign w:val="bottom"/>
          </w:tcPr>
          <w:p w14:paraId="03E6B4AF" w14:textId="77777777" w:rsidR="00D30437" w:rsidRPr="007C07AD" w:rsidRDefault="00D30437" w:rsidP="00407908">
            <w:pPr>
              <w:jc w:val="center"/>
              <w:rPr>
                <w:rFonts w:cstheme="minorHAnsi"/>
                <w:color w:val="14143C"/>
              </w:rPr>
            </w:pPr>
            <w:r>
              <w:rPr>
                <w:rFonts w:cstheme="minorHAnsi"/>
                <w:color w:val="14143C"/>
              </w:rPr>
              <w:t>24%</w:t>
            </w:r>
          </w:p>
        </w:tc>
        <w:tc>
          <w:tcPr>
            <w:tcW w:w="610" w:type="pct"/>
            <w:tcBorders>
              <w:top w:val="nil"/>
              <w:left w:val="nil"/>
              <w:bottom w:val="single" w:sz="4" w:space="0" w:color="14143C"/>
              <w:right w:val="nil"/>
            </w:tcBorders>
            <w:shd w:val="clear" w:color="auto" w:fill="auto"/>
            <w:vAlign w:val="bottom"/>
          </w:tcPr>
          <w:p w14:paraId="44AE461C" w14:textId="77777777" w:rsidR="00D30437" w:rsidRPr="007C07AD" w:rsidRDefault="00D30437" w:rsidP="00407908">
            <w:pPr>
              <w:jc w:val="center"/>
              <w:rPr>
                <w:color w:val="14143C"/>
              </w:rPr>
            </w:pPr>
            <w:r>
              <w:rPr>
                <w:color w:val="14143C"/>
              </w:rPr>
              <w:t>17</w:t>
            </w:r>
            <w:r w:rsidRPr="0CC58CD8">
              <w:rPr>
                <w:color w:val="14143C"/>
              </w:rPr>
              <w:t>%</w:t>
            </w:r>
          </w:p>
        </w:tc>
        <w:tc>
          <w:tcPr>
            <w:tcW w:w="609" w:type="pct"/>
            <w:tcBorders>
              <w:top w:val="nil"/>
              <w:left w:val="nil"/>
              <w:bottom w:val="single" w:sz="4" w:space="0" w:color="14143C"/>
              <w:right w:val="nil"/>
            </w:tcBorders>
            <w:shd w:val="clear" w:color="auto" w:fill="auto"/>
            <w:vAlign w:val="bottom"/>
          </w:tcPr>
          <w:p w14:paraId="6CC48446" w14:textId="77777777" w:rsidR="00D30437" w:rsidRPr="007C07AD" w:rsidRDefault="00D30437" w:rsidP="00407908">
            <w:pPr>
              <w:jc w:val="center"/>
              <w:rPr>
                <w:rFonts w:cstheme="minorHAnsi"/>
                <w:color w:val="14143C"/>
              </w:rPr>
            </w:pPr>
            <w:r>
              <w:rPr>
                <w:rFonts w:cstheme="minorHAnsi"/>
                <w:color w:val="14143C"/>
              </w:rPr>
              <w:t>-</w:t>
            </w:r>
          </w:p>
        </w:tc>
        <w:tc>
          <w:tcPr>
            <w:tcW w:w="608" w:type="pct"/>
            <w:tcBorders>
              <w:top w:val="nil"/>
              <w:left w:val="nil"/>
              <w:bottom w:val="single" w:sz="4" w:space="0" w:color="14143C"/>
              <w:right w:val="nil"/>
            </w:tcBorders>
          </w:tcPr>
          <w:p w14:paraId="4A13650B" w14:textId="77777777" w:rsidR="00D30437" w:rsidRDefault="00D30437" w:rsidP="00407908">
            <w:pPr>
              <w:jc w:val="center"/>
              <w:rPr>
                <w:b/>
                <w:bCs/>
                <w:color w:val="000000" w:themeColor="text1"/>
              </w:rPr>
            </w:pPr>
            <w:r>
              <w:rPr>
                <w:b/>
                <w:bCs/>
                <w:color w:val="000000" w:themeColor="text1"/>
              </w:rPr>
              <w:t>-</w:t>
            </w:r>
          </w:p>
        </w:tc>
        <w:tc>
          <w:tcPr>
            <w:tcW w:w="608" w:type="pct"/>
            <w:tcBorders>
              <w:top w:val="nil"/>
              <w:left w:val="nil"/>
              <w:bottom w:val="single" w:sz="4" w:space="0" w:color="14143C"/>
              <w:right w:val="single" w:sz="4" w:space="0" w:color="14143C"/>
            </w:tcBorders>
            <w:vAlign w:val="bottom"/>
          </w:tcPr>
          <w:p w14:paraId="65183B53" w14:textId="77777777" w:rsidR="00D30437" w:rsidRPr="00590E90" w:rsidRDefault="00D30437" w:rsidP="00407908">
            <w:pPr>
              <w:jc w:val="center"/>
              <w:rPr>
                <w:b/>
                <w:color w:val="000000"/>
              </w:rPr>
            </w:pPr>
            <w:r w:rsidRPr="0CC58CD8">
              <w:rPr>
                <w:b/>
                <w:bCs/>
                <w:color w:val="000000" w:themeColor="text1"/>
              </w:rPr>
              <w:t>2</w:t>
            </w:r>
            <w:r>
              <w:rPr>
                <w:b/>
                <w:bCs/>
                <w:color w:val="000000" w:themeColor="text1"/>
              </w:rPr>
              <w:t>0</w:t>
            </w:r>
            <w:r w:rsidRPr="0CC58CD8">
              <w:rPr>
                <w:b/>
                <w:color w:val="000000" w:themeColor="text1"/>
              </w:rPr>
              <w:t>%</w:t>
            </w:r>
          </w:p>
        </w:tc>
      </w:tr>
      <w:tr w:rsidR="00D30437" w:rsidRPr="00B06AA8" w14:paraId="71B0D0FB" w14:textId="77777777" w:rsidTr="00407908">
        <w:trPr>
          <w:trHeight w:val="288"/>
        </w:trPr>
        <w:tc>
          <w:tcPr>
            <w:tcW w:w="1955" w:type="pct"/>
            <w:tcBorders>
              <w:top w:val="single" w:sz="4" w:space="0" w:color="14143C"/>
              <w:left w:val="single" w:sz="4" w:space="0" w:color="14143C"/>
              <w:bottom w:val="single" w:sz="4" w:space="0" w:color="auto"/>
              <w:right w:val="nil"/>
            </w:tcBorders>
            <w:shd w:val="clear" w:color="auto" w:fill="auto"/>
            <w:vAlign w:val="bottom"/>
            <w:hideMark/>
          </w:tcPr>
          <w:p w14:paraId="7E0CCB96" w14:textId="77777777" w:rsidR="00D30437" w:rsidRPr="007C07AD" w:rsidRDefault="00D30437" w:rsidP="00407908">
            <w:pPr>
              <w:rPr>
                <w:rFonts w:cstheme="minorHAnsi"/>
                <w:color w:val="14143C"/>
              </w:rPr>
            </w:pPr>
            <w:r w:rsidRPr="00B43DF2">
              <w:rPr>
                <w:rFonts w:ascii="Calibri" w:hAnsi="Calibri" w:cs="Calibri"/>
                <w:color w:val="000000"/>
              </w:rPr>
              <w:t>UFST</w:t>
            </w:r>
          </w:p>
        </w:tc>
        <w:tc>
          <w:tcPr>
            <w:tcW w:w="609" w:type="pct"/>
            <w:tcBorders>
              <w:top w:val="single" w:sz="4" w:space="0" w:color="14143C"/>
              <w:left w:val="nil"/>
              <w:bottom w:val="single" w:sz="4" w:space="0" w:color="auto"/>
              <w:right w:val="nil"/>
            </w:tcBorders>
            <w:shd w:val="clear" w:color="auto" w:fill="auto"/>
            <w:vAlign w:val="bottom"/>
          </w:tcPr>
          <w:p w14:paraId="4BEB3C3E" w14:textId="77777777" w:rsidR="00D30437" w:rsidRPr="007C07AD" w:rsidRDefault="00D30437" w:rsidP="00407908">
            <w:pPr>
              <w:jc w:val="center"/>
              <w:rPr>
                <w:color w:val="14143C"/>
              </w:rPr>
            </w:pPr>
            <w:r>
              <w:rPr>
                <w:color w:val="14143C"/>
              </w:rPr>
              <w:t>63</w:t>
            </w:r>
            <w:r w:rsidRPr="0CC58CD8">
              <w:rPr>
                <w:color w:val="14143C"/>
              </w:rPr>
              <w:t>%</w:t>
            </w:r>
          </w:p>
        </w:tc>
        <w:tc>
          <w:tcPr>
            <w:tcW w:w="610" w:type="pct"/>
            <w:tcBorders>
              <w:top w:val="single" w:sz="4" w:space="0" w:color="14143C"/>
              <w:left w:val="nil"/>
              <w:bottom w:val="single" w:sz="4" w:space="0" w:color="auto"/>
              <w:right w:val="nil"/>
            </w:tcBorders>
            <w:shd w:val="clear" w:color="auto" w:fill="auto"/>
            <w:vAlign w:val="bottom"/>
          </w:tcPr>
          <w:p w14:paraId="1A72EF04" w14:textId="77777777" w:rsidR="00D30437" w:rsidRPr="007C07AD" w:rsidRDefault="00D30437" w:rsidP="00407908">
            <w:pPr>
              <w:jc w:val="center"/>
              <w:rPr>
                <w:color w:val="14143C"/>
              </w:rPr>
            </w:pPr>
            <w:r w:rsidRPr="0CC58CD8">
              <w:rPr>
                <w:color w:val="14143C"/>
              </w:rPr>
              <w:t>6</w:t>
            </w:r>
            <w:r>
              <w:rPr>
                <w:color w:val="14143C"/>
              </w:rPr>
              <w:t>0</w:t>
            </w:r>
            <w:r w:rsidRPr="0CC58CD8">
              <w:rPr>
                <w:color w:val="14143C"/>
              </w:rPr>
              <w:t>%</w:t>
            </w:r>
          </w:p>
        </w:tc>
        <w:tc>
          <w:tcPr>
            <w:tcW w:w="609" w:type="pct"/>
            <w:tcBorders>
              <w:top w:val="single" w:sz="4" w:space="0" w:color="14143C"/>
              <w:left w:val="nil"/>
              <w:bottom w:val="single" w:sz="4" w:space="0" w:color="auto"/>
              <w:right w:val="nil"/>
            </w:tcBorders>
            <w:shd w:val="clear" w:color="auto" w:fill="auto"/>
            <w:vAlign w:val="bottom"/>
          </w:tcPr>
          <w:p w14:paraId="464833C9" w14:textId="77777777" w:rsidR="00D30437" w:rsidRPr="007C07AD" w:rsidRDefault="00D30437" w:rsidP="00407908">
            <w:pPr>
              <w:jc w:val="center"/>
              <w:rPr>
                <w:rFonts w:cstheme="minorHAnsi"/>
                <w:color w:val="14143C"/>
              </w:rPr>
            </w:pPr>
            <w:r>
              <w:rPr>
                <w:rFonts w:cstheme="minorHAnsi"/>
                <w:color w:val="14143C"/>
              </w:rPr>
              <w:t>-</w:t>
            </w:r>
          </w:p>
        </w:tc>
        <w:tc>
          <w:tcPr>
            <w:tcW w:w="608" w:type="pct"/>
            <w:tcBorders>
              <w:top w:val="single" w:sz="4" w:space="0" w:color="14143C"/>
              <w:left w:val="nil"/>
              <w:bottom w:val="single" w:sz="4" w:space="0" w:color="auto"/>
              <w:right w:val="nil"/>
            </w:tcBorders>
          </w:tcPr>
          <w:p w14:paraId="5AF77CDC" w14:textId="77777777" w:rsidR="00D30437" w:rsidRDefault="00D30437" w:rsidP="00407908">
            <w:pPr>
              <w:jc w:val="center"/>
              <w:rPr>
                <w:b/>
                <w:bCs/>
                <w:color w:val="000000" w:themeColor="text1"/>
              </w:rPr>
            </w:pPr>
            <w:r>
              <w:rPr>
                <w:b/>
                <w:bCs/>
                <w:color w:val="000000" w:themeColor="text1"/>
              </w:rPr>
              <w:t>-</w:t>
            </w:r>
          </w:p>
        </w:tc>
        <w:tc>
          <w:tcPr>
            <w:tcW w:w="608" w:type="pct"/>
            <w:tcBorders>
              <w:top w:val="single" w:sz="4" w:space="0" w:color="14143C"/>
              <w:left w:val="nil"/>
              <w:bottom w:val="single" w:sz="4" w:space="0" w:color="auto"/>
              <w:right w:val="single" w:sz="4" w:space="0" w:color="14143C"/>
            </w:tcBorders>
            <w:vAlign w:val="bottom"/>
          </w:tcPr>
          <w:p w14:paraId="637DF1C4" w14:textId="77777777" w:rsidR="00D30437" w:rsidRPr="00590E90" w:rsidRDefault="00D30437" w:rsidP="00407908">
            <w:pPr>
              <w:jc w:val="center"/>
              <w:rPr>
                <w:b/>
                <w:color w:val="000000"/>
              </w:rPr>
            </w:pPr>
            <w:r w:rsidRPr="0CC58CD8">
              <w:rPr>
                <w:b/>
                <w:bCs/>
                <w:color w:val="000000" w:themeColor="text1"/>
              </w:rPr>
              <w:t>6</w:t>
            </w:r>
            <w:r>
              <w:rPr>
                <w:b/>
                <w:bCs/>
                <w:color w:val="000000" w:themeColor="text1"/>
              </w:rPr>
              <w:t>1</w:t>
            </w:r>
            <w:r w:rsidRPr="0CC58CD8">
              <w:rPr>
                <w:b/>
                <w:color w:val="000000" w:themeColor="text1"/>
              </w:rPr>
              <w:t>%</w:t>
            </w:r>
          </w:p>
        </w:tc>
      </w:tr>
      <w:tr w:rsidR="00D30437" w:rsidRPr="00B06AA8" w14:paraId="5897107C" w14:textId="77777777" w:rsidTr="00407908">
        <w:trPr>
          <w:trHeight w:val="288"/>
        </w:trPr>
        <w:tc>
          <w:tcPr>
            <w:tcW w:w="1955" w:type="pct"/>
            <w:tcBorders>
              <w:top w:val="single" w:sz="4" w:space="0" w:color="auto"/>
              <w:left w:val="single" w:sz="4" w:space="0" w:color="14143C"/>
              <w:bottom w:val="single" w:sz="4" w:space="0" w:color="auto"/>
              <w:right w:val="nil"/>
            </w:tcBorders>
            <w:shd w:val="clear" w:color="auto" w:fill="auto"/>
            <w:vAlign w:val="bottom"/>
          </w:tcPr>
          <w:p w14:paraId="274E12CA" w14:textId="77777777" w:rsidR="00D30437" w:rsidRPr="00E410BF" w:rsidRDefault="00D30437" w:rsidP="00407908">
            <w:pPr>
              <w:rPr>
                <w:rFonts w:ascii="Calibri" w:hAnsi="Calibri" w:cs="Calibri"/>
                <w:b/>
                <w:bCs/>
                <w:color w:val="000000"/>
              </w:rPr>
            </w:pPr>
            <w:r w:rsidRPr="10D874E0">
              <w:rPr>
                <w:rFonts w:ascii="Calibri" w:hAnsi="Calibri" w:cs="Calibri"/>
                <w:b/>
                <w:bCs/>
                <w:color w:val="000000" w:themeColor="text1"/>
              </w:rPr>
              <w:t>Gennemførelsesfase scenarie 1*</w:t>
            </w:r>
          </w:p>
        </w:tc>
        <w:tc>
          <w:tcPr>
            <w:tcW w:w="609" w:type="pct"/>
            <w:tcBorders>
              <w:top w:val="single" w:sz="4" w:space="0" w:color="auto"/>
              <w:left w:val="nil"/>
              <w:bottom w:val="single" w:sz="4" w:space="0" w:color="auto"/>
              <w:right w:val="nil"/>
            </w:tcBorders>
            <w:shd w:val="clear" w:color="auto" w:fill="auto"/>
            <w:vAlign w:val="bottom"/>
          </w:tcPr>
          <w:p w14:paraId="79338E8B"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auto"/>
              <w:right w:val="nil"/>
            </w:tcBorders>
            <w:shd w:val="clear" w:color="auto" w:fill="auto"/>
            <w:vAlign w:val="bottom"/>
          </w:tcPr>
          <w:p w14:paraId="49F06F6B" w14:textId="77777777" w:rsidR="00D30437" w:rsidRPr="007C07AD" w:rsidRDefault="00D30437" w:rsidP="00407908">
            <w:pPr>
              <w:jc w:val="center"/>
              <w:rPr>
                <w:rFonts w:cstheme="minorHAnsi"/>
                <w:color w:val="14143C"/>
              </w:rPr>
            </w:pPr>
            <w:r w:rsidRPr="005C422C">
              <w:rPr>
                <w:rFonts w:cstheme="minorHAnsi"/>
                <w:b/>
                <w:bCs/>
                <w:color w:val="14143C"/>
              </w:rPr>
              <w:t>100%</w:t>
            </w:r>
          </w:p>
        </w:tc>
        <w:tc>
          <w:tcPr>
            <w:tcW w:w="609" w:type="pct"/>
            <w:tcBorders>
              <w:top w:val="single" w:sz="4" w:space="0" w:color="auto"/>
              <w:left w:val="nil"/>
              <w:bottom w:val="single" w:sz="4" w:space="0" w:color="auto"/>
              <w:right w:val="nil"/>
            </w:tcBorders>
            <w:shd w:val="clear" w:color="auto" w:fill="auto"/>
            <w:vAlign w:val="bottom"/>
          </w:tcPr>
          <w:p w14:paraId="27EF3EB4" w14:textId="77777777" w:rsidR="00D30437" w:rsidRPr="007C07AD" w:rsidRDefault="00D30437" w:rsidP="00407908">
            <w:pPr>
              <w:jc w:val="center"/>
              <w:rPr>
                <w:rFonts w:cstheme="minorHAnsi"/>
                <w:color w:val="14143C"/>
              </w:rPr>
            </w:pPr>
            <w:r>
              <w:rPr>
                <w:rFonts w:cstheme="minorHAnsi"/>
                <w:b/>
                <w:bCs/>
                <w:color w:val="14143C"/>
              </w:rPr>
              <w:t>100%</w:t>
            </w:r>
          </w:p>
        </w:tc>
        <w:tc>
          <w:tcPr>
            <w:tcW w:w="608" w:type="pct"/>
            <w:tcBorders>
              <w:top w:val="single" w:sz="4" w:space="0" w:color="auto"/>
              <w:left w:val="nil"/>
              <w:bottom w:val="single" w:sz="4" w:space="0" w:color="auto"/>
              <w:right w:val="nil"/>
            </w:tcBorders>
          </w:tcPr>
          <w:p w14:paraId="20454946" w14:textId="77777777" w:rsidR="00D30437" w:rsidRDefault="00D30437" w:rsidP="00407908">
            <w:pPr>
              <w:jc w:val="center"/>
              <w:rPr>
                <w:rFonts w:cstheme="minorHAnsi"/>
                <w:b/>
                <w:bCs/>
                <w:color w:val="000000"/>
              </w:rPr>
            </w:pPr>
            <w:r>
              <w:rPr>
                <w:rFonts w:cstheme="minorHAnsi"/>
                <w:b/>
                <w:bCs/>
                <w:color w:val="000000"/>
              </w:rPr>
              <w:t>-</w:t>
            </w:r>
          </w:p>
        </w:tc>
        <w:tc>
          <w:tcPr>
            <w:tcW w:w="608" w:type="pct"/>
            <w:tcBorders>
              <w:top w:val="single" w:sz="4" w:space="0" w:color="auto"/>
              <w:left w:val="nil"/>
              <w:bottom w:val="single" w:sz="4" w:space="0" w:color="auto"/>
              <w:right w:val="single" w:sz="4" w:space="0" w:color="14143C"/>
            </w:tcBorders>
            <w:vAlign w:val="bottom"/>
          </w:tcPr>
          <w:p w14:paraId="1D18B9A8" w14:textId="77777777" w:rsidR="00D30437" w:rsidRPr="00590E90" w:rsidRDefault="00D30437" w:rsidP="00407908">
            <w:pPr>
              <w:jc w:val="center"/>
              <w:rPr>
                <w:rFonts w:cstheme="minorHAnsi"/>
                <w:b/>
                <w:color w:val="000000"/>
              </w:rPr>
            </w:pPr>
            <w:r>
              <w:rPr>
                <w:rFonts w:cstheme="minorHAnsi"/>
                <w:b/>
                <w:bCs/>
                <w:color w:val="000000"/>
              </w:rPr>
              <w:t>100%</w:t>
            </w:r>
          </w:p>
        </w:tc>
      </w:tr>
      <w:tr w:rsidR="00D30437" w:rsidRPr="00B06AA8" w14:paraId="2BDDCD3A" w14:textId="77777777" w:rsidTr="00407908">
        <w:trPr>
          <w:trHeight w:val="288"/>
        </w:trPr>
        <w:tc>
          <w:tcPr>
            <w:tcW w:w="1955" w:type="pct"/>
            <w:tcBorders>
              <w:top w:val="single" w:sz="4" w:space="0" w:color="auto"/>
              <w:left w:val="single" w:sz="4" w:space="0" w:color="14143C"/>
              <w:bottom w:val="single" w:sz="4" w:space="0" w:color="auto"/>
              <w:right w:val="nil"/>
            </w:tcBorders>
            <w:shd w:val="clear" w:color="auto" w:fill="auto"/>
            <w:vAlign w:val="bottom"/>
          </w:tcPr>
          <w:p w14:paraId="36605690" w14:textId="77777777" w:rsidR="00D30437" w:rsidRPr="00E410BF" w:rsidRDefault="00D30437" w:rsidP="00407908">
            <w:pPr>
              <w:rPr>
                <w:rFonts w:ascii="Calibri" w:hAnsi="Calibri" w:cs="Calibri"/>
                <w:b/>
                <w:bCs/>
                <w:color w:val="000000"/>
              </w:rPr>
            </w:pPr>
            <w:r w:rsidRPr="00B43DF2">
              <w:rPr>
                <w:rFonts w:ascii="Calibri" w:hAnsi="Calibri" w:cs="Calibri"/>
                <w:color w:val="000000"/>
              </w:rPr>
              <w:t>Eksterne</w:t>
            </w:r>
          </w:p>
        </w:tc>
        <w:tc>
          <w:tcPr>
            <w:tcW w:w="609" w:type="pct"/>
            <w:tcBorders>
              <w:top w:val="single" w:sz="4" w:space="0" w:color="auto"/>
              <w:left w:val="nil"/>
              <w:bottom w:val="single" w:sz="4" w:space="0" w:color="auto"/>
              <w:right w:val="nil"/>
            </w:tcBorders>
            <w:shd w:val="clear" w:color="auto" w:fill="auto"/>
            <w:vAlign w:val="bottom"/>
          </w:tcPr>
          <w:p w14:paraId="28E5B345"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auto"/>
              <w:right w:val="nil"/>
            </w:tcBorders>
            <w:shd w:val="clear" w:color="auto" w:fill="auto"/>
            <w:vAlign w:val="bottom"/>
          </w:tcPr>
          <w:p w14:paraId="0F1B398F" w14:textId="77777777" w:rsidR="00D30437" w:rsidRPr="007C07AD" w:rsidRDefault="00D30437" w:rsidP="00407908">
            <w:pPr>
              <w:jc w:val="center"/>
              <w:rPr>
                <w:color w:val="14143C"/>
              </w:rPr>
            </w:pPr>
            <w:r>
              <w:rPr>
                <w:color w:val="14143C"/>
              </w:rPr>
              <w:t>52</w:t>
            </w:r>
            <w:r w:rsidRPr="42FE7F45">
              <w:rPr>
                <w:color w:val="14143C"/>
              </w:rPr>
              <w:t>%</w:t>
            </w:r>
          </w:p>
        </w:tc>
        <w:tc>
          <w:tcPr>
            <w:tcW w:w="609" w:type="pct"/>
            <w:tcBorders>
              <w:top w:val="single" w:sz="4" w:space="0" w:color="auto"/>
              <w:left w:val="nil"/>
              <w:bottom w:val="single" w:sz="4" w:space="0" w:color="auto"/>
              <w:right w:val="nil"/>
            </w:tcBorders>
            <w:shd w:val="clear" w:color="auto" w:fill="auto"/>
            <w:vAlign w:val="bottom"/>
          </w:tcPr>
          <w:p w14:paraId="227BCE1C" w14:textId="77777777" w:rsidR="00D30437" w:rsidRPr="007C07AD" w:rsidRDefault="00D30437" w:rsidP="00407908">
            <w:pPr>
              <w:jc w:val="center"/>
              <w:rPr>
                <w:color w:val="14143C"/>
              </w:rPr>
            </w:pPr>
            <w:r>
              <w:rPr>
                <w:color w:val="14143C"/>
              </w:rPr>
              <w:t>32</w:t>
            </w:r>
            <w:r w:rsidRPr="42FE7F45">
              <w:rPr>
                <w:color w:val="14143C"/>
              </w:rPr>
              <w:t>%</w:t>
            </w:r>
          </w:p>
        </w:tc>
        <w:tc>
          <w:tcPr>
            <w:tcW w:w="608" w:type="pct"/>
            <w:tcBorders>
              <w:top w:val="single" w:sz="4" w:space="0" w:color="auto"/>
              <w:left w:val="nil"/>
              <w:bottom w:val="single" w:sz="4" w:space="0" w:color="auto"/>
              <w:right w:val="nil"/>
            </w:tcBorders>
          </w:tcPr>
          <w:p w14:paraId="029ED3A1" w14:textId="77777777" w:rsidR="00D30437" w:rsidRDefault="00D30437" w:rsidP="00407908">
            <w:pPr>
              <w:jc w:val="center"/>
              <w:rPr>
                <w:b/>
                <w:bCs/>
                <w:color w:val="000000" w:themeColor="text1"/>
              </w:rPr>
            </w:pPr>
            <w:r>
              <w:rPr>
                <w:b/>
                <w:bCs/>
                <w:color w:val="000000" w:themeColor="text1"/>
              </w:rPr>
              <w:t>-</w:t>
            </w:r>
          </w:p>
        </w:tc>
        <w:tc>
          <w:tcPr>
            <w:tcW w:w="608" w:type="pct"/>
            <w:tcBorders>
              <w:top w:val="single" w:sz="4" w:space="0" w:color="auto"/>
              <w:left w:val="nil"/>
              <w:bottom w:val="single" w:sz="4" w:space="0" w:color="auto"/>
              <w:right w:val="single" w:sz="4" w:space="0" w:color="14143C"/>
            </w:tcBorders>
            <w:vAlign w:val="bottom"/>
          </w:tcPr>
          <w:p w14:paraId="22297798" w14:textId="77777777" w:rsidR="00D30437" w:rsidRPr="00590E90" w:rsidRDefault="00D30437" w:rsidP="00407908">
            <w:pPr>
              <w:jc w:val="center"/>
              <w:rPr>
                <w:b/>
                <w:color w:val="000000"/>
              </w:rPr>
            </w:pPr>
            <w:r>
              <w:rPr>
                <w:b/>
                <w:bCs/>
                <w:color w:val="000000" w:themeColor="text1"/>
              </w:rPr>
              <w:t>41</w:t>
            </w:r>
            <w:r w:rsidRPr="32BB2B28">
              <w:rPr>
                <w:b/>
                <w:bCs/>
                <w:color w:val="000000" w:themeColor="text1"/>
              </w:rPr>
              <w:t>%</w:t>
            </w:r>
          </w:p>
        </w:tc>
      </w:tr>
      <w:tr w:rsidR="00D30437" w:rsidRPr="00B06AA8" w14:paraId="71931AE3" w14:textId="77777777" w:rsidTr="00407908">
        <w:trPr>
          <w:trHeight w:val="288"/>
        </w:trPr>
        <w:tc>
          <w:tcPr>
            <w:tcW w:w="1955" w:type="pct"/>
            <w:tcBorders>
              <w:top w:val="single" w:sz="4" w:space="0" w:color="auto"/>
              <w:left w:val="single" w:sz="4" w:space="0" w:color="14143C"/>
              <w:bottom w:val="single" w:sz="4" w:space="0" w:color="auto"/>
              <w:right w:val="nil"/>
            </w:tcBorders>
            <w:shd w:val="clear" w:color="auto" w:fill="auto"/>
            <w:vAlign w:val="bottom"/>
          </w:tcPr>
          <w:p w14:paraId="7716EDBA" w14:textId="77777777" w:rsidR="00D30437" w:rsidRPr="00E410BF" w:rsidRDefault="00D30437" w:rsidP="00407908">
            <w:pPr>
              <w:rPr>
                <w:rFonts w:ascii="Calibri" w:hAnsi="Calibri" w:cs="Calibri"/>
                <w:b/>
                <w:bCs/>
                <w:color w:val="000000"/>
              </w:rPr>
            </w:pPr>
            <w:r w:rsidRPr="00B43DF2">
              <w:rPr>
                <w:rFonts w:ascii="Calibri" w:hAnsi="Calibri" w:cs="Calibri"/>
                <w:color w:val="000000"/>
              </w:rPr>
              <w:t>SKTST</w:t>
            </w:r>
          </w:p>
        </w:tc>
        <w:tc>
          <w:tcPr>
            <w:tcW w:w="609" w:type="pct"/>
            <w:tcBorders>
              <w:top w:val="single" w:sz="4" w:space="0" w:color="auto"/>
              <w:left w:val="nil"/>
              <w:bottom w:val="single" w:sz="4" w:space="0" w:color="auto"/>
              <w:right w:val="nil"/>
            </w:tcBorders>
            <w:shd w:val="clear" w:color="auto" w:fill="auto"/>
            <w:vAlign w:val="bottom"/>
          </w:tcPr>
          <w:p w14:paraId="45AAF999"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auto"/>
              <w:right w:val="nil"/>
            </w:tcBorders>
            <w:shd w:val="clear" w:color="auto" w:fill="auto"/>
            <w:vAlign w:val="bottom"/>
          </w:tcPr>
          <w:p w14:paraId="4B363454" w14:textId="77777777" w:rsidR="00D30437" w:rsidRPr="007C07AD" w:rsidRDefault="00D30437" w:rsidP="00407908">
            <w:pPr>
              <w:jc w:val="center"/>
              <w:rPr>
                <w:color w:val="14143C"/>
              </w:rPr>
            </w:pPr>
            <w:r>
              <w:rPr>
                <w:color w:val="14143C"/>
              </w:rPr>
              <w:t>5</w:t>
            </w:r>
            <w:r w:rsidRPr="32BB2B28">
              <w:rPr>
                <w:color w:val="14143C"/>
              </w:rPr>
              <w:t>%</w:t>
            </w:r>
          </w:p>
        </w:tc>
        <w:tc>
          <w:tcPr>
            <w:tcW w:w="609" w:type="pct"/>
            <w:tcBorders>
              <w:top w:val="single" w:sz="4" w:space="0" w:color="auto"/>
              <w:left w:val="nil"/>
              <w:bottom w:val="single" w:sz="4" w:space="0" w:color="auto"/>
              <w:right w:val="nil"/>
            </w:tcBorders>
            <w:shd w:val="clear" w:color="auto" w:fill="auto"/>
            <w:vAlign w:val="bottom"/>
          </w:tcPr>
          <w:p w14:paraId="79825ADF" w14:textId="77777777" w:rsidR="00D30437" w:rsidRPr="007C07AD" w:rsidRDefault="00D30437" w:rsidP="00407908">
            <w:pPr>
              <w:jc w:val="center"/>
              <w:rPr>
                <w:color w:val="14143C"/>
              </w:rPr>
            </w:pPr>
            <w:r>
              <w:rPr>
                <w:color w:val="14143C"/>
              </w:rPr>
              <w:t>8</w:t>
            </w:r>
            <w:r w:rsidRPr="32BB2B28">
              <w:rPr>
                <w:color w:val="14143C"/>
              </w:rPr>
              <w:t>%</w:t>
            </w:r>
          </w:p>
        </w:tc>
        <w:tc>
          <w:tcPr>
            <w:tcW w:w="608" w:type="pct"/>
            <w:tcBorders>
              <w:top w:val="single" w:sz="4" w:space="0" w:color="auto"/>
              <w:left w:val="nil"/>
              <w:bottom w:val="single" w:sz="4" w:space="0" w:color="auto"/>
              <w:right w:val="nil"/>
            </w:tcBorders>
          </w:tcPr>
          <w:p w14:paraId="18E50D7B" w14:textId="77777777" w:rsidR="00D30437" w:rsidRDefault="00D30437" w:rsidP="00407908">
            <w:pPr>
              <w:jc w:val="center"/>
              <w:rPr>
                <w:b/>
                <w:bCs/>
                <w:color w:val="000000" w:themeColor="text1"/>
              </w:rPr>
            </w:pPr>
            <w:r>
              <w:rPr>
                <w:b/>
                <w:bCs/>
                <w:color w:val="000000" w:themeColor="text1"/>
              </w:rPr>
              <w:t>-</w:t>
            </w:r>
          </w:p>
        </w:tc>
        <w:tc>
          <w:tcPr>
            <w:tcW w:w="608" w:type="pct"/>
            <w:tcBorders>
              <w:top w:val="single" w:sz="4" w:space="0" w:color="auto"/>
              <w:left w:val="nil"/>
              <w:bottom w:val="single" w:sz="4" w:space="0" w:color="auto"/>
              <w:right w:val="single" w:sz="4" w:space="0" w:color="14143C"/>
            </w:tcBorders>
            <w:vAlign w:val="bottom"/>
          </w:tcPr>
          <w:p w14:paraId="2642F3E3" w14:textId="77777777" w:rsidR="00D30437" w:rsidRPr="00590E90" w:rsidRDefault="00D30437" w:rsidP="00407908">
            <w:pPr>
              <w:jc w:val="center"/>
              <w:rPr>
                <w:b/>
                <w:color w:val="000000"/>
              </w:rPr>
            </w:pPr>
            <w:r>
              <w:rPr>
                <w:b/>
                <w:bCs/>
                <w:color w:val="000000" w:themeColor="text1"/>
              </w:rPr>
              <w:t>7</w:t>
            </w:r>
            <w:r w:rsidRPr="32BB2B28">
              <w:rPr>
                <w:b/>
                <w:bCs/>
                <w:color w:val="000000" w:themeColor="text1"/>
              </w:rPr>
              <w:t>%</w:t>
            </w:r>
          </w:p>
        </w:tc>
      </w:tr>
      <w:tr w:rsidR="00D30437" w:rsidRPr="00B06AA8" w14:paraId="3F68C467" w14:textId="77777777" w:rsidTr="00407908">
        <w:trPr>
          <w:trHeight w:val="288"/>
        </w:trPr>
        <w:tc>
          <w:tcPr>
            <w:tcW w:w="1955" w:type="pct"/>
            <w:tcBorders>
              <w:top w:val="single" w:sz="4" w:space="0" w:color="auto"/>
              <w:left w:val="single" w:sz="4" w:space="0" w:color="14143C"/>
              <w:bottom w:val="single" w:sz="4" w:space="0" w:color="auto"/>
              <w:right w:val="nil"/>
            </w:tcBorders>
            <w:shd w:val="clear" w:color="auto" w:fill="auto"/>
            <w:vAlign w:val="bottom"/>
          </w:tcPr>
          <w:p w14:paraId="337B64FC" w14:textId="77777777" w:rsidR="00D30437" w:rsidRPr="00E410BF" w:rsidRDefault="00D30437" w:rsidP="00407908">
            <w:pPr>
              <w:rPr>
                <w:rFonts w:ascii="Calibri" w:hAnsi="Calibri" w:cs="Calibri"/>
                <w:b/>
                <w:bCs/>
                <w:color w:val="000000"/>
              </w:rPr>
            </w:pPr>
            <w:r w:rsidRPr="00B43DF2">
              <w:rPr>
                <w:rFonts w:ascii="Calibri" w:hAnsi="Calibri" w:cs="Calibri"/>
                <w:color w:val="000000"/>
              </w:rPr>
              <w:t>UFST</w:t>
            </w:r>
          </w:p>
        </w:tc>
        <w:tc>
          <w:tcPr>
            <w:tcW w:w="609" w:type="pct"/>
            <w:tcBorders>
              <w:top w:val="single" w:sz="4" w:space="0" w:color="auto"/>
              <w:left w:val="nil"/>
              <w:bottom w:val="single" w:sz="4" w:space="0" w:color="auto"/>
              <w:right w:val="nil"/>
            </w:tcBorders>
            <w:shd w:val="clear" w:color="auto" w:fill="auto"/>
            <w:vAlign w:val="bottom"/>
          </w:tcPr>
          <w:p w14:paraId="1FDDEE64"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auto"/>
              <w:right w:val="nil"/>
            </w:tcBorders>
            <w:shd w:val="clear" w:color="auto" w:fill="auto"/>
            <w:vAlign w:val="bottom"/>
          </w:tcPr>
          <w:p w14:paraId="200F39D0" w14:textId="77777777" w:rsidR="00D30437" w:rsidRPr="007C07AD" w:rsidRDefault="00D30437" w:rsidP="00407908">
            <w:pPr>
              <w:jc w:val="center"/>
              <w:rPr>
                <w:color w:val="14143C"/>
              </w:rPr>
            </w:pPr>
            <w:r>
              <w:rPr>
                <w:color w:val="14143C"/>
              </w:rPr>
              <w:t>43</w:t>
            </w:r>
            <w:r w:rsidRPr="42FE7F45">
              <w:rPr>
                <w:color w:val="14143C"/>
              </w:rPr>
              <w:t>%</w:t>
            </w:r>
          </w:p>
        </w:tc>
        <w:tc>
          <w:tcPr>
            <w:tcW w:w="609" w:type="pct"/>
            <w:tcBorders>
              <w:top w:val="single" w:sz="4" w:space="0" w:color="auto"/>
              <w:left w:val="nil"/>
              <w:bottom w:val="single" w:sz="4" w:space="0" w:color="auto"/>
              <w:right w:val="nil"/>
            </w:tcBorders>
            <w:shd w:val="clear" w:color="auto" w:fill="auto"/>
            <w:vAlign w:val="bottom"/>
          </w:tcPr>
          <w:p w14:paraId="03299EFB" w14:textId="77777777" w:rsidR="00D30437" w:rsidRPr="007C07AD" w:rsidRDefault="00D30437" w:rsidP="00407908">
            <w:pPr>
              <w:jc w:val="center"/>
              <w:rPr>
                <w:color w:val="14143C"/>
              </w:rPr>
            </w:pPr>
            <w:r>
              <w:rPr>
                <w:color w:val="14143C"/>
              </w:rPr>
              <w:t>60</w:t>
            </w:r>
            <w:r w:rsidRPr="32BB2B28">
              <w:rPr>
                <w:color w:val="14143C"/>
              </w:rPr>
              <w:t>%</w:t>
            </w:r>
          </w:p>
        </w:tc>
        <w:tc>
          <w:tcPr>
            <w:tcW w:w="608" w:type="pct"/>
            <w:tcBorders>
              <w:top w:val="single" w:sz="4" w:space="0" w:color="auto"/>
              <w:left w:val="nil"/>
              <w:bottom w:val="single" w:sz="4" w:space="0" w:color="auto"/>
              <w:right w:val="nil"/>
            </w:tcBorders>
          </w:tcPr>
          <w:p w14:paraId="6EC4C26C" w14:textId="77777777" w:rsidR="00D30437" w:rsidRDefault="00D30437" w:rsidP="00407908">
            <w:pPr>
              <w:jc w:val="center"/>
              <w:rPr>
                <w:b/>
                <w:bCs/>
                <w:color w:val="000000" w:themeColor="text1"/>
              </w:rPr>
            </w:pPr>
            <w:r>
              <w:rPr>
                <w:b/>
                <w:bCs/>
                <w:color w:val="000000" w:themeColor="text1"/>
              </w:rPr>
              <w:t>-</w:t>
            </w:r>
          </w:p>
        </w:tc>
        <w:tc>
          <w:tcPr>
            <w:tcW w:w="608" w:type="pct"/>
            <w:tcBorders>
              <w:top w:val="single" w:sz="4" w:space="0" w:color="auto"/>
              <w:left w:val="nil"/>
              <w:bottom w:val="single" w:sz="4" w:space="0" w:color="auto"/>
              <w:right w:val="single" w:sz="4" w:space="0" w:color="14143C"/>
            </w:tcBorders>
            <w:vAlign w:val="bottom"/>
          </w:tcPr>
          <w:p w14:paraId="0D638EC5" w14:textId="77777777" w:rsidR="00D30437" w:rsidRPr="00590E90" w:rsidRDefault="00D30437" w:rsidP="00407908">
            <w:pPr>
              <w:jc w:val="center"/>
              <w:rPr>
                <w:b/>
                <w:color w:val="000000"/>
              </w:rPr>
            </w:pPr>
            <w:r>
              <w:rPr>
                <w:b/>
                <w:bCs/>
                <w:color w:val="000000" w:themeColor="text1"/>
              </w:rPr>
              <w:t>52</w:t>
            </w:r>
            <w:r w:rsidRPr="37626912">
              <w:rPr>
                <w:b/>
                <w:bCs/>
                <w:color w:val="000000" w:themeColor="text1"/>
              </w:rPr>
              <w:t>%</w:t>
            </w:r>
          </w:p>
        </w:tc>
      </w:tr>
      <w:tr w:rsidR="00D30437" w:rsidRPr="00B06AA8" w14:paraId="0B3BA33B" w14:textId="77777777" w:rsidTr="00407908">
        <w:trPr>
          <w:trHeight w:val="288"/>
        </w:trPr>
        <w:tc>
          <w:tcPr>
            <w:tcW w:w="1955" w:type="pct"/>
            <w:tcBorders>
              <w:top w:val="single" w:sz="4" w:space="0" w:color="auto"/>
              <w:left w:val="single" w:sz="4" w:space="0" w:color="14143C"/>
              <w:bottom w:val="single" w:sz="4" w:space="0" w:color="auto"/>
              <w:right w:val="nil"/>
            </w:tcBorders>
            <w:shd w:val="clear" w:color="auto" w:fill="auto"/>
            <w:vAlign w:val="bottom"/>
          </w:tcPr>
          <w:p w14:paraId="31437D09" w14:textId="77777777" w:rsidR="00D30437" w:rsidRPr="00B43DF2" w:rsidRDefault="00D30437" w:rsidP="00407908">
            <w:pPr>
              <w:rPr>
                <w:rFonts w:ascii="Calibri" w:hAnsi="Calibri" w:cs="Calibri"/>
                <w:b/>
                <w:bCs/>
                <w:color w:val="000000"/>
              </w:rPr>
            </w:pPr>
            <w:r w:rsidRPr="10D874E0">
              <w:rPr>
                <w:rFonts w:ascii="Calibri" w:hAnsi="Calibri" w:cs="Calibri"/>
                <w:b/>
                <w:bCs/>
                <w:color w:val="000000" w:themeColor="text1"/>
              </w:rPr>
              <w:t>Gennemførelsesfase scenarie 2**</w:t>
            </w:r>
          </w:p>
        </w:tc>
        <w:tc>
          <w:tcPr>
            <w:tcW w:w="609" w:type="pct"/>
            <w:tcBorders>
              <w:top w:val="single" w:sz="4" w:space="0" w:color="auto"/>
              <w:left w:val="nil"/>
              <w:bottom w:val="single" w:sz="4" w:space="0" w:color="auto"/>
              <w:right w:val="nil"/>
            </w:tcBorders>
            <w:shd w:val="clear" w:color="auto" w:fill="auto"/>
            <w:vAlign w:val="bottom"/>
          </w:tcPr>
          <w:p w14:paraId="05207F0A"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auto"/>
              <w:right w:val="nil"/>
            </w:tcBorders>
            <w:shd w:val="clear" w:color="auto" w:fill="auto"/>
            <w:vAlign w:val="bottom"/>
          </w:tcPr>
          <w:p w14:paraId="4AB66206" w14:textId="77777777" w:rsidR="00D30437" w:rsidRPr="00080858" w:rsidRDefault="00D30437" w:rsidP="00407908">
            <w:pPr>
              <w:jc w:val="center"/>
              <w:rPr>
                <w:rFonts w:cstheme="minorHAnsi"/>
                <w:b/>
                <w:color w:val="14143C"/>
              </w:rPr>
            </w:pPr>
            <w:r w:rsidRPr="00080858">
              <w:rPr>
                <w:rFonts w:cstheme="minorHAnsi"/>
                <w:b/>
                <w:bCs/>
                <w:color w:val="14143C"/>
              </w:rPr>
              <w:t>100%</w:t>
            </w:r>
          </w:p>
        </w:tc>
        <w:tc>
          <w:tcPr>
            <w:tcW w:w="609" w:type="pct"/>
            <w:tcBorders>
              <w:top w:val="single" w:sz="4" w:space="0" w:color="auto"/>
              <w:left w:val="nil"/>
              <w:bottom w:val="single" w:sz="4" w:space="0" w:color="auto"/>
              <w:right w:val="nil"/>
            </w:tcBorders>
            <w:shd w:val="clear" w:color="auto" w:fill="auto"/>
            <w:vAlign w:val="bottom"/>
          </w:tcPr>
          <w:p w14:paraId="51DB4D48" w14:textId="77777777" w:rsidR="00D30437" w:rsidRPr="00080858" w:rsidRDefault="00D30437" w:rsidP="00407908">
            <w:pPr>
              <w:jc w:val="center"/>
              <w:rPr>
                <w:rFonts w:cstheme="minorHAnsi"/>
                <w:b/>
                <w:color w:val="14143C"/>
              </w:rPr>
            </w:pPr>
            <w:r w:rsidRPr="00080858">
              <w:rPr>
                <w:rFonts w:cstheme="minorHAnsi"/>
                <w:b/>
                <w:bCs/>
                <w:color w:val="14143C"/>
              </w:rPr>
              <w:t>100%</w:t>
            </w:r>
          </w:p>
        </w:tc>
        <w:tc>
          <w:tcPr>
            <w:tcW w:w="608" w:type="pct"/>
            <w:tcBorders>
              <w:top w:val="single" w:sz="4" w:space="0" w:color="auto"/>
              <w:left w:val="nil"/>
              <w:bottom w:val="single" w:sz="4" w:space="0" w:color="auto"/>
              <w:right w:val="nil"/>
            </w:tcBorders>
          </w:tcPr>
          <w:p w14:paraId="65309979" w14:textId="77777777" w:rsidR="00D30437" w:rsidRDefault="00D30437" w:rsidP="00407908">
            <w:pPr>
              <w:jc w:val="center"/>
              <w:rPr>
                <w:rFonts w:cstheme="minorHAnsi"/>
                <w:b/>
                <w:bCs/>
                <w:color w:val="000000"/>
              </w:rPr>
            </w:pPr>
            <w:r>
              <w:rPr>
                <w:rFonts w:cstheme="minorHAnsi"/>
                <w:b/>
                <w:bCs/>
                <w:color w:val="000000"/>
              </w:rPr>
              <w:t>100%</w:t>
            </w:r>
          </w:p>
        </w:tc>
        <w:tc>
          <w:tcPr>
            <w:tcW w:w="608" w:type="pct"/>
            <w:tcBorders>
              <w:top w:val="single" w:sz="4" w:space="0" w:color="auto"/>
              <w:left w:val="nil"/>
              <w:bottom w:val="single" w:sz="4" w:space="0" w:color="auto"/>
              <w:right w:val="single" w:sz="4" w:space="0" w:color="14143C"/>
            </w:tcBorders>
            <w:vAlign w:val="bottom"/>
          </w:tcPr>
          <w:p w14:paraId="147C9A64" w14:textId="77777777" w:rsidR="00D30437" w:rsidRPr="00590E90" w:rsidRDefault="00D30437" w:rsidP="00407908">
            <w:pPr>
              <w:jc w:val="center"/>
              <w:rPr>
                <w:rFonts w:cstheme="minorHAnsi"/>
                <w:b/>
                <w:color w:val="000000"/>
              </w:rPr>
            </w:pPr>
            <w:r>
              <w:rPr>
                <w:rFonts w:cstheme="minorHAnsi"/>
                <w:b/>
                <w:bCs/>
                <w:color w:val="000000"/>
              </w:rPr>
              <w:t>100%</w:t>
            </w:r>
          </w:p>
        </w:tc>
      </w:tr>
      <w:tr w:rsidR="00D30437" w:rsidRPr="00B06AA8" w14:paraId="23ECDAD8" w14:textId="77777777" w:rsidTr="00407908">
        <w:trPr>
          <w:trHeight w:val="288"/>
        </w:trPr>
        <w:tc>
          <w:tcPr>
            <w:tcW w:w="1955" w:type="pct"/>
            <w:tcBorders>
              <w:top w:val="single" w:sz="4" w:space="0" w:color="auto"/>
              <w:left w:val="single" w:sz="4" w:space="0" w:color="14143C"/>
              <w:bottom w:val="single" w:sz="4" w:space="0" w:color="auto"/>
              <w:right w:val="nil"/>
            </w:tcBorders>
            <w:shd w:val="clear" w:color="auto" w:fill="auto"/>
            <w:vAlign w:val="bottom"/>
          </w:tcPr>
          <w:p w14:paraId="09F1CB0E" w14:textId="77777777" w:rsidR="00D30437" w:rsidRPr="00B43DF2" w:rsidRDefault="00D30437" w:rsidP="00407908">
            <w:pPr>
              <w:rPr>
                <w:rFonts w:ascii="Calibri" w:hAnsi="Calibri" w:cs="Calibri"/>
                <w:color w:val="000000"/>
              </w:rPr>
            </w:pPr>
            <w:r w:rsidRPr="10D874E0">
              <w:rPr>
                <w:rFonts w:ascii="Calibri" w:hAnsi="Calibri" w:cs="Calibri"/>
                <w:color w:val="000000" w:themeColor="text1"/>
              </w:rPr>
              <w:t>Eksterne</w:t>
            </w:r>
          </w:p>
        </w:tc>
        <w:tc>
          <w:tcPr>
            <w:tcW w:w="609" w:type="pct"/>
            <w:tcBorders>
              <w:top w:val="single" w:sz="4" w:space="0" w:color="auto"/>
              <w:left w:val="nil"/>
              <w:bottom w:val="single" w:sz="4" w:space="0" w:color="auto"/>
              <w:right w:val="nil"/>
            </w:tcBorders>
            <w:shd w:val="clear" w:color="auto" w:fill="auto"/>
            <w:vAlign w:val="bottom"/>
          </w:tcPr>
          <w:p w14:paraId="1C07898B"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auto"/>
              <w:right w:val="nil"/>
            </w:tcBorders>
            <w:shd w:val="clear" w:color="auto" w:fill="auto"/>
            <w:vAlign w:val="bottom"/>
          </w:tcPr>
          <w:p w14:paraId="68344879" w14:textId="77777777" w:rsidR="00D30437" w:rsidRPr="007C07AD" w:rsidRDefault="00D30437" w:rsidP="00407908">
            <w:pPr>
              <w:jc w:val="center"/>
              <w:rPr>
                <w:color w:val="14143C"/>
              </w:rPr>
            </w:pPr>
            <w:r>
              <w:rPr>
                <w:color w:val="14143C"/>
              </w:rPr>
              <w:t>48</w:t>
            </w:r>
            <w:r w:rsidRPr="7F8BED46">
              <w:rPr>
                <w:color w:val="14143C"/>
              </w:rPr>
              <w:t>%</w:t>
            </w:r>
          </w:p>
        </w:tc>
        <w:tc>
          <w:tcPr>
            <w:tcW w:w="609" w:type="pct"/>
            <w:tcBorders>
              <w:top w:val="single" w:sz="4" w:space="0" w:color="auto"/>
              <w:left w:val="nil"/>
              <w:bottom w:val="single" w:sz="4" w:space="0" w:color="auto"/>
              <w:right w:val="nil"/>
            </w:tcBorders>
            <w:shd w:val="clear" w:color="auto" w:fill="auto"/>
            <w:vAlign w:val="bottom"/>
          </w:tcPr>
          <w:p w14:paraId="38CD45E4" w14:textId="77777777" w:rsidR="00D30437" w:rsidRPr="007C07AD" w:rsidRDefault="00D30437" w:rsidP="00407908">
            <w:pPr>
              <w:jc w:val="center"/>
              <w:rPr>
                <w:color w:val="14143C"/>
              </w:rPr>
            </w:pPr>
            <w:r>
              <w:rPr>
                <w:color w:val="14143C"/>
              </w:rPr>
              <w:t>50</w:t>
            </w:r>
            <w:r w:rsidRPr="7F8BED46">
              <w:rPr>
                <w:color w:val="14143C"/>
              </w:rPr>
              <w:t>%</w:t>
            </w:r>
          </w:p>
        </w:tc>
        <w:tc>
          <w:tcPr>
            <w:tcW w:w="608" w:type="pct"/>
            <w:tcBorders>
              <w:top w:val="single" w:sz="4" w:space="0" w:color="auto"/>
              <w:left w:val="nil"/>
              <w:bottom w:val="single" w:sz="4" w:space="0" w:color="auto"/>
              <w:right w:val="nil"/>
            </w:tcBorders>
          </w:tcPr>
          <w:p w14:paraId="35FEFFF0" w14:textId="77777777" w:rsidR="00D30437" w:rsidRDefault="00D30437" w:rsidP="00407908">
            <w:pPr>
              <w:jc w:val="center"/>
              <w:rPr>
                <w:b/>
                <w:bCs/>
                <w:color w:val="000000" w:themeColor="text1"/>
              </w:rPr>
            </w:pPr>
            <w:r>
              <w:rPr>
                <w:b/>
                <w:bCs/>
                <w:color w:val="000000" w:themeColor="text1"/>
              </w:rPr>
              <w:t>29%</w:t>
            </w:r>
          </w:p>
        </w:tc>
        <w:tc>
          <w:tcPr>
            <w:tcW w:w="608" w:type="pct"/>
            <w:tcBorders>
              <w:top w:val="single" w:sz="4" w:space="0" w:color="auto"/>
              <w:left w:val="nil"/>
              <w:bottom w:val="single" w:sz="4" w:space="0" w:color="auto"/>
              <w:right w:val="single" w:sz="4" w:space="0" w:color="14143C"/>
            </w:tcBorders>
            <w:vAlign w:val="bottom"/>
          </w:tcPr>
          <w:p w14:paraId="12AD784D" w14:textId="77777777" w:rsidR="00D30437" w:rsidRPr="00590E90" w:rsidRDefault="00D30437" w:rsidP="00407908">
            <w:pPr>
              <w:jc w:val="center"/>
              <w:rPr>
                <w:b/>
                <w:bCs/>
                <w:color w:val="000000"/>
              </w:rPr>
            </w:pPr>
            <w:r>
              <w:rPr>
                <w:b/>
                <w:bCs/>
                <w:color w:val="000000" w:themeColor="text1"/>
              </w:rPr>
              <w:t>49</w:t>
            </w:r>
            <w:r w:rsidRPr="7F8BED46">
              <w:rPr>
                <w:b/>
                <w:bCs/>
                <w:color w:val="000000" w:themeColor="text1"/>
              </w:rPr>
              <w:t>%</w:t>
            </w:r>
          </w:p>
        </w:tc>
      </w:tr>
      <w:tr w:rsidR="00D30437" w:rsidRPr="00B06AA8" w14:paraId="2324CF4E" w14:textId="77777777" w:rsidTr="00407908">
        <w:trPr>
          <w:trHeight w:val="288"/>
        </w:trPr>
        <w:tc>
          <w:tcPr>
            <w:tcW w:w="1955" w:type="pct"/>
            <w:tcBorders>
              <w:top w:val="single" w:sz="4" w:space="0" w:color="auto"/>
              <w:left w:val="single" w:sz="4" w:space="0" w:color="14143C"/>
              <w:bottom w:val="single" w:sz="4" w:space="0" w:color="auto"/>
              <w:right w:val="nil"/>
            </w:tcBorders>
            <w:shd w:val="clear" w:color="auto" w:fill="auto"/>
            <w:vAlign w:val="bottom"/>
          </w:tcPr>
          <w:p w14:paraId="50946523" w14:textId="77777777" w:rsidR="00D30437" w:rsidRPr="00B43DF2" w:rsidRDefault="00D30437" w:rsidP="00407908">
            <w:pPr>
              <w:rPr>
                <w:rFonts w:ascii="Calibri" w:hAnsi="Calibri" w:cs="Calibri"/>
                <w:color w:val="000000"/>
              </w:rPr>
            </w:pPr>
            <w:r w:rsidRPr="00B43DF2">
              <w:rPr>
                <w:rFonts w:ascii="Calibri" w:hAnsi="Calibri" w:cs="Calibri"/>
                <w:color w:val="000000"/>
              </w:rPr>
              <w:t>SKTST</w:t>
            </w:r>
          </w:p>
        </w:tc>
        <w:tc>
          <w:tcPr>
            <w:tcW w:w="609" w:type="pct"/>
            <w:tcBorders>
              <w:top w:val="single" w:sz="4" w:space="0" w:color="auto"/>
              <w:left w:val="nil"/>
              <w:bottom w:val="single" w:sz="4" w:space="0" w:color="auto"/>
              <w:right w:val="nil"/>
            </w:tcBorders>
            <w:shd w:val="clear" w:color="auto" w:fill="auto"/>
            <w:vAlign w:val="bottom"/>
          </w:tcPr>
          <w:p w14:paraId="67F8D34B"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auto"/>
              <w:right w:val="nil"/>
            </w:tcBorders>
            <w:shd w:val="clear" w:color="auto" w:fill="auto"/>
            <w:vAlign w:val="bottom"/>
          </w:tcPr>
          <w:p w14:paraId="4FCECD72" w14:textId="77777777" w:rsidR="00D30437" w:rsidRPr="007C07AD" w:rsidRDefault="00D30437" w:rsidP="00407908">
            <w:pPr>
              <w:jc w:val="center"/>
              <w:rPr>
                <w:color w:val="14143C"/>
              </w:rPr>
            </w:pPr>
            <w:r>
              <w:rPr>
                <w:color w:val="14143C"/>
              </w:rPr>
              <w:t>5</w:t>
            </w:r>
            <w:r w:rsidRPr="7F8BED46">
              <w:rPr>
                <w:color w:val="14143C"/>
              </w:rPr>
              <w:t>%</w:t>
            </w:r>
          </w:p>
        </w:tc>
        <w:tc>
          <w:tcPr>
            <w:tcW w:w="609" w:type="pct"/>
            <w:tcBorders>
              <w:top w:val="single" w:sz="4" w:space="0" w:color="auto"/>
              <w:left w:val="nil"/>
              <w:bottom w:val="single" w:sz="4" w:space="0" w:color="auto"/>
              <w:right w:val="nil"/>
            </w:tcBorders>
            <w:shd w:val="clear" w:color="auto" w:fill="auto"/>
            <w:vAlign w:val="bottom"/>
          </w:tcPr>
          <w:p w14:paraId="4BAC6927" w14:textId="77777777" w:rsidR="00D30437" w:rsidRPr="007C07AD" w:rsidRDefault="00D30437" w:rsidP="00407908">
            <w:pPr>
              <w:jc w:val="center"/>
              <w:rPr>
                <w:color w:val="14143C"/>
              </w:rPr>
            </w:pPr>
            <w:r>
              <w:rPr>
                <w:color w:val="14143C"/>
              </w:rPr>
              <w:t>6</w:t>
            </w:r>
            <w:r w:rsidRPr="7F8BED46">
              <w:rPr>
                <w:color w:val="14143C"/>
              </w:rPr>
              <w:t>%</w:t>
            </w:r>
          </w:p>
        </w:tc>
        <w:tc>
          <w:tcPr>
            <w:tcW w:w="608" w:type="pct"/>
            <w:tcBorders>
              <w:top w:val="single" w:sz="4" w:space="0" w:color="auto"/>
              <w:left w:val="nil"/>
              <w:bottom w:val="single" w:sz="4" w:space="0" w:color="auto"/>
              <w:right w:val="nil"/>
            </w:tcBorders>
          </w:tcPr>
          <w:p w14:paraId="304AD5BC" w14:textId="77777777" w:rsidR="00D30437" w:rsidRDefault="00D30437" w:rsidP="00407908">
            <w:pPr>
              <w:jc w:val="center"/>
              <w:rPr>
                <w:b/>
                <w:bCs/>
                <w:color w:val="000000" w:themeColor="text1"/>
              </w:rPr>
            </w:pPr>
            <w:r>
              <w:rPr>
                <w:b/>
                <w:bCs/>
                <w:color w:val="000000" w:themeColor="text1"/>
              </w:rPr>
              <w:t>-</w:t>
            </w:r>
          </w:p>
        </w:tc>
        <w:tc>
          <w:tcPr>
            <w:tcW w:w="608" w:type="pct"/>
            <w:tcBorders>
              <w:top w:val="single" w:sz="4" w:space="0" w:color="auto"/>
              <w:left w:val="nil"/>
              <w:bottom w:val="single" w:sz="4" w:space="0" w:color="auto"/>
              <w:right w:val="single" w:sz="4" w:space="0" w:color="14143C"/>
            </w:tcBorders>
            <w:vAlign w:val="bottom"/>
          </w:tcPr>
          <w:p w14:paraId="41F65B99" w14:textId="77777777" w:rsidR="00D30437" w:rsidRPr="00590E90" w:rsidRDefault="00D30437" w:rsidP="00407908">
            <w:pPr>
              <w:jc w:val="center"/>
              <w:rPr>
                <w:b/>
                <w:bCs/>
                <w:color w:val="000000"/>
              </w:rPr>
            </w:pPr>
            <w:r>
              <w:rPr>
                <w:b/>
                <w:bCs/>
                <w:color w:val="000000" w:themeColor="text1"/>
              </w:rPr>
              <w:t>5</w:t>
            </w:r>
            <w:r w:rsidRPr="7F8BED46">
              <w:rPr>
                <w:b/>
                <w:bCs/>
                <w:color w:val="000000" w:themeColor="text1"/>
              </w:rPr>
              <w:t>%</w:t>
            </w:r>
          </w:p>
        </w:tc>
      </w:tr>
      <w:tr w:rsidR="00D30437" w:rsidRPr="00B06AA8" w14:paraId="414FEC92" w14:textId="77777777" w:rsidTr="00407908">
        <w:trPr>
          <w:trHeight w:val="288"/>
        </w:trPr>
        <w:tc>
          <w:tcPr>
            <w:tcW w:w="1955" w:type="pct"/>
            <w:tcBorders>
              <w:top w:val="single" w:sz="4" w:space="0" w:color="auto"/>
              <w:left w:val="single" w:sz="4" w:space="0" w:color="14143C"/>
              <w:bottom w:val="single" w:sz="4" w:space="0" w:color="14143C"/>
              <w:right w:val="nil"/>
            </w:tcBorders>
            <w:shd w:val="clear" w:color="auto" w:fill="auto"/>
            <w:vAlign w:val="bottom"/>
          </w:tcPr>
          <w:p w14:paraId="5631AB31" w14:textId="77777777" w:rsidR="00D30437" w:rsidRPr="00B43DF2" w:rsidRDefault="00D30437" w:rsidP="00407908">
            <w:pPr>
              <w:rPr>
                <w:rFonts w:ascii="Calibri" w:hAnsi="Calibri" w:cs="Calibri"/>
                <w:color w:val="000000"/>
              </w:rPr>
            </w:pPr>
            <w:r w:rsidRPr="00B43DF2">
              <w:rPr>
                <w:rFonts w:ascii="Calibri" w:hAnsi="Calibri" w:cs="Calibri"/>
                <w:color w:val="000000"/>
              </w:rPr>
              <w:t>UFST</w:t>
            </w:r>
          </w:p>
        </w:tc>
        <w:tc>
          <w:tcPr>
            <w:tcW w:w="609" w:type="pct"/>
            <w:tcBorders>
              <w:top w:val="single" w:sz="4" w:space="0" w:color="auto"/>
              <w:left w:val="nil"/>
              <w:bottom w:val="single" w:sz="4" w:space="0" w:color="14143C"/>
              <w:right w:val="nil"/>
            </w:tcBorders>
            <w:shd w:val="clear" w:color="auto" w:fill="auto"/>
            <w:vAlign w:val="bottom"/>
          </w:tcPr>
          <w:p w14:paraId="4A81580F" w14:textId="77777777" w:rsidR="00D30437" w:rsidRPr="007C07AD" w:rsidRDefault="00D30437" w:rsidP="00407908">
            <w:pPr>
              <w:jc w:val="center"/>
              <w:rPr>
                <w:rFonts w:cstheme="minorHAnsi"/>
                <w:color w:val="14143C"/>
              </w:rPr>
            </w:pPr>
            <w:r>
              <w:rPr>
                <w:rFonts w:cstheme="minorHAnsi"/>
                <w:color w:val="14143C"/>
              </w:rPr>
              <w:t>-</w:t>
            </w:r>
          </w:p>
        </w:tc>
        <w:tc>
          <w:tcPr>
            <w:tcW w:w="610" w:type="pct"/>
            <w:tcBorders>
              <w:top w:val="single" w:sz="4" w:space="0" w:color="auto"/>
              <w:left w:val="nil"/>
              <w:bottom w:val="single" w:sz="4" w:space="0" w:color="14143C"/>
              <w:right w:val="nil"/>
            </w:tcBorders>
            <w:shd w:val="clear" w:color="auto" w:fill="auto"/>
            <w:vAlign w:val="bottom"/>
          </w:tcPr>
          <w:p w14:paraId="5F1C0872" w14:textId="77777777" w:rsidR="00D30437" w:rsidRPr="007C07AD" w:rsidRDefault="00D30437" w:rsidP="00407908">
            <w:pPr>
              <w:jc w:val="center"/>
              <w:rPr>
                <w:color w:val="14143C"/>
              </w:rPr>
            </w:pPr>
            <w:r>
              <w:rPr>
                <w:color w:val="14143C"/>
              </w:rPr>
              <w:t>47</w:t>
            </w:r>
            <w:r w:rsidRPr="7F8BED46">
              <w:rPr>
                <w:color w:val="14143C"/>
              </w:rPr>
              <w:t>%</w:t>
            </w:r>
          </w:p>
        </w:tc>
        <w:tc>
          <w:tcPr>
            <w:tcW w:w="609" w:type="pct"/>
            <w:tcBorders>
              <w:top w:val="single" w:sz="4" w:space="0" w:color="auto"/>
              <w:left w:val="nil"/>
              <w:bottom w:val="single" w:sz="4" w:space="0" w:color="14143C"/>
              <w:right w:val="nil"/>
            </w:tcBorders>
            <w:shd w:val="clear" w:color="auto" w:fill="auto"/>
            <w:vAlign w:val="bottom"/>
          </w:tcPr>
          <w:p w14:paraId="517CE4D0" w14:textId="77777777" w:rsidR="00D30437" w:rsidRPr="007C07AD" w:rsidRDefault="00D30437" w:rsidP="00407908">
            <w:pPr>
              <w:jc w:val="center"/>
              <w:rPr>
                <w:color w:val="14143C"/>
              </w:rPr>
            </w:pPr>
            <w:r>
              <w:rPr>
                <w:color w:val="14143C"/>
              </w:rPr>
              <w:t>44</w:t>
            </w:r>
            <w:r w:rsidRPr="7F8BED46">
              <w:rPr>
                <w:color w:val="14143C"/>
              </w:rPr>
              <w:t>%</w:t>
            </w:r>
          </w:p>
        </w:tc>
        <w:tc>
          <w:tcPr>
            <w:tcW w:w="608" w:type="pct"/>
            <w:tcBorders>
              <w:top w:val="single" w:sz="4" w:space="0" w:color="auto"/>
              <w:left w:val="nil"/>
              <w:bottom w:val="single" w:sz="4" w:space="0" w:color="14143C"/>
              <w:right w:val="nil"/>
            </w:tcBorders>
          </w:tcPr>
          <w:p w14:paraId="3F62F2E1" w14:textId="77777777" w:rsidR="00D30437" w:rsidRDefault="00D30437" w:rsidP="00407908">
            <w:pPr>
              <w:jc w:val="center"/>
              <w:rPr>
                <w:b/>
                <w:bCs/>
                <w:color w:val="000000" w:themeColor="text1"/>
              </w:rPr>
            </w:pPr>
            <w:r>
              <w:rPr>
                <w:b/>
                <w:bCs/>
                <w:color w:val="000000" w:themeColor="text1"/>
              </w:rPr>
              <w:t>71%</w:t>
            </w:r>
          </w:p>
        </w:tc>
        <w:tc>
          <w:tcPr>
            <w:tcW w:w="608" w:type="pct"/>
            <w:tcBorders>
              <w:top w:val="single" w:sz="4" w:space="0" w:color="auto"/>
              <w:left w:val="nil"/>
              <w:bottom w:val="single" w:sz="4" w:space="0" w:color="14143C"/>
              <w:right w:val="single" w:sz="4" w:space="0" w:color="14143C"/>
            </w:tcBorders>
            <w:vAlign w:val="bottom"/>
          </w:tcPr>
          <w:p w14:paraId="520C6A1E" w14:textId="77777777" w:rsidR="00D30437" w:rsidRPr="00590E90" w:rsidRDefault="00D30437" w:rsidP="00407908">
            <w:pPr>
              <w:jc w:val="center"/>
              <w:rPr>
                <w:b/>
                <w:bCs/>
                <w:color w:val="000000"/>
              </w:rPr>
            </w:pPr>
            <w:r>
              <w:rPr>
                <w:b/>
                <w:bCs/>
                <w:color w:val="000000" w:themeColor="text1"/>
              </w:rPr>
              <w:t>45</w:t>
            </w:r>
            <w:r w:rsidRPr="7F8BED46">
              <w:rPr>
                <w:b/>
                <w:bCs/>
                <w:color w:val="000000" w:themeColor="text1"/>
              </w:rPr>
              <w:t>%</w:t>
            </w:r>
          </w:p>
        </w:tc>
      </w:tr>
    </w:tbl>
    <w:p w14:paraId="3233778E" w14:textId="77777777" w:rsidR="00D30437" w:rsidRDefault="00D30437" w:rsidP="00D30437">
      <w:pPr>
        <w:pStyle w:val="Brdtekst"/>
        <w:rPr>
          <w:sz w:val="18"/>
          <w:szCs w:val="18"/>
        </w:rPr>
      </w:pPr>
      <w:r w:rsidRPr="10D874E0">
        <w:rPr>
          <w:sz w:val="18"/>
          <w:szCs w:val="18"/>
        </w:rPr>
        <w:t xml:space="preserve">Anm: *Sourcingsnittet for udvikling af løsningen for scenarie 1 er </w:t>
      </w:r>
      <w:r>
        <w:rPr>
          <w:sz w:val="18"/>
          <w:szCs w:val="18"/>
        </w:rPr>
        <w:t>77</w:t>
      </w:r>
      <w:r w:rsidRPr="10D874E0">
        <w:rPr>
          <w:sz w:val="18"/>
          <w:szCs w:val="18"/>
        </w:rPr>
        <w:t xml:space="preserve">% eksterne og </w:t>
      </w:r>
      <w:r>
        <w:rPr>
          <w:sz w:val="18"/>
          <w:szCs w:val="18"/>
        </w:rPr>
        <w:t>23</w:t>
      </w:r>
      <w:r w:rsidRPr="10D874E0">
        <w:rPr>
          <w:sz w:val="18"/>
          <w:szCs w:val="18"/>
        </w:rPr>
        <w:t>% interne</w:t>
      </w:r>
      <w:r>
        <w:br/>
      </w:r>
      <w:r w:rsidRPr="10D874E0">
        <w:rPr>
          <w:sz w:val="18"/>
          <w:szCs w:val="18"/>
        </w:rPr>
        <w:t xml:space="preserve">Anm: **Sourcingsnittet for udvikling af løsningen for scenarie 2 er </w:t>
      </w:r>
      <w:r>
        <w:rPr>
          <w:sz w:val="18"/>
          <w:szCs w:val="18"/>
        </w:rPr>
        <w:t>79</w:t>
      </w:r>
      <w:r w:rsidRPr="10D874E0">
        <w:rPr>
          <w:sz w:val="18"/>
          <w:szCs w:val="18"/>
        </w:rPr>
        <w:t xml:space="preserve">% eksterne og </w:t>
      </w:r>
      <w:r>
        <w:rPr>
          <w:sz w:val="18"/>
          <w:szCs w:val="18"/>
        </w:rPr>
        <w:t>21</w:t>
      </w:r>
      <w:r w:rsidRPr="10D874E0">
        <w:rPr>
          <w:sz w:val="18"/>
          <w:szCs w:val="18"/>
        </w:rPr>
        <w:t xml:space="preserve">% interne </w:t>
      </w:r>
    </w:p>
    <w:p w14:paraId="7B7E463E" w14:textId="77777777" w:rsidR="00D30437" w:rsidRPr="00CD22BB" w:rsidRDefault="00D30437" w:rsidP="00D30437">
      <w:pPr>
        <w:pStyle w:val="Brdtekst"/>
      </w:pPr>
      <w:r>
        <w:t>På baggrund af de konkrete roller i estimatet er der taget en individuel stillingtagen til bemandingssammensætningen, hvorfor sourcing-snittet vil variere på tværs af udgiftsposter.</w:t>
      </w:r>
    </w:p>
    <w:p w14:paraId="3659B98D" w14:textId="77777777" w:rsidR="00D30437" w:rsidRPr="002A0CA5" w:rsidRDefault="00D30437" w:rsidP="00D30437">
      <w:pPr>
        <w:pStyle w:val="Brdtekst"/>
      </w:pPr>
      <w:r>
        <w:t xml:space="preserve">Det er en forudsætning for estimatet, at sourcing-snittet ikke ændrer sig væsentligt, da dette vil have </w:t>
      </w:r>
      <w:r w:rsidDel="00AD5F0E">
        <w:t xml:space="preserve">en </w:t>
      </w:r>
      <w:r>
        <w:t>gennemslagskraft på projektets økonomiske rammer.</w:t>
      </w:r>
    </w:p>
    <w:p w14:paraId="2B3027F9" w14:textId="5C4773B5" w:rsidR="00D30437" w:rsidRDefault="00D30437" w:rsidP="00D30437">
      <w:pPr>
        <w:pStyle w:val="Overskrift4"/>
        <w:numPr>
          <w:ilvl w:val="3"/>
          <w:numId w:val="0"/>
        </w:numPr>
        <w:rPr>
          <w:b w:val="0"/>
          <w:bCs/>
        </w:rPr>
      </w:pPr>
      <w:r>
        <w:t xml:space="preserve">Forudsætning 6: Risikopulje </w:t>
      </w:r>
      <w:r>
        <w:br/>
      </w:r>
      <w:r w:rsidR="0047545F">
        <w:rPr>
          <w:rFonts w:asciiTheme="minorHAnsi" w:eastAsiaTheme="minorEastAsia" w:hAnsiTheme="minorHAnsi" w:cstheme="minorBidi"/>
          <w:b w:val="0"/>
        </w:rPr>
        <w:t xml:space="preserve">Der </w:t>
      </w:r>
      <w:r w:rsidR="0047545F" w:rsidRPr="00122DB0">
        <w:rPr>
          <w:rFonts w:asciiTheme="minorHAnsi" w:eastAsiaTheme="minorEastAsia" w:hAnsiTheme="minorHAnsi" w:cstheme="minorBidi"/>
          <w:b w:val="0"/>
        </w:rPr>
        <w:t xml:space="preserve">fastsættes en financiel risikopulje til håndtering </w:t>
      </w:r>
      <w:r w:rsidR="0047545F">
        <w:rPr>
          <w:rFonts w:asciiTheme="minorHAnsi" w:eastAsiaTheme="minorEastAsia" w:hAnsiTheme="minorHAnsi" w:cstheme="minorBidi"/>
          <w:b w:val="0"/>
        </w:rPr>
        <w:t>af</w:t>
      </w:r>
      <w:r w:rsidRPr="00122DB0">
        <w:rPr>
          <w:rFonts w:asciiTheme="minorHAnsi" w:eastAsiaTheme="minorEastAsia" w:hAnsiTheme="minorHAnsi" w:cstheme="minorBidi"/>
          <w:b w:val="0"/>
        </w:rPr>
        <w:t xml:space="preserve"> risici i gennemførelsesfasen,  </w:t>
      </w:r>
      <w:r w:rsidR="00817C09">
        <w:rPr>
          <w:rFonts w:asciiTheme="minorHAnsi" w:eastAsiaTheme="minorEastAsia" w:hAnsiTheme="minorHAnsi" w:cstheme="minorBidi"/>
          <w:b w:val="0"/>
        </w:rPr>
        <w:t xml:space="preserve">som det ikke har været muligt at </w:t>
      </w:r>
      <w:r w:rsidR="0047545F">
        <w:rPr>
          <w:rFonts w:asciiTheme="minorHAnsi" w:eastAsiaTheme="minorEastAsia" w:hAnsiTheme="minorHAnsi" w:cstheme="minorBidi"/>
          <w:b w:val="0"/>
        </w:rPr>
        <w:t>er</w:t>
      </w:r>
      <w:r>
        <w:rPr>
          <w:rFonts w:asciiTheme="minorHAnsi" w:eastAsiaTheme="minorEastAsia" w:hAnsiTheme="minorHAnsi" w:cstheme="minorBidi"/>
          <w:b w:val="0"/>
        </w:rPr>
        <w:t xml:space="preserve"> identificere eller kvantificere </w:t>
      </w:r>
      <w:r w:rsidRPr="00122DB0">
        <w:rPr>
          <w:rFonts w:asciiTheme="minorHAnsi" w:eastAsiaTheme="minorEastAsia" w:hAnsiTheme="minorHAnsi" w:cstheme="minorBidi"/>
          <w:b w:val="0"/>
        </w:rPr>
        <w:t>i foranalysefasen.</w:t>
      </w:r>
      <w:r>
        <w:br/>
      </w:r>
      <w:r>
        <w:br/>
      </w:r>
      <w:r w:rsidR="00AB2244">
        <w:rPr>
          <w:b w:val="0"/>
          <w:bCs/>
        </w:rPr>
        <w:t>N</w:t>
      </w:r>
      <w:r>
        <w:rPr>
          <w:b w:val="0"/>
          <w:bCs/>
        </w:rPr>
        <w:t xml:space="preserve">øglepersoner i projektet, herunder projektleder, </w:t>
      </w:r>
      <w:r w:rsidR="00AB2244">
        <w:rPr>
          <w:b w:val="0"/>
          <w:bCs/>
        </w:rPr>
        <w:t>har vurderet</w:t>
      </w:r>
      <w:r>
        <w:rPr>
          <w:b w:val="0"/>
          <w:bCs/>
        </w:rPr>
        <w:t xml:space="preserve"> </w:t>
      </w:r>
      <w:r w:rsidR="00AB2244">
        <w:rPr>
          <w:b w:val="0"/>
          <w:bCs/>
        </w:rPr>
        <w:t>estimaterne for</w:t>
      </w:r>
      <w:r>
        <w:rPr>
          <w:b w:val="0"/>
          <w:bCs/>
        </w:rPr>
        <w:t xml:space="preserve"> de to scenarier ved brug af Center for Estimering og Analyses kategoriseringsmodel</w:t>
      </w:r>
      <w:r w:rsidR="00227DAA">
        <w:rPr>
          <w:b w:val="0"/>
          <w:bCs/>
        </w:rPr>
        <w:t>. Modellen</w:t>
      </w:r>
      <w:r>
        <w:rPr>
          <w:b w:val="0"/>
          <w:bCs/>
        </w:rPr>
        <w:t xml:space="preserve"> er et værktøj til vurdering af estimaters kvalitet på syv overordnede parametre, der alle har en indflydelse på et projektestimat. </w:t>
      </w:r>
    </w:p>
    <w:p w14:paraId="717A3573" w14:textId="1420089B" w:rsidR="00D30437" w:rsidRPr="00AC6D08" w:rsidRDefault="00D30437" w:rsidP="00D30437">
      <w:pPr>
        <w:pStyle w:val="Brdtekst"/>
      </w:pPr>
      <w:r>
        <w:br/>
        <w:t xml:space="preserve">Ud fra de syv parametre er </w:t>
      </w:r>
      <w:r w:rsidR="00AB2244">
        <w:t xml:space="preserve">det </w:t>
      </w:r>
      <w:r>
        <w:t>vurderet hvilke</w:t>
      </w:r>
      <w:r w:rsidR="00DD68DF">
        <w:t>t</w:t>
      </w:r>
      <w:r>
        <w:t xml:space="preserve"> type estimat, </w:t>
      </w:r>
      <w:r w:rsidR="00DD68DF">
        <w:t xml:space="preserve">hhv. </w:t>
      </w:r>
      <w:r>
        <w:t>s</w:t>
      </w:r>
      <w:commentRangeStart w:id="474"/>
      <w:commentRangeStart w:id="475"/>
      <w:commentRangeStart w:id="476"/>
      <w:r>
        <w:t xml:space="preserve">cenarie 1 og 2 kan fastsættes som, </w:t>
      </w:r>
      <w:r w:rsidR="00DD68DF">
        <w:t xml:space="preserve">og </w:t>
      </w:r>
      <w:r>
        <w:t xml:space="preserve">hvor </w:t>
      </w:r>
      <w:r w:rsidR="00DD68DF">
        <w:t>stor</w:t>
      </w:r>
      <w:r>
        <w:t xml:space="preserve"> en midlertidig risikopulje </w:t>
      </w:r>
      <w:r w:rsidR="00DD68DF">
        <w:t>der skal</w:t>
      </w:r>
      <w:r>
        <w:t xml:space="preserve"> tillæg</w:t>
      </w:r>
      <w:r w:rsidR="00DD68DF">
        <w:t>ges</w:t>
      </w:r>
      <w:r>
        <w:t xml:space="preserve"> estimatet for gennemførelsesfasen. For scenarie 1 </w:t>
      </w:r>
      <w:r w:rsidR="00011FDB">
        <w:t>vurderes</w:t>
      </w:r>
      <w:r>
        <w:t xml:space="preserve"> 6 ud af 15 forretningsepics primært </w:t>
      </w:r>
      <w:r w:rsidR="00011FDB">
        <w:t xml:space="preserve">at være </w:t>
      </w:r>
      <w:r>
        <w:t xml:space="preserve">nyudvikling, mens de resterende 9 vurderes primært </w:t>
      </w:r>
      <w:r w:rsidR="00011FDB">
        <w:t xml:space="preserve">at være </w:t>
      </w:r>
      <w:r>
        <w:t>systemtilretning. For scenarie 2 forudsættes det</w:t>
      </w:r>
      <w:r w:rsidR="00C34AB7">
        <w:t>,</w:t>
      </w:r>
      <w:r>
        <w:t xml:space="preserve"> at alt er nyudvikling.</w:t>
      </w:r>
      <w:commentRangeEnd w:id="474"/>
      <w:r>
        <w:rPr>
          <w:rStyle w:val="Kommentarhenvisning"/>
        </w:rPr>
        <w:commentReference w:id="474"/>
      </w:r>
      <w:commentRangeEnd w:id="475"/>
      <w:r>
        <w:rPr>
          <w:rStyle w:val="Kommentarhenvisning"/>
        </w:rPr>
        <w:commentReference w:id="475"/>
      </w:r>
      <w:commentRangeEnd w:id="476"/>
      <w:r>
        <w:rPr>
          <w:rStyle w:val="Kommentarhenvisning"/>
        </w:rPr>
        <w:commentReference w:id="476"/>
      </w:r>
    </w:p>
    <w:p w14:paraId="78616D3E" w14:textId="6BAB0A86" w:rsidR="00D30437" w:rsidRPr="00AC6D08" w:rsidRDefault="00D30437" w:rsidP="00D30437">
      <w:pPr>
        <w:pStyle w:val="Brdtekst"/>
      </w:pPr>
      <w:r>
        <w:t xml:space="preserve">Begge scenarier vurderes at være et type 3 estimat, </w:t>
      </w:r>
      <w:commentRangeStart w:id="477"/>
      <w:commentRangeStart w:id="478"/>
      <w:commentRangeStart w:id="479"/>
      <w:r>
        <w:t>hvorfor</w:t>
      </w:r>
      <w:commentRangeEnd w:id="477"/>
      <w:r>
        <w:rPr>
          <w:rStyle w:val="Kommentarhenvisning"/>
        </w:rPr>
        <w:commentReference w:id="477"/>
      </w:r>
      <w:commentRangeEnd w:id="478"/>
      <w:r>
        <w:rPr>
          <w:rStyle w:val="Kommentarhenvisning"/>
        </w:rPr>
        <w:commentReference w:id="478"/>
      </w:r>
      <w:commentRangeEnd w:id="479"/>
      <w:r>
        <w:rPr>
          <w:rStyle w:val="Kommentarhenvisning"/>
        </w:rPr>
        <w:commentReference w:id="479"/>
      </w:r>
      <w:r>
        <w:t xml:space="preserve"> der er tillagt en risikopulje på 50% på de dele, der vurderes at være primært nyudvikling, mens der er tillagt 25% på de dele, d</w:t>
      </w:r>
      <w:r w:rsidR="00EC6C39">
        <w:t>e</w:t>
      </w:r>
      <w:r>
        <w:t>r vurderes at være primært systemtilretning. Konkret betyder det, at der er tillagt en risikopulje på 37% på scenarie 1, mens der for scenarie 2 tillagt en risikopulje svarende til 50%.</w:t>
      </w:r>
    </w:p>
    <w:p w14:paraId="4CA8D617" w14:textId="77777777" w:rsidR="00D30437" w:rsidRPr="00AC6D08" w:rsidRDefault="00D30437" w:rsidP="00D30437">
      <w:pPr>
        <w:pStyle w:val="Brdtekst"/>
      </w:pPr>
      <w:r>
        <w:t>Nedenstående tabel 2.7 beskriver typerne i den midlertidige risikopulje.</w:t>
      </w:r>
    </w:p>
    <w:p w14:paraId="0429FFDC" w14:textId="77777777" w:rsidR="00D30437" w:rsidRPr="009633E2" w:rsidRDefault="00D30437" w:rsidP="00D30437">
      <w:pPr>
        <w:pStyle w:val="Billedtekst"/>
      </w:pPr>
      <w:r w:rsidRPr="00AC6D08">
        <w:lastRenderedPageBreak/>
        <w:t>Tabel 2.7</w:t>
      </w:r>
      <w:r w:rsidRPr="00AC6D08">
        <w:rPr>
          <w:noProof/>
        </w:rPr>
        <w:t>: Typer af</w:t>
      </w:r>
      <w:r>
        <w:rPr>
          <w:noProof/>
        </w:rPr>
        <w:t xml:space="preserve"> estimater, nyudvikling</w:t>
      </w:r>
    </w:p>
    <w:tbl>
      <w:tblPr>
        <w:tblW w:w="9631" w:type="dxa"/>
        <w:tblCellMar>
          <w:left w:w="70" w:type="dxa"/>
          <w:right w:w="70" w:type="dxa"/>
        </w:tblCellMar>
        <w:tblLook w:val="0420" w:firstRow="1" w:lastRow="0" w:firstColumn="0" w:lastColumn="0" w:noHBand="0" w:noVBand="1"/>
      </w:tblPr>
      <w:tblGrid>
        <w:gridCol w:w="1048"/>
        <w:gridCol w:w="2861"/>
        <w:gridCol w:w="2861"/>
        <w:gridCol w:w="2861"/>
      </w:tblGrid>
      <w:tr w:rsidR="00D30437" w:rsidRPr="00B06AA8" w14:paraId="30A00C35" w14:textId="77777777" w:rsidTr="00407908">
        <w:trPr>
          <w:trHeight w:val="456"/>
        </w:trPr>
        <w:tc>
          <w:tcPr>
            <w:tcW w:w="1048" w:type="dxa"/>
            <w:tcBorders>
              <w:top w:val="single" w:sz="4" w:space="0" w:color="14143C"/>
              <w:left w:val="single" w:sz="4" w:space="0" w:color="14143C"/>
              <w:bottom w:val="single" w:sz="4" w:space="0" w:color="14143C"/>
              <w:right w:val="nil"/>
            </w:tcBorders>
            <w:shd w:val="clear" w:color="auto" w:fill="14143C"/>
            <w:vAlign w:val="center"/>
            <w:hideMark/>
          </w:tcPr>
          <w:p w14:paraId="5A4943AE" w14:textId="77777777" w:rsidR="00D30437" w:rsidRPr="009633E2" w:rsidRDefault="00D30437" w:rsidP="00407908">
            <w:pPr>
              <w:jc w:val="center"/>
              <w:rPr>
                <w:b/>
              </w:rPr>
            </w:pPr>
            <w:r w:rsidRPr="668B0B68">
              <w:rPr>
                <w:b/>
              </w:rPr>
              <w:t>Type estimat</w:t>
            </w:r>
          </w:p>
        </w:tc>
        <w:tc>
          <w:tcPr>
            <w:tcW w:w="2861" w:type="dxa"/>
            <w:tcBorders>
              <w:top w:val="single" w:sz="4" w:space="0" w:color="14143C"/>
              <w:left w:val="nil"/>
              <w:bottom w:val="single" w:sz="4" w:space="0" w:color="14143C"/>
              <w:right w:val="nil"/>
            </w:tcBorders>
            <w:shd w:val="clear" w:color="auto" w:fill="14143C"/>
            <w:vAlign w:val="center"/>
          </w:tcPr>
          <w:p w14:paraId="47B66338" w14:textId="77777777" w:rsidR="00D30437" w:rsidRDefault="00D30437" w:rsidP="00407908">
            <w:pPr>
              <w:jc w:val="center"/>
              <w:rPr>
                <w:rFonts w:cstheme="minorHAnsi"/>
                <w:b/>
                <w:color w:val="FFFFFF"/>
              </w:rPr>
            </w:pPr>
            <w:r>
              <w:rPr>
                <w:rFonts w:cstheme="minorHAnsi"/>
                <w:b/>
                <w:color w:val="FFFFFF"/>
              </w:rPr>
              <w:t>Beskrivelse af type estimat</w:t>
            </w:r>
          </w:p>
        </w:tc>
        <w:tc>
          <w:tcPr>
            <w:tcW w:w="2861" w:type="dxa"/>
            <w:tcBorders>
              <w:top w:val="single" w:sz="4" w:space="0" w:color="14143C"/>
              <w:left w:val="nil"/>
              <w:bottom w:val="single" w:sz="4" w:space="0" w:color="14143C"/>
              <w:right w:val="single" w:sz="4" w:space="0" w:color="14143C"/>
            </w:tcBorders>
            <w:shd w:val="clear" w:color="auto" w:fill="14143C"/>
            <w:vAlign w:val="center"/>
          </w:tcPr>
          <w:p w14:paraId="3B094298" w14:textId="77777777" w:rsidR="00D30437" w:rsidRPr="007C07AD" w:rsidRDefault="00D30437" w:rsidP="00407908">
            <w:pPr>
              <w:spacing w:line="259" w:lineRule="auto"/>
              <w:jc w:val="center"/>
              <w:rPr>
                <w:b/>
                <w:color w:val="FFFFFF" w:themeColor="background1"/>
              </w:rPr>
            </w:pPr>
            <w:r w:rsidRPr="039F7CF5">
              <w:rPr>
                <w:b/>
                <w:bCs/>
                <w:color w:val="FFFFFF" w:themeColor="background1"/>
              </w:rPr>
              <w:t>Tillæg ved nyudvikling</w:t>
            </w:r>
          </w:p>
        </w:tc>
        <w:tc>
          <w:tcPr>
            <w:tcW w:w="2861" w:type="dxa"/>
            <w:tcBorders>
              <w:top w:val="single" w:sz="4" w:space="0" w:color="14143C"/>
              <w:left w:val="nil"/>
              <w:bottom w:val="single" w:sz="4" w:space="0" w:color="14143C"/>
              <w:right w:val="single" w:sz="4" w:space="0" w:color="14143C"/>
            </w:tcBorders>
            <w:shd w:val="clear" w:color="auto" w:fill="14143C"/>
            <w:vAlign w:val="center"/>
          </w:tcPr>
          <w:p w14:paraId="6D4CA698" w14:textId="77777777" w:rsidR="00D30437" w:rsidRPr="039F7CF5" w:rsidRDefault="00D30437" w:rsidP="00407908">
            <w:pPr>
              <w:spacing w:line="259" w:lineRule="auto"/>
              <w:jc w:val="center"/>
              <w:rPr>
                <w:b/>
                <w:bCs/>
                <w:color w:val="FFFFFF" w:themeColor="background1"/>
              </w:rPr>
            </w:pPr>
            <w:r w:rsidRPr="039F7CF5">
              <w:rPr>
                <w:b/>
                <w:bCs/>
                <w:color w:val="FFFFFF" w:themeColor="background1"/>
              </w:rPr>
              <w:t>Tillæg ved systemtilretning</w:t>
            </w:r>
          </w:p>
        </w:tc>
      </w:tr>
      <w:tr w:rsidR="00D30437" w:rsidRPr="00B06AA8" w14:paraId="2390F480" w14:textId="77777777" w:rsidTr="00407908">
        <w:trPr>
          <w:trHeight w:val="288"/>
        </w:trPr>
        <w:tc>
          <w:tcPr>
            <w:tcW w:w="1048" w:type="dxa"/>
            <w:tcBorders>
              <w:top w:val="nil"/>
              <w:left w:val="single" w:sz="4" w:space="0" w:color="14143C"/>
              <w:bottom w:val="single" w:sz="4" w:space="0" w:color="14143C"/>
              <w:right w:val="nil"/>
            </w:tcBorders>
            <w:shd w:val="clear" w:color="auto" w:fill="auto"/>
            <w:vAlign w:val="bottom"/>
          </w:tcPr>
          <w:p w14:paraId="070111D1" w14:textId="77777777" w:rsidR="00D30437" w:rsidRPr="009633E2" w:rsidRDefault="00D30437" w:rsidP="00407908">
            <w:pPr>
              <w:jc w:val="center"/>
              <w:rPr>
                <w:rFonts w:ascii="Calibri" w:hAnsi="Calibri" w:cs="Calibri"/>
                <w:color w:val="000000"/>
              </w:rPr>
            </w:pPr>
            <w:r w:rsidRPr="009633E2">
              <w:rPr>
                <w:rFonts w:ascii="Calibri" w:hAnsi="Calibri" w:cs="Calibri"/>
                <w:color w:val="000000"/>
              </w:rPr>
              <w:t>Type 1</w:t>
            </w:r>
          </w:p>
        </w:tc>
        <w:tc>
          <w:tcPr>
            <w:tcW w:w="2861" w:type="dxa"/>
            <w:tcBorders>
              <w:top w:val="nil"/>
              <w:left w:val="nil"/>
              <w:bottom w:val="single" w:sz="4" w:space="0" w:color="14143C"/>
              <w:right w:val="nil"/>
            </w:tcBorders>
          </w:tcPr>
          <w:p w14:paraId="4F153A1E" w14:textId="77777777" w:rsidR="00D30437" w:rsidRDefault="00D30437" w:rsidP="00407908">
            <w:pPr>
              <w:jc w:val="center"/>
              <w:rPr>
                <w:rFonts w:cstheme="minorHAnsi"/>
                <w:color w:val="000000"/>
              </w:rPr>
            </w:pPr>
            <w:r>
              <w:rPr>
                <w:rFonts w:cstheme="minorHAnsi"/>
                <w:color w:val="000000"/>
              </w:rPr>
              <w:t>Konsolideret estimat</w:t>
            </w:r>
          </w:p>
        </w:tc>
        <w:tc>
          <w:tcPr>
            <w:tcW w:w="2861" w:type="dxa"/>
            <w:tcBorders>
              <w:top w:val="nil"/>
              <w:left w:val="nil"/>
              <w:bottom w:val="single" w:sz="4" w:space="0" w:color="14143C"/>
              <w:right w:val="single" w:sz="4" w:space="0" w:color="14143C"/>
            </w:tcBorders>
            <w:vAlign w:val="bottom"/>
          </w:tcPr>
          <w:p w14:paraId="7C637DC4" w14:textId="77777777" w:rsidR="00D30437" w:rsidRPr="007C07AD" w:rsidRDefault="00D30437" w:rsidP="00407908">
            <w:pPr>
              <w:jc w:val="center"/>
              <w:rPr>
                <w:rFonts w:cstheme="minorHAnsi"/>
                <w:color w:val="000000"/>
              </w:rPr>
            </w:pPr>
            <w:r>
              <w:rPr>
                <w:rFonts w:cstheme="minorHAnsi"/>
                <w:color w:val="000000"/>
              </w:rPr>
              <w:t>20%</w:t>
            </w:r>
          </w:p>
        </w:tc>
        <w:tc>
          <w:tcPr>
            <w:tcW w:w="2861" w:type="dxa"/>
            <w:tcBorders>
              <w:top w:val="nil"/>
              <w:left w:val="nil"/>
              <w:bottom w:val="single" w:sz="4" w:space="0" w:color="14143C"/>
              <w:right w:val="single" w:sz="4" w:space="0" w:color="14143C"/>
            </w:tcBorders>
            <w:vAlign w:val="bottom"/>
          </w:tcPr>
          <w:p w14:paraId="0FDCC57D" w14:textId="77777777" w:rsidR="00D30437" w:rsidRPr="039F7CF5" w:rsidRDefault="00D30437" w:rsidP="00407908">
            <w:pPr>
              <w:jc w:val="center"/>
              <w:rPr>
                <w:color w:val="000000" w:themeColor="text1"/>
              </w:rPr>
            </w:pPr>
            <w:r w:rsidRPr="039F7CF5">
              <w:rPr>
                <w:color w:val="000000" w:themeColor="text1"/>
              </w:rPr>
              <w:t>10%</w:t>
            </w:r>
          </w:p>
        </w:tc>
      </w:tr>
      <w:tr w:rsidR="00D30437" w:rsidRPr="00B06AA8" w14:paraId="5915D460" w14:textId="77777777" w:rsidTr="00407908">
        <w:trPr>
          <w:trHeight w:val="288"/>
        </w:trPr>
        <w:tc>
          <w:tcPr>
            <w:tcW w:w="1048" w:type="dxa"/>
            <w:tcBorders>
              <w:top w:val="nil"/>
              <w:left w:val="single" w:sz="4" w:space="0" w:color="14143C"/>
              <w:bottom w:val="single" w:sz="4" w:space="0" w:color="14143C"/>
              <w:right w:val="nil"/>
            </w:tcBorders>
            <w:shd w:val="clear" w:color="auto" w:fill="auto"/>
            <w:vAlign w:val="bottom"/>
          </w:tcPr>
          <w:p w14:paraId="0B008CCC" w14:textId="77777777" w:rsidR="00D30437" w:rsidRPr="007C07AD" w:rsidRDefault="00D30437" w:rsidP="00407908">
            <w:pPr>
              <w:jc w:val="center"/>
              <w:rPr>
                <w:rFonts w:cstheme="minorHAnsi"/>
                <w:color w:val="14143C"/>
              </w:rPr>
            </w:pPr>
            <w:r>
              <w:rPr>
                <w:rFonts w:cstheme="minorHAnsi"/>
                <w:color w:val="14143C"/>
              </w:rPr>
              <w:t>Type 2</w:t>
            </w:r>
          </w:p>
        </w:tc>
        <w:tc>
          <w:tcPr>
            <w:tcW w:w="2861" w:type="dxa"/>
            <w:tcBorders>
              <w:top w:val="nil"/>
              <w:left w:val="nil"/>
              <w:bottom w:val="single" w:sz="4" w:space="0" w:color="14143C"/>
              <w:right w:val="nil"/>
            </w:tcBorders>
          </w:tcPr>
          <w:p w14:paraId="2F262DBA" w14:textId="77777777" w:rsidR="00D30437" w:rsidRDefault="00D30437" w:rsidP="00407908">
            <w:pPr>
              <w:jc w:val="center"/>
              <w:rPr>
                <w:rFonts w:cstheme="minorHAnsi"/>
                <w:color w:val="000000"/>
              </w:rPr>
            </w:pPr>
            <w:r>
              <w:rPr>
                <w:rFonts w:cstheme="minorHAnsi"/>
                <w:color w:val="000000"/>
              </w:rPr>
              <w:t>Underbygget estimat</w:t>
            </w:r>
          </w:p>
        </w:tc>
        <w:tc>
          <w:tcPr>
            <w:tcW w:w="2861" w:type="dxa"/>
            <w:tcBorders>
              <w:top w:val="nil"/>
              <w:left w:val="nil"/>
              <w:bottom w:val="single" w:sz="4" w:space="0" w:color="14143C"/>
              <w:right w:val="single" w:sz="4" w:space="0" w:color="14143C"/>
            </w:tcBorders>
            <w:vAlign w:val="bottom"/>
          </w:tcPr>
          <w:p w14:paraId="66B4F436" w14:textId="77777777" w:rsidR="00D30437" w:rsidRPr="007C07AD" w:rsidRDefault="00D30437" w:rsidP="00407908">
            <w:pPr>
              <w:jc w:val="center"/>
              <w:rPr>
                <w:rFonts w:cstheme="minorHAnsi"/>
                <w:color w:val="000000"/>
              </w:rPr>
            </w:pPr>
            <w:r>
              <w:rPr>
                <w:rFonts w:cstheme="minorHAnsi"/>
                <w:color w:val="000000"/>
              </w:rPr>
              <w:t>30%</w:t>
            </w:r>
          </w:p>
        </w:tc>
        <w:tc>
          <w:tcPr>
            <w:tcW w:w="2861" w:type="dxa"/>
            <w:tcBorders>
              <w:top w:val="nil"/>
              <w:left w:val="nil"/>
              <w:bottom w:val="single" w:sz="4" w:space="0" w:color="14143C"/>
              <w:right w:val="single" w:sz="4" w:space="0" w:color="14143C"/>
            </w:tcBorders>
            <w:vAlign w:val="bottom"/>
          </w:tcPr>
          <w:p w14:paraId="4709ABEF" w14:textId="77777777" w:rsidR="00D30437" w:rsidRPr="039F7CF5" w:rsidRDefault="00D30437" w:rsidP="00407908">
            <w:pPr>
              <w:jc w:val="center"/>
              <w:rPr>
                <w:color w:val="000000" w:themeColor="text1"/>
              </w:rPr>
            </w:pPr>
            <w:r w:rsidRPr="039F7CF5">
              <w:rPr>
                <w:color w:val="000000" w:themeColor="text1"/>
              </w:rPr>
              <w:t>15%</w:t>
            </w:r>
          </w:p>
        </w:tc>
      </w:tr>
      <w:tr w:rsidR="00D30437" w:rsidRPr="00B06AA8" w14:paraId="034BDF03" w14:textId="77777777" w:rsidTr="00407908">
        <w:trPr>
          <w:trHeight w:val="288"/>
        </w:trPr>
        <w:tc>
          <w:tcPr>
            <w:tcW w:w="1048" w:type="dxa"/>
            <w:tcBorders>
              <w:top w:val="nil"/>
              <w:left w:val="single" w:sz="4" w:space="0" w:color="14143C"/>
              <w:bottom w:val="single" w:sz="4" w:space="0" w:color="14143C"/>
              <w:right w:val="nil"/>
            </w:tcBorders>
            <w:shd w:val="clear" w:color="auto" w:fill="auto"/>
            <w:vAlign w:val="bottom"/>
          </w:tcPr>
          <w:p w14:paraId="35815DF0" w14:textId="77777777" w:rsidR="00D30437" w:rsidRPr="007C07AD" w:rsidRDefault="00D30437" w:rsidP="00407908">
            <w:pPr>
              <w:jc w:val="center"/>
              <w:rPr>
                <w:rFonts w:cstheme="minorHAnsi"/>
                <w:color w:val="14143C"/>
              </w:rPr>
            </w:pPr>
            <w:r>
              <w:rPr>
                <w:rFonts w:cstheme="minorHAnsi"/>
                <w:color w:val="14143C"/>
              </w:rPr>
              <w:t>Type 3</w:t>
            </w:r>
          </w:p>
        </w:tc>
        <w:tc>
          <w:tcPr>
            <w:tcW w:w="2861" w:type="dxa"/>
            <w:tcBorders>
              <w:top w:val="nil"/>
              <w:left w:val="nil"/>
              <w:bottom w:val="single" w:sz="4" w:space="0" w:color="14143C"/>
              <w:right w:val="nil"/>
            </w:tcBorders>
          </w:tcPr>
          <w:p w14:paraId="3EFD8BB7" w14:textId="77777777" w:rsidR="00D30437" w:rsidRDefault="00D30437" w:rsidP="00407908">
            <w:pPr>
              <w:jc w:val="center"/>
              <w:rPr>
                <w:rFonts w:cstheme="minorHAnsi"/>
                <w:color w:val="000000"/>
              </w:rPr>
            </w:pPr>
            <w:r>
              <w:rPr>
                <w:rFonts w:cstheme="minorHAnsi"/>
                <w:color w:val="000000"/>
              </w:rPr>
              <w:t>Usikkert estimat</w:t>
            </w:r>
          </w:p>
        </w:tc>
        <w:tc>
          <w:tcPr>
            <w:tcW w:w="2861" w:type="dxa"/>
            <w:tcBorders>
              <w:top w:val="nil"/>
              <w:left w:val="nil"/>
              <w:bottom w:val="single" w:sz="4" w:space="0" w:color="14143C"/>
              <w:right w:val="single" w:sz="4" w:space="0" w:color="14143C"/>
            </w:tcBorders>
            <w:vAlign w:val="bottom"/>
          </w:tcPr>
          <w:p w14:paraId="1FE5C8EB" w14:textId="77777777" w:rsidR="00D30437" w:rsidRPr="007C07AD" w:rsidRDefault="00D30437" w:rsidP="00407908">
            <w:pPr>
              <w:jc w:val="center"/>
              <w:rPr>
                <w:rFonts w:cstheme="minorHAnsi"/>
                <w:color w:val="000000"/>
              </w:rPr>
            </w:pPr>
            <w:r>
              <w:rPr>
                <w:rFonts w:cstheme="minorHAnsi"/>
                <w:color w:val="000000"/>
              </w:rPr>
              <w:t>50%</w:t>
            </w:r>
          </w:p>
        </w:tc>
        <w:tc>
          <w:tcPr>
            <w:tcW w:w="2861" w:type="dxa"/>
            <w:tcBorders>
              <w:top w:val="nil"/>
              <w:left w:val="nil"/>
              <w:bottom w:val="single" w:sz="4" w:space="0" w:color="14143C"/>
              <w:right w:val="single" w:sz="4" w:space="0" w:color="14143C"/>
            </w:tcBorders>
            <w:vAlign w:val="bottom"/>
          </w:tcPr>
          <w:p w14:paraId="4D59A641" w14:textId="77777777" w:rsidR="00D30437" w:rsidRPr="039F7CF5" w:rsidRDefault="00D30437" w:rsidP="00407908">
            <w:pPr>
              <w:jc w:val="center"/>
              <w:rPr>
                <w:color w:val="000000" w:themeColor="text1"/>
              </w:rPr>
            </w:pPr>
            <w:r w:rsidRPr="039F7CF5">
              <w:rPr>
                <w:color w:val="000000" w:themeColor="text1"/>
              </w:rPr>
              <w:t>25%</w:t>
            </w:r>
          </w:p>
        </w:tc>
      </w:tr>
      <w:tr w:rsidR="00D30437" w:rsidRPr="00B06AA8" w14:paraId="7C0F13DF" w14:textId="77777777" w:rsidTr="00407908">
        <w:trPr>
          <w:trHeight w:val="288"/>
        </w:trPr>
        <w:tc>
          <w:tcPr>
            <w:tcW w:w="1048" w:type="dxa"/>
            <w:tcBorders>
              <w:top w:val="single" w:sz="4" w:space="0" w:color="14143C"/>
              <w:left w:val="single" w:sz="4" w:space="0" w:color="14143C"/>
              <w:bottom w:val="single" w:sz="4" w:space="0" w:color="auto"/>
              <w:right w:val="nil"/>
            </w:tcBorders>
            <w:shd w:val="clear" w:color="auto" w:fill="auto"/>
            <w:vAlign w:val="bottom"/>
          </w:tcPr>
          <w:p w14:paraId="10B72FF0" w14:textId="77777777" w:rsidR="00D30437" w:rsidRPr="007C07AD" w:rsidRDefault="00D30437" w:rsidP="00407908">
            <w:pPr>
              <w:jc w:val="center"/>
              <w:rPr>
                <w:rFonts w:cstheme="minorHAnsi"/>
                <w:color w:val="14143C"/>
              </w:rPr>
            </w:pPr>
            <w:r>
              <w:rPr>
                <w:rFonts w:cstheme="minorHAnsi"/>
                <w:color w:val="14143C"/>
              </w:rPr>
              <w:t>Type 4</w:t>
            </w:r>
          </w:p>
        </w:tc>
        <w:tc>
          <w:tcPr>
            <w:tcW w:w="2861" w:type="dxa"/>
            <w:tcBorders>
              <w:top w:val="single" w:sz="4" w:space="0" w:color="14143C"/>
              <w:left w:val="nil"/>
              <w:bottom w:val="single" w:sz="4" w:space="0" w:color="auto"/>
              <w:right w:val="nil"/>
            </w:tcBorders>
          </w:tcPr>
          <w:p w14:paraId="5EB6C65B" w14:textId="77777777" w:rsidR="00D30437" w:rsidRDefault="00D30437" w:rsidP="00407908">
            <w:pPr>
              <w:jc w:val="center"/>
              <w:rPr>
                <w:rFonts w:cstheme="minorHAnsi"/>
                <w:color w:val="000000"/>
              </w:rPr>
            </w:pPr>
            <w:r>
              <w:rPr>
                <w:rFonts w:cstheme="minorHAnsi"/>
                <w:color w:val="000000"/>
              </w:rPr>
              <w:t>Groft skøn</w:t>
            </w:r>
          </w:p>
        </w:tc>
        <w:tc>
          <w:tcPr>
            <w:tcW w:w="2861" w:type="dxa"/>
            <w:tcBorders>
              <w:top w:val="single" w:sz="4" w:space="0" w:color="14143C"/>
              <w:left w:val="nil"/>
              <w:bottom w:val="single" w:sz="4" w:space="0" w:color="auto"/>
              <w:right w:val="single" w:sz="4" w:space="0" w:color="14143C"/>
            </w:tcBorders>
            <w:vAlign w:val="bottom"/>
          </w:tcPr>
          <w:p w14:paraId="24E47C6F" w14:textId="77777777" w:rsidR="00D30437" w:rsidRPr="007C07AD" w:rsidRDefault="00D30437" w:rsidP="00407908">
            <w:pPr>
              <w:jc w:val="center"/>
              <w:rPr>
                <w:rFonts w:cstheme="minorHAnsi"/>
                <w:color w:val="000000"/>
              </w:rPr>
            </w:pPr>
            <w:r>
              <w:rPr>
                <w:rFonts w:cstheme="minorHAnsi"/>
                <w:color w:val="000000"/>
              </w:rPr>
              <w:t>100%</w:t>
            </w:r>
          </w:p>
        </w:tc>
        <w:tc>
          <w:tcPr>
            <w:tcW w:w="2861" w:type="dxa"/>
            <w:tcBorders>
              <w:top w:val="single" w:sz="4" w:space="0" w:color="14143C"/>
              <w:left w:val="nil"/>
              <w:bottom w:val="single" w:sz="4" w:space="0" w:color="auto"/>
              <w:right w:val="single" w:sz="4" w:space="0" w:color="14143C"/>
            </w:tcBorders>
            <w:vAlign w:val="bottom"/>
          </w:tcPr>
          <w:p w14:paraId="6C866CF6" w14:textId="77777777" w:rsidR="00D30437" w:rsidRPr="039F7CF5" w:rsidRDefault="00D30437" w:rsidP="00407908">
            <w:pPr>
              <w:jc w:val="center"/>
              <w:rPr>
                <w:color w:val="000000" w:themeColor="text1"/>
              </w:rPr>
            </w:pPr>
            <w:r w:rsidRPr="039F7CF5">
              <w:rPr>
                <w:color w:val="000000" w:themeColor="text1"/>
              </w:rPr>
              <w:t>50%</w:t>
            </w:r>
          </w:p>
        </w:tc>
      </w:tr>
    </w:tbl>
    <w:p w14:paraId="697A519D" w14:textId="77777777" w:rsidR="00D30437" w:rsidRPr="00934AD5" w:rsidRDefault="00D30437" w:rsidP="00407908">
      <w:pPr>
        <w:pStyle w:val="Brdtekst"/>
      </w:pPr>
      <w:r>
        <w:br/>
        <w:t>Risikopuljen er midlertidig i den forstand, at der i projektets analysefase identificeres og kvantificeres en risikopulje i overensstemmelse med Digitaliseringsstyrelsens retningslinjer for fastlæggelse af risikopuljer.</w:t>
      </w:r>
    </w:p>
    <w:sdt>
      <w:sdtPr>
        <w:alias w:val="Hjælp"/>
        <w:tag w:val="MPK hjælp"/>
        <w:id w:val="-1651431612"/>
        <w:lock w:val="contentLocked"/>
      </w:sdtPr>
      <w:sdtContent>
        <w:p w14:paraId="6D6A45CD" w14:textId="3725514E" w:rsidR="00D30437" w:rsidRPr="00970EA4" w:rsidRDefault="00D30437" w:rsidP="000072F9">
          <w:pPr>
            <w:pStyle w:val="MPKhjlp"/>
          </w:pPr>
          <w:r w:rsidRPr="00970EA4">
            <w:fldChar w:fldCharType="begin"/>
          </w:r>
          <w:r w:rsidRPr="00970EA4">
            <w:instrText>HYPERLINK  \l "_DocTools_ScreenTip_73" \o "2.2 Projektøkonomi</w:instrText>
          </w:r>
        </w:p>
        <w:p w14:paraId="2104B6F2" w14:textId="2DACEE09" w:rsidR="00D30437" w:rsidRPr="00970EA4" w:rsidRDefault="00D30437" w:rsidP="000072F9">
          <w:pPr>
            <w:pStyle w:val="MPKhjlp"/>
          </w:pPr>
        </w:p>
        <w:p w14:paraId="4CEB23ED" w14:textId="1F61FEBE" w:rsidR="00D30437" w:rsidRPr="00970EA4" w:rsidRDefault="00D30437" w:rsidP="000072F9">
          <w:pPr>
            <w:pStyle w:val="MPKhjlp"/>
          </w:pPr>
          <w:r w:rsidRPr="00970EA4">
            <w:instrText>Usikkerheder ved estimaterne og fremtidige tiltag for at minimere usikkerhed:</w:instrText>
          </w:r>
        </w:p>
        <w:p w14:paraId="73CE15E8" w14:textId="18DBF315" w:rsidR="00D30437" w:rsidRPr="00970EA4" w:rsidRDefault="00D30437" w:rsidP="000072F9">
          <w:pPr>
            <w:pStyle w:val="MPKhjlp"/>
          </w:pPr>
          <w:r w:rsidRPr="00970EA4">
            <w:instrText>Dette afsnit er til brug for projekter, som skal risikovurderes. Vurdér estimaternes usikkerhed for omkostninger samt de økonomiske gevinster og beskriv de nødvendige tiltag, der skal til for at reducere usikkerheden.</w:instrText>
          </w:r>
        </w:p>
        <w:p w14:paraId="442B6B2E" w14:textId="490928CC" w:rsidR="00D30437" w:rsidRPr="00970EA4" w:rsidRDefault="00D30437" w:rsidP="000072F9">
          <w:pPr>
            <w:pStyle w:val="MPKhjlp"/>
          </w:pPr>
        </w:p>
        <w:p w14:paraId="50BB8DF7" w14:textId="0676D86B" w:rsidR="00D30437" w:rsidRPr="00970EA4" w:rsidRDefault="00D30437" w:rsidP="000072F9">
          <w:pPr>
            <w:pStyle w:val="MPKhjlp"/>
          </w:pPr>
          <w:r w:rsidRPr="00970EA4">
            <w:instrText>Vær opmærksom på, at når business case grundlaget er etableret ved afslutningen af analysefasen, så vil dette dokument indeholde de senest opdaterede tal. Myndigheden kan vælge at lade afsnittet udgå af pro-jektgrundlaget og kun holde business grundlaget opdateret fremadrettet – eller at holde begge dokumenter ajour.</w:instrText>
          </w:r>
        </w:p>
        <w:p w14:paraId="464216CB" w14:textId="18593D0B" w:rsidR="00D30437" w:rsidRPr="00970EA4" w:rsidRDefault="00D30437" w:rsidP="000072F9">
          <w:pPr>
            <w:pStyle w:val="MPKhjlp"/>
          </w:pPr>
        </w:p>
        <w:p w14:paraId="70715052" w14:textId="12D35713" w:rsidR="00D30437" w:rsidRPr="00970EA4" w:rsidRDefault="00D30437" w:rsidP="000072F9">
          <w:pPr>
            <w:pStyle w:val="MPKhjlp"/>
          </w:pPr>
          <w:r w:rsidRPr="00970EA4">
            <w:instrText>Beskrivelsesdybde</w:instrText>
          </w:r>
        </w:p>
        <w:p w14:paraId="46234D2E" w14:textId="6637188B" w:rsidR="00D30437" w:rsidRPr="00970EA4" w:rsidRDefault="00D30437" w:rsidP="000072F9">
          <w:pPr>
            <w:pStyle w:val="MPKhjlp"/>
          </w:pPr>
          <w:r w:rsidRPr="00970EA4">
            <w:instrText>Dette afsnit skal give læseren en forståelse for, hvor usikre estimaterne er, og hvordan projektet planlægger at øge sikkerheden på estimater for de punkter, der påvirker økonomien mest.</w:instrText>
          </w:r>
        </w:p>
        <w:p w14:paraId="1F23E859" w14:textId="67E3867A" w:rsidR="005E4CD8" w:rsidRPr="005E4CD8" w:rsidRDefault="00D30437" w:rsidP="005E4CD8">
          <w:pPr>
            <w:pStyle w:val="Brdtekst"/>
          </w:pPr>
          <w:r w:rsidRPr="00970EA4">
            <w:instrText>"</w:instrText>
          </w:r>
          <w:r w:rsidRPr="00970EA4">
            <w:rPr>
              <w:sz w:val="16"/>
            </w:rPr>
          </w:r>
          <w:r w:rsidRPr="00970EA4">
            <w:rPr>
              <w:sz w:val="16"/>
            </w:rPr>
            <w:fldChar w:fldCharType="separate"/>
          </w:r>
          <w:r w:rsidRPr="00970EA4">
            <w:t>H-</w:t>
          </w:r>
          <w:r w:rsidRPr="00970EA4">
            <w:rPr>
              <w:sz w:val="16"/>
            </w:rPr>
            <w:fldChar w:fldCharType="end"/>
          </w:r>
          <w:r>
            <w:rPr>
              <w:noProof/>
              <w:sz w:val="16"/>
            </w:rPr>
            <w:fldChar w:fldCharType="begin"/>
          </w:r>
          <w:r>
            <w:rPr>
              <w:noProof/>
            </w:rPr>
            <w:instrText xml:space="preserve"> SEQ H </w:instrText>
          </w:r>
          <w:r>
            <w:rPr>
              <w:noProof/>
              <w:sz w:val="16"/>
            </w:rPr>
            <w:fldChar w:fldCharType="separate"/>
          </w:r>
          <w:r>
            <w:rPr>
              <w:noProof/>
            </w:rPr>
            <w:t>18</w:t>
          </w:r>
          <w:r>
            <w:rPr>
              <w:noProof/>
              <w:sz w:val="16"/>
            </w:rPr>
            <w:fldChar w:fldCharType="end"/>
          </w:r>
        </w:p>
      </w:sdtContent>
    </w:sdt>
    <w:p w14:paraId="5C1A2FD6" w14:textId="77777777" w:rsidR="0006702D" w:rsidRDefault="0006702D" w:rsidP="00082AEE"/>
    <w:p w14:paraId="5969D744" w14:textId="77777777" w:rsidR="002E0BB6" w:rsidRDefault="002E0BB6" w:rsidP="00C91A92">
      <w:pPr>
        <w:pStyle w:val="Overskrift1"/>
      </w:pPr>
      <w:bookmarkStart w:id="481" w:name="_Toc106954676"/>
      <w:bookmarkStart w:id="482" w:name="_Toc106968941"/>
      <w:bookmarkStart w:id="483" w:name="_Toc109309010"/>
      <w:bookmarkEnd w:id="481"/>
      <w:bookmarkEnd w:id="482"/>
      <w:r>
        <w:lastRenderedPageBreak/>
        <w:t>Oversigt over hjælpetekster</w:t>
      </w:r>
      <w:bookmarkEnd w:id="202"/>
      <w:bookmarkEnd w:id="483"/>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669"/>
        <w:gridCol w:w="8959"/>
      </w:tblGrid>
      <w:tr w:rsidR="002E0BB6" w:rsidRPr="00CC51C4" w14:paraId="5969D747" w14:textId="77777777" w:rsidTr="009A381F">
        <w:trPr>
          <w:tblHeader/>
        </w:trPr>
        <w:tc>
          <w:tcPr>
            <w:tcW w:w="669" w:type="dxa"/>
            <w:shd w:val="clear" w:color="auto" w:fill="D9D9D9" w:themeFill="background1" w:themeFillShade="D9"/>
            <w:vAlign w:val="bottom"/>
          </w:tcPr>
          <w:p w14:paraId="5969D745" w14:textId="2E456712" w:rsidR="002E0BB6" w:rsidRPr="004D74DE" w:rsidRDefault="002E0BB6" w:rsidP="00E52407">
            <w:pPr>
              <w:pStyle w:val="Tabel"/>
              <w:rPr>
                <w:b/>
              </w:rPr>
            </w:pPr>
            <w:r w:rsidRPr="004D74DE">
              <w:rPr>
                <w:b/>
              </w:rPr>
              <w:t>H-#</w:t>
            </w:r>
          </w:p>
        </w:tc>
        <w:tc>
          <w:tcPr>
            <w:tcW w:w="8959" w:type="dxa"/>
            <w:shd w:val="clear" w:color="auto" w:fill="D9D9D9" w:themeFill="background1" w:themeFillShade="D9"/>
            <w:vAlign w:val="bottom"/>
          </w:tcPr>
          <w:p w14:paraId="5969D746" w14:textId="77777777" w:rsidR="002E0BB6" w:rsidRPr="004D74DE" w:rsidRDefault="002E0BB6" w:rsidP="00E52407">
            <w:pPr>
              <w:pStyle w:val="Tabel"/>
              <w:rPr>
                <w:b/>
              </w:rPr>
            </w:pPr>
            <w:r w:rsidRPr="004D74DE">
              <w:rPr>
                <w:b/>
              </w:rPr>
              <w:t>Hjælpetekst</w:t>
            </w:r>
          </w:p>
        </w:tc>
      </w:tr>
      <w:bookmarkStart w:id="484" w:name="_DocTools_ScreenTip_57" w:colFirst="0" w:colLast="1"/>
      <w:bookmarkStart w:id="485" w:name="_DocTools_ScreenTip_58" w:colFirst="0" w:colLast="1"/>
      <w:bookmarkStart w:id="486" w:name="_DocTools_ScreenTip_1" w:colFirst="0" w:colLast="1"/>
      <w:tr w:rsidR="00A42464" w:rsidRPr="00CC51C4" w14:paraId="24639B25" w14:textId="77777777" w:rsidTr="00690F86">
        <w:tc>
          <w:tcPr>
            <w:tcW w:w="669" w:type="dxa"/>
            <w:shd w:val="clear" w:color="auto" w:fill="auto"/>
          </w:tcPr>
          <w:p w14:paraId="61479833" w14:textId="58991586" w:rsidR="00A42464" w:rsidRPr="00426C37" w:rsidRDefault="00426C37" w:rsidP="00673541">
            <w:pPr>
              <w:pStyle w:val="Tabeloverskrift"/>
              <w:rPr>
                <w:b w:val="0"/>
              </w:rPr>
            </w:pPr>
            <w:r w:rsidRPr="00426C37">
              <w:rPr>
                <w:b w:val="0"/>
              </w:rPr>
              <w:fldChar w:fldCharType="begin"/>
            </w:r>
            <w:r w:rsidR="005B1E4A">
              <w:rPr>
                <w:b w:val="0"/>
              </w:rPr>
              <w:instrText>HYPERLINK  \l "H_1"</w:instrText>
            </w:r>
            <w:r w:rsidRPr="00426C37">
              <w:rPr>
                <w:b w:val="0"/>
              </w:rPr>
            </w:r>
            <w:r w:rsidRPr="00426C37">
              <w:rPr>
                <w:b w:val="0"/>
              </w:rPr>
              <w:fldChar w:fldCharType="separate"/>
            </w:r>
            <w:r w:rsidR="00A42464" w:rsidRPr="00426C37">
              <w:rPr>
                <w:rStyle w:val="Hyperlink"/>
                <w:b w:val="0"/>
              </w:rPr>
              <w:t>H-1</w:t>
            </w:r>
            <w:r w:rsidRPr="00426C37">
              <w:rPr>
                <w:b w:val="0"/>
              </w:rPr>
              <w:fldChar w:fldCharType="end"/>
            </w:r>
          </w:p>
        </w:tc>
        <w:tc>
          <w:tcPr>
            <w:tcW w:w="8959" w:type="dxa"/>
            <w:shd w:val="clear" w:color="auto" w:fill="auto"/>
            <w:vAlign w:val="bottom"/>
          </w:tcPr>
          <w:p w14:paraId="5B6F1FDF" w14:textId="5E168E86" w:rsidR="00673541" w:rsidRPr="00426C37" w:rsidRDefault="00426C37" w:rsidP="00426C37">
            <w:pPr>
              <w:pStyle w:val="Tabeloverskrift"/>
            </w:pPr>
            <w:r w:rsidRPr="00426C37">
              <w:t>0.1 Dokumentets nuværende status</w:t>
            </w:r>
          </w:p>
          <w:p w14:paraId="12A6CF19" w14:textId="5DFDC928" w:rsidR="00A42464" w:rsidRPr="00426C37" w:rsidRDefault="00673541" w:rsidP="00426C37">
            <w:pPr>
              <w:pStyle w:val="Tabel"/>
            </w:pPr>
            <w:r w:rsidRPr="00426C37">
              <w:t>I tabellen fremgår det, hvilke afsnit af projektgrundlaget, det forventes, at projektet har taget stilling til og kan redegøre for på det givne tidspunkt i projektet. Den løbende udfyldelse betyder, at projektgrundlaget vil være under udarbejdelse frem til afslutning af analysefasen, samt at kapitel 5 Projektevaluering først udfyldes ved afslu</w:t>
            </w:r>
            <w:r w:rsidR="00426C37" w:rsidRPr="00426C37">
              <w:t>tningen af gennemførelsesfasen.</w:t>
            </w:r>
          </w:p>
        </w:tc>
      </w:tr>
      <w:bookmarkStart w:id="487" w:name="_DocTools_ScreenTip_7" w:colFirst="0" w:colLast="1"/>
      <w:bookmarkStart w:id="488" w:name="_DocTools_ScreenTip_4" w:colFirst="0" w:colLast="1"/>
      <w:bookmarkEnd w:id="484"/>
      <w:bookmarkEnd w:id="485"/>
      <w:bookmarkEnd w:id="486"/>
      <w:tr w:rsidR="005C28C2" w:rsidRPr="00CC51C4" w14:paraId="5969D750" w14:textId="77777777" w:rsidTr="00690F86">
        <w:tc>
          <w:tcPr>
            <w:tcW w:w="669" w:type="dxa"/>
            <w:shd w:val="clear" w:color="auto" w:fill="auto"/>
          </w:tcPr>
          <w:p w14:paraId="5969D748" w14:textId="61E08C02" w:rsidR="005C28C2" w:rsidRPr="003B1793" w:rsidRDefault="005B1E4A" w:rsidP="00E52407">
            <w:pPr>
              <w:pStyle w:val="Tabel"/>
              <w:jc w:val="both"/>
            </w:pPr>
            <w:r>
              <w:fldChar w:fldCharType="begin"/>
            </w:r>
            <w:r>
              <w:instrText xml:space="preserve"> HYPERLINK  \l "H_2" </w:instrText>
            </w:r>
            <w:r>
              <w:fldChar w:fldCharType="separate"/>
            </w:r>
            <w:r w:rsidR="00547BB9" w:rsidRPr="005B1E4A">
              <w:rPr>
                <w:rStyle w:val="Hyperlink"/>
              </w:rPr>
              <w:t>H</w:t>
            </w:r>
            <w:r w:rsidR="002A212E" w:rsidRPr="005B1E4A">
              <w:rPr>
                <w:rStyle w:val="Hyperlink"/>
              </w:rPr>
              <w:t>-</w:t>
            </w:r>
            <w:r w:rsidR="00690F86" w:rsidRPr="005B1E4A">
              <w:rPr>
                <w:rStyle w:val="Hyperlink"/>
              </w:rPr>
              <w:t>2</w:t>
            </w:r>
            <w:r>
              <w:fldChar w:fldCharType="end"/>
            </w:r>
          </w:p>
        </w:tc>
        <w:bookmarkStart w:id="489" w:name="_Toc519426311"/>
        <w:tc>
          <w:tcPr>
            <w:tcW w:w="8959" w:type="dxa"/>
            <w:shd w:val="clear" w:color="auto" w:fill="auto"/>
          </w:tcPr>
          <w:p w14:paraId="1E03E00B" w14:textId="7F755CC8" w:rsidR="00690F86" w:rsidRPr="008A6CE3" w:rsidRDefault="00690F86" w:rsidP="00690F86">
            <w:pPr>
              <w:pStyle w:val="Tabeloverskrift"/>
            </w:pPr>
            <w:r>
              <w:fldChar w:fldCharType="begin"/>
            </w:r>
            <w:r>
              <w:instrText xml:space="preserve"> REF _Ref5202486 \r \h </w:instrText>
            </w:r>
            <w:r>
              <w:fldChar w:fldCharType="separate"/>
            </w:r>
            <w:r w:rsidR="00D82899">
              <w:t>1</w:t>
            </w:r>
            <w:r>
              <w:fldChar w:fldCharType="end"/>
            </w:r>
            <w:r w:rsidR="00D82899">
              <w:t xml:space="preserve">. </w:t>
            </w:r>
            <w:r w:rsidRPr="008A6CE3">
              <w:t>Projektets kontekst og rammer</w:t>
            </w:r>
            <w:bookmarkEnd w:id="489"/>
          </w:p>
          <w:p w14:paraId="5969D74F" w14:textId="2F172B18" w:rsidR="0099474E" w:rsidRPr="00644E37" w:rsidRDefault="00690F86" w:rsidP="00690F86">
            <w:pPr>
              <w:pStyle w:val="Tabel"/>
            </w:pPr>
            <w:r w:rsidRPr="00690F86">
              <w:rPr>
                <w:rStyle w:val="TabelChar"/>
              </w:rPr>
              <w:t>Dette kapitel påbegyndes i idéfasen og vil derefter skulle genbesøges og opdateres igennem projektets levetid. Beskriv i dette afsnit, hvilken ramme projektet indgår i. Det gælder fx hvilke andre it-projekter der er igangsat i myndigheden, den politiske situation, hvor stor ledelsesmæssig opmærksomhed der er på dette projekt osv.). Det skal fremgå, hvordan organisationen, og navnlig ledelsen, har defineret og afgrænset projektet for at det kan gennemføres effektivt</w:t>
            </w:r>
            <w:r>
              <w:t>.</w:t>
            </w:r>
          </w:p>
        </w:tc>
      </w:tr>
      <w:bookmarkStart w:id="490" w:name="_DocTools_ScreenTip_2"/>
      <w:bookmarkStart w:id="491" w:name="_DocTools_ScreenTip_5"/>
      <w:bookmarkStart w:id="492" w:name="_DocTools_ScreenTip_9" w:colFirst="0" w:colLast="1"/>
      <w:bookmarkStart w:id="493" w:name="_DocTools_ScreenTip_8" w:colFirst="0" w:colLast="1"/>
      <w:bookmarkStart w:id="494" w:name="_DocTools_ScreenTip_97" w:colFirst="0" w:colLast="1"/>
      <w:bookmarkEnd w:id="487"/>
      <w:bookmarkEnd w:id="488"/>
      <w:tr w:rsidR="002E0BB6" w:rsidRPr="00CC51C4" w14:paraId="5969D758" w14:textId="77777777" w:rsidTr="00690F86">
        <w:tc>
          <w:tcPr>
            <w:tcW w:w="669" w:type="dxa"/>
            <w:shd w:val="clear" w:color="auto" w:fill="auto"/>
          </w:tcPr>
          <w:p w14:paraId="5969D755" w14:textId="71B50A56" w:rsidR="00547BB9" w:rsidRPr="00CC51C4" w:rsidRDefault="00B64DF0" w:rsidP="00E52407">
            <w:pPr>
              <w:pStyle w:val="Tabel"/>
            </w:pPr>
            <w:r>
              <w:fldChar w:fldCharType="begin"/>
            </w:r>
            <w:r w:rsidR="00643EB6">
              <w:instrText>HYPERLINK  \l "H_3"</w:instrText>
            </w:r>
            <w:r>
              <w:fldChar w:fldCharType="separate"/>
            </w:r>
            <w:r w:rsidR="00547BB9" w:rsidRPr="00B64DF0">
              <w:rPr>
                <w:rStyle w:val="Hyperlink"/>
              </w:rPr>
              <w:t>H</w:t>
            </w:r>
            <w:r w:rsidR="002A212E" w:rsidRPr="00B64DF0">
              <w:rPr>
                <w:rStyle w:val="Hyperlink"/>
              </w:rPr>
              <w:t>-</w:t>
            </w:r>
            <w:r w:rsidR="0018400A" w:rsidRPr="00B64DF0">
              <w:rPr>
                <w:rStyle w:val="Hyperlink"/>
              </w:rPr>
              <w:t>3</w:t>
            </w:r>
            <w:r>
              <w:fldChar w:fldCharType="end"/>
            </w:r>
          </w:p>
        </w:tc>
        <w:tc>
          <w:tcPr>
            <w:tcW w:w="8959" w:type="dxa"/>
            <w:shd w:val="clear" w:color="auto" w:fill="auto"/>
          </w:tcPr>
          <w:p w14:paraId="37C2D6AD" w14:textId="269FDC19" w:rsidR="00690F86" w:rsidRDefault="00690F86" w:rsidP="00690F86">
            <w:pPr>
              <w:pStyle w:val="Tabeloverskrift"/>
            </w:pPr>
            <w:r>
              <w:fldChar w:fldCharType="begin"/>
            </w:r>
            <w:r>
              <w:instrText xml:space="preserve"> REF _Ref5202467 \r \h </w:instrText>
            </w:r>
            <w:r>
              <w:fldChar w:fldCharType="separate"/>
            </w:r>
            <w:r>
              <w:t>1.1</w:t>
            </w:r>
            <w:r>
              <w:fldChar w:fldCharType="end"/>
            </w:r>
            <w:r>
              <w:t xml:space="preserve"> Baggrund for projektet</w:t>
            </w:r>
          </w:p>
          <w:p w14:paraId="48B28463" w14:textId="77777777" w:rsidR="00690F86" w:rsidRDefault="00690F86" w:rsidP="00690F86">
            <w:pPr>
              <w:pStyle w:val="Tabel"/>
            </w:pPr>
            <w:r>
              <w:t>Beskriv kort den overliggende årsag til at netop dette projekt skal gennemføres fremfor andre, mulige projekter myndigheden kunne gennemføre. Angiv i den sammenhæng hvordan projektet er prioriteret i forhold til andre it-udviklingsinitiativiver, der måtte være planlagt i myndigheden.</w:t>
            </w:r>
          </w:p>
          <w:p w14:paraId="038DA621" w14:textId="1841562B" w:rsidR="00690F86" w:rsidRPr="00F13D27" w:rsidRDefault="00690F86" w:rsidP="00690F86">
            <w:pPr>
              <w:pStyle w:val="Tabel"/>
            </w:pPr>
            <w:r>
              <w:t xml:space="preserve">Hvis der allerede er udarbejdet en it-handlingsplan i medfør af model for porteføljestyring af statslige it-systemer, er det oplagt at notere om dette projekt er omfattet af planen, og med hvilken prioritet. Hvis det ikke er omfattet af planen, bør det begrundes hvorfor. For mere information om model for porteføljestyring af statslige it-systemer klik </w:t>
            </w:r>
            <w:hyperlink r:id="rId35" w:history="1">
              <w:r w:rsidRPr="0067076E">
                <w:rPr>
                  <w:rStyle w:val="Hyperlink"/>
                </w:rPr>
                <w:t>her</w:t>
              </w:r>
            </w:hyperlink>
            <w:r>
              <w:t>.</w:t>
            </w:r>
          </w:p>
          <w:p w14:paraId="6C2B037F" w14:textId="77777777" w:rsidR="00690F86" w:rsidRDefault="00690F86" w:rsidP="00690F86">
            <w:pPr>
              <w:pStyle w:val="Tabel"/>
            </w:pPr>
            <w:r>
              <w:t xml:space="preserve">Endvidere skal der i tabellen vælges én primær årsag til at starte projektet. Vælg mellem </w:t>
            </w:r>
            <w:r w:rsidRPr="005C28C2">
              <w:t>”effektivisering”, ”kvalitetsløft” eller ”lovgivning”</w:t>
            </w:r>
            <w:r>
              <w:t>.</w:t>
            </w:r>
          </w:p>
          <w:p w14:paraId="4932123A" w14:textId="77777777" w:rsidR="00690F86" w:rsidRPr="0091495C" w:rsidRDefault="00690F86" w:rsidP="00690F86">
            <w:pPr>
              <w:pStyle w:val="Tabel-opstilling-punkttegn"/>
            </w:pPr>
            <w:r w:rsidRPr="0091495C">
              <w:rPr>
                <w:b/>
              </w:rPr>
              <w:t>Effektivisering:</w:t>
            </w:r>
            <w:r w:rsidRPr="0091495C">
              <w:t xml:space="preserve"> projekter, der igangsættes for at realisere et økonomisk potentiale i den offentlige sektor.</w:t>
            </w:r>
          </w:p>
          <w:p w14:paraId="20F214E9" w14:textId="77777777" w:rsidR="00690F86" w:rsidRPr="0091495C" w:rsidRDefault="00690F86" w:rsidP="00690F86">
            <w:pPr>
              <w:pStyle w:val="Tabel-opstilling-punkttegn"/>
            </w:pPr>
            <w:r w:rsidRPr="0091495C">
              <w:rPr>
                <w:b/>
              </w:rPr>
              <w:t>Kvalitetsløft:</w:t>
            </w:r>
            <w:r w:rsidRPr="0091495C">
              <w:t xml:space="preserve"> projekter, der igangsættes for at løfte kvaliteten af en service, der leveres af den offentli</w:t>
            </w:r>
            <w:r>
              <w:t>ge sektor.</w:t>
            </w:r>
          </w:p>
          <w:p w14:paraId="02190052" w14:textId="77777777" w:rsidR="00690F86" w:rsidRDefault="00690F86" w:rsidP="00690F86">
            <w:pPr>
              <w:pStyle w:val="Tabel-opstilling-punkttegn"/>
            </w:pPr>
            <w:r w:rsidRPr="0091495C">
              <w:rPr>
                <w:b/>
              </w:rPr>
              <w:t>Lovgivning:</w:t>
            </w:r>
            <w:r w:rsidRPr="0091495C">
              <w:t xml:space="preserve"> projekter, der igangsættes for at sikre, at Danmark overholder lovgivningen.</w:t>
            </w:r>
          </w:p>
          <w:p w14:paraId="142DFCD1" w14:textId="77777777" w:rsidR="00690F86" w:rsidRDefault="00690F86" w:rsidP="00690F86">
            <w:pPr>
              <w:pStyle w:val="Tabel-opstilling-punkttegn"/>
              <w:numPr>
                <w:ilvl w:val="0"/>
                <w:numId w:val="0"/>
              </w:numPr>
              <w:ind w:left="567" w:hanging="283"/>
            </w:pPr>
          </w:p>
          <w:p w14:paraId="4348AC27" w14:textId="77777777" w:rsidR="00690F86" w:rsidRDefault="00690F86" w:rsidP="00690F86">
            <w:pPr>
              <w:pStyle w:val="Tabel-opstilling-punkttegn"/>
              <w:numPr>
                <w:ilvl w:val="0"/>
                <w:numId w:val="0"/>
              </w:numPr>
            </w:pPr>
            <w:r w:rsidRPr="0099474E">
              <w:rPr>
                <w:b/>
              </w:rPr>
              <w:t xml:space="preserve">Beskrivelsesdybde </w:t>
            </w:r>
          </w:p>
          <w:p w14:paraId="5969D757" w14:textId="560136EC" w:rsidR="00E47391" w:rsidRPr="00CC51C4" w:rsidRDefault="00690F86" w:rsidP="00690F86">
            <w:pPr>
              <w:pStyle w:val="Tabel"/>
            </w:pPr>
            <w:r>
              <w:t>Baggrunden skal beskrives så kortfattet som muligt, så læseren</w:t>
            </w:r>
            <w:r w:rsidRPr="00644E37">
              <w:t xml:space="preserve"> </w:t>
            </w:r>
            <w:r>
              <w:t xml:space="preserve">kan forstå, hvorfor projektet er nødvendigt. </w:t>
            </w:r>
          </w:p>
        </w:tc>
      </w:tr>
      <w:bookmarkStart w:id="495" w:name="_DocTools_ScreenTip_3"/>
      <w:bookmarkStart w:id="496" w:name="_DocTools_ScreenTip_6"/>
      <w:bookmarkStart w:id="497" w:name="_DocTools_ScreenTip_10" w:colFirst="0" w:colLast="1"/>
      <w:bookmarkStart w:id="498" w:name="_DocTools_ScreenTip_59" w:colFirst="0" w:colLast="1"/>
      <w:bookmarkEnd w:id="490"/>
      <w:bookmarkEnd w:id="491"/>
      <w:bookmarkEnd w:id="492"/>
      <w:bookmarkEnd w:id="493"/>
      <w:bookmarkEnd w:id="494"/>
      <w:tr w:rsidR="002E0BB6" w:rsidRPr="00CC51C4" w14:paraId="5969D76B" w14:textId="77777777" w:rsidTr="00690F86">
        <w:tc>
          <w:tcPr>
            <w:tcW w:w="669" w:type="dxa"/>
            <w:shd w:val="clear" w:color="auto" w:fill="auto"/>
          </w:tcPr>
          <w:p w14:paraId="5969D759" w14:textId="430CC691" w:rsidR="00547BB9" w:rsidRDefault="00B64DF0" w:rsidP="00E52407">
            <w:pPr>
              <w:pStyle w:val="Tabel"/>
            </w:pPr>
            <w:r>
              <w:fldChar w:fldCharType="begin"/>
            </w:r>
            <w:r>
              <w:instrText xml:space="preserve"> HYPERLINK  \l "H_4" </w:instrText>
            </w:r>
            <w:r>
              <w:fldChar w:fldCharType="separate"/>
            </w:r>
            <w:r w:rsidR="00547BB9" w:rsidRPr="00B64DF0">
              <w:rPr>
                <w:rStyle w:val="Hyperlink"/>
              </w:rPr>
              <w:t>H</w:t>
            </w:r>
            <w:r w:rsidR="002A212E" w:rsidRPr="00B64DF0">
              <w:rPr>
                <w:rStyle w:val="Hyperlink"/>
              </w:rPr>
              <w:t>-</w:t>
            </w:r>
            <w:r w:rsidR="0018400A" w:rsidRPr="00B64DF0">
              <w:rPr>
                <w:rStyle w:val="Hyperlink"/>
              </w:rPr>
              <w:t>4</w:t>
            </w:r>
            <w:r>
              <w:fldChar w:fldCharType="end"/>
            </w:r>
          </w:p>
        </w:tc>
        <w:bookmarkStart w:id="499" w:name="_Toc519426312"/>
        <w:tc>
          <w:tcPr>
            <w:tcW w:w="8959" w:type="dxa"/>
            <w:shd w:val="clear" w:color="auto" w:fill="auto"/>
          </w:tcPr>
          <w:p w14:paraId="5969D75A" w14:textId="114492A7" w:rsidR="002E0BB6" w:rsidRPr="002A0749" w:rsidRDefault="00377487" w:rsidP="002A0749">
            <w:pPr>
              <w:pStyle w:val="Tabeloverskrift"/>
            </w:pPr>
            <w:r w:rsidRPr="002A0749">
              <w:fldChar w:fldCharType="begin"/>
            </w:r>
            <w:r w:rsidRPr="002A0749">
              <w:instrText xml:space="preserve"> REF _Ref525294771 \h  \* MERGEFORMAT </w:instrText>
            </w:r>
            <w:r w:rsidRPr="002A0749">
              <w:fldChar w:fldCharType="separate"/>
            </w:r>
            <w:r w:rsidR="00DE6F87" w:rsidRPr="002A0749">
              <w:t>Projektets formål</w:t>
            </w:r>
            <w:r w:rsidRPr="002A0749">
              <w:fldChar w:fldCharType="end"/>
            </w:r>
            <w:bookmarkEnd w:id="499"/>
          </w:p>
          <w:p w14:paraId="5969D75B" w14:textId="77777777" w:rsidR="002E0BB6" w:rsidRPr="002A0749" w:rsidRDefault="002E0BB6" w:rsidP="002A0749">
            <w:pPr>
              <w:pStyle w:val="Tabel"/>
            </w:pPr>
            <w:r w:rsidRPr="002A0749">
              <w:t xml:space="preserve">Dette afsnit skal beskrive projektets formål med udgangspunkt i en opsummering af den nuværende situation og en ønsket fremtidig situation. </w:t>
            </w:r>
          </w:p>
          <w:p w14:paraId="5969D75C" w14:textId="77777777" w:rsidR="002E0BB6" w:rsidRPr="002A0749" w:rsidRDefault="002E0BB6" w:rsidP="002A0749">
            <w:pPr>
              <w:pStyle w:val="Tabel"/>
            </w:pPr>
            <w:r w:rsidRPr="002A0749">
              <w:t xml:space="preserve">Beskriv kort den nuværende situation og hvilke udfordringer eller muligheder, som projektet skal adressere. Der kan </w:t>
            </w:r>
            <w:r w:rsidR="0022088C" w:rsidRPr="002A0749">
              <w:t>fx</w:t>
            </w:r>
            <w:r w:rsidRPr="002A0749">
              <w:t xml:space="preserve"> være tale om:</w:t>
            </w:r>
          </w:p>
          <w:p w14:paraId="5969D75D" w14:textId="77777777" w:rsidR="002E0BB6" w:rsidRPr="004D74DE" w:rsidRDefault="002E0BB6" w:rsidP="002A0749">
            <w:pPr>
              <w:pStyle w:val="Tabel-opstilling-punkttegn"/>
            </w:pPr>
            <w:r w:rsidRPr="004D74DE">
              <w:t>Muligheder for digitalisering af arbejdsgange (i egen myndighed)</w:t>
            </w:r>
          </w:p>
          <w:p w14:paraId="5969D75E" w14:textId="77777777" w:rsidR="002E0BB6" w:rsidRPr="004D74DE" w:rsidRDefault="002E0BB6" w:rsidP="002A0749">
            <w:pPr>
              <w:pStyle w:val="Tabel-opstilling-punkttegn"/>
            </w:pPr>
            <w:r w:rsidRPr="004D74DE">
              <w:t>Muligheder for digitalisering af arbejdsgange (hos eksterne parter)</w:t>
            </w:r>
          </w:p>
          <w:p w14:paraId="5969D75F" w14:textId="77777777" w:rsidR="002E0BB6" w:rsidRPr="004D74DE" w:rsidRDefault="002E0BB6" w:rsidP="002A0749">
            <w:pPr>
              <w:pStyle w:val="Tabel-opstilling-punkttegn"/>
            </w:pPr>
            <w:r w:rsidRPr="004D74DE">
              <w:t>Lovændringer eller ny lovgivning</w:t>
            </w:r>
          </w:p>
          <w:p w14:paraId="5969D760" w14:textId="77777777" w:rsidR="002E0BB6" w:rsidRPr="004D74DE" w:rsidRDefault="002E0BB6" w:rsidP="002A0749">
            <w:pPr>
              <w:pStyle w:val="Tabel-opstilling-punkttegn"/>
            </w:pPr>
            <w:r w:rsidRPr="004D74DE">
              <w:t>Uhensigtsmæssige arbejdsgange</w:t>
            </w:r>
          </w:p>
          <w:p w14:paraId="5969D761" w14:textId="77777777" w:rsidR="002E0BB6" w:rsidRPr="004D74DE" w:rsidRDefault="002E0BB6" w:rsidP="002A0749">
            <w:pPr>
              <w:pStyle w:val="Tabel-opstilling-punkttegn"/>
            </w:pPr>
            <w:r w:rsidRPr="004D74DE">
              <w:t>Nye opgaver, som skal løses</w:t>
            </w:r>
          </w:p>
          <w:p w14:paraId="5969D762" w14:textId="77777777" w:rsidR="002E0BB6" w:rsidRPr="004D74DE" w:rsidRDefault="002E0BB6" w:rsidP="002A0749">
            <w:pPr>
              <w:pStyle w:val="Tabel-opstilling-punkttegn"/>
            </w:pPr>
            <w:r w:rsidRPr="004D74DE">
              <w:t>Tværorganisatoriske partnerskaber</w:t>
            </w:r>
          </w:p>
          <w:p w14:paraId="5969D763" w14:textId="77777777" w:rsidR="002E0BB6" w:rsidRPr="004D74DE" w:rsidRDefault="002E0BB6" w:rsidP="002A0749">
            <w:pPr>
              <w:pStyle w:val="Tabel-opstilling-punkttegn"/>
            </w:pPr>
            <w:r w:rsidRPr="004D74DE">
              <w:t>Organisationsændringer</w:t>
            </w:r>
          </w:p>
          <w:p w14:paraId="5969D764" w14:textId="77777777" w:rsidR="002E0BB6" w:rsidRPr="004D74DE" w:rsidRDefault="002E0BB6" w:rsidP="002A0749">
            <w:pPr>
              <w:pStyle w:val="Tabel-opstilling-punkttegn"/>
            </w:pPr>
            <w:r w:rsidRPr="004D74DE">
              <w:t>Kvalitetsudfordringer</w:t>
            </w:r>
          </w:p>
          <w:p w14:paraId="5969D765" w14:textId="77777777" w:rsidR="002E0BB6" w:rsidRPr="004D74DE" w:rsidRDefault="002E0BB6" w:rsidP="002A0749">
            <w:pPr>
              <w:pStyle w:val="Tabel-opstilling-punkttegn"/>
            </w:pPr>
            <w:r w:rsidRPr="004D74DE">
              <w:t>Udskiftning af eksisterende it-løsninger</w:t>
            </w:r>
          </w:p>
          <w:p w14:paraId="5969D766" w14:textId="77777777" w:rsidR="002E0BB6" w:rsidRPr="004D74DE" w:rsidRDefault="002E0BB6" w:rsidP="002A0749">
            <w:pPr>
              <w:pStyle w:val="Tabel-opstilling-punkttegn"/>
            </w:pPr>
            <w:r w:rsidRPr="004D74DE">
              <w:t>Udløb af eksisterende kontrakt</w:t>
            </w:r>
          </w:p>
          <w:p w14:paraId="5969D767" w14:textId="77777777" w:rsidR="002E0BB6" w:rsidRPr="002A0749" w:rsidRDefault="002E0BB6" w:rsidP="002A0749">
            <w:pPr>
              <w:pStyle w:val="Tabel"/>
            </w:pPr>
            <w:r w:rsidRPr="002A0749">
              <w:lastRenderedPageBreak/>
              <w:t>Beskriv den forretningsmæssige situation, efter at projektet er gennemført med succes og løsningen er vellykket implementeret og ibrugtaget. Beskrivelsen kan omfatte overbliksskabende procesdiagrammer eller en oversigtstabel, hvor den fremtidige situation for hver påvirket organisation opsummeres på få linjer.</w:t>
            </w:r>
          </w:p>
          <w:p w14:paraId="5969D768" w14:textId="77777777" w:rsidR="002E0BB6" w:rsidRPr="002A0749" w:rsidRDefault="002E0BB6" w:rsidP="002A0749">
            <w:pPr>
              <w:pStyle w:val="Tabel"/>
            </w:pPr>
            <w:r w:rsidRPr="002A0749">
              <w:t>Opsummer herefter projektets formål. Formålet skal være genkendeligt i forhold til det formål der er indsat i gevinstdiagrammet.</w:t>
            </w:r>
          </w:p>
          <w:p w14:paraId="5969D769" w14:textId="77777777" w:rsidR="004F203F" w:rsidRPr="002A0749" w:rsidRDefault="004F203F" w:rsidP="002A0749">
            <w:pPr>
              <w:pStyle w:val="Tabel"/>
            </w:pPr>
            <w:r w:rsidRPr="002A0749">
              <w:t xml:space="preserve">Ved projektafslutning kan det være en god </w:t>
            </w:r>
            <w:r w:rsidR="0022088C" w:rsidRPr="002A0749">
              <w:t>idé</w:t>
            </w:r>
            <w:r w:rsidRPr="002A0749">
              <w:t xml:space="preserve"> at kopiere formålet ind i Business Case grundlaget for at skabe kontekst for den fremadrettede opfølgning.</w:t>
            </w:r>
          </w:p>
          <w:p w14:paraId="33ABD0EB" w14:textId="74E1D763" w:rsidR="001E2973" w:rsidRPr="002A0749" w:rsidRDefault="00BD53D8" w:rsidP="002A0749">
            <w:pPr>
              <w:pStyle w:val="Tabel"/>
            </w:pPr>
            <w:r w:rsidRPr="002A0749">
              <w:t xml:space="preserve">Dette afsnit skal </w:t>
            </w:r>
            <w:r w:rsidR="000A02A1" w:rsidRPr="002A0749">
              <w:t xml:space="preserve">bl.a. </w:t>
            </w:r>
            <w:r w:rsidR="0047355F" w:rsidRPr="002A0749">
              <w:t xml:space="preserve">anvendes til at sætte rammerne for </w:t>
            </w:r>
            <w:r w:rsidR="000A02A1" w:rsidRPr="002A0749">
              <w:t xml:space="preserve">projektets scope. Afsnittet skal derfor </w:t>
            </w:r>
            <w:r w:rsidRPr="002A0749">
              <w:t>udfyldes</w:t>
            </w:r>
            <w:r w:rsidR="00D25745" w:rsidRPr="002A0749">
              <w:t xml:space="preserve"> til et niveau</w:t>
            </w:r>
            <w:r w:rsidR="00D74385" w:rsidRPr="002A0749">
              <w:t>, så det tydeligt fremgår, hvilken problemstilling, der skal adresseres</w:t>
            </w:r>
            <w:r w:rsidR="00167467" w:rsidRPr="002A0749">
              <w:t xml:space="preserve"> samt at den fremtidige situation og formål </w:t>
            </w:r>
            <w:r w:rsidR="00D25745" w:rsidRPr="002A0749">
              <w:t>er så skarpt defineret</w:t>
            </w:r>
            <w:r w:rsidR="006A13A8" w:rsidRPr="002A0749">
              <w:t>, at det er tydeligt, hvis ønsker om leverancer eller påståede gevinster ikke hører til i dette projekt.</w:t>
            </w:r>
          </w:p>
          <w:p w14:paraId="28155C63" w14:textId="1B844349" w:rsidR="00E25A5B" w:rsidRPr="002A0749" w:rsidRDefault="00E25A5B" w:rsidP="002A0749">
            <w:pPr>
              <w:pStyle w:val="Tabeloverskrift"/>
            </w:pPr>
            <w:r w:rsidRPr="002A0749">
              <w:t xml:space="preserve">Beskrivelsesdybde </w:t>
            </w:r>
          </w:p>
          <w:p w14:paraId="5969D76A" w14:textId="3586F515" w:rsidR="00E25A5B" w:rsidRPr="002A0749" w:rsidRDefault="00410147" w:rsidP="002A0749">
            <w:pPr>
              <w:pStyle w:val="Tabel"/>
            </w:pPr>
            <w:r w:rsidRPr="002A0749">
              <w:t xml:space="preserve">Afsnittet skal </w:t>
            </w:r>
            <w:r w:rsidR="00257FC7" w:rsidRPr="002A0749">
              <w:t xml:space="preserve">give læseren et klart </w:t>
            </w:r>
            <w:r w:rsidR="000F4A29" w:rsidRPr="002A0749">
              <w:t xml:space="preserve">og overskueligt </w:t>
            </w:r>
            <w:r w:rsidR="00257FC7" w:rsidRPr="002A0749">
              <w:t xml:space="preserve">indtryk af </w:t>
            </w:r>
            <w:r w:rsidR="000F4A29" w:rsidRPr="002A0749">
              <w:t>eksisterende</w:t>
            </w:r>
            <w:r w:rsidR="00257FC7" w:rsidRPr="002A0749">
              <w:t xml:space="preserve"> udfordringer</w:t>
            </w:r>
            <w:r w:rsidR="00A1041E" w:rsidRPr="002A0749">
              <w:t>,</w:t>
            </w:r>
            <w:r w:rsidR="000F4A29" w:rsidRPr="002A0749">
              <w:t xml:space="preserve"> samt hvad organisationen forsøger at opnå med projektet.</w:t>
            </w:r>
          </w:p>
        </w:tc>
      </w:tr>
      <w:bookmarkStart w:id="500" w:name="_DocTools_ScreenTip_11" w:colFirst="0" w:colLast="1"/>
      <w:bookmarkStart w:id="501" w:name="_DocTools_ScreenTip_60" w:colFirst="0" w:colLast="1"/>
      <w:bookmarkEnd w:id="495"/>
      <w:bookmarkEnd w:id="496"/>
      <w:bookmarkEnd w:id="497"/>
      <w:bookmarkEnd w:id="498"/>
      <w:tr w:rsidR="002E0BB6" w:rsidRPr="00CC51C4" w14:paraId="5969D774" w14:textId="77777777" w:rsidTr="00690F86">
        <w:tc>
          <w:tcPr>
            <w:tcW w:w="669" w:type="dxa"/>
            <w:shd w:val="clear" w:color="auto" w:fill="auto"/>
          </w:tcPr>
          <w:p w14:paraId="5969D76C" w14:textId="6BD04D99" w:rsidR="002E0BB6" w:rsidRDefault="00B64DF0" w:rsidP="00E52407">
            <w:pPr>
              <w:pStyle w:val="Tabel"/>
            </w:pPr>
            <w:r>
              <w:lastRenderedPageBreak/>
              <w:fldChar w:fldCharType="begin"/>
            </w:r>
            <w:r w:rsidR="00E260E2">
              <w:instrText>HYPERLINK  \l "H_5"</w:instrText>
            </w:r>
            <w:r>
              <w:fldChar w:fldCharType="separate"/>
            </w:r>
            <w:r w:rsidR="002E0BB6" w:rsidRPr="00B64DF0">
              <w:rPr>
                <w:rStyle w:val="Hyperlink"/>
              </w:rPr>
              <w:t>H</w:t>
            </w:r>
            <w:r w:rsidR="002A212E" w:rsidRPr="00B64DF0">
              <w:rPr>
                <w:rStyle w:val="Hyperlink"/>
              </w:rPr>
              <w:t>-</w:t>
            </w:r>
            <w:r w:rsidR="0018400A" w:rsidRPr="00B64DF0">
              <w:rPr>
                <w:rStyle w:val="Hyperlink"/>
              </w:rPr>
              <w:t>5</w:t>
            </w:r>
            <w:r>
              <w:fldChar w:fldCharType="end"/>
            </w:r>
          </w:p>
        </w:tc>
        <w:tc>
          <w:tcPr>
            <w:tcW w:w="8959" w:type="dxa"/>
            <w:shd w:val="clear" w:color="auto" w:fill="auto"/>
          </w:tcPr>
          <w:p w14:paraId="5969D76D" w14:textId="4E5A5E24" w:rsidR="00F65CE3" w:rsidRPr="00E260E2" w:rsidRDefault="002D3023" w:rsidP="00E260E2">
            <w:pPr>
              <w:pStyle w:val="Tabeloverskrift"/>
            </w:pPr>
            <w:r w:rsidRPr="00E260E2">
              <w:fldChar w:fldCharType="begin"/>
            </w:r>
            <w:r w:rsidRPr="00E260E2">
              <w:instrText xml:space="preserve"> REF _Ref525298248 \w \h  \* MERGEFORMAT </w:instrText>
            </w:r>
            <w:r w:rsidRPr="00E260E2">
              <w:fldChar w:fldCharType="separate"/>
            </w:r>
            <w:r w:rsidR="002A0749" w:rsidRPr="00E260E2">
              <w:t>1.2</w:t>
            </w:r>
            <w:r w:rsidRPr="00E260E2">
              <w:fldChar w:fldCharType="end"/>
            </w:r>
            <w:r w:rsidRPr="00E260E2">
              <w:t xml:space="preserve"> Projektets gevinster</w:t>
            </w:r>
          </w:p>
          <w:p w14:paraId="5969D76E" w14:textId="04BC1909" w:rsidR="00F65CE3" w:rsidRPr="00E91795" w:rsidRDefault="00F65CE3" w:rsidP="00F65CE3">
            <w:pPr>
              <w:pStyle w:val="Tabel"/>
            </w:pPr>
            <w:r w:rsidRPr="00E91795">
              <w:t>Projektet udarbejder gevinstoversigte</w:t>
            </w:r>
            <w:r w:rsidR="00132595">
              <w:t>r</w:t>
            </w:r>
            <w:r w:rsidRPr="00E91795">
              <w:t>n</w:t>
            </w:r>
            <w:r w:rsidR="00132595">
              <w:t xml:space="preserve">e for hhv. økonomiske og </w:t>
            </w:r>
            <w:r w:rsidR="00456BB3">
              <w:t>ikke-økonomiske</w:t>
            </w:r>
            <w:r w:rsidR="00132595">
              <w:t xml:space="preserve"> gevinster</w:t>
            </w:r>
            <w:r w:rsidRPr="00E91795">
              <w:t xml:space="preserve"> i </w:t>
            </w:r>
            <w:r w:rsidR="0022088C">
              <w:t>idé</w:t>
            </w:r>
            <w:r w:rsidRPr="00E91795">
              <w:t>fasen på baggrund af gevinstdiagrammet.</w:t>
            </w:r>
            <w:r w:rsidR="00C90D19">
              <w:t xml:space="preserve"> Beskriv overvejelserne bag udvælgelsen af disse gevinster i projektet og angiv hvilke gevinster, der er særligt centrale for projektets succes, dem vi også kalder de styrende gevinster.</w:t>
            </w:r>
            <w:r w:rsidR="00FF1026">
              <w:t xml:space="preserve"> </w:t>
            </w:r>
            <w:r w:rsidR="00A1041E">
              <w:t>S</w:t>
            </w:r>
            <w:r w:rsidR="00FF1026" w:rsidRPr="00876621">
              <w:t>tyrende gevinster</w:t>
            </w:r>
            <w:r w:rsidR="00FF1026">
              <w:t xml:space="preserve"> er de gevinster</w:t>
            </w:r>
            <w:r w:rsidR="00FF1026" w:rsidRPr="00876621">
              <w:t xml:space="preserve">, </w:t>
            </w:r>
            <w:r w:rsidR="00FF1026">
              <w:t xml:space="preserve">der </w:t>
            </w:r>
            <w:r w:rsidR="00FF1026" w:rsidRPr="00876621">
              <w:t>berettiger projektet</w:t>
            </w:r>
            <w:r w:rsidR="00FF1026">
              <w:t xml:space="preserve"> og som </w:t>
            </w:r>
            <w:r w:rsidR="00FF1026" w:rsidRPr="00876621">
              <w:t>er udgangspunkt for scope, planlægning og styring af projektet</w:t>
            </w:r>
            <w:r w:rsidR="00FF1026">
              <w:t>.</w:t>
            </w:r>
          </w:p>
          <w:p w14:paraId="5969D76F" w14:textId="1158E957" w:rsidR="00F65CE3" w:rsidRPr="00E91795" w:rsidRDefault="00F65CE3" w:rsidP="00F65CE3">
            <w:pPr>
              <w:pStyle w:val="Tabel"/>
            </w:pPr>
            <w:r w:rsidRPr="00E91795">
              <w:t xml:space="preserve">For hver gevinst indsættes en ny række i </w:t>
            </w:r>
            <w:r w:rsidR="006663D4">
              <w:t xml:space="preserve">enten </w:t>
            </w:r>
            <w:r w:rsidR="008C5CE1">
              <w:t>de to tabeller for økonomiske gevinster, eller de to tabelle</w:t>
            </w:r>
            <w:r w:rsidR="00FF1026">
              <w:t>r for ikke-økonomiske gevinster</w:t>
            </w:r>
            <w:r w:rsidRPr="00E91795">
              <w:t>. Gevinstoversigten skal løbende opdateres</w:t>
            </w:r>
            <w:r w:rsidR="00593BC9">
              <w:t>,</w:t>
            </w:r>
            <w:r w:rsidRPr="00E91795">
              <w:t xml:space="preserve"> når projektet identificerer nye gevinster, revurderer gevinstpotentialet, eller fravælger tidligere identificerede gevinster. </w:t>
            </w:r>
          </w:p>
          <w:p w14:paraId="5969D770" w14:textId="7BDA6091" w:rsidR="002E0BB6" w:rsidRDefault="00F65CE3" w:rsidP="00F65CE3">
            <w:pPr>
              <w:pStyle w:val="Tabel"/>
            </w:pPr>
            <w:r w:rsidRPr="00E91795">
              <w:t xml:space="preserve">Se </w:t>
            </w:r>
            <w:r w:rsidRPr="00593BC9">
              <w:rPr>
                <w:i/>
              </w:rPr>
              <w:t>Vejledning til gevinstrealisering</w:t>
            </w:r>
            <w:r w:rsidRPr="00E91795">
              <w:t xml:space="preserve"> for yderligere vejledning.</w:t>
            </w:r>
            <w:r w:rsidR="00BE7C78">
              <w:t xml:space="preserve"> Du finder vejledningen </w:t>
            </w:r>
            <w:hyperlink r:id="rId36" w:history="1">
              <w:r w:rsidR="00BE7C78" w:rsidRPr="00BE7C78">
                <w:rPr>
                  <w:rStyle w:val="Hyperlink"/>
                </w:rPr>
                <w:t>her</w:t>
              </w:r>
            </w:hyperlink>
            <w:r w:rsidR="00BE7C78">
              <w:t>.</w:t>
            </w:r>
          </w:p>
          <w:p w14:paraId="49D24C64" w14:textId="2D649F88" w:rsidR="00AE6A40" w:rsidRDefault="00AE6A40" w:rsidP="00F65CE3">
            <w:pPr>
              <w:pStyle w:val="Tabel"/>
            </w:pPr>
            <w:r>
              <w:t>I beskrivelsen af de økonomiske gevinster, skal det</w:t>
            </w:r>
            <w:r w:rsidRPr="00FC552D">
              <w:t xml:space="preserve"> fremgå</w:t>
            </w:r>
            <w:r>
              <w:t xml:space="preserve">, hvilke driftsaktiviteter, som </w:t>
            </w:r>
            <w:r w:rsidR="0073445E">
              <w:t xml:space="preserve">gevinsten </w:t>
            </w:r>
            <w:r>
              <w:t>vil berøre</w:t>
            </w:r>
            <w:r w:rsidR="0073445E">
              <w:t>, eksempelvis lønudgifter eller udgifter til teknisk drift.</w:t>
            </w:r>
          </w:p>
          <w:p w14:paraId="6151D98F" w14:textId="36AA7427" w:rsidR="00F42812" w:rsidRDefault="006075DA" w:rsidP="00F65CE3">
            <w:pPr>
              <w:pStyle w:val="Tabel"/>
            </w:pPr>
            <w:r>
              <w:t xml:space="preserve">Sidst i hver af de to afsnit, </w:t>
            </w:r>
            <w:r>
              <w:fldChar w:fldCharType="begin"/>
            </w:r>
            <w:r>
              <w:instrText xml:space="preserve"> REF _Ref268464 \r \h </w:instrText>
            </w:r>
            <w:r>
              <w:fldChar w:fldCharType="separate"/>
            </w:r>
            <w:r w:rsidR="002A0749">
              <w:t>1.2.1</w:t>
            </w:r>
            <w:r>
              <w:fldChar w:fldCharType="end"/>
            </w:r>
            <w:r>
              <w:t xml:space="preserve"> og </w:t>
            </w:r>
            <w:r>
              <w:fldChar w:fldCharType="begin"/>
            </w:r>
            <w:r>
              <w:instrText xml:space="preserve"> REF _Ref268476 \r \h </w:instrText>
            </w:r>
            <w:r>
              <w:fldChar w:fldCharType="separate"/>
            </w:r>
            <w:r w:rsidR="002A0749">
              <w:t>1.2.2</w:t>
            </w:r>
            <w:r>
              <w:fldChar w:fldCharType="end"/>
            </w:r>
            <w:r w:rsidR="00785D03">
              <w:t xml:space="preserve"> </w:t>
            </w:r>
            <w:r w:rsidR="00D21793">
              <w:t xml:space="preserve">beskrives årsagerne til, at netop disse gevinster </w:t>
            </w:r>
            <w:r w:rsidR="00D022C1">
              <w:t>anses for at være d</w:t>
            </w:r>
            <w:r w:rsidR="00D21793">
              <w:t xml:space="preserve">e </w:t>
            </w:r>
            <w:r w:rsidR="005E73A8">
              <w:t xml:space="preserve">styrende </w:t>
            </w:r>
            <w:r w:rsidR="00D21793">
              <w:t>for projektet.</w:t>
            </w:r>
            <w:r w:rsidR="00737279">
              <w:t xml:space="preserve"> Såfremt </w:t>
            </w:r>
            <w:r w:rsidR="005E73A8">
              <w:t>styrende</w:t>
            </w:r>
            <w:r w:rsidR="00737279">
              <w:t xml:space="preserve"> gevinster høstes af interessenter uden</w:t>
            </w:r>
            <w:r w:rsidR="00A1041E">
              <w:t xml:space="preserve"> </w:t>
            </w:r>
            <w:r w:rsidR="00737279">
              <w:t xml:space="preserve">for den projektejende myndighed, skal det beskrives, hvilken dialog der har været med den pågældende myndighed om at indfri gevinsterne. Selvom gevinsterne høstes af andre interessenter, skal der fortsat være udnævnt en gevinstejer i den projektejende myndighed. </w:t>
            </w:r>
          </w:p>
          <w:p w14:paraId="63BE2E22" w14:textId="1BF8314F" w:rsidR="005E73A8" w:rsidRDefault="005E73A8" w:rsidP="00F65CE3">
            <w:pPr>
              <w:pStyle w:val="Tabel"/>
            </w:pPr>
            <w:r>
              <w:t xml:space="preserve">Det er helt i orden for fuldstændighedens skyld at indlægge både styrende og ikke-styrende gevinster i punkt </w:t>
            </w:r>
            <w:r>
              <w:fldChar w:fldCharType="begin"/>
            </w:r>
            <w:r>
              <w:instrText xml:space="preserve"> REF _Ref5020313 \r \h </w:instrText>
            </w:r>
            <w:r>
              <w:fldChar w:fldCharType="separate"/>
            </w:r>
            <w:r w:rsidR="00D82899">
              <w:t>1.2.2</w:t>
            </w:r>
            <w:r>
              <w:fldChar w:fldCharType="end"/>
            </w:r>
            <w:r>
              <w:t>, men indsæt i så fald altid de styrende gevinster øverst og gør udtrykkeligt opmærksom på</w:t>
            </w:r>
            <w:r w:rsidR="00A1041E">
              <w:t>,</w:t>
            </w:r>
            <w:r>
              <w:t xml:space="preserve"> hvilke ikke-økonomiske gevinster der </w:t>
            </w:r>
            <w:r w:rsidR="00A1041E">
              <w:t xml:space="preserve">er </w:t>
            </w:r>
            <w:r>
              <w:t>styrende og hvilke der ikke er.</w:t>
            </w:r>
          </w:p>
          <w:p w14:paraId="3262760B" w14:textId="2BA7EFB8" w:rsidR="00CE55C6" w:rsidRPr="00E260E2" w:rsidRDefault="00CE55C6" w:rsidP="00F65CE3">
            <w:pPr>
              <w:pStyle w:val="Tabel"/>
            </w:pPr>
            <w:r>
              <w:t xml:space="preserve">Vær opmærksom på, at når business case grundlaget er etableret ved afslutningen af analysefasen, så vil dette dokument indeholde de senest opdaterede tal. Myndigheden kan vælge at lade gevinstbeskrivelser og opgørelse af gevinsternes størrelse udgå af projektgrundlaget og kun holde business grundlaget opdateret fremadrettet – eller at holde begge dokumenter ajour. </w:t>
            </w:r>
          </w:p>
          <w:p w14:paraId="6A6DDF86" w14:textId="019453E0" w:rsidR="007A5193" w:rsidRPr="002A0749" w:rsidRDefault="007A5193" w:rsidP="00E260E2">
            <w:pPr>
              <w:pStyle w:val="Tabeloverskrift"/>
            </w:pPr>
            <w:r w:rsidRPr="002A0749">
              <w:t>Beskrivelsesdybde</w:t>
            </w:r>
          </w:p>
          <w:p w14:paraId="64B84B3E" w14:textId="54D857E5" w:rsidR="004C077C" w:rsidRPr="00E260E2" w:rsidRDefault="00A14BBB" w:rsidP="00E260E2">
            <w:pPr>
              <w:pStyle w:val="Tabel"/>
            </w:pPr>
            <w:r w:rsidRPr="00E260E2">
              <w:t xml:space="preserve">Beskrivelsen er tilstrækkelig, når det er tydeligt, at der er en sporbarhed mellem projektet og gevinsterne samt at </w:t>
            </w:r>
            <w:r w:rsidR="000F40EE" w:rsidRPr="00E260E2">
              <w:t>opnåelsen af gevinsterne er</w:t>
            </w:r>
            <w:r w:rsidR="00885D8E" w:rsidRPr="00E260E2">
              <w:t xml:space="preserve"> realistisk og tilstrækkelig til at opfylde formålet med projektet.</w:t>
            </w:r>
          </w:p>
          <w:p w14:paraId="1663A138" w14:textId="60761E31" w:rsidR="006E7009" w:rsidRDefault="00CE55C6" w:rsidP="00E260E2">
            <w:pPr>
              <w:pStyle w:val="Tabeloverskrift"/>
            </w:pPr>
            <w:r>
              <w:t xml:space="preserve">Færdiggørelsesgrad </w:t>
            </w:r>
            <w:r w:rsidR="00215B25">
              <w:t>ved</w:t>
            </w:r>
            <w:r w:rsidR="006E7009" w:rsidRPr="0099474E">
              <w:t xml:space="preserve"> risikovurdering</w:t>
            </w:r>
          </w:p>
          <w:p w14:paraId="5969D773" w14:textId="61A1872A" w:rsidR="0073445E" w:rsidRPr="00E260E2" w:rsidRDefault="00221124" w:rsidP="00E260E2">
            <w:pPr>
              <w:pStyle w:val="Tabel"/>
            </w:pPr>
            <w:r w:rsidRPr="00E260E2">
              <w:t>Det vil klart være bedst, hvis beskrivelse og vurdering af mulige gevinster er er helt på plads, jf</w:t>
            </w:r>
            <w:r w:rsidR="00B20AC9">
              <w:t>.</w:t>
            </w:r>
            <w:r w:rsidRPr="00E260E2">
              <w:t>, ”Beskrivel</w:t>
            </w:r>
            <w:r w:rsidR="00154DDA" w:rsidRPr="00E260E2">
              <w:t>s</w:t>
            </w:r>
            <w:r w:rsidRPr="00E260E2">
              <w:t>esdybde” oven</w:t>
            </w:r>
            <w:r w:rsidR="0019792C" w:rsidRPr="00E260E2">
              <w:t xml:space="preserve"> </w:t>
            </w:r>
            <w:r w:rsidRPr="00E260E2">
              <w:t xml:space="preserve">for, men hvis </w:t>
            </w:r>
            <w:r w:rsidR="0073445E" w:rsidRPr="00E260E2">
              <w:t xml:space="preserve">projektets økonomiske gevinster ikke </w:t>
            </w:r>
            <w:r w:rsidRPr="00E260E2">
              <w:t xml:space="preserve">er </w:t>
            </w:r>
            <w:r w:rsidR="0073445E" w:rsidRPr="00E260E2">
              <w:t>analyseret i bund</w:t>
            </w:r>
            <w:r w:rsidR="00D8008A" w:rsidRPr="00E260E2">
              <w:t xml:space="preserve"> på tidspunktet for</w:t>
            </w:r>
            <w:r w:rsidRPr="00E260E2">
              <w:t xml:space="preserve"> risikovurderingen</w:t>
            </w:r>
            <w:r w:rsidR="0073445E" w:rsidRPr="00E260E2">
              <w:t>, kan projektet angive gevinstestimatet i et spænd der udtrykker usikkerheden i gevinsternes størrelse.</w:t>
            </w:r>
          </w:p>
        </w:tc>
      </w:tr>
      <w:bookmarkStart w:id="502" w:name="_DocTools_ScreenTip_12" w:colFirst="0" w:colLast="1"/>
      <w:bookmarkStart w:id="503" w:name="_DocTools_ScreenTip_55" w:colFirst="0" w:colLast="1"/>
      <w:bookmarkStart w:id="504" w:name="_DocTools_ScreenTip_62" w:colFirst="0" w:colLast="1"/>
      <w:bookmarkEnd w:id="500"/>
      <w:bookmarkEnd w:id="501"/>
      <w:tr w:rsidR="002E0BB6" w:rsidRPr="00CC51C4" w14:paraId="5969D77D" w14:textId="77777777" w:rsidTr="00690F86">
        <w:tc>
          <w:tcPr>
            <w:tcW w:w="669" w:type="dxa"/>
            <w:shd w:val="clear" w:color="auto" w:fill="auto"/>
          </w:tcPr>
          <w:p w14:paraId="5969D775" w14:textId="79A6B7BC" w:rsidR="002E0BB6" w:rsidRDefault="00AA0A88" w:rsidP="00E52407">
            <w:pPr>
              <w:pStyle w:val="Tabel"/>
            </w:pPr>
            <w:r>
              <w:lastRenderedPageBreak/>
              <w:fldChar w:fldCharType="begin"/>
            </w:r>
            <w:r w:rsidR="003E67F1">
              <w:instrText>HYPERLINK  \l "H_6"</w:instrText>
            </w:r>
            <w:r>
              <w:fldChar w:fldCharType="separate"/>
            </w:r>
            <w:r w:rsidR="002E0BB6" w:rsidRPr="00B64DF0">
              <w:rPr>
                <w:rStyle w:val="Hyperlink"/>
              </w:rPr>
              <w:t>H</w:t>
            </w:r>
            <w:r w:rsidR="002A212E" w:rsidRPr="00B64DF0">
              <w:rPr>
                <w:rStyle w:val="Hyperlink"/>
              </w:rPr>
              <w:t>-</w:t>
            </w:r>
            <w:r w:rsidR="0018400A" w:rsidRPr="00B64DF0">
              <w:rPr>
                <w:rStyle w:val="Hyperlink"/>
              </w:rPr>
              <w:t>6</w:t>
            </w:r>
            <w:r>
              <w:rPr>
                <w:rStyle w:val="Hyperlink"/>
              </w:rPr>
              <w:fldChar w:fldCharType="end"/>
            </w:r>
          </w:p>
        </w:tc>
        <w:tc>
          <w:tcPr>
            <w:tcW w:w="8959" w:type="dxa"/>
            <w:shd w:val="clear" w:color="auto" w:fill="auto"/>
          </w:tcPr>
          <w:p w14:paraId="5969D776" w14:textId="1A407B7A" w:rsidR="002E0BB6" w:rsidRPr="00E260E2" w:rsidRDefault="003703E9" w:rsidP="00E260E2">
            <w:pPr>
              <w:pStyle w:val="Tabeloverskrift"/>
            </w:pPr>
            <w:r w:rsidRPr="00E260E2">
              <w:fldChar w:fldCharType="begin"/>
            </w:r>
            <w:r w:rsidRPr="00E260E2">
              <w:instrText xml:space="preserve"> REF _Ref435578 \r \h </w:instrText>
            </w:r>
            <w:r w:rsidR="00E260E2">
              <w:instrText xml:space="preserve"> \* MERGEFORMAT </w:instrText>
            </w:r>
            <w:r w:rsidRPr="00E260E2">
              <w:fldChar w:fldCharType="separate"/>
            </w:r>
            <w:r w:rsidR="003E67F1">
              <w:t>1.2.3</w:t>
            </w:r>
            <w:r w:rsidRPr="00E260E2">
              <w:fldChar w:fldCharType="end"/>
            </w:r>
            <w:r w:rsidRPr="00E260E2">
              <w:t xml:space="preserve"> </w:t>
            </w:r>
            <w:r w:rsidR="00C90D19" w:rsidRPr="00E260E2">
              <w:t xml:space="preserve">Gevinstdiagram - </w:t>
            </w:r>
            <w:r w:rsidR="00224EB4" w:rsidRPr="00E260E2">
              <w:t>Sammenhæng mellem formål, gevinster</w:t>
            </w:r>
            <w:r w:rsidR="00C90D19" w:rsidRPr="00E260E2">
              <w:t>, adfærd, kompetencer</w:t>
            </w:r>
            <w:r w:rsidR="00224EB4" w:rsidRPr="00E260E2">
              <w:t xml:space="preserve"> og projektleverancer</w:t>
            </w:r>
          </w:p>
          <w:p w14:paraId="5969D777" w14:textId="2F533FF1" w:rsidR="002A212E" w:rsidRDefault="002A212E" w:rsidP="002A212E">
            <w:pPr>
              <w:pStyle w:val="Tabel"/>
            </w:pPr>
            <w:r>
              <w:t xml:space="preserve">Indsæt </w:t>
            </w:r>
            <w:r w:rsidR="00162152">
              <w:t xml:space="preserve">projektets </w:t>
            </w:r>
            <w:r>
              <w:t>gevinstdiagram her, der viser sammenhængen mellem formål, de styrende gevinster</w:t>
            </w:r>
            <w:r w:rsidR="00162152">
              <w:t xml:space="preserve">, </w:t>
            </w:r>
            <w:r w:rsidR="00C65AD7">
              <w:t xml:space="preserve">den </w:t>
            </w:r>
            <w:r w:rsidR="00162152">
              <w:t>nødvendig</w:t>
            </w:r>
            <w:r w:rsidR="00C65AD7">
              <w:t>e</w:t>
            </w:r>
            <w:r w:rsidR="00162152">
              <w:t xml:space="preserve"> adfærd og kompetencer</w:t>
            </w:r>
            <w:r w:rsidR="00143B73">
              <w:t xml:space="preserve"> for gevinsternes opnåelse samt</w:t>
            </w:r>
            <w:r>
              <w:t xml:space="preserve"> projektet hovedleverancer - det viste di</w:t>
            </w:r>
            <w:r w:rsidR="00E260E2">
              <w:t>agram er et generisk eksempel.</w:t>
            </w:r>
          </w:p>
          <w:p w14:paraId="5969D778" w14:textId="5F224B7F" w:rsidR="003800F0" w:rsidRDefault="00431B38" w:rsidP="00A84D45">
            <w:pPr>
              <w:pStyle w:val="Tabel"/>
            </w:pPr>
            <w:r>
              <w:rPr>
                <w:noProof/>
              </w:rPr>
              <w:drawing>
                <wp:inline distT="0" distB="0" distL="0" distR="0" wp14:anchorId="172E786C" wp14:editId="16CB4241">
                  <wp:extent cx="5540375" cy="2031547"/>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4006" cy="2054879"/>
                          </a:xfrm>
                          <a:prstGeom prst="rect">
                            <a:avLst/>
                          </a:prstGeom>
                          <a:noFill/>
                        </pic:spPr>
                      </pic:pic>
                    </a:graphicData>
                  </a:graphic>
                </wp:inline>
              </w:drawing>
            </w:r>
          </w:p>
          <w:p w14:paraId="5969D779" w14:textId="518820D2" w:rsidR="00E160FB" w:rsidRDefault="00E160FB" w:rsidP="00E160FB">
            <w:pPr>
              <w:pStyle w:val="Tabel"/>
            </w:pPr>
            <w:r>
              <w:t>Diagrammet udarbejdes første gang i Idéfasen</w:t>
            </w:r>
            <w:r w:rsidR="0072346B">
              <w:t xml:space="preserve">, hvor der evt. kan anvendes et overordnet gevinstdiagram (se </w:t>
            </w:r>
            <w:hyperlink r:id="rId38" w:history="1">
              <w:r w:rsidR="0072346B" w:rsidRPr="00E260E2">
                <w:rPr>
                  <w:rStyle w:val="Hyperlink"/>
                </w:rPr>
                <w:t>vejledningen til gevinstrealisering</w:t>
              </w:r>
            </w:hyperlink>
            <w:r w:rsidR="0072346B">
              <w:t xml:space="preserve"> for mere information om dette)</w:t>
            </w:r>
            <w:r w:rsidR="00E00371">
              <w:t>. P</w:t>
            </w:r>
            <w:r>
              <w:t xml:space="preserve">rojektet opdaterer løbende </w:t>
            </w:r>
            <w:r w:rsidR="00E00371">
              <w:t xml:space="preserve">gevinstdiagrammet </w:t>
            </w:r>
            <w:r>
              <w:t xml:space="preserve">for at sikre, at projektets formål og gevinster er helt tydelige og styrende for projektets omfang. </w:t>
            </w:r>
          </w:p>
          <w:p w14:paraId="5969D77A" w14:textId="5C23005C" w:rsidR="00E160FB" w:rsidRDefault="00E160FB" w:rsidP="00E160FB">
            <w:pPr>
              <w:pStyle w:val="Tabel"/>
            </w:pPr>
            <w:r>
              <w:t xml:space="preserve">Mange projekter identificerer rigtig mange mulige gevinster af deres projekt i første udgave af diagrammet. Det anbefales, at projektet udvælger de </w:t>
            </w:r>
            <w:r w:rsidR="003E7CE7">
              <w:t>4</w:t>
            </w:r>
            <w:r>
              <w:t>-</w:t>
            </w:r>
            <w:r w:rsidR="003E7CE7">
              <w:t>6</w:t>
            </w:r>
            <w:r>
              <w:t xml:space="preserve"> vigtigste</w:t>
            </w:r>
            <w:r w:rsidR="003E7CE7">
              <w:t xml:space="preserve"> og styrende</w:t>
            </w:r>
            <w:r>
              <w:t xml:space="preserve"> gevinster i projektet, som bidrager mest til projektets formål</w:t>
            </w:r>
            <w:r w:rsidR="003E7CE7">
              <w:t xml:space="preserve"> og som er dem projektet planlægges efter at realisere</w:t>
            </w:r>
            <w:r>
              <w:t xml:space="preserve">. </w:t>
            </w:r>
          </w:p>
          <w:p w14:paraId="5969D77B" w14:textId="15D83FFE" w:rsidR="00E160FB" w:rsidRDefault="00E160FB" w:rsidP="00E160FB">
            <w:pPr>
              <w:pStyle w:val="Tabel"/>
            </w:pPr>
            <w:r>
              <w:t xml:space="preserve">Se </w:t>
            </w:r>
            <w:r>
              <w:rPr>
                <w:i/>
              </w:rPr>
              <w:t>Vejledningen til gevinstrealisering</w:t>
            </w:r>
            <w:r>
              <w:t xml:space="preserve"> for begrebsforklaringer</w:t>
            </w:r>
            <w:r w:rsidR="00BE7C78">
              <w:t>, et generisk diagram der kan tages udgangspunkt i</w:t>
            </w:r>
            <w:r>
              <w:t xml:space="preserve"> samt yderligere vejledning til gevinstdiagrammet. I </w:t>
            </w:r>
            <w:r>
              <w:rPr>
                <w:i/>
              </w:rPr>
              <w:t>Drejebog til gevinstrealisering</w:t>
            </w:r>
            <w:r>
              <w:t xml:space="preserve"> er der endvidere givet forslag til konkrete processer</w:t>
            </w:r>
            <w:r w:rsidR="00FC0D9B">
              <w:t>,</w:t>
            </w:r>
            <w:r>
              <w:t xml:space="preserve"> der leder frem til dette diagram.</w:t>
            </w:r>
            <w:r w:rsidR="00BE7C78">
              <w:t xml:space="preserve"> Du finder drejebogen </w:t>
            </w:r>
            <w:hyperlink r:id="rId39" w:history="1">
              <w:r w:rsidR="00BE7C78" w:rsidRPr="00BE7C78">
                <w:rPr>
                  <w:rStyle w:val="Hyperlink"/>
                </w:rPr>
                <w:t>her</w:t>
              </w:r>
            </w:hyperlink>
            <w:r w:rsidR="00BE7C78">
              <w:t>.</w:t>
            </w:r>
          </w:p>
          <w:p w14:paraId="640CF67B" w14:textId="1ABFF277" w:rsidR="007A5193" w:rsidRDefault="007A5193" w:rsidP="00E260E2">
            <w:pPr>
              <w:pStyle w:val="Tabeloverskrift"/>
            </w:pPr>
            <w:r>
              <w:t>Beskrivelsesdybde</w:t>
            </w:r>
          </w:p>
          <w:p w14:paraId="54BE0E7D" w14:textId="450E7D87" w:rsidR="00A83B95" w:rsidRPr="00E260E2" w:rsidRDefault="007A5193" w:rsidP="00E260E2">
            <w:pPr>
              <w:pStyle w:val="Tabel"/>
            </w:pPr>
            <w:r w:rsidRPr="00E260E2">
              <w:t xml:space="preserve">Ved afslutning af </w:t>
            </w:r>
            <w:r>
              <w:t xml:space="preserve">analysefasen skal dette afsnit indeholde et </w:t>
            </w:r>
            <w:r w:rsidR="00A83B95">
              <w:t>f</w:t>
            </w:r>
            <w:r w:rsidR="00E260E2">
              <w:t xml:space="preserve">ærdigudarbejdet </w:t>
            </w:r>
            <w:r>
              <w:t>gevinstdiagram</w:t>
            </w:r>
            <w:r w:rsidR="005901F4">
              <w:t>.</w:t>
            </w:r>
          </w:p>
          <w:p w14:paraId="6B3C2C73" w14:textId="6B807DD7" w:rsidR="00FC0D9B" w:rsidRDefault="007E793A" w:rsidP="00E260E2">
            <w:pPr>
              <w:pStyle w:val="Tabeloverskrift"/>
            </w:pPr>
            <w:r>
              <w:t>Færdiggørelsesgrad ved</w:t>
            </w:r>
            <w:r w:rsidR="00FC0D9B" w:rsidRPr="0099474E">
              <w:t xml:space="preserve"> risikovurdering</w:t>
            </w:r>
          </w:p>
          <w:p w14:paraId="04389043" w14:textId="488AE0BB" w:rsidR="00FC0D9B" w:rsidRPr="00E260E2" w:rsidRDefault="00FC0D9B" w:rsidP="00E260E2">
            <w:pPr>
              <w:pStyle w:val="Tabel"/>
            </w:pPr>
            <w:r w:rsidRPr="00E260E2">
              <w:t>På det aftalte tidspunkt for risikovurderingen forventes det</w:t>
            </w:r>
            <w:r w:rsidR="00127026" w:rsidRPr="00E260E2">
              <w:t>,</w:t>
            </w:r>
            <w:r w:rsidR="00144B49" w:rsidRPr="00E260E2">
              <w:t xml:space="preserve"> </w:t>
            </w:r>
            <w:r w:rsidR="00D80600" w:rsidRPr="00E260E2">
              <w:t xml:space="preserve">at gevinstdiagrammet er </w:t>
            </w:r>
            <w:r w:rsidR="00AC69C8" w:rsidRPr="00E260E2">
              <w:t xml:space="preserve">udarbejdet samt at potentialet i de styrende gevinster er </w:t>
            </w:r>
            <w:r w:rsidR="006D2D3D" w:rsidRPr="00E260E2">
              <w:t>estimeret</w:t>
            </w:r>
            <w:r w:rsidR="001428F6" w:rsidRPr="00E260E2">
              <w:t xml:space="preserve"> (eventuelt angivet som et spænd)</w:t>
            </w:r>
            <w:r w:rsidR="006D2D3D" w:rsidRPr="00E260E2">
              <w:t xml:space="preserve">. </w:t>
            </w:r>
            <w:r w:rsidR="00AE680F" w:rsidRPr="00E260E2">
              <w:t>De identificerede kompetencer og adfærd anvendes som input til vurderingen af den organisatoriske implementering</w:t>
            </w:r>
            <w:r w:rsidR="004B47A9" w:rsidRPr="00E260E2">
              <w:t>, men det forventes ikke, at der er opstillet målepunkter for opnåelse af de nødvendige kompetencer og adfærd.</w:t>
            </w:r>
          </w:p>
          <w:p w14:paraId="5969D77C" w14:textId="65248E24" w:rsidR="00127026" w:rsidRPr="004F203F" w:rsidRDefault="006D2D3D" w:rsidP="00E260E2">
            <w:pPr>
              <w:pStyle w:val="Tabel"/>
            </w:pPr>
            <w:r w:rsidRPr="00E260E2">
              <w:t xml:space="preserve">Det forventes ikke, at </w:t>
            </w:r>
            <w:r w:rsidR="008A3CAF" w:rsidRPr="00E260E2">
              <w:t xml:space="preserve">gevinsterne er tilbundsgående beskrevet </w:t>
            </w:r>
            <w:r w:rsidR="00B70E99" w:rsidRPr="00E260E2">
              <w:t xml:space="preserve">eller </w:t>
            </w:r>
            <w:r w:rsidR="00E51DB2" w:rsidRPr="00E260E2">
              <w:t xml:space="preserve">at </w:t>
            </w:r>
            <w:r w:rsidRPr="00E260E2">
              <w:t>der er udarbejdet en gevinstrealiseringsplan ved risikovurderingen</w:t>
            </w:r>
            <w:r w:rsidR="00A87BB2" w:rsidRPr="00E260E2">
              <w:t>.</w:t>
            </w:r>
          </w:p>
        </w:tc>
      </w:tr>
      <w:bookmarkStart w:id="505" w:name="_DocTools_ScreenTip_13" w:colFirst="0" w:colLast="1"/>
      <w:bookmarkStart w:id="506" w:name="_DocTools_ScreenTip_61" w:colFirst="0" w:colLast="1"/>
      <w:bookmarkEnd w:id="502"/>
      <w:bookmarkEnd w:id="503"/>
      <w:bookmarkEnd w:id="504"/>
      <w:tr w:rsidR="002E0BB6" w:rsidRPr="00CC51C4" w14:paraId="5969D783" w14:textId="77777777" w:rsidTr="00690F86">
        <w:tc>
          <w:tcPr>
            <w:tcW w:w="669" w:type="dxa"/>
            <w:shd w:val="clear" w:color="auto" w:fill="auto"/>
          </w:tcPr>
          <w:p w14:paraId="5969D77E" w14:textId="4B78543D" w:rsidR="002E0BB6" w:rsidRDefault="00AA0A88" w:rsidP="00E52407">
            <w:pPr>
              <w:pStyle w:val="Tabel"/>
            </w:pPr>
            <w:r>
              <w:fldChar w:fldCharType="begin"/>
            </w:r>
            <w:r>
              <w:instrText xml:space="preserve"> HYPERLINK \l "H_7" </w:instrText>
            </w:r>
            <w:r>
              <w:fldChar w:fldCharType="separate"/>
            </w:r>
            <w:r w:rsidR="002E0BB6" w:rsidRPr="00B64DF0">
              <w:rPr>
                <w:rStyle w:val="Hyperlink"/>
              </w:rPr>
              <w:t>H</w:t>
            </w:r>
            <w:r w:rsidR="00E160FB" w:rsidRPr="00B64DF0">
              <w:rPr>
                <w:rStyle w:val="Hyperlink"/>
              </w:rPr>
              <w:t>-</w:t>
            </w:r>
            <w:r w:rsidR="00B840E9" w:rsidRPr="00B64DF0">
              <w:rPr>
                <w:rStyle w:val="Hyperlink"/>
              </w:rPr>
              <w:t>7</w:t>
            </w:r>
            <w:r>
              <w:rPr>
                <w:rStyle w:val="Hyperlink"/>
              </w:rPr>
              <w:fldChar w:fldCharType="end"/>
            </w:r>
          </w:p>
        </w:tc>
        <w:tc>
          <w:tcPr>
            <w:tcW w:w="8959" w:type="dxa"/>
            <w:shd w:val="clear" w:color="auto" w:fill="auto"/>
          </w:tcPr>
          <w:p w14:paraId="5969D77F" w14:textId="00B839ED" w:rsidR="002E0BB6" w:rsidRPr="003E67F1" w:rsidRDefault="002D3023" w:rsidP="003E67F1">
            <w:pPr>
              <w:pStyle w:val="Tabeloverskrift"/>
            </w:pPr>
            <w:r w:rsidRPr="003E67F1">
              <w:fldChar w:fldCharType="begin"/>
            </w:r>
            <w:r w:rsidRPr="003E67F1">
              <w:instrText xml:space="preserve"> REF _Ref525298648 \h  \* MERGEFORMAT </w:instrText>
            </w:r>
            <w:r w:rsidRPr="003E67F1">
              <w:fldChar w:fldCharType="separate"/>
            </w:r>
            <w:r w:rsidR="00DE6F87" w:rsidRPr="003E67F1">
              <w:t>Omfang</w:t>
            </w:r>
            <w:r w:rsidRPr="003E67F1">
              <w:fldChar w:fldCharType="end"/>
            </w:r>
          </w:p>
          <w:p w14:paraId="5969D780" w14:textId="5154AF92" w:rsidR="002E0BB6" w:rsidRPr="003E67F1" w:rsidRDefault="002E0BB6" w:rsidP="003E67F1">
            <w:pPr>
              <w:pStyle w:val="Tabel"/>
            </w:pPr>
            <w:r w:rsidRPr="003E67F1">
              <w:t>Beskriv projektets omfang. Tag udgangspunkt i leverancer fra gevinstdiagrammet og suppler med andre væsentlige leverancer, som projektet også skal levere</w:t>
            </w:r>
            <w:r w:rsidR="004B39CC" w:rsidRPr="003E67F1">
              <w:t>. E</w:t>
            </w:r>
            <w:r w:rsidRPr="003E67F1">
              <w:t>ksempelvis med udgangspunkt i første niveau i en Product Breakdown Structure</w:t>
            </w:r>
            <w:r w:rsidR="004B39CC" w:rsidRPr="003E67F1">
              <w:t xml:space="preserve"> eller </w:t>
            </w:r>
            <w:r w:rsidR="00C55E00" w:rsidRPr="003E67F1">
              <w:t xml:space="preserve">en breakdown af epics </w:t>
            </w:r>
            <w:r w:rsidR="0056612D" w:rsidRPr="003E67F1">
              <w:t>i</w:t>
            </w:r>
            <w:r w:rsidR="00C55E00" w:rsidRPr="003E67F1">
              <w:t xml:space="preserve"> user</w:t>
            </w:r>
            <w:r w:rsidR="00F07778">
              <w:t xml:space="preserve"> </w:t>
            </w:r>
            <w:r w:rsidR="00C55E00" w:rsidRPr="003E67F1">
              <w:t>stories</w:t>
            </w:r>
            <w:r w:rsidRPr="003E67F1">
              <w:t xml:space="preserve">. </w:t>
            </w:r>
            <w:r w:rsidR="000B4931" w:rsidRPr="003E67F1">
              <w:t xml:space="preserve"> Husk at inddrage leverancer relateret til uddannelse, organisatorisk implementering og overdragelse til drift. </w:t>
            </w:r>
            <w:r w:rsidRPr="003E67F1">
              <w:t>Ved afslutning af analysefasen skal de her nævnte leverancer</w:t>
            </w:r>
            <w:r w:rsidR="0056612D" w:rsidRPr="003E67F1">
              <w:t>/epics</w:t>
            </w:r>
            <w:r w:rsidRPr="003E67F1">
              <w:t xml:space="preserve"> kunne genfindes i business casen</w:t>
            </w:r>
            <w:r w:rsidR="000E3E93" w:rsidRPr="003E67F1">
              <w:t xml:space="preserve"> modellen</w:t>
            </w:r>
            <w:r w:rsidR="0056612D" w:rsidRPr="003E67F1">
              <w:t>.</w:t>
            </w:r>
          </w:p>
          <w:p w14:paraId="5969D781" w14:textId="4F31B492" w:rsidR="00C97964" w:rsidRPr="003E67F1" w:rsidRDefault="000B4931" w:rsidP="003E67F1">
            <w:pPr>
              <w:pStyle w:val="Tabel"/>
            </w:pPr>
            <w:r w:rsidRPr="003E67F1">
              <w:t xml:space="preserve">Begrund hvorfor det ovenstående omfang er valgt til fordel for andre </w:t>
            </w:r>
            <w:r w:rsidR="000E3E93" w:rsidRPr="003E67F1">
              <w:t>mulige</w:t>
            </w:r>
            <w:r w:rsidRPr="003E67F1">
              <w:t xml:space="preserve"> løsninger, som har</w:t>
            </w:r>
            <w:r w:rsidR="003800F0" w:rsidRPr="003E67F1">
              <w:t xml:space="preserve"> været overvejet i projektet.</w:t>
            </w:r>
          </w:p>
          <w:p w14:paraId="1B13A15F" w14:textId="24212C85" w:rsidR="000E3E93" w:rsidRDefault="003E67F1" w:rsidP="003E67F1">
            <w:pPr>
              <w:pStyle w:val="Tabeloverskrift"/>
            </w:pPr>
            <w:r>
              <w:t>Beskrivelsesdybde</w:t>
            </w:r>
          </w:p>
          <w:p w14:paraId="5969D782" w14:textId="74B9DCAD" w:rsidR="000E3E93" w:rsidRPr="003E67F1" w:rsidRDefault="00FA2F43" w:rsidP="003E67F1">
            <w:pPr>
              <w:pStyle w:val="Tabel"/>
            </w:pPr>
            <w:r w:rsidRPr="003E67F1">
              <w:t xml:space="preserve">Dette afsnit skal give overblik over projektets </w:t>
            </w:r>
            <w:r w:rsidR="00BE3143" w:rsidRPr="003E67F1">
              <w:t xml:space="preserve">overordnede </w:t>
            </w:r>
            <w:r w:rsidRPr="003E67F1">
              <w:t>omfang</w:t>
            </w:r>
            <w:r w:rsidR="00A13C13" w:rsidRPr="003E67F1">
              <w:t xml:space="preserve"> samt give mulighed for at vurdere om alle relevante elementer er </w:t>
            </w:r>
            <w:r w:rsidR="004523BD" w:rsidRPr="003E67F1">
              <w:t xml:space="preserve">taget </w:t>
            </w:r>
            <w:r w:rsidR="00A13C13" w:rsidRPr="003E67F1">
              <w:t>med</w:t>
            </w:r>
            <w:r w:rsidR="004523BD" w:rsidRPr="003E67F1">
              <w:t>.</w:t>
            </w:r>
            <w:r w:rsidRPr="003E67F1">
              <w:t xml:space="preserve"> </w:t>
            </w:r>
            <w:r w:rsidR="007A5193" w:rsidRPr="003E67F1">
              <w:t xml:space="preserve">Der er her ikke tale om en kravspecifikation, men udelukkende en </w:t>
            </w:r>
            <w:r w:rsidR="007A5193" w:rsidRPr="003E67F1">
              <w:lastRenderedPageBreak/>
              <w:t>mulighed for at give et klart billede af, hvad projektet kommer til at levere. Samtidig skal det være tydeligt, hvis projektets omfang ændres, hvilket vil få konsekvenser for projektets gevinster, business case og planer.</w:t>
            </w:r>
          </w:p>
        </w:tc>
      </w:tr>
      <w:bookmarkStart w:id="507" w:name="_DocTools_ScreenTip_14" w:colFirst="0" w:colLast="1"/>
      <w:bookmarkStart w:id="508" w:name="_DocTools_ScreenTip_63" w:colFirst="0" w:colLast="1"/>
      <w:bookmarkStart w:id="509" w:name="_DocTools_ScreenTip_98" w:colFirst="0" w:colLast="1"/>
      <w:bookmarkEnd w:id="505"/>
      <w:bookmarkEnd w:id="506"/>
      <w:tr w:rsidR="002E0BB6" w:rsidRPr="00CC51C4" w14:paraId="5969D78C" w14:textId="77777777" w:rsidTr="00690F86">
        <w:tc>
          <w:tcPr>
            <w:tcW w:w="669" w:type="dxa"/>
            <w:shd w:val="clear" w:color="auto" w:fill="auto"/>
          </w:tcPr>
          <w:p w14:paraId="5969D784" w14:textId="62622E45" w:rsidR="002E0BB6" w:rsidRDefault="00AA0A88" w:rsidP="00E52407">
            <w:pPr>
              <w:pStyle w:val="Tabel"/>
            </w:pPr>
            <w:r>
              <w:lastRenderedPageBreak/>
              <w:fldChar w:fldCharType="begin"/>
            </w:r>
            <w:r>
              <w:instrText xml:space="preserve"> HYPERLINK \l "H_8" </w:instrText>
            </w:r>
            <w:r>
              <w:fldChar w:fldCharType="separate"/>
            </w:r>
            <w:r w:rsidR="002E0BB6" w:rsidRPr="00B64DF0">
              <w:rPr>
                <w:rStyle w:val="Hyperlink"/>
              </w:rPr>
              <w:t>H</w:t>
            </w:r>
            <w:r w:rsidR="00E160FB" w:rsidRPr="00B64DF0">
              <w:rPr>
                <w:rStyle w:val="Hyperlink"/>
              </w:rPr>
              <w:t>-</w:t>
            </w:r>
            <w:r w:rsidR="00B840E9" w:rsidRPr="00B64DF0">
              <w:rPr>
                <w:rStyle w:val="Hyperlink"/>
              </w:rPr>
              <w:t>8</w:t>
            </w:r>
            <w:r>
              <w:rPr>
                <w:rStyle w:val="Hyperlink"/>
              </w:rPr>
              <w:fldChar w:fldCharType="end"/>
            </w:r>
          </w:p>
        </w:tc>
        <w:tc>
          <w:tcPr>
            <w:tcW w:w="8959" w:type="dxa"/>
            <w:shd w:val="clear" w:color="auto" w:fill="auto"/>
          </w:tcPr>
          <w:p w14:paraId="5969D785" w14:textId="1762745A" w:rsidR="002E0BB6" w:rsidRPr="00011763" w:rsidRDefault="002D3023" w:rsidP="00011763">
            <w:pPr>
              <w:pStyle w:val="Tabeloverskrift"/>
            </w:pPr>
            <w:r w:rsidRPr="00011763">
              <w:fldChar w:fldCharType="begin"/>
            </w:r>
            <w:r w:rsidRPr="00011763">
              <w:instrText xml:space="preserve"> REF _Ref525298657 \h  \* MERGEFORMAT </w:instrText>
            </w:r>
            <w:r w:rsidRPr="00011763">
              <w:fldChar w:fldCharType="separate"/>
            </w:r>
            <w:r w:rsidR="00DE6F87" w:rsidRPr="00011763">
              <w:t>Afgrænsninger</w:t>
            </w:r>
            <w:r w:rsidRPr="00011763">
              <w:fldChar w:fldCharType="end"/>
            </w:r>
          </w:p>
          <w:p w14:paraId="5969D786" w14:textId="77777777" w:rsidR="002E0BB6" w:rsidRPr="00011763" w:rsidRDefault="002E0BB6" w:rsidP="00011763">
            <w:pPr>
              <w:pStyle w:val="Tabel"/>
            </w:pPr>
            <w:r w:rsidRPr="00011763">
              <w:t>I dette afsnit beskrives områder som</w:t>
            </w:r>
            <w:r w:rsidR="00BC1557" w:rsidRPr="00011763">
              <w:t>,</w:t>
            </w:r>
            <w:r w:rsidRPr="00011763">
              <w:t xml:space="preserve"> det er blevet besluttet</w:t>
            </w:r>
            <w:r w:rsidR="00BC1557" w:rsidRPr="00011763">
              <w:t>,</w:t>
            </w:r>
            <w:r w:rsidRPr="00011763">
              <w:t xml:space="preserve"> ikke er omfattet af projektet. Der kan </w:t>
            </w:r>
            <w:r w:rsidR="0022088C" w:rsidRPr="00011763">
              <w:t>fx</w:t>
            </w:r>
            <w:r w:rsidRPr="00011763">
              <w:t xml:space="preserve"> være tale om:</w:t>
            </w:r>
          </w:p>
          <w:p w14:paraId="5969D787" w14:textId="77777777" w:rsidR="002E0BB6" w:rsidRPr="00011763" w:rsidRDefault="002E0BB6" w:rsidP="00011763">
            <w:pPr>
              <w:pStyle w:val="Tabel-opstilling-punkttegn"/>
            </w:pPr>
            <w:r w:rsidRPr="00011763">
              <w:t xml:space="preserve">Dele af organisationen, som ikke er omfattet af implementering </w:t>
            </w:r>
          </w:p>
          <w:p w14:paraId="5969D788" w14:textId="77777777" w:rsidR="002E0BB6" w:rsidRPr="00011763" w:rsidRDefault="002E0BB6" w:rsidP="00011763">
            <w:pPr>
              <w:pStyle w:val="Tabel-opstilling-punkttegn"/>
            </w:pPr>
            <w:r w:rsidRPr="00011763">
              <w:t xml:space="preserve">Oprindelige </w:t>
            </w:r>
            <w:r w:rsidR="0022088C" w:rsidRPr="00011763">
              <w:t>idé</w:t>
            </w:r>
            <w:r w:rsidRPr="00011763">
              <w:t>er, som ikke vil blive udviklet på nuværende tidspunkt</w:t>
            </w:r>
          </w:p>
          <w:p w14:paraId="5969D789" w14:textId="4502CA52" w:rsidR="000B4931" w:rsidRPr="00011763" w:rsidRDefault="002E0BB6" w:rsidP="00011763">
            <w:pPr>
              <w:pStyle w:val="Tabel-opstilling-punkttegn"/>
            </w:pPr>
            <w:r w:rsidRPr="00011763">
              <w:t>Tekniske elementer som ikke er medtaget</w:t>
            </w:r>
          </w:p>
          <w:p w14:paraId="097CF5B6" w14:textId="394AFDB0" w:rsidR="0084609B" w:rsidRPr="00011763" w:rsidRDefault="0084609B" w:rsidP="00011763">
            <w:pPr>
              <w:pStyle w:val="Tabel-opstilling-punkttegn"/>
            </w:pPr>
            <w:r w:rsidRPr="00011763">
              <w:t>Dele af projektets forløb som ikke er medtaget (eksempelvis hvis uddannelse eller lignende varetages af et andet projekt)</w:t>
            </w:r>
          </w:p>
          <w:p w14:paraId="0CF32DF2" w14:textId="1C8F13E0" w:rsidR="0084609B" w:rsidRPr="00011763" w:rsidRDefault="0084609B" w:rsidP="00011763">
            <w:pPr>
              <w:pStyle w:val="Tabel-opstilling-punkttegn"/>
            </w:pPr>
            <w:r w:rsidRPr="00011763">
              <w:t>Dele af projektets udgifter og gevinster som ikke er medtaget (eksempelvis fordi gevinsterne knytter sig til private virksomheder og dermed vanskeligt kan estimeres)</w:t>
            </w:r>
          </w:p>
          <w:p w14:paraId="5969D78A" w14:textId="4D550A89" w:rsidR="000B4931" w:rsidRPr="00011763" w:rsidRDefault="000B4931" w:rsidP="00011763">
            <w:pPr>
              <w:pStyle w:val="Tabel"/>
            </w:pPr>
            <w:r w:rsidRPr="00011763">
              <w:t>For hvert område, som er udeladt, skal det begrundes, hvorfor området er fravalgt i projektet.</w:t>
            </w:r>
          </w:p>
          <w:p w14:paraId="5282184A" w14:textId="633B4C89" w:rsidR="00493DCE" w:rsidRPr="00011763" w:rsidRDefault="00493DCE" w:rsidP="00011763">
            <w:pPr>
              <w:pStyle w:val="Tabel"/>
            </w:pPr>
            <w:r w:rsidRPr="00011763">
              <w:t>Dette afsnit skal beskrive de forhold, som interessenter kunne forvente, at projektet leverer, men som ikke er en del af omfanget.</w:t>
            </w:r>
          </w:p>
          <w:p w14:paraId="03F64676" w14:textId="24477DCD" w:rsidR="00493DCE" w:rsidRDefault="00565471" w:rsidP="00011763">
            <w:pPr>
              <w:pStyle w:val="Tabeloverskrift"/>
              <w:rPr>
                <w:lang w:eastAsia="en-US"/>
              </w:rPr>
            </w:pPr>
            <w:r w:rsidRPr="005362FC">
              <w:rPr>
                <w:lang w:eastAsia="en-US"/>
              </w:rPr>
              <w:t>Beskrivelses</w:t>
            </w:r>
            <w:r w:rsidR="005362FC" w:rsidRPr="005362FC">
              <w:rPr>
                <w:lang w:eastAsia="en-US"/>
              </w:rPr>
              <w:t>dybde</w:t>
            </w:r>
          </w:p>
          <w:p w14:paraId="5969D78B" w14:textId="76C2C6ED" w:rsidR="002E0BB6" w:rsidRPr="00011763" w:rsidRDefault="0008171A" w:rsidP="00011763">
            <w:pPr>
              <w:pStyle w:val="Tabel"/>
            </w:pPr>
            <w:r w:rsidRPr="00011763">
              <w:t>Der skal her være gjort rede for de væsentligste afgræns</w:t>
            </w:r>
            <w:r w:rsidR="0026549E" w:rsidRPr="00011763">
              <w:t>ninger på et overordnet niveau, der svarer til be</w:t>
            </w:r>
            <w:r w:rsidR="00011763" w:rsidRPr="00011763">
              <w:t>skrivelsen af projektets omfang.</w:t>
            </w:r>
          </w:p>
        </w:tc>
      </w:tr>
      <w:bookmarkStart w:id="510" w:name="_DocTools_ScreenTip_15" w:colFirst="0" w:colLast="1"/>
      <w:bookmarkStart w:id="511" w:name="_DocTools_ScreenTip_64" w:colFirst="0" w:colLast="1"/>
      <w:bookmarkEnd w:id="507"/>
      <w:bookmarkEnd w:id="508"/>
      <w:bookmarkEnd w:id="509"/>
      <w:tr w:rsidR="002E0BB6" w:rsidRPr="00CC51C4" w14:paraId="5969D792" w14:textId="77777777" w:rsidTr="00690F86">
        <w:tc>
          <w:tcPr>
            <w:tcW w:w="669" w:type="dxa"/>
            <w:shd w:val="clear" w:color="auto" w:fill="auto"/>
          </w:tcPr>
          <w:p w14:paraId="5969D78D" w14:textId="75BD2CBB" w:rsidR="002E0BB6" w:rsidRDefault="00AA0A88" w:rsidP="00E52407">
            <w:pPr>
              <w:pStyle w:val="Tabel"/>
            </w:pPr>
            <w:r>
              <w:fldChar w:fldCharType="begin"/>
            </w:r>
            <w:r>
              <w:instrText xml:space="preserve"> HYPERLINK \l "H_9" </w:instrText>
            </w:r>
            <w:r>
              <w:fldChar w:fldCharType="separate"/>
            </w:r>
            <w:r w:rsidR="002E0BB6" w:rsidRPr="00B64DF0">
              <w:rPr>
                <w:rStyle w:val="Hyperlink"/>
              </w:rPr>
              <w:t>H</w:t>
            </w:r>
            <w:r w:rsidR="00E160FB" w:rsidRPr="00B64DF0">
              <w:rPr>
                <w:rStyle w:val="Hyperlink"/>
              </w:rPr>
              <w:t>-</w:t>
            </w:r>
            <w:r w:rsidR="00B840E9" w:rsidRPr="00B64DF0">
              <w:rPr>
                <w:rStyle w:val="Hyperlink"/>
              </w:rPr>
              <w:t>9</w:t>
            </w:r>
            <w:r>
              <w:rPr>
                <w:rStyle w:val="Hyperlink"/>
              </w:rPr>
              <w:fldChar w:fldCharType="end"/>
            </w:r>
          </w:p>
        </w:tc>
        <w:tc>
          <w:tcPr>
            <w:tcW w:w="8959" w:type="dxa"/>
            <w:shd w:val="clear" w:color="auto" w:fill="auto"/>
          </w:tcPr>
          <w:p w14:paraId="5969D78E" w14:textId="6F3C9183" w:rsidR="002E0BB6" w:rsidRPr="00011763" w:rsidRDefault="002D3023" w:rsidP="00011763">
            <w:pPr>
              <w:pStyle w:val="Tabeloverskrift"/>
            </w:pPr>
            <w:r w:rsidRPr="00011763">
              <w:fldChar w:fldCharType="begin"/>
            </w:r>
            <w:r w:rsidRPr="00011763">
              <w:instrText xml:space="preserve"> REF _Ref525298772 \w \h  \* MERGEFORMAT </w:instrText>
            </w:r>
            <w:r w:rsidRPr="00011763">
              <w:fldChar w:fldCharType="separate"/>
            </w:r>
            <w:r w:rsidR="002A3B5C">
              <w:t>1.4</w:t>
            </w:r>
            <w:r w:rsidRPr="00011763">
              <w:fldChar w:fldCharType="end"/>
            </w:r>
            <w:r w:rsidRPr="00011763">
              <w:t xml:space="preserve"> </w:t>
            </w:r>
            <w:r w:rsidR="002E0BB6" w:rsidRPr="00011763">
              <w:t>Projektets afhængigheder</w:t>
            </w:r>
          </w:p>
          <w:p w14:paraId="5969D78F" w14:textId="77777777" w:rsidR="002E0BB6" w:rsidRPr="00011763" w:rsidRDefault="000F7039" w:rsidP="00011763">
            <w:pPr>
              <w:pStyle w:val="Tabel"/>
            </w:pPr>
            <w:r w:rsidRPr="00011763">
              <w:t>Indsæt gerne en figur eller tabel og b</w:t>
            </w:r>
            <w:r w:rsidR="002E0BB6" w:rsidRPr="00011763">
              <w:t>eskriv projektets vigtigste afhængigheder, som har betydning for, om projektet kan gennemføres med succes.</w:t>
            </w:r>
          </w:p>
          <w:p w14:paraId="5969D790" w14:textId="7FC71672" w:rsidR="002E0BB6" w:rsidRPr="00011763" w:rsidRDefault="002E0BB6" w:rsidP="00011763">
            <w:pPr>
              <w:pStyle w:val="Tabel"/>
            </w:pPr>
            <w:r w:rsidRPr="00011763">
              <w:t xml:space="preserve">Det kan fx være andre projekter/leverancer i andre projekter, særlige kompetencer, forhold i driften, teknologi, </w:t>
            </w:r>
            <w:r w:rsidR="00077E63" w:rsidRPr="00011763">
              <w:t>samarbejdspartneres ageren m.m.</w:t>
            </w:r>
          </w:p>
          <w:p w14:paraId="6071CAA0" w14:textId="01A9CF55" w:rsidR="00F65075" w:rsidRPr="00011763" w:rsidRDefault="00F65075" w:rsidP="00011763">
            <w:pPr>
              <w:pStyle w:val="Tabel"/>
            </w:pPr>
            <w:r w:rsidRPr="00011763">
              <w:t xml:space="preserve">Beskriv </w:t>
            </w:r>
            <w:r w:rsidR="007E7F2A" w:rsidRPr="00011763">
              <w:t>de væsentlige afhængigheder, som kan påvirke projektets</w:t>
            </w:r>
            <w:r w:rsidR="00D61B68" w:rsidRPr="00011763">
              <w:t xml:space="preserve"> succes. Herunder </w:t>
            </w:r>
            <w:r w:rsidR="00493DCE" w:rsidRPr="00011763">
              <w:t xml:space="preserve">forhold omkring </w:t>
            </w:r>
            <w:r w:rsidR="00D61B68" w:rsidRPr="00011763">
              <w:t>tidsplan, økonomi, risikoniveau</w:t>
            </w:r>
            <w:r w:rsidR="00493DCE" w:rsidRPr="00011763">
              <w:t>, kompetencer, ressourcer</w:t>
            </w:r>
            <w:r w:rsidR="00D61B68" w:rsidRPr="00011763">
              <w:t xml:space="preserve"> og gevinstrealisering</w:t>
            </w:r>
            <w:r w:rsidR="00183E4C" w:rsidRPr="00011763">
              <w:t>.</w:t>
            </w:r>
          </w:p>
          <w:p w14:paraId="776C2B6D" w14:textId="13B46847" w:rsidR="00CE55C6" w:rsidRDefault="00493DCE" w:rsidP="00011763">
            <w:pPr>
              <w:pStyle w:val="Tabeloverskrift"/>
              <w:rPr>
                <w:lang w:eastAsia="en-US"/>
              </w:rPr>
            </w:pPr>
            <w:r w:rsidRPr="005362FC">
              <w:rPr>
                <w:lang w:eastAsia="en-US"/>
              </w:rPr>
              <w:t>Beskrivelsesdybde</w:t>
            </w:r>
          </w:p>
          <w:p w14:paraId="5969D791" w14:textId="2E852D06" w:rsidR="00493DCE" w:rsidRPr="00011763" w:rsidRDefault="007F71C3" w:rsidP="00011763">
            <w:pPr>
              <w:pStyle w:val="Tabel"/>
            </w:pPr>
            <w:r w:rsidRPr="00011763">
              <w:t>Der skal her være tale om de væsentligste afhængigheder</w:t>
            </w:r>
            <w:r w:rsidR="0019792C" w:rsidRPr="00011763">
              <w:t>,</w:t>
            </w:r>
            <w:r w:rsidR="007A5193" w:rsidRPr="00011763">
              <w:t xml:space="preserve"> som forventes at påvirke projektets tilrettelæggelse, styring eller leverancer.</w:t>
            </w:r>
          </w:p>
        </w:tc>
      </w:tr>
      <w:bookmarkStart w:id="512" w:name="_DocTools_ScreenTip_16" w:colFirst="0" w:colLast="1"/>
      <w:bookmarkStart w:id="513" w:name="_DocTools_ScreenTip_65" w:colFirst="0" w:colLast="1"/>
      <w:bookmarkEnd w:id="510"/>
      <w:bookmarkEnd w:id="511"/>
      <w:tr w:rsidR="002E0BB6" w:rsidRPr="00CC51C4" w14:paraId="5969D798" w14:textId="77777777" w:rsidTr="00690F86">
        <w:tc>
          <w:tcPr>
            <w:tcW w:w="669" w:type="dxa"/>
            <w:shd w:val="clear" w:color="auto" w:fill="auto"/>
          </w:tcPr>
          <w:p w14:paraId="5969D793" w14:textId="7F3A25AD" w:rsidR="002E0BB6" w:rsidRDefault="00AA0A88" w:rsidP="00E52407">
            <w:pPr>
              <w:pStyle w:val="Tabel"/>
            </w:pPr>
            <w:r>
              <w:fldChar w:fldCharType="begin"/>
            </w:r>
            <w:r>
              <w:instrText xml:space="preserve"> HYPERLINK \l "H_10" </w:instrText>
            </w:r>
            <w:r>
              <w:fldChar w:fldCharType="separate"/>
            </w:r>
            <w:r w:rsidR="002E0BB6" w:rsidRPr="00B64DF0">
              <w:rPr>
                <w:rStyle w:val="Hyperlink"/>
              </w:rPr>
              <w:t>H</w:t>
            </w:r>
            <w:r w:rsidR="00E160FB" w:rsidRPr="00B64DF0">
              <w:rPr>
                <w:rStyle w:val="Hyperlink"/>
              </w:rPr>
              <w:t>-</w:t>
            </w:r>
            <w:r w:rsidR="002E0BB6" w:rsidRPr="00B64DF0">
              <w:rPr>
                <w:rStyle w:val="Hyperlink"/>
              </w:rPr>
              <w:t>1</w:t>
            </w:r>
            <w:r w:rsidR="00B840E9" w:rsidRPr="00B64DF0">
              <w:rPr>
                <w:rStyle w:val="Hyperlink"/>
              </w:rPr>
              <w:t>0</w:t>
            </w:r>
            <w:r>
              <w:rPr>
                <w:rStyle w:val="Hyperlink"/>
              </w:rPr>
              <w:fldChar w:fldCharType="end"/>
            </w:r>
          </w:p>
        </w:tc>
        <w:tc>
          <w:tcPr>
            <w:tcW w:w="8959" w:type="dxa"/>
            <w:shd w:val="clear" w:color="auto" w:fill="auto"/>
          </w:tcPr>
          <w:p w14:paraId="5969D794" w14:textId="4AA9671F" w:rsidR="002E0BB6" w:rsidRPr="002A3B5C" w:rsidRDefault="002D3023" w:rsidP="002A3B5C">
            <w:pPr>
              <w:pStyle w:val="Tabeloverskrift"/>
            </w:pPr>
            <w:r w:rsidRPr="002A3B5C">
              <w:fldChar w:fldCharType="begin"/>
            </w:r>
            <w:r w:rsidRPr="002A3B5C">
              <w:instrText xml:space="preserve"> REF _Ref525298825 \w \h  \* MERGEFORMAT </w:instrText>
            </w:r>
            <w:r w:rsidRPr="002A3B5C">
              <w:fldChar w:fldCharType="separate"/>
            </w:r>
            <w:r w:rsidR="002A3B5C">
              <w:t>1.5</w:t>
            </w:r>
            <w:r w:rsidRPr="002A3B5C">
              <w:fldChar w:fldCharType="end"/>
            </w:r>
            <w:r w:rsidR="00F03EEF" w:rsidRPr="002A3B5C">
              <w:t xml:space="preserve"> </w:t>
            </w:r>
            <w:r w:rsidR="002E0BB6" w:rsidRPr="002A3B5C">
              <w:t>Projektets vigtigste interessenter og inddragelse af andre myndigheder</w:t>
            </w:r>
          </w:p>
          <w:p w14:paraId="5969D795" w14:textId="7B18BADC" w:rsidR="00B17D1F" w:rsidRPr="002A3B5C" w:rsidRDefault="00ED779A" w:rsidP="002A3B5C">
            <w:pPr>
              <w:pStyle w:val="Tabel"/>
            </w:pPr>
            <w:r w:rsidRPr="002A3B5C">
              <w:t xml:space="preserve">Arbejdet med at identificere og inddrage interessenter </w:t>
            </w:r>
            <w:r w:rsidR="00666B77" w:rsidRPr="002A3B5C">
              <w:t>starter i projektets idé</w:t>
            </w:r>
            <w:r w:rsidR="00BD64BC" w:rsidRPr="002A3B5C">
              <w:t>fase og fortsætter gennem hele projektets levetid.</w:t>
            </w:r>
          </w:p>
          <w:p w14:paraId="72BF994F" w14:textId="576710EC" w:rsidR="008B0972" w:rsidRPr="002A3B5C" w:rsidRDefault="002E0BB6" w:rsidP="002A3B5C">
            <w:pPr>
              <w:pStyle w:val="Tabel"/>
            </w:pPr>
            <w:r w:rsidRPr="002A3B5C">
              <w:t>De</w:t>
            </w:r>
            <w:r w:rsidR="00BB4C15" w:rsidRPr="002A3B5C">
              <w:t>n</w:t>
            </w:r>
            <w:r w:rsidRPr="002A3B5C">
              <w:t xml:space="preserve"> </w:t>
            </w:r>
            <w:r w:rsidR="004958DB" w:rsidRPr="002A3B5C">
              <w:t xml:space="preserve">indledende tekst i afsnittet </w:t>
            </w:r>
            <w:r w:rsidR="007A5193" w:rsidRPr="002A3B5C">
              <w:t xml:space="preserve">skal </w:t>
            </w:r>
            <w:r w:rsidRPr="002A3B5C">
              <w:t>indeholde en beskrivelse af</w:t>
            </w:r>
            <w:r w:rsidR="004958DB" w:rsidRPr="002A3B5C">
              <w:t>,</w:t>
            </w:r>
            <w:r w:rsidRPr="002A3B5C">
              <w:t xml:space="preserve"> hvordan projektet vil arbejde med interessenter</w:t>
            </w:r>
            <w:r w:rsidR="008B0972" w:rsidRPr="002A3B5C">
              <w:t xml:space="preserve">, herunder om man eksempelvis vil </w:t>
            </w:r>
            <w:r w:rsidR="00CD790E" w:rsidRPr="002A3B5C">
              <w:t>involvere</w:t>
            </w:r>
            <w:r w:rsidR="008B0972" w:rsidRPr="002A3B5C">
              <w:t xml:space="preserve"> vigtige interessenter i projektet</w:t>
            </w:r>
            <w:r w:rsidR="0019792C" w:rsidRPr="002A3B5C">
              <w:t>.</w:t>
            </w:r>
            <w:r w:rsidR="008B0972" w:rsidRPr="002A3B5C">
              <w:t xml:space="preserve"> </w:t>
            </w:r>
          </w:p>
          <w:p w14:paraId="5969D796" w14:textId="0D06F929" w:rsidR="002E0BB6" w:rsidRPr="002A3B5C" w:rsidRDefault="008B0972" w:rsidP="002A3B5C">
            <w:pPr>
              <w:pStyle w:val="Tabel"/>
            </w:pPr>
            <w:r w:rsidRPr="002A3B5C">
              <w:t>Derudover skal den indledende tekst indeholde en vurdering af</w:t>
            </w:r>
            <w:r w:rsidR="0019792C" w:rsidRPr="002A3B5C">
              <w:t>,</w:t>
            </w:r>
            <w:r w:rsidRPr="002A3B5C">
              <w:t xml:space="preserve"> </w:t>
            </w:r>
            <w:r w:rsidR="002E0BB6" w:rsidRPr="002A3B5C">
              <w:t>hvor vigtig interessenthåndteringsindsatsen er for projektets gennemførelse</w:t>
            </w:r>
            <w:r w:rsidR="00566269" w:rsidRPr="002A3B5C">
              <w:t xml:space="preserve"> og gevinstrealisering</w:t>
            </w:r>
            <w:r w:rsidR="00077E63" w:rsidRPr="002A3B5C">
              <w:t>.</w:t>
            </w:r>
          </w:p>
          <w:p w14:paraId="215ACFB5" w14:textId="30890F8E" w:rsidR="00493DCE" w:rsidRDefault="00493DCE" w:rsidP="002A3B5C">
            <w:pPr>
              <w:pStyle w:val="Tabeloverskrift"/>
              <w:rPr>
                <w:lang w:eastAsia="en-US"/>
              </w:rPr>
            </w:pPr>
            <w:r w:rsidRPr="005362FC">
              <w:rPr>
                <w:lang w:eastAsia="en-US"/>
              </w:rPr>
              <w:t>Beskrivelsesdybde</w:t>
            </w:r>
          </w:p>
          <w:p w14:paraId="5969D797" w14:textId="72F4684A" w:rsidR="00493DCE" w:rsidRPr="002A3B5C" w:rsidRDefault="008B0972" w:rsidP="002A3B5C">
            <w:pPr>
              <w:pStyle w:val="Tabel"/>
            </w:pPr>
            <w:r w:rsidRPr="002A3B5C">
              <w:t xml:space="preserve">Det indledende afsnit </w:t>
            </w:r>
            <w:r w:rsidR="00A23399" w:rsidRPr="002A3B5C">
              <w:t xml:space="preserve">skal give overblik over projektets </w:t>
            </w:r>
            <w:r w:rsidRPr="002A3B5C">
              <w:t xml:space="preserve">tilgang til interessenthåndtering uden at gå i dybden med konkrete planer for håndtering af hver interessent. Det skal </w:t>
            </w:r>
            <w:r w:rsidR="00CD790E" w:rsidRPr="002A3B5C">
              <w:t>afspejle</w:t>
            </w:r>
            <w:r w:rsidRPr="002A3B5C">
              <w:t>, at projektet har reflekteret over behov og muligheder fo</w:t>
            </w:r>
            <w:r w:rsidR="002A3B5C" w:rsidRPr="002A3B5C">
              <w:t>r involvering af interessenter.</w:t>
            </w:r>
          </w:p>
        </w:tc>
      </w:tr>
      <w:bookmarkStart w:id="514" w:name="_DocTools_ScreenTip_17" w:colFirst="0" w:colLast="1"/>
      <w:bookmarkStart w:id="515" w:name="_DocTools_ScreenTip_66" w:colFirst="0" w:colLast="1"/>
      <w:bookmarkEnd w:id="512"/>
      <w:bookmarkEnd w:id="513"/>
      <w:tr w:rsidR="002E0BB6" w:rsidRPr="00CC51C4" w14:paraId="5969D79F" w14:textId="77777777" w:rsidTr="00690F86">
        <w:tc>
          <w:tcPr>
            <w:tcW w:w="669" w:type="dxa"/>
            <w:shd w:val="clear" w:color="auto" w:fill="auto"/>
          </w:tcPr>
          <w:p w14:paraId="5969D799" w14:textId="2856281F" w:rsidR="002E0BB6" w:rsidRDefault="00AA0A88" w:rsidP="00E52407">
            <w:pPr>
              <w:pStyle w:val="Tabel"/>
            </w:pPr>
            <w:r>
              <w:fldChar w:fldCharType="begin"/>
            </w:r>
            <w:r>
              <w:instrText xml:space="preserve"> HYPERLINK \l "H_11" </w:instrText>
            </w:r>
            <w:r>
              <w:fldChar w:fldCharType="separate"/>
            </w:r>
            <w:r w:rsidR="002E0BB6" w:rsidRPr="00B64DF0">
              <w:rPr>
                <w:rStyle w:val="Hyperlink"/>
              </w:rPr>
              <w:t>H</w:t>
            </w:r>
            <w:r w:rsidR="00E160FB" w:rsidRPr="00B64DF0">
              <w:rPr>
                <w:rStyle w:val="Hyperlink"/>
              </w:rPr>
              <w:t>-</w:t>
            </w:r>
            <w:r w:rsidR="002E0BB6" w:rsidRPr="00B64DF0">
              <w:rPr>
                <w:rStyle w:val="Hyperlink"/>
              </w:rPr>
              <w:t>1</w:t>
            </w:r>
            <w:r w:rsidR="00B840E9" w:rsidRPr="00B64DF0">
              <w:rPr>
                <w:rStyle w:val="Hyperlink"/>
              </w:rPr>
              <w:t>1</w:t>
            </w:r>
            <w:r>
              <w:rPr>
                <w:rStyle w:val="Hyperlink"/>
              </w:rPr>
              <w:fldChar w:fldCharType="end"/>
            </w:r>
          </w:p>
        </w:tc>
        <w:tc>
          <w:tcPr>
            <w:tcW w:w="8959" w:type="dxa"/>
            <w:shd w:val="clear" w:color="auto" w:fill="auto"/>
          </w:tcPr>
          <w:p w14:paraId="5969D79A" w14:textId="235EF4FB" w:rsidR="002E0BB6" w:rsidRPr="00B840E9" w:rsidRDefault="00B840E9" w:rsidP="00B840E9">
            <w:pPr>
              <w:pStyle w:val="Tabeloverskrift"/>
            </w:pPr>
            <w:r w:rsidRPr="00B840E9">
              <w:fldChar w:fldCharType="begin"/>
            </w:r>
            <w:r w:rsidRPr="00B840E9">
              <w:instrText xml:space="preserve"> REF _Ref525298825 \w \h </w:instrText>
            </w:r>
            <w:r>
              <w:instrText xml:space="preserve"> \* MERGEFORMAT </w:instrText>
            </w:r>
            <w:r w:rsidRPr="00B840E9">
              <w:fldChar w:fldCharType="separate"/>
            </w:r>
            <w:r w:rsidR="002A3B5C">
              <w:t>1.5</w:t>
            </w:r>
            <w:r w:rsidRPr="00B840E9">
              <w:fldChar w:fldCharType="end"/>
            </w:r>
            <w:r w:rsidRPr="00B840E9">
              <w:t xml:space="preserve"> </w:t>
            </w:r>
            <w:r w:rsidR="002E0BB6" w:rsidRPr="00B840E9">
              <w:t>Interessentoverblik</w:t>
            </w:r>
          </w:p>
          <w:p w14:paraId="5969D79B" w14:textId="09228BBB" w:rsidR="00692C1F" w:rsidRDefault="002E0BB6" w:rsidP="00692C1F">
            <w:pPr>
              <w:pStyle w:val="Tabel"/>
            </w:pPr>
            <w:r w:rsidRPr="002C1C06">
              <w:t xml:space="preserve">Beskriv projektets vigtigste interessenter </w:t>
            </w:r>
            <w:r w:rsidR="006439B6">
              <w:t>i tabellen</w:t>
            </w:r>
            <w:r w:rsidR="006439B6" w:rsidRPr="002C1C06">
              <w:t xml:space="preserve"> </w:t>
            </w:r>
            <w:r w:rsidR="006439B6">
              <w:t>samt</w:t>
            </w:r>
            <w:r w:rsidR="006439B6" w:rsidRPr="002C1C06">
              <w:t xml:space="preserve"> </w:t>
            </w:r>
            <w:r w:rsidRPr="002C1C06">
              <w:t xml:space="preserve">hvordan disse forventes at blive håndteret. Sørg for at tænke bredt, så det både er forretningsmæssige dele af </w:t>
            </w:r>
            <w:r w:rsidR="009F2B0E">
              <w:t>egen organisation</w:t>
            </w:r>
            <w:r w:rsidR="006439B6">
              <w:t>, og eventuelt andre organisationer</w:t>
            </w:r>
            <w:r w:rsidRPr="002C1C06">
              <w:t xml:space="preserve"> samt de områder, som skal stå for drift</w:t>
            </w:r>
            <w:r w:rsidR="009F2B0E">
              <w:t>,</w:t>
            </w:r>
            <w:r w:rsidRPr="002C1C06">
              <w:t xml:space="preserve"> support</w:t>
            </w:r>
            <w:r w:rsidR="009F2B0E">
              <w:t xml:space="preserve"> og videreudvikling</w:t>
            </w:r>
            <w:r w:rsidRPr="002C1C06">
              <w:t xml:space="preserve">. Berørte organisationer kan også være leverandører, som </w:t>
            </w:r>
            <w:r w:rsidR="0022088C">
              <w:t>fx</w:t>
            </w:r>
            <w:r w:rsidRPr="002C1C06">
              <w:t xml:space="preserve"> står for myndighe</w:t>
            </w:r>
            <w:r w:rsidR="00077E63">
              <w:t>dens drift.</w:t>
            </w:r>
          </w:p>
          <w:p w14:paraId="4786F87C" w14:textId="20C10249" w:rsidR="009A6FEA" w:rsidRDefault="002A3B5C" w:rsidP="00692C1F">
            <w:pPr>
              <w:pStyle w:val="Tabel"/>
            </w:pPr>
            <w:r>
              <w:lastRenderedPageBreak/>
              <w:t xml:space="preserve">I kolonnen ”påvirkes hvordan” </w:t>
            </w:r>
            <w:r w:rsidR="009A6FEA">
              <w:t>noteres hvorfor den pågældende interessent er en interessent, typisk fordi interessenten enten bliver påvirket af projektet imens det gennemføres, eller af projektets resultat, typisk brugere af den kommende løsning.</w:t>
            </w:r>
          </w:p>
          <w:p w14:paraId="5969D79D" w14:textId="621149BF" w:rsidR="00B471CB" w:rsidRDefault="00530000" w:rsidP="00692C1F">
            <w:pPr>
              <w:pStyle w:val="Tabel"/>
              <w:rPr>
                <w:lang w:eastAsia="en-US"/>
              </w:rPr>
            </w:pPr>
            <w:r>
              <w:rPr>
                <w:lang w:eastAsia="en-US"/>
              </w:rPr>
              <w:t xml:space="preserve">Medtag </w:t>
            </w:r>
            <w:r w:rsidR="00781F86">
              <w:rPr>
                <w:lang w:eastAsia="en-US"/>
              </w:rPr>
              <w:t xml:space="preserve">de </w:t>
            </w:r>
            <w:r>
              <w:rPr>
                <w:lang w:eastAsia="en-US"/>
              </w:rPr>
              <w:t>5-10 vigtigste intere</w:t>
            </w:r>
            <w:r w:rsidR="00F04AF3">
              <w:rPr>
                <w:lang w:eastAsia="en-US"/>
              </w:rPr>
              <w:t xml:space="preserve">ssenter eller interessentgrupper, som har væsentlig betydning for projektets </w:t>
            </w:r>
            <w:r w:rsidR="0094258E">
              <w:rPr>
                <w:lang w:eastAsia="en-US"/>
              </w:rPr>
              <w:t>gennemførelse og gevinstrealisering.</w:t>
            </w:r>
          </w:p>
          <w:p w14:paraId="0A46F626" w14:textId="5651EA7D" w:rsidR="0025572B" w:rsidRDefault="00BE76CC" w:rsidP="000615F6">
            <w:pPr>
              <w:pStyle w:val="Tabel"/>
              <w:rPr>
                <w:lang w:eastAsia="en-US"/>
              </w:rPr>
            </w:pPr>
            <w:r>
              <w:rPr>
                <w:lang w:eastAsia="en-US"/>
              </w:rPr>
              <w:t xml:space="preserve">Hvis projektet har et meget komplekst </w:t>
            </w:r>
            <w:r w:rsidR="00B471CB">
              <w:rPr>
                <w:lang w:eastAsia="en-US"/>
              </w:rPr>
              <w:t>inter</w:t>
            </w:r>
            <w:r w:rsidR="00B471CB">
              <w:rPr>
                <w:lang w:eastAsia="en-US"/>
              </w:rPr>
              <w:lastRenderedPageBreak/>
              <w:t>essentbillede,</w:t>
            </w:r>
            <w:r w:rsidR="00A80F08">
              <w:rPr>
                <w:lang w:eastAsia="en-US"/>
              </w:rPr>
              <w:t xml:space="preserve"> skal dette antal dog ikke være en begrænsning</w:t>
            </w:r>
            <w:r w:rsidR="00B471CB">
              <w:rPr>
                <w:lang w:eastAsia="en-US"/>
              </w:rPr>
              <w:t xml:space="preserve">. I dette tilfælde medtages det nødvendige antal for at dække </w:t>
            </w:r>
            <w:r w:rsidR="000615F6">
              <w:rPr>
                <w:lang w:eastAsia="en-US"/>
              </w:rPr>
              <w:t>alle</w:t>
            </w:r>
            <w:r w:rsidR="00B471CB">
              <w:rPr>
                <w:lang w:eastAsia="en-US"/>
              </w:rPr>
              <w:t xml:space="preserve"> væsentlige</w:t>
            </w:r>
            <w:r w:rsidR="000615F6">
              <w:rPr>
                <w:lang w:eastAsia="en-US"/>
              </w:rPr>
              <w:t xml:space="preserve"> interessenter, der har</w:t>
            </w:r>
            <w:r w:rsidR="00B471CB">
              <w:rPr>
                <w:lang w:eastAsia="en-US"/>
              </w:rPr>
              <w:t xml:space="preserve"> stor indflydelse</w:t>
            </w:r>
            <w:r w:rsidR="002E74DA">
              <w:rPr>
                <w:lang w:eastAsia="en-US"/>
              </w:rPr>
              <w:t xml:space="preserve"> på</w:t>
            </w:r>
            <w:r w:rsidR="000615F6">
              <w:rPr>
                <w:lang w:eastAsia="en-US"/>
              </w:rPr>
              <w:t xml:space="preserve"> projektet.</w:t>
            </w:r>
          </w:p>
          <w:p w14:paraId="5E5FE4B1" w14:textId="0D537F70" w:rsidR="00CD790E" w:rsidRDefault="00CD790E" w:rsidP="000615F6">
            <w:pPr>
              <w:pStyle w:val="Tabel"/>
            </w:pPr>
            <w:r>
              <w:t xml:space="preserve">Det betyder ikke, at projektet ikke bør udarbejde en samlet interessentanalyse, der medtager alle interessenter og med flere detaljer om de enkelte interessenter. </w:t>
            </w:r>
            <w:r w:rsidRPr="002C1C06">
              <w:t>Vedlæg eventuelt den samlede interessentanalyse og kommunikationsplan som bilag, når dette er udarbej</w:t>
            </w:r>
            <w:r>
              <w:t xml:space="preserve">det. Du finder Vejledning til interessenthåndtering </w:t>
            </w:r>
            <w:hyperlink r:id="rId40" w:history="1">
              <w:r w:rsidRPr="005C3BEA">
                <w:rPr>
                  <w:rStyle w:val="Hyperlink"/>
                </w:rPr>
                <w:t>her</w:t>
              </w:r>
            </w:hyperlink>
            <w:r>
              <w:t>.</w:t>
            </w:r>
          </w:p>
          <w:p w14:paraId="7D46E38C" w14:textId="44B0526F" w:rsidR="00CE55C6" w:rsidRDefault="00CD5F8A">
            <w:pPr>
              <w:pStyle w:val="Tabel"/>
              <w:rPr>
                <w:b/>
                <w:lang w:eastAsia="en-US"/>
              </w:rPr>
            </w:pPr>
            <w:r w:rsidRPr="005362FC">
              <w:rPr>
                <w:b/>
                <w:lang w:eastAsia="en-US"/>
              </w:rPr>
              <w:t>Beskrivelsesdybde</w:t>
            </w:r>
          </w:p>
          <w:p w14:paraId="5969D79E" w14:textId="7DE4CF4B" w:rsidR="00CD5F8A" w:rsidRPr="008A6CE3" w:rsidRDefault="009B4BE5">
            <w:pPr>
              <w:pStyle w:val="Tabel"/>
              <w:rPr>
                <w:b/>
              </w:rPr>
            </w:pPr>
            <w:r>
              <w:t>Afsnittet skal give overblik</w:t>
            </w:r>
            <w:r w:rsidR="00423568">
              <w:t xml:space="preserve"> samt indtryk af, at projektet lægger tilstrækkelig vægt på </w:t>
            </w:r>
            <w:r w:rsidR="007F6932">
              <w:t>arbejdet med interessenterne</w:t>
            </w:r>
            <w:r w:rsidR="00423568">
              <w:t>. Der er ikke tale om en erstatning for projektets kommunikationsplan.</w:t>
            </w:r>
          </w:p>
        </w:tc>
      </w:tr>
      <w:bookmarkStart w:id="516" w:name="_DocTools_ScreenTip_18" w:colFirst="0" w:colLast="1"/>
      <w:bookmarkStart w:id="517" w:name="_DocTools_ScreenTip_67" w:colFirst="0" w:colLast="1"/>
      <w:bookmarkEnd w:id="514"/>
      <w:bookmarkEnd w:id="515"/>
      <w:tr w:rsidR="002E0BB6" w:rsidRPr="00CC51C4" w14:paraId="5969D7A5" w14:textId="77777777" w:rsidTr="00690F86">
        <w:tc>
          <w:tcPr>
            <w:tcW w:w="669" w:type="dxa"/>
            <w:shd w:val="clear" w:color="auto" w:fill="auto"/>
          </w:tcPr>
          <w:p w14:paraId="5969D7A0" w14:textId="46A0B125" w:rsidR="002E0BB6" w:rsidRDefault="00AA0A88" w:rsidP="00E52407">
            <w:pPr>
              <w:pStyle w:val="Tabel"/>
            </w:pPr>
            <w:r>
              <w:lastRenderedPageBreak/>
              <w:fldChar w:fldCharType="begin"/>
            </w:r>
            <w:r>
              <w:instrText xml:space="preserve"> HYPERLINK \l "H_12" </w:instrText>
            </w:r>
            <w:r>
              <w:fldChar w:fldCharType="separate"/>
            </w:r>
            <w:r w:rsidR="002E0BB6" w:rsidRPr="00B64DF0">
              <w:rPr>
                <w:rStyle w:val="Hyperlink"/>
              </w:rPr>
              <w:t>H</w:t>
            </w:r>
            <w:r w:rsidR="00E160FB" w:rsidRPr="00B64DF0">
              <w:rPr>
                <w:rStyle w:val="Hyperlink"/>
              </w:rPr>
              <w:t>-</w:t>
            </w:r>
            <w:r w:rsidR="00B840E9" w:rsidRPr="00B64DF0">
              <w:rPr>
                <w:rStyle w:val="Hyperlink"/>
              </w:rPr>
              <w:t>12</w:t>
            </w:r>
            <w:r>
              <w:rPr>
                <w:rStyle w:val="Hyperlink"/>
              </w:rPr>
              <w:fldChar w:fldCharType="end"/>
            </w:r>
          </w:p>
        </w:tc>
        <w:tc>
          <w:tcPr>
            <w:tcW w:w="8959" w:type="dxa"/>
            <w:shd w:val="clear" w:color="auto" w:fill="auto"/>
          </w:tcPr>
          <w:p w14:paraId="5969D7A1" w14:textId="4D43CC06" w:rsidR="002E0BB6" w:rsidRPr="002A3B5C" w:rsidRDefault="00B840E9" w:rsidP="002A3B5C">
            <w:pPr>
              <w:pStyle w:val="Tabeloverskrift"/>
            </w:pPr>
            <w:r w:rsidRPr="002A3B5C">
              <w:fldChar w:fldCharType="begin"/>
            </w:r>
            <w:r w:rsidRPr="002A3B5C">
              <w:instrText xml:space="preserve"> REF _Ref525300956 \h  \* MERGEFORMAT </w:instrText>
            </w:r>
            <w:r w:rsidRPr="002A3B5C">
              <w:fldChar w:fldCharType="separate"/>
            </w:r>
            <w:r w:rsidR="00DE6F87" w:rsidRPr="002A3B5C">
              <w:t>In</w:t>
            </w:r>
            <w:r w:rsidR="00DE6F87" w:rsidRPr="002E74DA">
              <w:t>ddragelse af andre myndigheder</w:t>
            </w:r>
            <w:r w:rsidRPr="002A3B5C">
              <w:fldChar w:fldCharType="end"/>
            </w:r>
          </w:p>
          <w:p w14:paraId="5969D7A2" w14:textId="6BF5EA11" w:rsidR="002E0BB6" w:rsidRPr="002A3B5C" w:rsidRDefault="008B0972" w:rsidP="002A3B5C">
            <w:pPr>
              <w:pStyle w:val="Tabel"/>
            </w:pPr>
            <w:r w:rsidRPr="002A3B5C">
              <w:t>I dette afsnit skal det beskrives</w:t>
            </w:r>
            <w:r w:rsidR="002E0BB6" w:rsidRPr="002A3B5C">
              <w:t>, hvis andre myndigheder skal afgive ressourcer til projektet eller være ansvarlige for implementering af projektets leverancer. De berørte myndigheder skal have accepteret deres rol</w:t>
            </w:r>
            <w:r w:rsidR="000615F6" w:rsidRPr="002A3B5C">
              <w:t xml:space="preserve">le i forbindelse med projektet </w:t>
            </w:r>
            <w:r w:rsidR="002E0BB6" w:rsidRPr="002A3B5C">
              <w:t>og denne accept skal være dokumenteret, eksempelvis i nedenstående tabel.</w:t>
            </w:r>
          </w:p>
          <w:p w14:paraId="0F7FC84C" w14:textId="296CE649" w:rsidR="00FA3F94" w:rsidRPr="002A3B5C" w:rsidRDefault="00037273" w:rsidP="002A3B5C">
            <w:pPr>
              <w:pStyle w:val="Tabel"/>
            </w:pPr>
            <w:r w:rsidRPr="002A3B5C">
              <w:t>Det skal tydeligt fremgå</w:t>
            </w:r>
            <w:r w:rsidR="00C63ECE" w:rsidRPr="002A3B5C">
              <w:t>, hvilke andre myndigheder</w:t>
            </w:r>
            <w:r w:rsidR="00531E1E" w:rsidRPr="002A3B5C">
              <w:t>, som vil blive væsentligt berørt af projektet – enten i gennemførelsen eller realiseringsfasen</w:t>
            </w:r>
            <w:r w:rsidR="007F5C1D" w:rsidRPr="002A3B5C">
              <w:t>. Det er vigtigt</w:t>
            </w:r>
            <w:r w:rsidR="000615F6" w:rsidRPr="002A3B5C">
              <w:t>,</w:t>
            </w:r>
            <w:r w:rsidR="007F5C1D" w:rsidRPr="002A3B5C">
              <w:t xml:space="preserve"> at det tydeligt fremgår, at projektet har en dialog </w:t>
            </w:r>
            <w:r w:rsidR="005411CA" w:rsidRPr="002A3B5C">
              <w:t xml:space="preserve">med de pågældende myndigheder </w:t>
            </w:r>
            <w:r w:rsidR="007F5C1D" w:rsidRPr="002A3B5C">
              <w:t>og at</w:t>
            </w:r>
            <w:r w:rsidR="005411CA" w:rsidRPr="002A3B5C">
              <w:t>,</w:t>
            </w:r>
            <w:r w:rsidR="007F5C1D" w:rsidRPr="002A3B5C">
              <w:t xml:space="preserve"> der er truffet aftaler om samarbejdet.</w:t>
            </w:r>
          </w:p>
          <w:p w14:paraId="2A904081" w14:textId="2EB8742C" w:rsidR="00CD790E" w:rsidRPr="002A3B5C" w:rsidRDefault="00CD790E" w:rsidP="002A3B5C">
            <w:pPr>
              <w:pStyle w:val="Tabel"/>
            </w:pPr>
            <w:r w:rsidRPr="002A3B5C">
              <w:t>Der kan også være tale om andre væsentlige samarbejdspartnere</w:t>
            </w:r>
            <w:r w:rsidR="00D778A8" w:rsidRPr="002A3B5C">
              <w:t xml:space="preserve"> end myndigheder,</w:t>
            </w:r>
            <w:r w:rsidRPr="002A3B5C">
              <w:t xml:space="preserve"> </w:t>
            </w:r>
            <w:r w:rsidR="00D778A8" w:rsidRPr="002A3B5C">
              <w:t>som</w:t>
            </w:r>
            <w:r w:rsidRPr="002A3B5C">
              <w:t xml:space="preserve"> </w:t>
            </w:r>
            <w:r w:rsidR="00D778A8" w:rsidRPr="002A3B5C">
              <w:t xml:space="preserve">fx </w:t>
            </w:r>
            <w:r w:rsidRPr="002A3B5C">
              <w:t xml:space="preserve">private aktører, interesseorganisationer eller </w:t>
            </w:r>
            <w:r w:rsidR="00D778A8" w:rsidRPr="002A3B5C">
              <w:t>undervisningssektoren. I dette tilfælde kan overskrifter tilpasses.</w:t>
            </w:r>
          </w:p>
          <w:p w14:paraId="26FD787D" w14:textId="0792A03C" w:rsidR="00CD5F8A" w:rsidRPr="002E74DA" w:rsidRDefault="00CD5F8A" w:rsidP="002E74DA">
            <w:pPr>
              <w:pStyle w:val="Tabeloverskrift"/>
            </w:pPr>
            <w:r w:rsidRPr="002E74DA">
              <w:t>Beskrivelsesdybde</w:t>
            </w:r>
          </w:p>
          <w:p w14:paraId="5969D7A4" w14:textId="3074549B" w:rsidR="00CD5F8A" w:rsidRPr="002E74DA" w:rsidRDefault="00412A91" w:rsidP="002E74DA">
            <w:pPr>
              <w:pStyle w:val="Tabel"/>
            </w:pPr>
            <w:r w:rsidRPr="002E74DA">
              <w:t xml:space="preserve">Det skal fremgå her, hvis der er andre myndigheder, der skal </w:t>
            </w:r>
            <w:r w:rsidR="002555EB" w:rsidRPr="002E74DA">
              <w:t>give så væsentlige bidrag til projektet, at det er vigtigt for projektets succes</w:t>
            </w:r>
            <w:r w:rsidR="002A3B5C" w:rsidRPr="002E74DA">
              <w:t>.</w:t>
            </w:r>
          </w:p>
        </w:tc>
      </w:tr>
      <w:bookmarkStart w:id="518" w:name="_DocTools_ScreenTip_19" w:colFirst="0" w:colLast="1"/>
      <w:bookmarkStart w:id="519" w:name="_DocTools_ScreenTip_68" w:colFirst="0" w:colLast="1"/>
      <w:bookmarkEnd w:id="516"/>
      <w:bookmarkEnd w:id="517"/>
      <w:tr w:rsidR="00426F70" w:rsidRPr="00CC51C4" w14:paraId="5969D7AC" w14:textId="77777777" w:rsidTr="00690F86">
        <w:tc>
          <w:tcPr>
            <w:tcW w:w="669" w:type="dxa"/>
            <w:shd w:val="clear" w:color="auto" w:fill="auto"/>
          </w:tcPr>
          <w:p w14:paraId="5969D7A6" w14:textId="724A5902" w:rsidR="00426F70" w:rsidRPr="00F03EEF" w:rsidRDefault="00AA0A88" w:rsidP="00F03EEF">
            <w:pPr>
              <w:pStyle w:val="Tabel"/>
            </w:pPr>
            <w:r>
              <w:fldChar w:fldCharType="begin"/>
            </w:r>
            <w:r>
              <w:instrText xml:space="preserve"> HYPERLINK \l "H_13" </w:instrText>
            </w:r>
            <w:r>
              <w:fldChar w:fldCharType="separate"/>
            </w:r>
            <w:r w:rsidR="00547BB9" w:rsidRPr="00B64DF0">
              <w:rPr>
                <w:rStyle w:val="Hyperlink"/>
              </w:rPr>
              <w:t>H</w:t>
            </w:r>
            <w:r w:rsidR="00E160FB" w:rsidRPr="00B64DF0">
              <w:rPr>
                <w:rStyle w:val="Hyperlink"/>
              </w:rPr>
              <w:t>-</w:t>
            </w:r>
            <w:r w:rsidR="00B840E9" w:rsidRPr="00B64DF0">
              <w:rPr>
                <w:rStyle w:val="Hyperlink"/>
              </w:rPr>
              <w:t>13</w:t>
            </w:r>
            <w:r>
              <w:rPr>
                <w:rStyle w:val="Hyperlink"/>
              </w:rPr>
              <w:fldChar w:fldCharType="end"/>
            </w:r>
          </w:p>
        </w:tc>
        <w:tc>
          <w:tcPr>
            <w:tcW w:w="8959" w:type="dxa"/>
            <w:shd w:val="clear" w:color="auto" w:fill="auto"/>
          </w:tcPr>
          <w:p w14:paraId="5969D7A7" w14:textId="3993E7E7" w:rsidR="00426F70" w:rsidRDefault="00B840E9" w:rsidP="002E74DA">
            <w:pPr>
              <w:pStyle w:val="Tabeloverskrift"/>
            </w:pPr>
            <w:r>
              <w:fldChar w:fldCharType="begin"/>
            </w:r>
            <w:r>
              <w:instrText xml:space="preserve"> REF _Ref525300984 \w \h </w:instrText>
            </w:r>
            <w:r w:rsidR="002E74DA">
              <w:instrText xml:space="preserve"> \* MERGEFORMAT </w:instrText>
            </w:r>
            <w:r>
              <w:fldChar w:fldCharType="separate"/>
            </w:r>
            <w:r w:rsidR="002E74DA">
              <w:t>2</w:t>
            </w:r>
            <w:r>
              <w:fldChar w:fldCharType="end"/>
            </w:r>
            <w:r>
              <w:t xml:space="preserve"> </w:t>
            </w:r>
            <w:r w:rsidR="00AD6472">
              <w:t>Projektets overordnede tilrettelæggelse</w:t>
            </w:r>
          </w:p>
          <w:p w14:paraId="7912C7EF" w14:textId="608D07F2" w:rsidR="008B0972" w:rsidRPr="002E74DA" w:rsidRDefault="002C5765" w:rsidP="002E74DA">
            <w:pPr>
              <w:pStyle w:val="Tabel"/>
            </w:pPr>
            <w:r w:rsidRPr="002E74DA">
              <w:t xml:space="preserve">Dette </w:t>
            </w:r>
            <w:r w:rsidR="00497CEC" w:rsidRPr="002E74DA">
              <w:t xml:space="preserve">kapitel beskriver </w:t>
            </w:r>
            <w:r w:rsidR="00F778BB" w:rsidRPr="002E74DA">
              <w:t>de overordned</w:t>
            </w:r>
            <w:r w:rsidR="00077E63" w:rsidRPr="002E74DA">
              <w:t>e styringsrammer for projektet.</w:t>
            </w:r>
            <w:r w:rsidR="008B0972" w:rsidRPr="002E74DA">
              <w:t xml:space="preserve"> Kapitlet bør give læseren en forståelse for, at projektets styringsmæssige rammer passer til projektets karakter.</w:t>
            </w:r>
          </w:p>
          <w:p w14:paraId="5969D7A9" w14:textId="77777777" w:rsidR="003B795A" w:rsidRPr="002E74DA" w:rsidRDefault="003B795A" w:rsidP="002E74DA">
            <w:pPr>
              <w:pStyle w:val="Tabel"/>
            </w:pPr>
            <w:r w:rsidRPr="002E74DA">
              <w:t xml:space="preserve">En række af afsnittene i kapitlet </w:t>
            </w:r>
            <w:r w:rsidR="00015CB6" w:rsidRPr="002E74DA">
              <w:t xml:space="preserve">bør startes allerede i </w:t>
            </w:r>
            <w:r w:rsidR="0022088C" w:rsidRPr="002E74DA">
              <w:t>idé</w:t>
            </w:r>
            <w:r w:rsidR="00015CB6" w:rsidRPr="002E74DA">
              <w:t>fasen (</w:t>
            </w:r>
            <w:r w:rsidR="0022088C" w:rsidRPr="002E74DA">
              <w:t>fx</w:t>
            </w:r>
            <w:r w:rsidR="00015CB6" w:rsidRPr="002E74DA">
              <w:t xml:space="preserve"> projektets overordnede tidshorisont</w:t>
            </w:r>
            <w:r w:rsidR="000B33AB" w:rsidRPr="002E74DA">
              <w:t>, økonomi m.m.</w:t>
            </w:r>
            <w:r w:rsidR="00015CB6" w:rsidRPr="002E74DA">
              <w:t>)</w:t>
            </w:r>
            <w:r w:rsidR="000B33AB" w:rsidRPr="002E74DA">
              <w:t xml:space="preserve"> og</w:t>
            </w:r>
            <w:r w:rsidR="003E4140" w:rsidRPr="002E74DA">
              <w:t xml:space="preserve"> sammen med planen for analysefasen (Bilag A) indgå i styregrupp</w:t>
            </w:r>
            <w:r w:rsidR="000615F6" w:rsidRPr="002E74DA">
              <w:t>ens/projektejerens vurdering af</w:t>
            </w:r>
            <w:r w:rsidR="003E4140" w:rsidRPr="002E74DA">
              <w:t xml:space="preserve"> om analysefasen kan påbegyndes.</w:t>
            </w:r>
          </w:p>
          <w:p w14:paraId="5969D7AA" w14:textId="7AFEC28F" w:rsidR="00793B94" w:rsidRPr="002E74DA" w:rsidRDefault="00B77A60" w:rsidP="002E74DA">
            <w:pPr>
              <w:pStyle w:val="Tabel"/>
            </w:pPr>
            <w:r w:rsidRPr="002E74DA">
              <w:t>Afsnittene bør genbesøges og udbygges/præciseres i løbet af analyse</w:t>
            </w:r>
            <w:r w:rsidR="00657876" w:rsidRPr="002E74DA">
              <w:t>fasen samt i gennemførelsesfasen</w:t>
            </w:r>
            <w:r w:rsidR="00B24CAD" w:rsidRPr="002E74DA">
              <w:t>, ved større beslutningspunkter eller hvis projektet udsættes for større ændringer.</w:t>
            </w:r>
          </w:p>
          <w:p w14:paraId="2CA5805E" w14:textId="1684EC2A" w:rsidR="00CE55C6" w:rsidRDefault="00293198" w:rsidP="002E74DA">
            <w:pPr>
              <w:pStyle w:val="Tabeloverskrift"/>
              <w:rPr>
                <w:lang w:eastAsia="en-US"/>
              </w:rPr>
            </w:pPr>
            <w:r w:rsidRPr="005362FC">
              <w:rPr>
                <w:lang w:eastAsia="en-US"/>
              </w:rPr>
              <w:t>Beskrivelsesdybde</w:t>
            </w:r>
          </w:p>
          <w:p w14:paraId="5969D7AB" w14:textId="4657EA28" w:rsidR="004864EE" w:rsidRPr="002E74DA" w:rsidRDefault="008B0972" w:rsidP="002E74DA">
            <w:pPr>
              <w:pStyle w:val="Tabel"/>
            </w:pPr>
            <w:r w:rsidRPr="002E74DA">
              <w:t>Det indledende afsnit skal kort opsummere de væsentligste pointer om projektets tidshorisont, økonomi og risici, og hvordan dette passer til projektets karakter og formål.</w:t>
            </w:r>
            <w:r w:rsidR="00811DEB" w:rsidRPr="002E74DA">
              <w:t xml:space="preserve"> </w:t>
            </w:r>
            <w:r w:rsidR="00266AFA" w:rsidRPr="002E74DA">
              <w:t>Hvis de efterfølgende underpunkter tilsammen beskriver projektets overordnede tilrettelæggelse fyldestgørende, behøver der ikke nødvendigvis fyldes noget ud her på overskriftsniveau.</w:t>
            </w:r>
          </w:p>
        </w:tc>
      </w:tr>
      <w:bookmarkStart w:id="520" w:name="_DocTools_ScreenTip_20" w:colFirst="0" w:colLast="1"/>
      <w:bookmarkStart w:id="521" w:name="_DocTools_ScreenTip_69" w:colFirst="0" w:colLast="1"/>
      <w:bookmarkStart w:id="522" w:name="_DocTools_ScreenTip_99" w:colFirst="0" w:colLast="1"/>
      <w:bookmarkEnd w:id="518"/>
      <w:bookmarkEnd w:id="519"/>
      <w:tr w:rsidR="00F03EEF" w:rsidRPr="00CC51C4" w14:paraId="5969D7B2" w14:textId="77777777" w:rsidTr="00690F86">
        <w:tc>
          <w:tcPr>
            <w:tcW w:w="669" w:type="dxa"/>
            <w:shd w:val="clear" w:color="auto" w:fill="auto"/>
          </w:tcPr>
          <w:p w14:paraId="5969D7AD" w14:textId="412EFDC9" w:rsidR="00F03EEF" w:rsidRPr="00F03EEF" w:rsidRDefault="00AA0A88" w:rsidP="00F03EEF">
            <w:pPr>
              <w:pStyle w:val="Tabel"/>
            </w:pPr>
            <w:r>
              <w:fldChar w:fldCharType="begin"/>
            </w:r>
            <w:r>
              <w:instrText xml:space="preserve"> HYPERLINK \l "H_14" </w:instrText>
            </w:r>
            <w:r>
              <w:fldChar w:fldCharType="separate"/>
            </w:r>
            <w:r w:rsidR="00547BB9" w:rsidRPr="00B64DF0">
              <w:rPr>
                <w:rStyle w:val="Hyperlink"/>
              </w:rPr>
              <w:t>H</w:t>
            </w:r>
            <w:r w:rsidR="00E160FB" w:rsidRPr="00B64DF0">
              <w:rPr>
                <w:rStyle w:val="Hyperlink"/>
              </w:rPr>
              <w:t>-</w:t>
            </w:r>
            <w:r w:rsidR="00B840E9" w:rsidRPr="00B64DF0">
              <w:rPr>
                <w:rStyle w:val="Hyperlink"/>
              </w:rPr>
              <w:t>14</w:t>
            </w:r>
            <w:r>
              <w:rPr>
                <w:rStyle w:val="Hyperlink"/>
              </w:rPr>
              <w:fldChar w:fldCharType="end"/>
            </w:r>
          </w:p>
        </w:tc>
        <w:tc>
          <w:tcPr>
            <w:tcW w:w="8959" w:type="dxa"/>
            <w:shd w:val="clear" w:color="auto" w:fill="auto"/>
          </w:tcPr>
          <w:p w14:paraId="5969D7AE" w14:textId="20F90878" w:rsidR="00F03EEF" w:rsidRPr="002E74DA" w:rsidRDefault="00B840E9" w:rsidP="002E74DA">
            <w:pPr>
              <w:pStyle w:val="Tabeloverskrift"/>
            </w:pPr>
            <w:r w:rsidRPr="002E74DA">
              <w:fldChar w:fldCharType="begin"/>
            </w:r>
            <w:r w:rsidRPr="002E74DA">
              <w:instrText xml:space="preserve"> REF _Ref525301032 \w \h  \* MERGEFORMAT </w:instrText>
            </w:r>
            <w:r w:rsidRPr="002E74DA">
              <w:fldChar w:fldCharType="separate"/>
            </w:r>
            <w:r w:rsidR="002E74DA" w:rsidRPr="002E74DA">
              <w:t>2.1</w:t>
            </w:r>
            <w:r w:rsidRPr="002E74DA">
              <w:fldChar w:fldCharType="end"/>
            </w:r>
            <w:r w:rsidRPr="002E74DA">
              <w:t xml:space="preserve"> </w:t>
            </w:r>
            <w:r w:rsidR="00643EB6">
              <w:t xml:space="preserve">Projektets </w:t>
            </w:r>
            <w:r w:rsidR="00F03EEF" w:rsidRPr="002E74DA">
              <w:t>tidshorisont</w:t>
            </w:r>
          </w:p>
          <w:p w14:paraId="5969D7AF" w14:textId="4D9C3294" w:rsidR="00F03EEF" w:rsidRPr="002E74DA" w:rsidRDefault="00F03EEF" w:rsidP="002E74DA">
            <w:pPr>
              <w:pStyle w:val="Tabel"/>
            </w:pPr>
            <w:r w:rsidRPr="002E74DA">
              <w:t xml:space="preserve">Beskriv projektets overordnede </w:t>
            </w:r>
            <w:r w:rsidR="000F7039" w:rsidRPr="002E74DA">
              <w:t xml:space="preserve">forventede </w:t>
            </w:r>
            <w:r w:rsidRPr="002E74DA">
              <w:t>tidsplan i tabellen</w:t>
            </w:r>
            <w:r w:rsidR="00572F9A" w:rsidRPr="002E74DA">
              <w:t xml:space="preserve">. </w:t>
            </w:r>
            <w:r w:rsidR="001029A4" w:rsidRPr="002E74DA">
              <w:t>Faserne skal følge de kriterier</w:t>
            </w:r>
            <w:r w:rsidR="00E43FAD" w:rsidRPr="002E74DA">
              <w:t>,</w:t>
            </w:r>
            <w:r w:rsidR="001029A4" w:rsidRPr="002E74DA">
              <w:t xml:space="preserve"> der er angivet i Vejledning til Statens It-projektmodel. Særligt skal det bemærkes, at kravspecifikation, udbud og kontraktforhandling ligger i gennemførelsesfasen, og at gennemførelsesfasen løber frem til afslutning af projektet</w:t>
            </w:r>
            <w:r w:rsidR="00E43FAD" w:rsidRPr="002E74DA">
              <w:t xml:space="preserve"> -</w:t>
            </w:r>
            <w:r w:rsidR="001029A4" w:rsidRPr="002E74DA">
              <w:t xml:space="preserve"> ikke kun til go-live.</w:t>
            </w:r>
          </w:p>
          <w:p w14:paraId="5969D7B0" w14:textId="77777777" w:rsidR="00F03EEF" w:rsidRPr="002E74DA" w:rsidRDefault="00F03EEF" w:rsidP="002E74DA">
            <w:pPr>
              <w:pStyle w:val="Tabel"/>
            </w:pPr>
            <w:r w:rsidRPr="002E74DA">
              <w:lastRenderedPageBreak/>
              <w:t>Angiv i prosa, hvilke forudsætninger der ligger bag tidsplanen, eksempelvis om projektet forventes at skulle i udbud eller er afhængig af andre projekter.</w:t>
            </w:r>
          </w:p>
          <w:p w14:paraId="6EF28C28" w14:textId="1F6FF121" w:rsidR="007F462A" w:rsidRPr="002E74DA" w:rsidDel="007F462A" w:rsidRDefault="00553E71" w:rsidP="002E74DA">
            <w:pPr>
              <w:pStyle w:val="Tabeloverskrift"/>
            </w:pPr>
            <w:r w:rsidRPr="002E74DA">
              <w:t>Beskrivelsesdybde</w:t>
            </w:r>
          </w:p>
          <w:p w14:paraId="5969D7B1" w14:textId="35A8730D" w:rsidR="00284280" w:rsidRPr="002E74DA" w:rsidRDefault="007F462A" w:rsidP="002E74DA">
            <w:pPr>
              <w:pStyle w:val="Tabel"/>
            </w:pPr>
            <w:r w:rsidRPr="002E74DA">
              <w:t>Dette afsnit skal helt overordnet give læseren indtryk af, hvor lang tid projektet forventes at vare samt de 3-5 helt centrale forudsætninger for, at planen kan forventes at holde.</w:t>
            </w:r>
            <w:r w:rsidR="001029A4" w:rsidRPr="002E74DA">
              <w:t xml:space="preserve"> I idéfasen, hvor projektet endnu ikke har en projektplan, kan det være vanskeligt at angive hver enkelt fases varighed. I teksten kan det angives, at der på dette tidspunkt er tale om et foreløbigt bud. Ved afslutningen af analysefasen forventes det, at afsnittet er opdateret med den planlagte tidshorisont.</w:t>
            </w:r>
          </w:p>
        </w:tc>
      </w:tr>
      <w:bookmarkStart w:id="523" w:name="_DocTools_ScreenTip_21" w:colFirst="0" w:colLast="1"/>
      <w:bookmarkStart w:id="524" w:name="_DocTools_ScreenTip_70" w:colFirst="0" w:colLast="1"/>
      <w:bookmarkEnd w:id="520"/>
      <w:bookmarkEnd w:id="521"/>
      <w:bookmarkEnd w:id="522"/>
      <w:tr w:rsidR="00F03EEF" w:rsidRPr="00CC51C4" w14:paraId="5969D7BA" w14:textId="77777777" w:rsidTr="00690F86">
        <w:tc>
          <w:tcPr>
            <w:tcW w:w="669" w:type="dxa"/>
            <w:shd w:val="clear" w:color="auto" w:fill="auto"/>
          </w:tcPr>
          <w:p w14:paraId="5969D7B3" w14:textId="189BA66F" w:rsidR="00F03EEF" w:rsidRDefault="00AA0A88" w:rsidP="00E52407">
            <w:pPr>
              <w:pStyle w:val="Tabel"/>
            </w:pPr>
            <w:r>
              <w:lastRenderedPageBreak/>
              <w:fldChar w:fldCharType="begin"/>
            </w:r>
            <w:r>
              <w:instrText xml:space="preserve"> HYPERLINK \l "H_15" </w:instrText>
            </w:r>
            <w:r>
              <w:fldChar w:fldCharType="separate"/>
            </w:r>
            <w:r w:rsidR="00547BB9" w:rsidRPr="00B64DF0">
              <w:rPr>
                <w:rStyle w:val="Hyperlink"/>
              </w:rPr>
              <w:t>H</w:t>
            </w:r>
            <w:r w:rsidR="00E160FB" w:rsidRPr="00B64DF0">
              <w:rPr>
                <w:rStyle w:val="Hyperlink"/>
              </w:rPr>
              <w:t>-</w:t>
            </w:r>
            <w:r w:rsidR="00B840E9" w:rsidRPr="00B64DF0">
              <w:rPr>
                <w:rStyle w:val="Hyperlink"/>
              </w:rPr>
              <w:t>15</w:t>
            </w:r>
            <w:r>
              <w:rPr>
                <w:rStyle w:val="Hyperlink"/>
              </w:rPr>
              <w:fldChar w:fldCharType="end"/>
            </w:r>
          </w:p>
        </w:tc>
        <w:tc>
          <w:tcPr>
            <w:tcW w:w="8959" w:type="dxa"/>
            <w:shd w:val="clear" w:color="auto" w:fill="auto"/>
          </w:tcPr>
          <w:p w14:paraId="5969D7B4" w14:textId="46C5DA66" w:rsidR="009E63CA" w:rsidRPr="00836639" w:rsidRDefault="00B840E9" w:rsidP="00836639">
            <w:pPr>
              <w:pStyle w:val="Tabeloverskrift"/>
            </w:pPr>
            <w:r w:rsidRPr="00836639">
              <w:fldChar w:fldCharType="begin"/>
            </w:r>
            <w:r w:rsidRPr="00836639">
              <w:instrText xml:space="preserve"> REF _Ref525290958 \w \h  \* MERGEFORMAT </w:instrText>
            </w:r>
            <w:r w:rsidRPr="00836639">
              <w:fldChar w:fldCharType="separate"/>
            </w:r>
            <w:r w:rsidR="00836639" w:rsidRPr="00836639">
              <w:t>2.2</w:t>
            </w:r>
            <w:r w:rsidRPr="00836639">
              <w:fldChar w:fldCharType="end"/>
            </w:r>
            <w:r w:rsidRPr="00836639">
              <w:t xml:space="preserve"> </w:t>
            </w:r>
            <w:r w:rsidR="009E63CA" w:rsidRPr="00836639">
              <w:t>Projektøkonomi</w:t>
            </w:r>
          </w:p>
          <w:p w14:paraId="5969D7B5" w14:textId="48D54C7E" w:rsidR="00DD0229" w:rsidRDefault="009E63CA" w:rsidP="009E63CA">
            <w:pPr>
              <w:pStyle w:val="Tabel"/>
            </w:pPr>
            <w:r>
              <w:t xml:space="preserve">Formålet med dette </w:t>
            </w:r>
            <w:r w:rsidR="006E5DC7">
              <w:t>afsnit</w:t>
            </w:r>
            <w:r>
              <w:t xml:space="preserve"> er at beregne de økonomiske hovedtal for at tydeliggøre invest</w:t>
            </w:r>
            <w:r w:rsidR="00077E63">
              <w:t>eringsrationalet bag projektet.</w:t>
            </w:r>
          </w:p>
          <w:p w14:paraId="5969D7B6" w14:textId="77777777" w:rsidR="009E63CA" w:rsidRDefault="00503534" w:rsidP="009E63CA">
            <w:pPr>
              <w:pStyle w:val="Tabel"/>
            </w:pPr>
            <w:r>
              <w:t xml:space="preserve">Afsnittet bør påbegyndes i </w:t>
            </w:r>
            <w:r w:rsidR="0022088C">
              <w:t>idé</w:t>
            </w:r>
            <w:r>
              <w:t xml:space="preserve">fasen og indgå i </w:t>
            </w:r>
            <w:r w:rsidR="00516639">
              <w:t>beslutningen om at starte analysefasen.</w:t>
            </w:r>
            <w:r w:rsidR="00AF698B">
              <w:t xml:space="preserve"> </w:t>
            </w:r>
            <w:r w:rsidR="002E533E">
              <w:t xml:space="preserve">Herefter </w:t>
            </w:r>
            <w:r w:rsidR="00A77EDB">
              <w:t xml:space="preserve">præciseres </w:t>
            </w:r>
            <w:r w:rsidR="00CE0EE4">
              <w:t>forventningerne</w:t>
            </w:r>
            <w:r w:rsidR="00A77EDB">
              <w:t xml:space="preserve"> til projektets økonomi i løbet af analysefasen</w:t>
            </w:r>
            <w:r w:rsidR="00CE0EE4">
              <w:t xml:space="preserve"> efterhånden, som viden om projektet</w:t>
            </w:r>
            <w:r w:rsidR="006D1D1B">
              <w:t xml:space="preserve"> øges.</w:t>
            </w:r>
          </w:p>
          <w:p w14:paraId="5969D7B7" w14:textId="39E45CDC" w:rsidR="00AB20BD" w:rsidRDefault="0082500C" w:rsidP="009E63CA">
            <w:pPr>
              <w:pStyle w:val="Tabel"/>
            </w:pPr>
            <w:r w:rsidRPr="005C4181">
              <w:t>De økonomiske hovedtal skal opdateres ved en evt. risikovurdering</w:t>
            </w:r>
            <w:r>
              <w:t xml:space="preserve"> ved Statens It-råd samt</w:t>
            </w:r>
            <w:r w:rsidRPr="005C4181">
              <w:t xml:space="preserve"> ved afslutning af projektets analysefase</w:t>
            </w:r>
            <w:r>
              <w:t>.</w:t>
            </w:r>
          </w:p>
          <w:p w14:paraId="5E160170" w14:textId="77777777" w:rsidR="003F12E7" w:rsidRDefault="00DD0229" w:rsidP="00836639">
            <w:pPr>
              <w:pStyle w:val="Tabeloverskrift"/>
            </w:pPr>
            <w:r w:rsidRPr="004D3C93">
              <w:t>Beskrivelsesdybde</w:t>
            </w:r>
          </w:p>
          <w:p w14:paraId="2282C7E5" w14:textId="67EB99F4" w:rsidR="00861E53" w:rsidRDefault="00DD0229" w:rsidP="00837A9A">
            <w:pPr>
              <w:pStyle w:val="Tabel"/>
            </w:pPr>
            <w:r>
              <w:t>Dette afsnit skal helt over</w:t>
            </w:r>
            <w:r w:rsidR="00837A9A">
              <w:t xml:space="preserve">ordnet give læseren indtryk af </w:t>
            </w:r>
            <w:r>
              <w:t>projektet</w:t>
            </w:r>
            <w:r w:rsidR="00837A9A">
              <w:t>s</w:t>
            </w:r>
            <w:r>
              <w:t xml:space="preserve"> forvente</w:t>
            </w:r>
            <w:r w:rsidR="003E3BD7">
              <w:t>de økonomi</w:t>
            </w:r>
            <w:r>
              <w:t xml:space="preserve"> samt de 3-5 helt centrale forudsætninger for, at </w:t>
            </w:r>
            <w:r w:rsidR="00860FDC">
              <w:t xml:space="preserve">økonomien </w:t>
            </w:r>
            <w:r>
              <w:t>kan forventes at holde.</w:t>
            </w:r>
            <w:r w:rsidR="00860FDC">
              <w:t xml:space="preserve"> Alle detaljer om</w:t>
            </w:r>
            <w:r w:rsidR="00D9292B">
              <w:t xml:space="preserve"> forudsætninger for </w:t>
            </w:r>
            <w:r w:rsidR="00CA144C">
              <w:t xml:space="preserve">de angivne </w:t>
            </w:r>
            <w:r w:rsidR="00D9292B">
              <w:t>omkostninger og gevinster</w:t>
            </w:r>
            <w:r w:rsidR="00CA144C">
              <w:t xml:space="preserve"> holdes i projektets</w:t>
            </w:r>
            <w:r w:rsidR="00837A9A">
              <w:t xml:space="preserve"> business case og business </w:t>
            </w:r>
            <w:r w:rsidR="008B0972">
              <w:t xml:space="preserve">case </w:t>
            </w:r>
            <w:r w:rsidR="00837A9A">
              <w:t>grundlag</w:t>
            </w:r>
            <w:r w:rsidR="00CA144C">
              <w:t>.</w:t>
            </w:r>
          </w:p>
          <w:p w14:paraId="3109E0F1" w14:textId="77777777" w:rsidR="00E6223A" w:rsidRPr="00836639" w:rsidRDefault="00E6223A" w:rsidP="00836639">
            <w:pPr>
              <w:pStyle w:val="Tabeloverskrift"/>
            </w:pPr>
            <w:r w:rsidRPr="00836639">
              <w:t>Færdiggørelsesgrad ved risikovurdering</w:t>
            </w:r>
          </w:p>
          <w:p w14:paraId="5969D7B9" w14:textId="10F8BC38" w:rsidR="00E6223A" w:rsidRPr="00836639" w:rsidRDefault="00E6223A" w:rsidP="00836639">
            <w:pPr>
              <w:pStyle w:val="Tabel"/>
            </w:pPr>
            <w:r w:rsidRPr="00836639">
              <w:t xml:space="preserve">Det vil klart være bedst, hvis beskrivelse og vurdering af </w:t>
            </w:r>
            <w:r w:rsidR="009A0DFF" w:rsidRPr="00836639">
              <w:t>projektøkonomien</w:t>
            </w:r>
            <w:r w:rsidRPr="00836639">
              <w:t xml:space="preserve"> er helt på plads, jf</w:t>
            </w:r>
            <w:r w:rsidR="009741AD" w:rsidRPr="00836639">
              <w:t>.</w:t>
            </w:r>
            <w:r w:rsidRPr="00836639">
              <w:t xml:space="preserve"> ”Beskrivelsesdybde” oven</w:t>
            </w:r>
            <w:r w:rsidR="009741AD" w:rsidRPr="00836639">
              <w:t xml:space="preserve"> </w:t>
            </w:r>
            <w:r w:rsidRPr="00836639">
              <w:t xml:space="preserve">for, men hvis </w:t>
            </w:r>
            <w:r w:rsidR="009A0DFF" w:rsidRPr="00836639">
              <w:t>projektets økonomi</w:t>
            </w:r>
            <w:r w:rsidRPr="00836639">
              <w:t xml:space="preserve"> ikke er analyseret i bund </w:t>
            </w:r>
            <w:r w:rsidR="009A0DFF" w:rsidRPr="00836639">
              <w:t>v</w:t>
            </w:r>
            <w:r w:rsidRPr="00836639">
              <w:t xml:space="preserve">ed risikovurderingen, kan projektet angive </w:t>
            </w:r>
            <w:r w:rsidR="009A0DFF" w:rsidRPr="00836639">
              <w:t>projektøkonomien</w:t>
            </w:r>
            <w:r w:rsidRPr="00836639">
              <w:t xml:space="preserve"> i spænd der udtrykker usikkerheden.</w:t>
            </w:r>
          </w:p>
        </w:tc>
      </w:tr>
      <w:bookmarkStart w:id="525" w:name="_DocTools_ScreenTip_22" w:colFirst="0" w:colLast="1"/>
      <w:bookmarkStart w:id="526" w:name="_DocTools_ScreenTip_56" w:colFirst="0" w:colLast="1"/>
      <w:bookmarkStart w:id="527" w:name="_DocTools_ScreenTip_71" w:colFirst="0" w:colLast="1"/>
      <w:bookmarkStart w:id="528" w:name="_DocTools_ScreenTip_77" w:colFirst="0" w:colLast="1"/>
      <w:bookmarkEnd w:id="523"/>
      <w:bookmarkEnd w:id="524"/>
      <w:tr w:rsidR="00861E53" w:rsidRPr="00CC51C4" w14:paraId="5969D7C1" w14:textId="77777777" w:rsidTr="00690F86">
        <w:tc>
          <w:tcPr>
            <w:tcW w:w="669" w:type="dxa"/>
            <w:shd w:val="clear" w:color="auto" w:fill="auto"/>
          </w:tcPr>
          <w:p w14:paraId="5969D7BB" w14:textId="25430A4E" w:rsidR="00861E53" w:rsidRDefault="00AA0A88" w:rsidP="00E52407">
            <w:pPr>
              <w:pStyle w:val="Tabel"/>
            </w:pPr>
            <w:r>
              <w:fldChar w:fldCharType="begin"/>
            </w:r>
            <w:r>
              <w:instrText xml:space="preserve"> HYPERLINK \l "H_16" </w:instrText>
            </w:r>
            <w:r>
              <w:fldChar w:fldCharType="separate"/>
            </w:r>
            <w:r w:rsidR="00547BB9" w:rsidRPr="00B64DF0">
              <w:rPr>
                <w:rStyle w:val="Hyperlink"/>
              </w:rPr>
              <w:t>H</w:t>
            </w:r>
            <w:r w:rsidR="00E160FB" w:rsidRPr="00B64DF0">
              <w:rPr>
                <w:rStyle w:val="Hyperlink"/>
              </w:rPr>
              <w:t>-</w:t>
            </w:r>
            <w:r w:rsidR="00B840E9" w:rsidRPr="00B64DF0">
              <w:rPr>
                <w:rStyle w:val="Hyperlink"/>
              </w:rPr>
              <w:t>16</w:t>
            </w:r>
            <w:r>
              <w:rPr>
                <w:rStyle w:val="Hyperlink"/>
              </w:rPr>
              <w:fldChar w:fldCharType="end"/>
            </w:r>
          </w:p>
        </w:tc>
        <w:tc>
          <w:tcPr>
            <w:tcW w:w="8959" w:type="dxa"/>
            <w:shd w:val="clear" w:color="auto" w:fill="auto"/>
          </w:tcPr>
          <w:p w14:paraId="5969D7BC" w14:textId="5F6AABCF" w:rsidR="0000711E" w:rsidRDefault="00B840E9" w:rsidP="00836639">
            <w:pPr>
              <w:pStyle w:val="Tabeloverskrift"/>
            </w:pPr>
            <w:r>
              <w:fldChar w:fldCharType="begin"/>
            </w:r>
            <w:r>
              <w:instrText xml:space="preserve"> REF _Ref525290958 \w \h  \* MERGEFORMAT </w:instrText>
            </w:r>
            <w:r>
              <w:fldChar w:fldCharType="separate"/>
            </w:r>
            <w:r w:rsidR="00836639">
              <w:t>2.2</w:t>
            </w:r>
            <w:r>
              <w:fldChar w:fldCharType="end"/>
            </w:r>
            <w:r>
              <w:t xml:space="preserve"> </w:t>
            </w:r>
            <w:r w:rsidR="0000711E">
              <w:t>Projektøkonomi</w:t>
            </w:r>
          </w:p>
          <w:p w14:paraId="5969D7BD" w14:textId="0D1AE4B5" w:rsidR="0000711E" w:rsidRDefault="00077E63" w:rsidP="00836639">
            <w:pPr>
              <w:pStyle w:val="Tabeloverskrift"/>
            </w:pPr>
            <w:r>
              <w:t>Projektets økonomiske hovedtal</w:t>
            </w:r>
          </w:p>
          <w:p w14:paraId="17F60A9F" w14:textId="353AEC4F" w:rsidR="002B5348" w:rsidRPr="00836639" w:rsidRDefault="0000711E" w:rsidP="00836639">
            <w:pPr>
              <w:pStyle w:val="Tabel"/>
            </w:pPr>
            <w:r w:rsidRPr="00836639">
              <w:t xml:space="preserve">I </w:t>
            </w:r>
            <w:r w:rsidR="00B03125" w:rsidRPr="00836639">
              <w:fldChar w:fldCharType="begin"/>
            </w:r>
            <w:r w:rsidR="00B03125" w:rsidRPr="00836639">
              <w:instrText xml:space="preserve"> REF _Ref525290567 \h </w:instrText>
            </w:r>
            <w:r w:rsidR="00836639">
              <w:instrText xml:space="preserve"> \* MERGEFORMAT </w:instrText>
            </w:r>
            <w:r w:rsidR="00B03125" w:rsidRPr="00836639">
              <w:fldChar w:fldCharType="separate"/>
            </w:r>
            <w:r w:rsidR="00D82899">
              <w:t>tabel 2.2</w:t>
            </w:r>
            <w:r w:rsidR="00B03125" w:rsidRPr="00836639">
              <w:fldChar w:fldCharType="end"/>
            </w:r>
            <w:r w:rsidR="00B03125" w:rsidRPr="00836639">
              <w:t xml:space="preserve"> </w:t>
            </w:r>
            <w:r w:rsidRPr="00836639">
              <w:t xml:space="preserve">skal de økonomiske hovedtal for projektet angives. Hovedtallene angiver projektets samlede projektudgifter ekskl. renter, de samlede økonomiske bruttogevinster samt projektets økonomiske rentabilitet, her </w:t>
            </w:r>
            <w:r w:rsidR="00836639" w:rsidRPr="00836639">
              <w:t>angivet som nettonutidsværdien.</w:t>
            </w:r>
          </w:p>
          <w:p w14:paraId="5969D7BE" w14:textId="3772505F" w:rsidR="00824266" w:rsidRPr="00836639" w:rsidRDefault="002B5348" w:rsidP="00836639">
            <w:pPr>
              <w:pStyle w:val="Tabel"/>
            </w:pPr>
            <w:r w:rsidRPr="00836639">
              <w:t xml:space="preserve">Nettonutidsværdien angiver hvad projektet samlet set er værd i nutidskroner, hvor alle udgift- og gevinstposter der kommer i senere år, vil have en mindre værdi. For hvert år fratrækkes 4 procent af værdien af en post. </w:t>
            </w:r>
            <w:r w:rsidR="0000711E" w:rsidRPr="00836639">
              <w:t xml:space="preserve">Projektet er </w:t>
            </w:r>
            <w:r w:rsidR="00A5556D" w:rsidRPr="00836639">
              <w:t xml:space="preserve">rent </w:t>
            </w:r>
            <w:r w:rsidR="0000711E" w:rsidRPr="00836639">
              <w:t xml:space="preserve">økonomisk </w:t>
            </w:r>
            <w:r w:rsidR="00A5556D" w:rsidRPr="00836639">
              <w:t xml:space="preserve">set </w:t>
            </w:r>
            <w:r w:rsidR="0000711E" w:rsidRPr="00836639">
              <w:t>rentabelt ved en</w:t>
            </w:r>
            <w:r w:rsidR="00077E63" w:rsidRPr="00836639">
              <w:t xml:space="preserve"> nettonutidsværdi større end 0.</w:t>
            </w:r>
          </w:p>
          <w:p w14:paraId="5969D7C0" w14:textId="03589211" w:rsidR="00AC31A2" w:rsidRPr="00836639" w:rsidRDefault="00B6422E" w:rsidP="00836639">
            <w:pPr>
              <w:pStyle w:val="Tabel"/>
            </w:pPr>
            <w:r w:rsidRPr="00836639">
              <w:t xml:space="preserve">Inden den endelige business case er udarbejdet, </w:t>
            </w:r>
            <w:r w:rsidR="0000711E" w:rsidRPr="00836639">
              <w:t xml:space="preserve">anbefales </w:t>
            </w:r>
            <w:r w:rsidRPr="00836639">
              <w:t xml:space="preserve">det </w:t>
            </w:r>
            <w:r w:rsidR="0000711E" w:rsidRPr="00836639">
              <w:t>at anvende Digitaliseringsstyrelsens nøgletalsberegner til udregning af projektets økonomiske hovedtal</w:t>
            </w:r>
            <w:r w:rsidRPr="00836639">
              <w:t xml:space="preserve">. </w:t>
            </w:r>
          </w:p>
        </w:tc>
      </w:tr>
      <w:bookmarkStart w:id="529" w:name="_DocTools_ScreenTip_23" w:colFirst="0" w:colLast="1"/>
      <w:bookmarkStart w:id="530" w:name="_DocTools_ScreenTip_72" w:colFirst="0" w:colLast="1"/>
      <w:bookmarkStart w:id="531" w:name="_DocTools_ScreenTip_78" w:colFirst="0" w:colLast="1"/>
      <w:bookmarkEnd w:id="525"/>
      <w:bookmarkEnd w:id="526"/>
      <w:bookmarkEnd w:id="527"/>
      <w:bookmarkEnd w:id="528"/>
      <w:tr w:rsidR="00861E53" w:rsidRPr="00CC51C4" w14:paraId="5969D7C8" w14:textId="77777777" w:rsidTr="00690F86">
        <w:tc>
          <w:tcPr>
            <w:tcW w:w="669" w:type="dxa"/>
            <w:shd w:val="clear" w:color="auto" w:fill="auto"/>
          </w:tcPr>
          <w:p w14:paraId="5969D7C2" w14:textId="352A4993" w:rsidR="00861E53" w:rsidRDefault="00AA0A88" w:rsidP="00E52407">
            <w:pPr>
              <w:pStyle w:val="Tabel"/>
            </w:pPr>
            <w:r>
              <w:fldChar w:fldCharType="begin"/>
            </w:r>
            <w:r>
              <w:instrText xml:space="preserve"> HYPERLINK \l "H_17" </w:instrText>
            </w:r>
            <w:r>
              <w:fldChar w:fldCharType="separate"/>
            </w:r>
            <w:r w:rsidR="00547BB9" w:rsidRPr="00B64DF0">
              <w:rPr>
                <w:rStyle w:val="Hyperlink"/>
              </w:rPr>
              <w:t>H</w:t>
            </w:r>
            <w:r w:rsidR="00E160FB" w:rsidRPr="00B64DF0">
              <w:rPr>
                <w:rStyle w:val="Hyperlink"/>
              </w:rPr>
              <w:t>-</w:t>
            </w:r>
            <w:r w:rsidR="00B840E9" w:rsidRPr="00B64DF0">
              <w:rPr>
                <w:rStyle w:val="Hyperlink"/>
              </w:rPr>
              <w:t>17</w:t>
            </w:r>
            <w:r>
              <w:rPr>
                <w:rStyle w:val="Hyperlink"/>
              </w:rPr>
              <w:fldChar w:fldCharType="end"/>
            </w:r>
          </w:p>
        </w:tc>
        <w:tc>
          <w:tcPr>
            <w:tcW w:w="8959" w:type="dxa"/>
            <w:shd w:val="clear" w:color="auto" w:fill="auto"/>
          </w:tcPr>
          <w:p w14:paraId="5969D7C3" w14:textId="1DB5FAC7" w:rsidR="00CE3F54" w:rsidRDefault="00B840E9" w:rsidP="00836639">
            <w:pPr>
              <w:pStyle w:val="Tabeloverskrift"/>
            </w:pPr>
            <w:r>
              <w:fldChar w:fldCharType="begin"/>
            </w:r>
            <w:r>
              <w:instrText xml:space="preserve"> REF _Ref525290958 \w \h  \* MERGEFORMAT </w:instrText>
            </w:r>
            <w:r>
              <w:fldChar w:fldCharType="separate"/>
            </w:r>
            <w:r w:rsidR="00DE6F87">
              <w:t>2.2</w:t>
            </w:r>
            <w:r>
              <w:fldChar w:fldCharType="end"/>
            </w:r>
            <w:r>
              <w:t xml:space="preserve"> </w:t>
            </w:r>
            <w:r w:rsidR="00CE3F54">
              <w:t>Projektøkonomi</w:t>
            </w:r>
          </w:p>
          <w:p w14:paraId="5969D7C4" w14:textId="228E2C03" w:rsidR="006C3EBB" w:rsidRPr="004D326E" w:rsidRDefault="006C3EBB" w:rsidP="00836639">
            <w:pPr>
              <w:pStyle w:val="Tabeloverskrift"/>
            </w:pPr>
            <w:r>
              <w:t>Samlede projektudgifter</w:t>
            </w:r>
            <w:r w:rsidR="00077E63">
              <w:t xml:space="preserve"> fordelt på leverancer/releases</w:t>
            </w:r>
          </w:p>
          <w:p w14:paraId="5969D7C5" w14:textId="7AC94FBA" w:rsidR="006C3EBB" w:rsidRDefault="006C3EBB" w:rsidP="006C3EBB">
            <w:pPr>
              <w:pStyle w:val="Tabel"/>
            </w:pPr>
            <w:r>
              <w:t xml:space="preserve">I </w:t>
            </w:r>
            <w:r w:rsidR="00B03125">
              <w:fldChar w:fldCharType="begin"/>
            </w:r>
            <w:r w:rsidR="00B03125">
              <w:instrText xml:space="preserve"> REF _Ref525290631 \h </w:instrText>
            </w:r>
            <w:r w:rsidR="00B03125">
              <w:fldChar w:fldCharType="separate"/>
            </w:r>
            <w:r w:rsidR="00D82899">
              <w:t xml:space="preserve">tabel </w:t>
            </w:r>
            <w:r w:rsidR="00D82899">
              <w:rPr>
                <w:noProof/>
              </w:rPr>
              <w:t>2</w:t>
            </w:r>
            <w:r w:rsidR="00D82899">
              <w:t>.</w:t>
            </w:r>
            <w:r w:rsidR="00D82899">
              <w:rPr>
                <w:noProof/>
              </w:rPr>
              <w:t>3</w:t>
            </w:r>
            <w:r w:rsidR="00B03125">
              <w:fldChar w:fldCharType="end"/>
            </w:r>
            <w:r w:rsidR="00B03125">
              <w:t xml:space="preserve"> </w:t>
            </w:r>
            <w:r>
              <w:t>skal de samlede projektudgifter nedbrydes på leverance- eller releaseniveau. Det er vigtigt at nedbryde leverancerne, da det synliggør antagelserne bag estimaterne, og derved gør de</w:t>
            </w:r>
            <w:r w:rsidR="00077E63">
              <w:t xml:space="preserve"> samlede udgifter mere præcise.</w:t>
            </w:r>
          </w:p>
          <w:p w14:paraId="5969D7C6" w14:textId="6A4A9ABD" w:rsidR="006C3EBB" w:rsidRDefault="006C3EBB" w:rsidP="006C3EBB">
            <w:pPr>
              <w:pStyle w:val="Tabel"/>
            </w:pPr>
            <w:r>
              <w:t xml:space="preserve">En leverance defineres som </w:t>
            </w:r>
            <w:r w:rsidR="00D778A8">
              <w:t xml:space="preserve">et produkt af </w:t>
            </w:r>
            <w:r>
              <w:t>en aktivitet eller opgave, der er forbundet med en udgift, såsom en konsulentydelse eller internt timeforbrug. Alle aktiviteter eller opgaver i et projekt er enten generel projektledels</w:t>
            </w:r>
            <w:r w:rsidR="00077E63">
              <w:t>e eller en del af en leverance.</w:t>
            </w:r>
          </w:p>
          <w:p w14:paraId="1F11DF00" w14:textId="00D51EAE" w:rsidR="002B5348" w:rsidRDefault="002B5348" w:rsidP="006C3EBB">
            <w:pPr>
              <w:pStyle w:val="Tabel"/>
            </w:pPr>
            <w:r>
              <w:t xml:space="preserve">Der kan tages udgangspunkt i nedenstående liste over </w:t>
            </w:r>
            <w:r w:rsidR="00894E04">
              <w:t xml:space="preserve">generiske </w:t>
            </w:r>
            <w:r>
              <w:t>projekt</w:t>
            </w:r>
            <w:r w:rsidR="00894E04">
              <w:t xml:space="preserve">leverancer, eller projektet kan selv identificere hovedleverancer/releases. Hvis dele af nedenstående liste ikke indgår i projektet, forventes det, at </w:t>
            </w:r>
            <w:r w:rsidR="006376EA">
              <w:t>projektet beskriver</w:t>
            </w:r>
            <w:r w:rsidR="00894E04">
              <w:t xml:space="preserve"> dette i</w:t>
            </w:r>
            <w:r w:rsidR="00D82899">
              <w:t xml:space="preserve"> </w:t>
            </w:r>
            <w:r w:rsidR="00D82899">
              <w:fldChar w:fldCharType="begin"/>
            </w:r>
            <w:r w:rsidR="00D82899">
              <w:instrText xml:space="preserve"> REF _Ref5273876 \h </w:instrText>
            </w:r>
            <w:r w:rsidR="00D82899">
              <w:fldChar w:fldCharType="separate"/>
            </w:r>
            <w:r w:rsidR="00D82899">
              <w:t xml:space="preserve">tabel </w:t>
            </w:r>
            <w:r w:rsidR="00D82899">
              <w:rPr>
                <w:noProof/>
              </w:rPr>
              <w:t>1</w:t>
            </w:r>
            <w:r w:rsidR="00D82899">
              <w:t>.</w:t>
            </w:r>
            <w:r w:rsidR="00D82899">
              <w:rPr>
                <w:noProof/>
              </w:rPr>
              <w:t>7</w:t>
            </w:r>
            <w:r w:rsidR="00D82899">
              <w:t>: Projektets afgrænsninger</w:t>
            </w:r>
            <w:r w:rsidR="00D82899">
              <w:fldChar w:fldCharType="end"/>
            </w:r>
            <w:r w:rsidR="00D82899">
              <w:t>.</w:t>
            </w:r>
          </w:p>
          <w:p w14:paraId="68E3CDC4" w14:textId="01EB511F" w:rsidR="00894E04" w:rsidRDefault="00894E04" w:rsidP="00836639">
            <w:pPr>
              <w:pStyle w:val="Tabel-opstilling-punkttegn"/>
            </w:pPr>
            <w:r>
              <w:t>Projektledelse</w:t>
            </w:r>
            <w:r w:rsidR="001029A4">
              <w:t xml:space="preserve"> (herunder etablering af styringsgrundlag)</w:t>
            </w:r>
          </w:p>
          <w:p w14:paraId="2D5B51FF" w14:textId="7D80C249" w:rsidR="00894E04" w:rsidRDefault="00894E04" w:rsidP="00836639">
            <w:pPr>
              <w:pStyle w:val="Tabel-opstilling-punkttegn"/>
            </w:pPr>
            <w:r>
              <w:t>Analyse af løsningsdesign</w:t>
            </w:r>
          </w:p>
          <w:p w14:paraId="4FAA5E95" w14:textId="27859875" w:rsidR="00894E04" w:rsidRDefault="00894E04" w:rsidP="00836639">
            <w:pPr>
              <w:pStyle w:val="Tabel-opstilling-punkttegn"/>
            </w:pPr>
            <w:r>
              <w:lastRenderedPageBreak/>
              <w:t>Kravspecifikation</w:t>
            </w:r>
          </w:p>
          <w:p w14:paraId="5790AFA3" w14:textId="7719C7BC" w:rsidR="00894E04" w:rsidRDefault="00894E04" w:rsidP="00836639">
            <w:pPr>
              <w:pStyle w:val="Tabel-opstilling-punkttegn"/>
            </w:pPr>
            <w:r>
              <w:t>Udbud</w:t>
            </w:r>
          </w:p>
          <w:p w14:paraId="3310631F" w14:textId="09890E51" w:rsidR="00894E04" w:rsidRDefault="00894E04" w:rsidP="00836639">
            <w:pPr>
              <w:pStyle w:val="Tabel-opstilling-punkttegn"/>
            </w:pPr>
            <w:r>
              <w:t>Udvikling</w:t>
            </w:r>
          </w:p>
          <w:p w14:paraId="69F6EA20" w14:textId="6C62B5DA" w:rsidR="00894E04" w:rsidRDefault="00894E04" w:rsidP="00836639">
            <w:pPr>
              <w:pStyle w:val="Tabel-opstilling-punkttegn"/>
            </w:pPr>
            <w:r>
              <w:t>Test</w:t>
            </w:r>
          </w:p>
          <w:p w14:paraId="1F3E5380" w14:textId="260DDA3A" w:rsidR="00894E04" w:rsidRDefault="00894E04" w:rsidP="00836639">
            <w:pPr>
              <w:pStyle w:val="Tabel-opstilling-punkttegn"/>
            </w:pPr>
            <w:r>
              <w:t>Teknisk implementering</w:t>
            </w:r>
          </w:p>
          <w:p w14:paraId="7C79A647" w14:textId="10B6AD3E" w:rsidR="00894E04" w:rsidRDefault="00894E04" w:rsidP="00836639">
            <w:pPr>
              <w:pStyle w:val="Tabel-opstilling-punkttegn"/>
            </w:pPr>
            <w:r>
              <w:t>Uddannelse</w:t>
            </w:r>
          </w:p>
          <w:p w14:paraId="272016CD" w14:textId="6FA2BCC9" w:rsidR="00894E04" w:rsidRDefault="00894E04" w:rsidP="00836639">
            <w:pPr>
              <w:pStyle w:val="Tabel-opstilling-punkttegn"/>
            </w:pPr>
            <w:r>
              <w:t>Kommunikation og forandringsledelse</w:t>
            </w:r>
          </w:p>
          <w:p w14:paraId="215CF3AB" w14:textId="780F9B8A" w:rsidR="00F87075" w:rsidRPr="00836639" w:rsidRDefault="00F87075" w:rsidP="00836639">
            <w:pPr>
              <w:pStyle w:val="Tabel"/>
            </w:pPr>
            <w:r w:rsidRPr="00836639">
              <w:t>For hver leverance skal beregningsprincipperne angives, så det er veldokumenteret, hvordan estimaterne er fremkommet. Angiv fx den timepris eller</w:t>
            </w:r>
            <w:r w:rsidR="00077E63" w:rsidRPr="00836639">
              <w:t xml:space="preserve"> årsværkspris, som er anvendt.</w:t>
            </w:r>
          </w:p>
          <w:p w14:paraId="5969D7C7" w14:textId="16A3F47C" w:rsidR="00861E53" w:rsidRPr="00836639" w:rsidRDefault="00CE55C6" w:rsidP="00836639">
            <w:pPr>
              <w:pStyle w:val="Tabel"/>
            </w:pPr>
            <w:r w:rsidRPr="00836639">
              <w:t>Vær opmærksom på, at når business case grundlaget er etableret ved afslutningen af analysefasen, så vil dette dokument indeholde de senest opdaterede tal. Myndigheden kan vælge at lade tabel 2.3 udgå af projektgrundlaget og kun holde business grundlaget opdateret fremadrettet – eller at holde begge dokumenter ajour.</w:t>
            </w:r>
          </w:p>
        </w:tc>
      </w:tr>
      <w:bookmarkStart w:id="532" w:name="_DocTools_ScreenTip_24" w:colFirst="0" w:colLast="1"/>
      <w:bookmarkStart w:id="533" w:name="_DocTools_ScreenTip_73" w:colFirst="0" w:colLast="1"/>
      <w:bookmarkEnd w:id="529"/>
      <w:bookmarkEnd w:id="530"/>
      <w:bookmarkEnd w:id="531"/>
      <w:tr w:rsidR="00EE4E2D" w:rsidRPr="00CC51C4" w14:paraId="5969D7CF" w14:textId="77777777" w:rsidTr="00690F86">
        <w:tc>
          <w:tcPr>
            <w:tcW w:w="669" w:type="dxa"/>
            <w:shd w:val="clear" w:color="auto" w:fill="auto"/>
          </w:tcPr>
          <w:p w14:paraId="5969D7C9" w14:textId="14614F86" w:rsidR="00EE4E2D" w:rsidRDefault="00AA0A88" w:rsidP="00E52407">
            <w:pPr>
              <w:pStyle w:val="Tabel"/>
            </w:pPr>
            <w:r>
              <w:lastRenderedPageBreak/>
              <w:fldChar w:fldCharType="begin"/>
            </w:r>
            <w:r>
              <w:instrText xml:space="preserve"> HYPERLINK \l "H_18" </w:instrText>
            </w:r>
            <w:r>
              <w:fldChar w:fldCharType="separate"/>
            </w:r>
            <w:r w:rsidR="00547BB9" w:rsidRPr="00B64DF0">
              <w:rPr>
                <w:rStyle w:val="Hyperlink"/>
              </w:rPr>
              <w:t>H</w:t>
            </w:r>
            <w:r w:rsidR="00E160FB" w:rsidRPr="00B64DF0">
              <w:rPr>
                <w:rStyle w:val="Hyperlink"/>
              </w:rPr>
              <w:t>-</w:t>
            </w:r>
            <w:r w:rsidR="00B840E9" w:rsidRPr="00B64DF0">
              <w:rPr>
                <w:rStyle w:val="Hyperlink"/>
              </w:rPr>
              <w:t>18</w:t>
            </w:r>
            <w:r>
              <w:rPr>
                <w:rStyle w:val="Hyperlink"/>
              </w:rPr>
              <w:fldChar w:fldCharType="end"/>
            </w:r>
          </w:p>
        </w:tc>
        <w:tc>
          <w:tcPr>
            <w:tcW w:w="8959" w:type="dxa"/>
            <w:shd w:val="clear" w:color="auto" w:fill="auto"/>
          </w:tcPr>
          <w:p w14:paraId="5969D7CA" w14:textId="411A9F2C" w:rsidR="001C7105" w:rsidRDefault="00B840E9" w:rsidP="00970EA4">
            <w:pPr>
              <w:pStyle w:val="Tabeloverskrift"/>
            </w:pPr>
            <w:r>
              <w:fldChar w:fldCharType="begin"/>
            </w:r>
            <w:r>
              <w:instrText xml:space="preserve"> REF _Ref525290958 \w \h  \* MERGEFORMAT </w:instrText>
            </w:r>
            <w:r>
              <w:fldChar w:fldCharType="separate"/>
            </w:r>
            <w:r w:rsidR="00DE6F87">
              <w:t>2.2</w:t>
            </w:r>
            <w:r>
              <w:fldChar w:fldCharType="end"/>
            </w:r>
            <w:r>
              <w:t xml:space="preserve"> </w:t>
            </w:r>
            <w:r w:rsidR="001C7105">
              <w:t>Projektøkonomi</w:t>
            </w:r>
          </w:p>
          <w:p w14:paraId="2608E7B7" w14:textId="77777777" w:rsidR="00970EA4" w:rsidRDefault="00970EA4" w:rsidP="00970EA4">
            <w:pPr>
              <w:pStyle w:val="Tabeloverskrift"/>
            </w:pPr>
            <w:r>
              <w:fldChar w:fldCharType="begin"/>
            </w:r>
            <w:r>
              <w:instrText xml:space="preserve"> REF _Ref5271385 \h </w:instrText>
            </w:r>
            <w:r>
              <w:fldChar w:fldCharType="separate"/>
            </w:r>
            <w:r>
              <w:t>Usikkerheder ved estimaterne og fremtidige tiltag for at minimere usikkerhed</w:t>
            </w:r>
            <w:r>
              <w:fldChar w:fldCharType="end"/>
            </w:r>
          </w:p>
          <w:p w14:paraId="5969D7CC" w14:textId="6F1B6C1E" w:rsidR="006C55C1" w:rsidRPr="00970EA4" w:rsidRDefault="00C44B2D" w:rsidP="00970EA4">
            <w:pPr>
              <w:pStyle w:val="Tabel"/>
            </w:pPr>
            <w:r w:rsidRPr="00970EA4">
              <w:t xml:space="preserve">Dette afsnit er </w:t>
            </w:r>
            <w:r w:rsidR="00BF4DE0" w:rsidRPr="00970EA4">
              <w:t>til brug for projekter, som skal risikovurderes.</w:t>
            </w:r>
            <w:r w:rsidR="00970EA4">
              <w:t xml:space="preserve"> </w:t>
            </w:r>
            <w:r w:rsidR="006C55C1" w:rsidRPr="00970EA4">
              <w:t xml:space="preserve">Vurdér estimaternes usikkerhed </w:t>
            </w:r>
            <w:r w:rsidR="00631E98" w:rsidRPr="00970EA4">
              <w:t xml:space="preserve">for </w:t>
            </w:r>
            <w:r w:rsidR="00230B12" w:rsidRPr="00970EA4">
              <w:t xml:space="preserve">omkostninger samt de økonomiske gevinster </w:t>
            </w:r>
            <w:r w:rsidR="006C55C1" w:rsidRPr="00970EA4">
              <w:t xml:space="preserve">og beskriv de </w:t>
            </w:r>
            <w:r w:rsidR="004B02C4" w:rsidRPr="00970EA4">
              <w:t>nødvendige tiltag, der skal til</w:t>
            </w:r>
            <w:r w:rsidR="00077E63" w:rsidRPr="00970EA4">
              <w:t xml:space="preserve"> for at reducere usikkerheden.</w:t>
            </w:r>
          </w:p>
          <w:p w14:paraId="0BD36DE7" w14:textId="115B848A" w:rsidR="00CE55C6" w:rsidRPr="00970EA4" w:rsidRDefault="00CE55C6" w:rsidP="00970EA4">
            <w:pPr>
              <w:pStyle w:val="Tabel"/>
            </w:pPr>
            <w:r w:rsidRPr="00970EA4">
              <w:t>Vær opmærksom på, at når business case grundlaget er etableret ved afslutningen af analysefasen, så vil dette dokument indeholde de senest opdaterede tal. Myndigheden kan vælge at lade afsnittet udgå af projektgrundlaget og kun holde business grundlaget opdateret fremadrettet – eller a</w:t>
            </w:r>
            <w:r w:rsidR="00970EA4" w:rsidRPr="00970EA4">
              <w:t>t holde begge dokumenter ajour.</w:t>
            </w:r>
          </w:p>
          <w:p w14:paraId="0EE03BEF" w14:textId="6118B48D" w:rsidR="001A4FBE" w:rsidRDefault="00C44B2D" w:rsidP="00970EA4">
            <w:pPr>
              <w:pStyle w:val="Tabeloverskrift"/>
            </w:pPr>
            <w:r w:rsidRPr="004D3C93">
              <w:t>Beskrivelsesdybde</w:t>
            </w:r>
          </w:p>
          <w:p w14:paraId="5969D7CE" w14:textId="6F80E873" w:rsidR="00EE4E2D" w:rsidRPr="00970EA4" w:rsidRDefault="00C44B2D" w:rsidP="00970EA4">
            <w:pPr>
              <w:pStyle w:val="Tabel"/>
            </w:pPr>
            <w:r w:rsidRPr="00970EA4">
              <w:t xml:space="preserve">Dette afsnit skal </w:t>
            </w:r>
            <w:r w:rsidR="002734E4" w:rsidRPr="00970EA4">
              <w:t xml:space="preserve">give læseren en forståelse for, </w:t>
            </w:r>
            <w:r w:rsidR="0075242B" w:rsidRPr="00970EA4">
              <w:t xml:space="preserve">hvor </w:t>
            </w:r>
            <w:r w:rsidR="006C3A54" w:rsidRPr="00970EA4">
              <w:t>u</w:t>
            </w:r>
            <w:r w:rsidR="0075242B" w:rsidRPr="00970EA4">
              <w:t>sikre estimaterne</w:t>
            </w:r>
            <w:r w:rsidR="006C3A54" w:rsidRPr="00970EA4">
              <w:t xml:space="preserve"> er</w:t>
            </w:r>
            <w:r w:rsidR="00AC31A2" w:rsidRPr="00970EA4">
              <w:t>,</w:t>
            </w:r>
            <w:r w:rsidR="00921E10" w:rsidRPr="00970EA4">
              <w:t xml:space="preserve"> og hvordan </w:t>
            </w:r>
            <w:r w:rsidR="00AC31A2" w:rsidRPr="00970EA4">
              <w:t xml:space="preserve">projektet planlægger at øge </w:t>
            </w:r>
            <w:r w:rsidR="00921E10" w:rsidRPr="00970EA4">
              <w:t xml:space="preserve">sikkerheden </w:t>
            </w:r>
            <w:r w:rsidR="00AC31A2" w:rsidRPr="00970EA4">
              <w:t xml:space="preserve">på estimater for </w:t>
            </w:r>
            <w:r w:rsidR="00631E98" w:rsidRPr="00970EA4">
              <w:t>de punkter, der påvirker økonomien mest.</w:t>
            </w:r>
          </w:p>
        </w:tc>
      </w:tr>
      <w:bookmarkStart w:id="534" w:name="_DocTools_ScreenTip_25" w:colFirst="0" w:colLast="1"/>
      <w:bookmarkStart w:id="535" w:name="_DocTools_ScreenTip_74" w:colFirst="0" w:colLast="1"/>
      <w:bookmarkEnd w:id="532"/>
      <w:bookmarkEnd w:id="533"/>
      <w:tr w:rsidR="00DF6444" w:rsidRPr="00CC51C4" w14:paraId="5969D7D4" w14:textId="77777777" w:rsidTr="00690F86">
        <w:tc>
          <w:tcPr>
            <w:tcW w:w="669" w:type="dxa"/>
            <w:shd w:val="clear" w:color="auto" w:fill="auto"/>
          </w:tcPr>
          <w:p w14:paraId="5969D7D0" w14:textId="41E1569D" w:rsidR="00DF6444" w:rsidRDefault="00AA0A88" w:rsidP="00E52407">
            <w:pPr>
              <w:pStyle w:val="Tabel"/>
            </w:pPr>
            <w:r>
              <w:fldChar w:fldCharType="begin"/>
            </w:r>
            <w:r>
              <w:instrText xml:space="preserve"> HYPERLINK \l "H_19" </w:instrText>
            </w:r>
            <w:r>
              <w:fldChar w:fldCharType="separate"/>
            </w:r>
            <w:r w:rsidR="00547BB9" w:rsidRPr="00B64DF0">
              <w:rPr>
                <w:rStyle w:val="Hyperlink"/>
              </w:rPr>
              <w:t>H</w:t>
            </w:r>
            <w:r w:rsidR="00E160FB" w:rsidRPr="00B64DF0">
              <w:rPr>
                <w:rStyle w:val="Hyperlink"/>
              </w:rPr>
              <w:t>-</w:t>
            </w:r>
            <w:r w:rsidR="00B840E9" w:rsidRPr="00B64DF0">
              <w:rPr>
                <w:rStyle w:val="Hyperlink"/>
              </w:rPr>
              <w:t>19</w:t>
            </w:r>
            <w:r>
              <w:rPr>
                <w:rStyle w:val="Hyperlink"/>
              </w:rPr>
              <w:fldChar w:fldCharType="end"/>
            </w:r>
          </w:p>
        </w:tc>
        <w:tc>
          <w:tcPr>
            <w:tcW w:w="8959" w:type="dxa"/>
            <w:shd w:val="clear" w:color="auto" w:fill="auto"/>
          </w:tcPr>
          <w:p w14:paraId="199BACD5" w14:textId="4DC8DBB7" w:rsidR="00970EA4" w:rsidRPr="00970EA4" w:rsidRDefault="00970EA4" w:rsidP="00970EA4">
            <w:pPr>
              <w:pStyle w:val="Tabeloverskrift"/>
            </w:pPr>
            <w:r w:rsidRPr="00970EA4">
              <w:fldChar w:fldCharType="begin"/>
            </w:r>
            <w:r w:rsidRPr="00970EA4">
              <w:instrText xml:space="preserve"> REF _Ref5271471 \w \h </w:instrText>
            </w:r>
            <w:r>
              <w:instrText xml:space="preserve"> \* MERGEFORMAT </w:instrText>
            </w:r>
            <w:r w:rsidRPr="00970EA4">
              <w:fldChar w:fldCharType="separate"/>
            </w:r>
            <w:r w:rsidRPr="00970EA4">
              <w:t>2.3.1</w:t>
            </w:r>
            <w:r w:rsidRPr="00970EA4">
              <w:fldChar w:fldCharType="end"/>
            </w:r>
            <w:r w:rsidRPr="00970EA4">
              <w:t xml:space="preserve"> </w:t>
            </w:r>
            <w:r w:rsidRPr="00970EA4">
              <w:fldChar w:fldCharType="begin"/>
            </w:r>
            <w:r w:rsidRPr="00970EA4">
              <w:instrText xml:space="preserve"> REF _Ref5271471 \h </w:instrText>
            </w:r>
            <w:r>
              <w:instrText xml:space="preserve"> \* MERGEFORMAT </w:instrText>
            </w:r>
            <w:r w:rsidRPr="00970EA4">
              <w:fldChar w:fldCharType="separate"/>
            </w:r>
            <w:r w:rsidRPr="00970EA4">
              <w:t>Valg af anskaffelsesform</w:t>
            </w:r>
            <w:r w:rsidRPr="00970EA4">
              <w:fldChar w:fldCharType="end"/>
            </w:r>
          </w:p>
          <w:p w14:paraId="49168878" w14:textId="4915F349" w:rsidR="00D778A8" w:rsidRDefault="005B0417" w:rsidP="004F2B53">
            <w:pPr>
              <w:pStyle w:val="Tabel"/>
            </w:pPr>
            <w:r w:rsidRPr="005B0417">
              <w:t xml:space="preserve">Beskriv </w:t>
            </w:r>
            <w:r>
              <w:t>hvilke overvejelser</w:t>
            </w:r>
            <w:r w:rsidR="00F10C5C">
              <w:t xml:space="preserve">, som projektet har gjort sig i forhold til at tilrettelægge </w:t>
            </w:r>
            <w:r w:rsidR="008F57B3">
              <w:t>anskaffelser i projek</w:t>
            </w:r>
            <w:r w:rsidR="003A00EF">
              <w:t>t</w:t>
            </w:r>
            <w:r w:rsidR="008F57B3">
              <w:t>et. Angiv den valgte udbuds- eller indkøbsform, fx EU-udbud eller indkøb via rammeaftaler</w:t>
            </w:r>
            <w:r w:rsidR="00970EA4">
              <w:t xml:space="preserve">. </w:t>
            </w:r>
            <w:r w:rsidR="00BE3CAD">
              <w:t>Skal p</w:t>
            </w:r>
            <w:r w:rsidR="00970EA4">
              <w:t>rojektet ikke i udbud beskrives</w:t>
            </w:r>
            <w:r w:rsidR="00BE3CAD">
              <w:t xml:space="preserve"> baggrunden for dette valg.</w:t>
            </w:r>
          </w:p>
          <w:p w14:paraId="778CFDAE" w14:textId="38C1A461" w:rsidR="00D778A8" w:rsidRDefault="00D778A8" w:rsidP="004F2B53">
            <w:pPr>
              <w:pStyle w:val="Tabel"/>
            </w:pPr>
            <w:r>
              <w:t>Beskriv herudover markedsdialog, som er gennemført som en del af projektets analyser</w:t>
            </w:r>
            <w:r w:rsidR="003A4B1C">
              <w:t xml:space="preserve">. </w:t>
            </w:r>
          </w:p>
          <w:p w14:paraId="05CF722D" w14:textId="706FE429" w:rsidR="002530A6" w:rsidRDefault="006C381C" w:rsidP="00E753F3">
            <w:pPr>
              <w:pStyle w:val="Tabel"/>
              <w:rPr>
                <w:b/>
              </w:rPr>
            </w:pPr>
            <w:r w:rsidRPr="005362FC">
              <w:rPr>
                <w:b/>
                <w:lang w:eastAsia="en-US"/>
              </w:rPr>
              <w:t>Beskrivelsesdybde</w:t>
            </w:r>
            <w:r w:rsidRPr="0099474E">
              <w:rPr>
                <w:b/>
              </w:rPr>
              <w:t xml:space="preserve"> </w:t>
            </w:r>
          </w:p>
          <w:p w14:paraId="5969D7D3" w14:textId="3ACD2A61" w:rsidR="006C381C" w:rsidRPr="009E15DA" w:rsidRDefault="00AC31A2">
            <w:pPr>
              <w:pStyle w:val="Tabel"/>
            </w:pPr>
            <w:r>
              <w:t xml:space="preserve">Dette afsnit skal give </w:t>
            </w:r>
            <w:r w:rsidR="00621DB7">
              <w:t>en overordnet forståelse for, hvordan et udbud tænkes gennemført.</w:t>
            </w:r>
            <w:r>
              <w:t xml:space="preserve"> Dette afsnit skal </w:t>
            </w:r>
            <w:r w:rsidRPr="006470A4">
              <w:rPr>
                <w:u w:val="single"/>
              </w:rPr>
              <w:t>ikke</w:t>
            </w:r>
            <w:r>
              <w:t xml:space="preserve"> være projek</w:t>
            </w:r>
            <w:r w:rsidR="00970EA4">
              <w:t>tets eventuelle udbudsstrategi.</w:t>
            </w:r>
          </w:p>
        </w:tc>
      </w:tr>
      <w:bookmarkStart w:id="536" w:name="_DocTools_ScreenTip_26" w:colFirst="0" w:colLast="1"/>
      <w:bookmarkStart w:id="537" w:name="_DocTools_ScreenTip_75" w:colFirst="0" w:colLast="1"/>
      <w:bookmarkEnd w:id="534"/>
      <w:bookmarkEnd w:id="535"/>
      <w:tr w:rsidR="00F03EEF" w:rsidRPr="00CC51C4" w14:paraId="5969D7DB" w14:textId="77777777" w:rsidTr="00690F86">
        <w:tc>
          <w:tcPr>
            <w:tcW w:w="669" w:type="dxa"/>
            <w:shd w:val="clear" w:color="auto" w:fill="auto"/>
          </w:tcPr>
          <w:p w14:paraId="5969D7D5" w14:textId="77777777" w:rsidR="00F03EEF" w:rsidRDefault="00AA0A88" w:rsidP="00E52407">
            <w:pPr>
              <w:pStyle w:val="Tabel"/>
            </w:pPr>
            <w:r>
              <w:fldChar w:fldCharType="begin"/>
            </w:r>
            <w:r>
              <w:instrText xml:space="preserve"> HYPERLINK \l "H_20" </w:instrText>
            </w:r>
            <w:r>
              <w:fldChar w:fldCharType="separate"/>
            </w:r>
            <w:r w:rsidR="00547BB9" w:rsidRPr="00B64DF0">
              <w:rPr>
                <w:rStyle w:val="Hyperlink"/>
              </w:rPr>
              <w:t>H</w:t>
            </w:r>
            <w:r w:rsidR="00E160FB" w:rsidRPr="00B64DF0">
              <w:rPr>
                <w:rStyle w:val="Hyperlink"/>
              </w:rPr>
              <w:t>-</w:t>
            </w:r>
            <w:r w:rsidR="00B840E9" w:rsidRPr="00B64DF0">
              <w:rPr>
                <w:rStyle w:val="Hyperlink"/>
              </w:rPr>
              <w:t>20</w:t>
            </w:r>
            <w:r>
              <w:rPr>
                <w:rStyle w:val="Hyperlink"/>
              </w:rPr>
              <w:fldChar w:fldCharType="end"/>
            </w:r>
          </w:p>
        </w:tc>
        <w:tc>
          <w:tcPr>
            <w:tcW w:w="8959" w:type="dxa"/>
            <w:shd w:val="clear" w:color="auto" w:fill="auto"/>
          </w:tcPr>
          <w:p w14:paraId="15B303D6" w14:textId="67DEF0A1" w:rsidR="00E4129F" w:rsidRPr="00E4129F" w:rsidRDefault="00E4129F" w:rsidP="00E4129F">
            <w:pPr>
              <w:pStyle w:val="Tabeloverskrift"/>
            </w:pPr>
            <w:r>
              <w:fldChar w:fldCharType="begin"/>
            </w:r>
            <w:r>
              <w:instrText xml:space="preserve"> REF _Ref5271744 \r \h  \* MERGEFORMAT </w:instrText>
            </w:r>
            <w:r>
              <w:fldChar w:fldCharType="separate"/>
            </w:r>
            <w:r>
              <w:t>2.3.2</w:t>
            </w:r>
            <w:r>
              <w:fldChar w:fldCharType="end"/>
            </w:r>
            <w:r>
              <w:t xml:space="preserve"> </w:t>
            </w:r>
            <w:r>
              <w:fldChar w:fldCharType="begin"/>
            </w:r>
            <w:r>
              <w:instrText xml:space="preserve"> REF _Ref5271744 \h  \* MERGEFORMAT </w:instrText>
            </w:r>
            <w:r>
              <w:fldChar w:fldCharType="separate"/>
            </w:r>
            <w:r w:rsidRPr="00970EA4">
              <w:t>Valg af udviklingsmetode</w:t>
            </w:r>
            <w:r>
              <w:fldChar w:fldCharType="end"/>
            </w:r>
          </w:p>
          <w:p w14:paraId="5969D7D9" w14:textId="4C9A3E3C" w:rsidR="00033878" w:rsidRPr="00E4129F" w:rsidRDefault="00E4129F" w:rsidP="00E4129F">
            <w:pPr>
              <w:pStyle w:val="Tabel"/>
            </w:pPr>
            <w:r w:rsidRPr="00E4129F">
              <w:t xml:space="preserve">Sæt kryds ud for den valgte udviklingsmetode og </w:t>
            </w:r>
            <w:r w:rsidR="00B03125" w:rsidRPr="00E4129F">
              <w:fldChar w:fldCharType="begin"/>
            </w:r>
            <w:r w:rsidR="00B03125" w:rsidRPr="00E4129F">
              <w:instrText xml:space="preserve"> REF _Ref525290824 \h  \* MERGEFORMAT </w:instrText>
            </w:r>
            <w:r w:rsidR="00B03125" w:rsidRPr="00E4129F">
              <w:fldChar w:fldCharType="end"/>
            </w:r>
            <w:r w:rsidRPr="00E4129F">
              <w:t>b</w:t>
            </w:r>
            <w:r w:rsidR="00033878" w:rsidRPr="00E4129F">
              <w:t>eskriv derudover, hvilke overvej</w:t>
            </w:r>
            <w:r w:rsidRPr="00E4129F">
              <w:t>elser, der ligger til grund</w:t>
            </w:r>
            <w:r w:rsidR="00062E91" w:rsidRPr="00E4129F">
              <w:t>, herunder organisationens erfaringer med denne udviklingsmetode</w:t>
            </w:r>
            <w:r w:rsidR="008A57CE" w:rsidRPr="00E4129F">
              <w:t>.</w:t>
            </w:r>
          </w:p>
          <w:p w14:paraId="30AF7B39" w14:textId="41DDBA86" w:rsidR="00621DB7" w:rsidRDefault="00B529EE" w:rsidP="00E4129F">
            <w:pPr>
              <w:pStyle w:val="Tabeloverskrift"/>
              <w:rPr>
                <w:lang w:eastAsia="en-US"/>
              </w:rPr>
            </w:pPr>
            <w:r w:rsidRPr="005362FC">
              <w:rPr>
                <w:lang w:eastAsia="en-US"/>
              </w:rPr>
              <w:t>Beskrivelsesdybde</w:t>
            </w:r>
          </w:p>
          <w:p w14:paraId="5969D7DA" w14:textId="0D3D9875" w:rsidR="008B7F87" w:rsidRPr="00E4129F" w:rsidRDefault="00621DB7" w:rsidP="00E4129F">
            <w:pPr>
              <w:pStyle w:val="Tabel"/>
            </w:pPr>
            <w:r w:rsidRPr="00E4129F">
              <w:t>Det skal fremgå tydeligt, at organisationen har gjort sig overvejelser om, hvad det vil kræve at få succes med projektet.</w:t>
            </w:r>
          </w:p>
        </w:tc>
      </w:tr>
      <w:bookmarkStart w:id="538" w:name="_DocTools_ScreenTip_27" w:colFirst="0" w:colLast="1"/>
      <w:bookmarkStart w:id="539" w:name="_DocTools_ScreenTip_76" w:colFirst="0" w:colLast="1"/>
      <w:bookmarkEnd w:id="536"/>
      <w:bookmarkEnd w:id="537"/>
      <w:tr w:rsidR="00F03EEF" w:rsidRPr="00CC51C4" w14:paraId="5969D7E0" w14:textId="77777777" w:rsidTr="00690F86">
        <w:tc>
          <w:tcPr>
            <w:tcW w:w="669" w:type="dxa"/>
            <w:shd w:val="clear" w:color="auto" w:fill="auto"/>
          </w:tcPr>
          <w:p w14:paraId="5969D7DC" w14:textId="074AEA52" w:rsidR="00F03EEF" w:rsidRPr="004F2B53" w:rsidRDefault="00AA0A88" w:rsidP="004F2B53">
            <w:pPr>
              <w:pStyle w:val="Tabel"/>
            </w:pPr>
            <w:r>
              <w:fldChar w:fldCharType="begin"/>
            </w:r>
            <w:r>
              <w:instrText xml:space="preserve"> HYPERLINK \l "H_21" </w:instrText>
            </w:r>
            <w:r>
              <w:fldChar w:fldCharType="separate"/>
            </w:r>
            <w:r w:rsidR="00547BB9" w:rsidRPr="00FA4145">
              <w:rPr>
                <w:rStyle w:val="Hyperlink"/>
              </w:rPr>
              <w:t>H</w:t>
            </w:r>
            <w:r w:rsidR="00E160FB" w:rsidRPr="00FA4145">
              <w:rPr>
                <w:rStyle w:val="Hyperlink"/>
              </w:rPr>
              <w:t>-</w:t>
            </w:r>
            <w:r w:rsidR="00B840E9" w:rsidRPr="00FA4145">
              <w:rPr>
                <w:rStyle w:val="Hyperlink"/>
              </w:rPr>
              <w:t>21</w:t>
            </w:r>
            <w:r>
              <w:rPr>
                <w:rStyle w:val="Hyperlink"/>
              </w:rPr>
              <w:fldChar w:fldCharType="end"/>
            </w:r>
          </w:p>
        </w:tc>
        <w:tc>
          <w:tcPr>
            <w:tcW w:w="8959" w:type="dxa"/>
            <w:shd w:val="clear" w:color="auto" w:fill="auto"/>
          </w:tcPr>
          <w:p w14:paraId="5969D7DD" w14:textId="45A6E67D" w:rsidR="00F03EEF" w:rsidRPr="00FA6C4D" w:rsidRDefault="00FA6C4D" w:rsidP="00FA6C4D">
            <w:pPr>
              <w:pStyle w:val="Tabeloverskrift"/>
            </w:pPr>
            <w:r w:rsidRPr="00FA6C4D">
              <w:fldChar w:fldCharType="begin"/>
            </w:r>
            <w:r w:rsidRPr="00FA6C4D">
              <w:instrText xml:space="preserve"> REF _Ref5272291 \r \h </w:instrText>
            </w:r>
            <w:r>
              <w:instrText xml:space="preserve"> \* MERGEFORMAT </w:instrText>
            </w:r>
            <w:r w:rsidRPr="00FA6C4D">
              <w:fldChar w:fldCharType="separate"/>
            </w:r>
            <w:r w:rsidRPr="00FA6C4D">
              <w:t>2.4</w:t>
            </w:r>
            <w:r w:rsidRPr="00FA6C4D">
              <w:fldChar w:fldCharType="end"/>
            </w:r>
            <w:r w:rsidRPr="00FA6C4D">
              <w:t xml:space="preserve"> </w:t>
            </w:r>
            <w:r w:rsidRPr="00FA6C4D">
              <w:fldChar w:fldCharType="begin"/>
            </w:r>
            <w:r w:rsidRPr="00FA6C4D">
              <w:instrText xml:space="preserve"> REF _Ref5272291 \h </w:instrText>
            </w:r>
            <w:r>
              <w:instrText xml:space="preserve"> \* MERGEFORMAT </w:instrText>
            </w:r>
            <w:r w:rsidRPr="00FA6C4D">
              <w:fldChar w:fldCharType="separate"/>
            </w:r>
            <w:r w:rsidRPr="00FA6C4D">
              <w:t>Projektorganisationen</w:t>
            </w:r>
            <w:r w:rsidRPr="00FA6C4D">
              <w:fldChar w:fldCharType="end"/>
            </w:r>
          </w:p>
          <w:p w14:paraId="33609F99" w14:textId="3FF4755F" w:rsidR="0073445E" w:rsidRPr="00FA6C4D" w:rsidRDefault="004F2B53" w:rsidP="00FA6C4D">
            <w:pPr>
              <w:pStyle w:val="Tabel"/>
            </w:pPr>
            <w:r w:rsidRPr="00FA6C4D">
              <w:t>Indsæt tegning af projektorganisationen. Sørg for, at det tydeligt fremgår, hvem der er ansvarlig for ledelse og beslutningstagning i projektet og sidder i styregruppen, hvem der er ansvarlig for den daglige styring som projektleder samt hvem, der har ansvar ift. udvikling som teamledere</w:t>
            </w:r>
            <w:r w:rsidR="00DD7E89" w:rsidRPr="00FA6C4D">
              <w:t xml:space="preserve"> i projektet</w:t>
            </w:r>
            <w:r w:rsidRPr="00FA6C4D">
              <w:t xml:space="preserve"> af forskellige typer, Product Owner </w:t>
            </w:r>
            <w:r w:rsidR="00DD7E89" w:rsidRPr="00FA6C4D">
              <w:t>og</w:t>
            </w:r>
            <w:r w:rsidR="004B02C4" w:rsidRPr="00FA6C4D">
              <w:t xml:space="preserve"> Scrum M</w:t>
            </w:r>
            <w:r w:rsidRPr="00FA6C4D">
              <w:t>aster.</w:t>
            </w:r>
            <w:r w:rsidR="00B82DD7" w:rsidRPr="00FA6C4D">
              <w:t xml:space="preserve"> </w:t>
            </w:r>
          </w:p>
          <w:p w14:paraId="586753A4" w14:textId="5EF3749A" w:rsidR="00866576" w:rsidRDefault="00DD7E89" w:rsidP="00FA6C4D">
            <w:pPr>
              <w:pStyle w:val="Tabeloverskrift"/>
            </w:pPr>
            <w:r>
              <w:lastRenderedPageBreak/>
              <w:t>Beskrivelsesdybde</w:t>
            </w:r>
          </w:p>
          <w:p w14:paraId="5969D7DF" w14:textId="59D64EDE" w:rsidR="00DD7E89" w:rsidRPr="00FA6C4D" w:rsidRDefault="003E0228" w:rsidP="00FA6C4D">
            <w:pPr>
              <w:pStyle w:val="Tabel"/>
            </w:pPr>
            <w:r w:rsidRPr="00FA6C4D">
              <w:t>Tegning</w:t>
            </w:r>
            <w:r w:rsidR="00662EE4" w:rsidRPr="00FA6C4D">
              <w:t>en</w:t>
            </w:r>
            <w:r w:rsidRPr="00FA6C4D">
              <w:t xml:space="preserve"> skal give et visuelt overblik over projektets ledelses-, styrings</w:t>
            </w:r>
            <w:r w:rsidR="00443A1F" w:rsidRPr="00FA6C4D">
              <w:t>- og leveranceniveau på overordnet plan og skal således ikke omfatte samtlige projektdeltagere.</w:t>
            </w:r>
            <w:r w:rsidR="004479EF" w:rsidRPr="00FA6C4D">
              <w:t xml:space="preserve"> Evt. tilknyttede fora som følge- eller referencegrupper kan også indgå i tegningen.</w:t>
            </w:r>
          </w:p>
        </w:tc>
      </w:tr>
      <w:bookmarkStart w:id="540" w:name="_DocTools_ScreenTip_28" w:colFirst="0" w:colLast="1"/>
      <w:bookmarkStart w:id="541" w:name="_DocTools_ScreenTip_79" w:colFirst="0" w:colLast="1"/>
      <w:bookmarkStart w:id="542" w:name="_DocTools_ScreenTip_100" w:colFirst="0" w:colLast="1"/>
      <w:bookmarkEnd w:id="538"/>
      <w:bookmarkEnd w:id="539"/>
      <w:tr w:rsidR="00F03EEF" w:rsidRPr="00CC51C4" w14:paraId="5969D7EC" w14:textId="77777777" w:rsidTr="00690F86">
        <w:tc>
          <w:tcPr>
            <w:tcW w:w="669" w:type="dxa"/>
            <w:shd w:val="clear" w:color="auto" w:fill="auto"/>
          </w:tcPr>
          <w:p w14:paraId="5969D7E1" w14:textId="6F074D1B" w:rsidR="00F03EEF" w:rsidRDefault="00AA0A88" w:rsidP="00B840E9">
            <w:pPr>
              <w:pStyle w:val="Tabel"/>
            </w:pPr>
            <w:r>
              <w:lastRenderedPageBreak/>
              <w:fldChar w:fldCharType="begin"/>
            </w:r>
            <w:r>
              <w:instrText xml:space="preserve"> HYPERLINK \l "H_22" </w:instrText>
            </w:r>
            <w:r>
              <w:fldChar w:fldCharType="separate"/>
            </w:r>
            <w:r w:rsidR="00547BB9" w:rsidRPr="00FA4145">
              <w:rPr>
                <w:rStyle w:val="Hyperlink"/>
              </w:rPr>
              <w:t>H</w:t>
            </w:r>
            <w:r w:rsidR="00E160FB" w:rsidRPr="00FA4145">
              <w:rPr>
                <w:rStyle w:val="Hyperlink"/>
              </w:rPr>
              <w:t>-</w:t>
            </w:r>
            <w:r w:rsidR="00547BB9" w:rsidRPr="00FA4145">
              <w:rPr>
                <w:rStyle w:val="Hyperlink"/>
              </w:rPr>
              <w:t>2</w:t>
            </w:r>
            <w:r w:rsidR="00B840E9" w:rsidRPr="00FA4145">
              <w:rPr>
                <w:rStyle w:val="Hyperlink"/>
              </w:rPr>
              <w:t>2</w:t>
            </w:r>
            <w:r>
              <w:rPr>
                <w:rStyle w:val="Hyperlink"/>
              </w:rPr>
              <w:fldChar w:fldCharType="end"/>
            </w:r>
          </w:p>
        </w:tc>
        <w:tc>
          <w:tcPr>
            <w:tcW w:w="8959" w:type="dxa"/>
            <w:shd w:val="clear" w:color="auto" w:fill="auto"/>
          </w:tcPr>
          <w:p w14:paraId="5969D7E2" w14:textId="651F4C8C" w:rsidR="007514FF" w:rsidRPr="004F2B53" w:rsidRDefault="00B840E9" w:rsidP="007514FF">
            <w:pPr>
              <w:pStyle w:val="Tabel"/>
              <w:rPr>
                <w:b/>
              </w:rPr>
            </w:pPr>
            <w:r>
              <w:rPr>
                <w:b/>
              </w:rPr>
              <w:fldChar w:fldCharType="begin"/>
            </w:r>
            <w:r>
              <w:rPr>
                <w:b/>
              </w:rPr>
              <w:instrText xml:space="preserve"> REF _Ref525301619 \w \h </w:instrText>
            </w:r>
            <w:r>
              <w:rPr>
                <w:b/>
              </w:rPr>
            </w:r>
            <w:r>
              <w:rPr>
                <w:b/>
              </w:rPr>
              <w:fldChar w:fldCharType="separate"/>
            </w:r>
            <w:r w:rsidR="00DE6F87">
              <w:rPr>
                <w:b/>
              </w:rPr>
              <w:t>2.4</w:t>
            </w:r>
            <w:r>
              <w:rPr>
                <w:b/>
              </w:rPr>
              <w:fldChar w:fldCharType="end"/>
            </w:r>
            <w:r>
              <w:rPr>
                <w:b/>
              </w:rPr>
              <w:t xml:space="preserve"> </w:t>
            </w:r>
            <w:r w:rsidR="007514FF" w:rsidRPr="004F2B53">
              <w:rPr>
                <w:b/>
              </w:rPr>
              <w:t>Projektorganisationen</w:t>
            </w:r>
          </w:p>
          <w:p w14:paraId="5969D7E3" w14:textId="6898D6F5" w:rsidR="004F2B53" w:rsidRPr="004F2B53" w:rsidRDefault="004F2B53" w:rsidP="004F2B53">
            <w:pPr>
              <w:pStyle w:val="Tabel"/>
              <w:rPr>
                <w:b/>
              </w:rPr>
            </w:pPr>
            <w:r>
              <w:rPr>
                <w:b/>
              </w:rPr>
              <w:t xml:space="preserve">Kriterier </w:t>
            </w:r>
            <w:r w:rsidR="0084117E">
              <w:rPr>
                <w:b/>
              </w:rPr>
              <w:t xml:space="preserve">for </w:t>
            </w:r>
            <w:r>
              <w:rPr>
                <w:b/>
              </w:rPr>
              <w:t>valg</w:t>
            </w:r>
            <w:r w:rsidR="0084117E">
              <w:rPr>
                <w:b/>
              </w:rPr>
              <w:t xml:space="preserve"> af</w:t>
            </w:r>
            <w:r>
              <w:rPr>
                <w:b/>
              </w:rPr>
              <w:t xml:space="preserve"> styregruppeformand og projektleder</w:t>
            </w:r>
          </w:p>
          <w:p w14:paraId="5969D7E4" w14:textId="1C249D6A" w:rsidR="004F2B53" w:rsidRDefault="00995FA4" w:rsidP="004F2B53">
            <w:pPr>
              <w:pStyle w:val="Tabel"/>
            </w:pPr>
            <w:r>
              <w:t>Beskriv de overvejelse</w:t>
            </w:r>
            <w:r w:rsidR="00FF7DA1">
              <w:t>r</w:t>
            </w:r>
            <w:r w:rsidR="00D37B3C">
              <w:t>,</w:t>
            </w:r>
            <w:r w:rsidR="00FF7DA1">
              <w:t xml:space="preserve"> der er gjort i forhold til at udnævne styregruppeformand og projektleder. Herunder e</w:t>
            </w:r>
            <w:r w:rsidR="004F2B53" w:rsidRPr="007943C6">
              <w:t xml:space="preserve">ventuelle kriterier, som er anvendt i udvælgelse af projektleder og styregruppeformand, </w:t>
            </w:r>
            <w:r w:rsidR="0022088C">
              <w:t>fx</w:t>
            </w:r>
            <w:r w:rsidR="004F2B53">
              <w:t>:</w:t>
            </w:r>
          </w:p>
          <w:p w14:paraId="5969D7E5" w14:textId="3FEEB668" w:rsidR="004F2B53" w:rsidRPr="00CE135C" w:rsidRDefault="00661BDA" w:rsidP="004F2B53">
            <w:pPr>
              <w:pStyle w:val="Tabel-opstilling-punkttegn"/>
            </w:pPr>
            <w:r>
              <w:t>Projektets størrelse</w:t>
            </w:r>
          </w:p>
          <w:p w14:paraId="5969D7E6" w14:textId="4DE88C0D" w:rsidR="004F2B53" w:rsidRPr="00CE135C" w:rsidRDefault="00661BDA" w:rsidP="004F2B53">
            <w:pPr>
              <w:pStyle w:val="Tabel-opstilling-punkttegn"/>
            </w:pPr>
            <w:r>
              <w:t>I</w:t>
            </w:r>
            <w:r w:rsidR="004F2B53" w:rsidRPr="00CE135C">
              <w:t>nteressentlandskabe</w:t>
            </w:r>
            <w:r>
              <w:t>ts kompleksitet</w:t>
            </w:r>
          </w:p>
          <w:p w14:paraId="5969D7E7" w14:textId="2E5D4CFB" w:rsidR="004F2B53" w:rsidRPr="007943C6" w:rsidRDefault="00661BDA" w:rsidP="004F2B53">
            <w:pPr>
              <w:pStyle w:val="Tabel-opstilling-punkttegn"/>
            </w:pPr>
            <w:r>
              <w:t>Erfaring med a</w:t>
            </w:r>
            <w:r w:rsidR="004F2B53" w:rsidRPr="007943C6">
              <w:t xml:space="preserve">gile </w:t>
            </w:r>
            <w:r w:rsidRPr="007943C6">
              <w:t>udviklings</w:t>
            </w:r>
            <w:r>
              <w:t>metoder</w:t>
            </w:r>
          </w:p>
          <w:p w14:paraId="5969D7E9" w14:textId="44E388A7" w:rsidR="004F2B53" w:rsidRDefault="00661BDA" w:rsidP="002A57E7">
            <w:pPr>
              <w:pStyle w:val="Tabel-opstilling-punkttegn"/>
            </w:pPr>
            <w:r>
              <w:t xml:space="preserve">Erfaring med forandringsledelse og </w:t>
            </w:r>
            <w:r w:rsidR="004F2B53">
              <w:t>g</w:t>
            </w:r>
            <w:r w:rsidR="002A57E7">
              <w:t>evinstrealisering</w:t>
            </w:r>
          </w:p>
          <w:p w14:paraId="5969D7EA" w14:textId="15BA5860" w:rsidR="00662EE4" w:rsidRDefault="00FD33E8" w:rsidP="00B03125">
            <w:pPr>
              <w:pStyle w:val="Tabel-opstilling-punkttegn"/>
            </w:pPr>
            <w:r>
              <w:t>O</w:t>
            </w:r>
            <w:r w:rsidR="004F2B53" w:rsidRPr="007943C6">
              <w:t>sv.</w:t>
            </w:r>
          </w:p>
          <w:p w14:paraId="78BD566E" w14:textId="58017806" w:rsidR="00B82DD7" w:rsidRPr="00B03125" w:rsidRDefault="00B82DD7" w:rsidP="00B82DD7">
            <w:pPr>
              <w:pStyle w:val="Tabel-opstilling-punkttegn"/>
              <w:numPr>
                <w:ilvl w:val="0"/>
                <w:numId w:val="0"/>
              </w:numPr>
            </w:pPr>
            <w:r>
              <w:t xml:space="preserve">Se </w:t>
            </w:r>
            <w:r w:rsidRPr="00B82DD7">
              <w:rPr>
                <w:i/>
              </w:rPr>
              <w:t>Projektorganisationens roller og ansvar</w:t>
            </w:r>
            <w:r>
              <w:t xml:space="preserve"> </w:t>
            </w:r>
            <w:hyperlink r:id="rId41" w:history="1">
              <w:r w:rsidRPr="00B82DD7">
                <w:rPr>
                  <w:rStyle w:val="Hyperlink"/>
                </w:rPr>
                <w:t>her</w:t>
              </w:r>
            </w:hyperlink>
            <w:r>
              <w:t>.</w:t>
            </w:r>
          </w:p>
          <w:p w14:paraId="3766AE58" w14:textId="48DD0159" w:rsidR="002A57E7" w:rsidRPr="002A57E7" w:rsidRDefault="008F57B3" w:rsidP="00D37B3C">
            <w:pPr>
              <w:pStyle w:val="Tabel-opstilling-punkttegn"/>
              <w:numPr>
                <w:ilvl w:val="0"/>
                <w:numId w:val="0"/>
              </w:numPr>
            </w:pPr>
            <w:r>
              <w:t>De angivne personer forventes at forblive på projektet frem til afslutning så vidt muligt.</w:t>
            </w:r>
          </w:p>
          <w:p w14:paraId="430A4D65" w14:textId="225FDE6F" w:rsidR="00866576" w:rsidRDefault="00662EE4" w:rsidP="00D37B3C">
            <w:pPr>
              <w:pStyle w:val="Tabel-opstilling-punkttegn"/>
              <w:numPr>
                <w:ilvl w:val="0"/>
                <w:numId w:val="0"/>
              </w:numPr>
              <w:rPr>
                <w:b/>
              </w:rPr>
            </w:pPr>
            <w:r>
              <w:rPr>
                <w:b/>
              </w:rPr>
              <w:t>Beskrivelsesdybde</w:t>
            </w:r>
          </w:p>
          <w:p w14:paraId="5969D7EB" w14:textId="5DF17808" w:rsidR="00662EE4" w:rsidRPr="004F2B53" w:rsidRDefault="00997266" w:rsidP="00D37B3C">
            <w:pPr>
              <w:pStyle w:val="Tabel-opstilling-punkttegn"/>
              <w:numPr>
                <w:ilvl w:val="0"/>
                <w:numId w:val="0"/>
              </w:numPr>
            </w:pPr>
            <w:r>
              <w:t xml:space="preserve">Afsnittet skal </w:t>
            </w:r>
            <w:r w:rsidR="000B3DF0">
              <w:t>give et indtryk af, hvilke faktorer, der lagt vægt på i valget af styregruppeformand og projektleder.</w:t>
            </w:r>
          </w:p>
        </w:tc>
      </w:tr>
      <w:bookmarkStart w:id="543" w:name="_DocTools_ScreenTip_29" w:colFirst="0" w:colLast="1"/>
      <w:bookmarkStart w:id="544" w:name="_DocTools_ScreenTip_80" w:colFirst="0" w:colLast="1"/>
      <w:bookmarkEnd w:id="540"/>
      <w:bookmarkEnd w:id="541"/>
      <w:bookmarkEnd w:id="542"/>
      <w:tr w:rsidR="00A66535" w:rsidRPr="00CC51C4" w14:paraId="5969D7F5" w14:textId="77777777" w:rsidTr="00690F86">
        <w:trPr>
          <w:trHeight w:val="3423"/>
        </w:trPr>
        <w:tc>
          <w:tcPr>
            <w:tcW w:w="669" w:type="dxa"/>
            <w:shd w:val="clear" w:color="auto" w:fill="auto"/>
          </w:tcPr>
          <w:p w14:paraId="5969D7ED" w14:textId="49EDA082" w:rsidR="00A66535" w:rsidRDefault="00AA0A88" w:rsidP="00E52407">
            <w:pPr>
              <w:pStyle w:val="Tabel"/>
            </w:pPr>
            <w:r>
              <w:fldChar w:fldCharType="begin"/>
            </w:r>
            <w:r>
              <w:instrText xml:space="preserve"> HYPERLINK \l "H_23" </w:instrText>
            </w:r>
            <w:r>
              <w:fldChar w:fldCharType="separate"/>
            </w:r>
            <w:r w:rsidR="00B840E9" w:rsidRPr="00FA4145">
              <w:rPr>
                <w:rStyle w:val="Hyperlink"/>
              </w:rPr>
              <w:t>H-23</w:t>
            </w:r>
            <w:r>
              <w:rPr>
                <w:rStyle w:val="Hyperlink"/>
              </w:rPr>
              <w:fldChar w:fldCharType="end"/>
            </w:r>
          </w:p>
        </w:tc>
        <w:tc>
          <w:tcPr>
            <w:tcW w:w="8959" w:type="dxa"/>
            <w:shd w:val="clear" w:color="auto" w:fill="auto"/>
          </w:tcPr>
          <w:p w14:paraId="5969D7EE" w14:textId="31E5C5B3" w:rsidR="00A66535" w:rsidRDefault="00B840E9" w:rsidP="002A57E7">
            <w:pPr>
              <w:pStyle w:val="Tabeloverskrift"/>
            </w:pPr>
            <w:r>
              <w:fldChar w:fldCharType="begin"/>
            </w:r>
            <w:r>
              <w:instrText xml:space="preserve"> REF _Ref525301736 \w \h  \* MERGEFORMAT </w:instrText>
            </w:r>
            <w:r>
              <w:fldChar w:fldCharType="separate"/>
            </w:r>
            <w:r w:rsidR="00DE6F87">
              <w:t>2.4</w:t>
            </w:r>
            <w:r>
              <w:fldChar w:fldCharType="end"/>
            </w:r>
            <w:r>
              <w:t xml:space="preserve"> </w:t>
            </w:r>
            <w:r w:rsidR="00A66535">
              <w:t>Projektorganisationen</w:t>
            </w:r>
          </w:p>
          <w:p w14:paraId="2F0226D8" w14:textId="77777777" w:rsidR="002A57E7" w:rsidRDefault="0073445E" w:rsidP="002A57E7">
            <w:pPr>
              <w:pStyle w:val="Tabeloverskrift"/>
              <w:rPr>
                <w:lang w:val="nb-NO"/>
              </w:rPr>
            </w:pPr>
            <w:r w:rsidRPr="002A57E7">
              <w:rPr>
                <w:lang w:val="nb-NO"/>
              </w:rPr>
              <w:fldChar w:fldCharType="begin"/>
            </w:r>
            <w:r w:rsidRPr="002A57E7">
              <w:instrText xml:space="preserve"> REF _Ref534892733 \h  \* MERGEFORMAT </w:instrText>
            </w:r>
            <w:r w:rsidRPr="002A57E7">
              <w:rPr>
                <w:lang w:val="nb-NO"/>
              </w:rPr>
            </w:r>
            <w:r w:rsidRPr="002A57E7">
              <w:rPr>
                <w:lang w:val="nb-NO"/>
              </w:rPr>
              <w:fldChar w:fldCharType="separate"/>
            </w:r>
            <w:r w:rsidR="00DE6F87" w:rsidRPr="002A57E7">
              <w:t xml:space="preserve">Tabel </w:t>
            </w:r>
            <w:r w:rsidR="00DE6F87" w:rsidRPr="002A57E7">
              <w:rPr>
                <w:noProof/>
              </w:rPr>
              <w:t>2.5</w:t>
            </w:r>
            <w:r w:rsidR="00DE6F87" w:rsidRPr="002A57E7">
              <w:t>: Styregruppe og øvrige styringsroller</w:t>
            </w:r>
            <w:r w:rsidR="0084117E">
              <w:t xml:space="preserve">. </w:t>
            </w:r>
            <w:r w:rsidRPr="002A57E7">
              <w:rPr>
                <w:lang w:val="nb-NO"/>
              </w:rPr>
              <w:fldChar w:fldCharType="end"/>
            </w:r>
          </w:p>
          <w:p w14:paraId="02304FCD" w14:textId="476CABA8" w:rsidR="0073445E" w:rsidRDefault="0073445E" w:rsidP="0073445E">
            <w:pPr>
              <w:pStyle w:val="Tabel"/>
            </w:pPr>
            <w:r>
              <w:t>Ved risikovurderingen udfyldes tabellen i det omfang, det er muligt. Ved afslutning</w:t>
            </w:r>
            <w:r w:rsidR="000B3DF0">
              <w:t xml:space="preserve"> af analysefasen</w:t>
            </w:r>
            <w:r>
              <w:t xml:space="preserve"> forventes det</w:t>
            </w:r>
            <w:r w:rsidR="0084117E">
              <w:t>,</w:t>
            </w:r>
            <w:r>
              <w:t xml:space="preserve"> at alle oplysninger i tabellen er afklaret.</w:t>
            </w:r>
          </w:p>
          <w:p w14:paraId="6CE4C027" w14:textId="77777777" w:rsidR="00957F49" w:rsidRDefault="00957F49" w:rsidP="002A57E7">
            <w:pPr>
              <w:pStyle w:val="Tabeloverskrift"/>
            </w:pPr>
            <w:r>
              <w:t>Beskrivelsesdybde</w:t>
            </w:r>
          </w:p>
          <w:p w14:paraId="2B473187" w14:textId="1FB00EFA" w:rsidR="000B3DF0" w:rsidRPr="00572F9A" w:rsidRDefault="00957F49" w:rsidP="0073445E">
            <w:pPr>
              <w:pStyle w:val="Tabel"/>
            </w:pPr>
            <w:r>
              <w:t>Teksten i tabellen skal give indtryk af, hvilke erfaringer styregruppemedlemmerne har som forudsætning for at udfylde rollen.</w:t>
            </w:r>
          </w:p>
          <w:p w14:paraId="5969D7EF" w14:textId="05DA81FD" w:rsidR="00B03125" w:rsidRDefault="00B03125" w:rsidP="00B03125">
            <w:pPr>
              <w:pStyle w:val="Tabeloverskrift"/>
            </w:pPr>
            <w:r>
              <w:fldChar w:fldCharType="begin"/>
            </w:r>
            <w:r>
              <w:instrText xml:space="preserve"> REF _Ref525290887 \h  \* MERGEFORMAT </w:instrText>
            </w:r>
            <w:r>
              <w:fldChar w:fldCharType="separate"/>
            </w:r>
            <w:r w:rsidR="002A57E7">
              <w:t xml:space="preserve">Tabel </w:t>
            </w:r>
            <w:r w:rsidR="002A57E7">
              <w:rPr>
                <w:noProof/>
              </w:rPr>
              <w:t>2.6</w:t>
            </w:r>
            <w:r w:rsidR="002A57E7">
              <w:t xml:space="preserve">: </w:t>
            </w:r>
            <w:r>
              <w:fldChar w:fldCharType="end"/>
            </w:r>
            <w:r w:rsidR="002A57E7">
              <w:fldChar w:fldCharType="begin"/>
            </w:r>
            <w:r w:rsidR="002A57E7">
              <w:instrText xml:space="preserve"> REF _Ref5274589 \h </w:instrText>
            </w:r>
            <w:r w:rsidR="002A57E7">
              <w:fldChar w:fldCharType="separate"/>
            </w:r>
            <w:r w:rsidR="002A57E7">
              <w:t>Projektledelse og projektgruppe</w:t>
            </w:r>
            <w:r w:rsidR="002A57E7">
              <w:fldChar w:fldCharType="end"/>
            </w:r>
          </w:p>
          <w:p w14:paraId="5969D7F0" w14:textId="69ABAAA5" w:rsidR="00A66535" w:rsidRPr="00572F9A" w:rsidRDefault="00A66535" w:rsidP="007514FF">
            <w:pPr>
              <w:pStyle w:val="Tabel"/>
            </w:pPr>
            <w:r>
              <w:t>Ved risikovurderingen udfyldes tabellen i det omfang, det er muligt. Ved afslutning</w:t>
            </w:r>
            <w:r w:rsidR="00975CD3">
              <w:t xml:space="preserve"> af analysefase</w:t>
            </w:r>
            <w:r w:rsidR="004479EF">
              <w:t>n</w:t>
            </w:r>
            <w:r w:rsidR="00975CD3">
              <w:t xml:space="preserve"> </w:t>
            </w:r>
            <w:r>
              <w:t>forventes det</w:t>
            </w:r>
            <w:r w:rsidR="0084117E">
              <w:t>,</w:t>
            </w:r>
            <w:r>
              <w:t xml:space="preserve"> </w:t>
            </w:r>
            <w:r w:rsidR="00975CD3">
              <w:t xml:space="preserve">at roller, ansvar og allokeringsbehov er udfyldt, samt </w:t>
            </w:r>
            <w:r w:rsidR="009615EB">
              <w:t xml:space="preserve">at der er sat </w:t>
            </w:r>
            <w:r w:rsidR="00975CD3">
              <w:t>navn og kompetencer på roller</w:t>
            </w:r>
            <w:r w:rsidR="009615EB">
              <w:t>, der skal allokeres i den kommende projektfase.</w:t>
            </w:r>
            <w:r w:rsidR="00975CD3">
              <w:t xml:space="preserve"> </w:t>
            </w:r>
          </w:p>
          <w:p w14:paraId="5969D7F1" w14:textId="4BA8695D" w:rsidR="00A66535" w:rsidRDefault="00A66535" w:rsidP="002A57E7">
            <w:pPr>
              <w:pStyle w:val="Tabeloverskrift"/>
            </w:pPr>
            <w:r>
              <w:t>Beskrivelse</w:t>
            </w:r>
            <w:r w:rsidR="00975CD3">
              <w:t>sdybde</w:t>
            </w:r>
          </w:p>
          <w:p w14:paraId="123A8A21" w14:textId="17D4BF34" w:rsidR="00975CD3" w:rsidRPr="002A57E7" w:rsidRDefault="009615EB" w:rsidP="002A57E7">
            <w:pPr>
              <w:pStyle w:val="Tabel"/>
            </w:pPr>
            <w:r w:rsidRPr="002A57E7">
              <w:t>I t</w:t>
            </w:r>
            <w:r w:rsidR="00975CD3" w:rsidRPr="002A57E7">
              <w:t xml:space="preserve">abellen </w:t>
            </w:r>
            <w:r w:rsidRPr="002A57E7">
              <w:t>medtages de roller</w:t>
            </w:r>
            <w:r w:rsidR="00975CD3" w:rsidRPr="002A57E7">
              <w:t>, der indgår i projektgruppen</w:t>
            </w:r>
            <w:r w:rsidRPr="002A57E7">
              <w:t xml:space="preserve"> med løbende allokering. </w:t>
            </w:r>
          </w:p>
          <w:p w14:paraId="57B7E93C" w14:textId="03BDA8CE" w:rsidR="00DE6F87" w:rsidRPr="002A57E7" w:rsidRDefault="00DE6F87" w:rsidP="002A57E7">
            <w:pPr>
              <w:pStyle w:val="Tabel"/>
            </w:pPr>
            <w:r w:rsidRPr="002A57E7">
              <w:t>Sørg for ikke at beskrive standardroller, medmindre der fx er ændret på ansvarsfordelingen mellem rollerne i projektet i forhold til beskrivelserne i dokumentet ”Projektets roller &amp; ansvar”. Beskriv ansvar i forhold til projektets genstandsområde.</w:t>
            </w:r>
          </w:p>
          <w:p w14:paraId="5969D7F4" w14:textId="6288BDDD" w:rsidR="00A66535" w:rsidRPr="00572F9A" w:rsidRDefault="009615EB" w:rsidP="002A57E7">
            <w:pPr>
              <w:pStyle w:val="Tabel"/>
            </w:pPr>
            <w:r w:rsidRPr="002A57E7">
              <w:t xml:space="preserve">Under tabellen beskrives </w:t>
            </w:r>
            <w:r w:rsidR="00DE6F87" w:rsidRPr="002A57E7">
              <w:t xml:space="preserve">konkrete </w:t>
            </w:r>
            <w:r w:rsidRPr="002A57E7">
              <w:t xml:space="preserve">roller, </w:t>
            </w:r>
            <w:r w:rsidR="0084117E" w:rsidRPr="002A57E7">
              <w:t xml:space="preserve">som </w:t>
            </w:r>
            <w:r w:rsidRPr="002A57E7">
              <w:t xml:space="preserve">projektet har </w:t>
            </w:r>
            <w:r w:rsidR="00DE6F87" w:rsidRPr="002A57E7">
              <w:t xml:space="preserve">et væsentligt </w:t>
            </w:r>
            <w:r w:rsidRPr="002A57E7">
              <w:t>behov for at inddrage i forløbet, men som ikke tilknyttes som fast medlem af projektgruppen.</w:t>
            </w:r>
            <w:r w:rsidR="004479EF" w:rsidRPr="002A57E7">
              <w:t xml:space="preserve"> </w:t>
            </w:r>
            <w:r w:rsidR="00DE6F87" w:rsidRPr="002A57E7">
              <w:t>Undgå at lave en længere oplistning af generiske rollenavne.</w:t>
            </w:r>
            <w:r w:rsidR="00DE6F87">
              <w:t xml:space="preserve"> </w:t>
            </w:r>
          </w:p>
        </w:tc>
      </w:tr>
      <w:bookmarkStart w:id="545" w:name="_DocTools_ScreenTip_30" w:colFirst="0" w:colLast="1"/>
      <w:bookmarkStart w:id="546" w:name="_DocTools_ScreenTip_81" w:colFirst="0" w:colLast="1"/>
      <w:bookmarkEnd w:id="543"/>
      <w:bookmarkEnd w:id="544"/>
      <w:tr w:rsidR="00F03EEF" w:rsidRPr="00CC51C4" w14:paraId="5969D802" w14:textId="77777777" w:rsidTr="00690F86">
        <w:tc>
          <w:tcPr>
            <w:tcW w:w="669" w:type="dxa"/>
            <w:shd w:val="clear" w:color="auto" w:fill="auto"/>
          </w:tcPr>
          <w:p w14:paraId="5969D7F6" w14:textId="0A558C64" w:rsidR="00F03EEF" w:rsidRDefault="00AA0A88" w:rsidP="00E52407">
            <w:pPr>
              <w:pStyle w:val="Tabel"/>
            </w:pPr>
            <w:r>
              <w:fldChar w:fldCharType="begin"/>
            </w:r>
            <w:r>
              <w:instrText xml:space="preserve"> HYPERLINK \l "H_24" </w:instrText>
            </w:r>
            <w:r>
              <w:fldChar w:fldCharType="separate"/>
            </w:r>
            <w:r w:rsidR="00547BB9" w:rsidRPr="00FA4145">
              <w:rPr>
                <w:rStyle w:val="Hyperlink"/>
              </w:rPr>
              <w:t>H</w:t>
            </w:r>
            <w:r w:rsidR="00E160FB" w:rsidRPr="00FA4145">
              <w:rPr>
                <w:rStyle w:val="Hyperlink"/>
              </w:rPr>
              <w:t>-</w:t>
            </w:r>
            <w:r w:rsidR="00B840E9" w:rsidRPr="00FA4145">
              <w:rPr>
                <w:rStyle w:val="Hyperlink"/>
              </w:rPr>
              <w:t>24</w:t>
            </w:r>
            <w:r>
              <w:rPr>
                <w:rStyle w:val="Hyperlink"/>
              </w:rPr>
              <w:fldChar w:fldCharType="end"/>
            </w:r>
          </w:p>
        </w:tc>
        <w:tc>
          <w:tcPr>
            <w:tcW w:w="8959" w:type="dxa"/>
            <w:shd w:val="clear" w:color="auto" w:fill="auto"/>
          </w:tcPr>
          <w:p w14:paraId="5A9AA3E7" w14:textId="099D5F17" w:rsidR="002A57E7" w:rsidRPr="00BB7623" w:rsidRDefault="002A57E7" w:rsidP="00BB7623">
            <w:pPr>
              <w:pStyle w:val="Tabeloverskrift"/>
            </w:pPr>
            <w:r w:rsidRPr="00BB7623">
              <w:fldChar w:fldCharType="begin"/>
            </w:r>
            <w:r w:rsidRPr="00BB7623">
              <w:instrText xml:space="preserve"> REF _Ref5274843 \w \h  \* MERGEFORMAT </w:instrText>
            </w:r>
            <w:r w:rsidRPr="00BB7623">
              <w:fldChar w:fldCharType="separate"/>
            </w:r>
            <w:r w:rsidRPr="00BB7623">
              <w:t>2.5</w:t>
            </w:r>
            <w:r w:rsidRPr="00BB7623">
              <w:fldChar w:fldCharType="end"/>
            </w:r>
            <w:r w:rsidRPr="00BB7623">
              <w:t xml:space="preserve"> </w:t>
            </w:r>
            <w:r w:rsidRPr="00BB7623">
              <w:fldChar w:fldCharType="begin"/>
            </w:r>
            <w:r w:rsidRPr="00BB7623">
              <w:instrText xml:space="preserve"> REF _Ref5274843 \h  \* MERGEFORMAT </w:instrText>
            </w:r>
            <w:r w:rsidRPr="00BB7623">
              <w:fldChar w:fldCharType="separate"/>
            </w:r>
            <w:r w:rsidRPr="00BB7623">
              <w:t>Risici og risikostyring</w:t>
            </w:r>
            <w:r w:rsidRPr="00BB7623">
              <w:fldChar w:fldCharType="end"/>
            </w:r>
          </w:p>
          <w:p w14:paraId="5969D7F9" w14:textId="3A3D3EAF" w:rsidR="00396541" w:rsidRPr="00BB7623" w:rsidRDefault="00396541" w:rsidP="00BB7623">
            <w:pPr>
              <w:pStyle w:val="Tabel"/>
            </w:pPr>
            <w:r w:rsidRPr="00BB7623">
              <w:t xml:space="preserve">Beskriv de største risici, som er identificeret i projektet indtil videre, samt eventuelle handlinger for at imødegå de identificerede risici. Informationen kopieres fra risikologgen, hvor information om alle relevante risici håndteres. </w:t>
            </w:r>
            <w:bookmarkStart w:id="547" w:name="_Toc516495450"/>
            <w:bookmarkEnd w:id="547"/>
            <w:r w:rsidR="007A21F2" w:rsidRPr="00BB7623">
              <w:t xml:space="preserve">Hvis myndigheden har implementeret </w:t>
            </w:r>
            <w:r w:rsidR="00AC31A2" w:rsidRPr="00BB7623">
              <w:t xml:space="preserve">en anden model for </w:t>
            </w:r>
            <w:r w:rsidR="007A21F2" w:rsidRPr="00BB7623">
              <w:t>risikostyring, kan der kop</w:t>
            </w:r>
            <w:r w:rsidR="00B03125" w:rsidRPr="00BB7623">
              <w:t>ieres ind fra egen risikolog så</w:t>
            </w:r>
            <w:r w:rsidR="007A21F2" w:rsidRPr="00BB7623">
              <w:t>fremt, at denne indeholder tilsvarende oplysninger.</w:t>
            </w:r>
          </w:p>
          <w:p w14:paraId="4E925064" w14:textId="4A536625" w:rsidR="00143F37" w:rsidRPr="00BB7623" w:rsidRDefault="00143F37" w:rsidP="00BB7623">
            <w:pPr>
              <w:pStyle w:val="Tabel"/>
            </w:pPr>
            <w:r w:rsidRPr="00BB7623">
              <w:t>Tabellen med projektets største risici forventes løbende opdateret.</w:t>
            </w:r>
          </w:p>
          <w:p w14:paraId="71EBED27" w14:textId="77777777" w:rsidR="00343A4D" w:rsidRPr="00BB7623" w:rsidRDefault="00343A4D" w:rsidP="00BB7623">
            <w:pPr>
              <w:pStyle w:val="Tabel"/>
            </w:pPr>
            <w:r w:rsidRPr="00BB7623">
              <w:t>Styregruppen bør tage stilling til, hvor risikovillig man ønsker at være i projektet.</w:t>
            </w:r>
          </w:p>
          <w:p w14:paraId="02F5E04A" w14:textId="1D93790E" w:rsidR="00343A4D" w:rsidRPr="00BB7623" w:rsidRDefault="00343A4D" w:rsidP="00BB7623">
            <w:pPr>
              <w:pStyle w:val="Tabel"/>
            </w:pPr>
            <w:r w:rsidRPr="00BB7623">
              <w:lastRenderedPageBreak/>
              <w:t xml:space="preserve">Beskriv projektets risikoprofil, det vil sige den overordnede risiko, som organisationen påtager sig ved at igangsætte projektet. Hent gerne inspiration fra Bilag B: Risikolog. Se Vejledning til risikostyring </w:t>
            </w:r>
            <w:hyperlink r:id="rId42" w:history="1">
              <w:r w:rsidRPr="00BB7623">
                <w:rPr>
                  <w:rStyle w:val="Hyperlink"/>
                  <w:color w:val="auto"/>
                  <w:u w:val="none"/>
                </w:rPr>
                <w:t>her</w:t>
              </w:r>
            </w:hyperlink>
            <w:r w:rsidRPr="00BB7623">
              <w:t>.</w:t>
            </w:r>
          </w:p>
          <w:p w14:paraId="66C0D7D2" w14:textId="0C5699DA" w:rsidR="00AC31A2" w:rsidRDefault="00AC31A2" w:rsidP="00BB7623">
            <w:pPr>
              <w:pStyle w:val="Tabeloverskrift"/>
              <w:rPr>
                <w:lang w:eastAsia="en-US"/>
              </w:rPr>
            </w:pPr>
            <w:r>
              <w:rPr>
                <w:lang w:eastAsia="en-US"/>
              </w:rPr>
              <w:t>Beskrivelsesdybde</w:t>
            </w:r>
          </w:p>
          <w:p w14:paraId="3A80121A" w14:textId="77777777" w:rsidR="00AC31A2" w:rsidRPr="00BB7623" w:rsidRDefault="00AC31A2" w:rsidP="00BB7623">
            <w:pPr>
              <w:pStyle w:val="Tabel"/>
            </w:pPr>
            <w:r w:rsidRPr="00BB7623">
              <w:t>Ved afslutning af analysefasen forventes det, at der er foretaget en fuld risikoanalyse. Alle risici er opdaterede, har ejere, deres konsekvens er også udtrykt økonomisk og indgår i projektets business case grundlag og business case model.</w:t>
            </w:r>
          </w:p>
          <w:p w14:paraId="57C19CA6" w14:textId="48210D0C" w:rsidR="00143F37" w:rsidRDefault="003C11CE" w:rsidP="00BB7623">
            <w:pPr>
              <w:pStyle w:val="Tabeloverskrift"/>
              <w:rPr>
                <w:lang w:eastAsia="en-US"/>
              </w:rPr>
            </w:pPr>
            <w:r>
              <w:rPr>
                <w:lang w:eastAsia="en-US"/>
              </w:rPr>
              <w:t>Færdiggørelsesgrad ved</w:t>
            </w:r>
            <w:r w:rsidR="00143F37" w:rsidRPr="0099474E">
              <w:t xml:space="preserve"> risikovurdering</w:t>
            </w:r>
          </w:p>
          <w:p w14:paraId="5969D801" w14:textId="01453251" w:rsidR="00F03EEF" w:rsidRPr="00BB7623" w:rsidRDefault="00396541" w:rsidP="00BB7623">
            <w:pPr>
              <w:pStyle w:val="Tabel"/>
            </w:pPr>
            <w:r w:rsidRPr="00BB7623">
              <w:t xml:space="preserve">Såfremt det er muligt på dette tidspunkt, </w:t>
            </w:r>
            <w:r w:rsidR="00641B9A" w:rsidRPr="00BB7623">
              <w:t>bør</w:t>
            </w:r>
            <w:r w:rsidRPr="00BB7623">
              <w:t xml:space="preserve"> konsekvenserne af, at de </w:t>
            </w:r>
            <w:r w:rsidR="00AC31A2" w:rsidRPr="00BB7623">
              <w:t xml:space="preserve">3-5 største </w:t>
            </w:r>
            <w:r w:rsidRPr="00BB7623">
              <w:t>risici indtræffer</w:t>
            </w:r>
            <w:r w:rsidR="00302F86">
              <w:t>,</w:t>
            </w:r>
            <w:r w:rsidRPr="00BB7623">
              <w:t xml:space="preserve"> </w:t>
            </w:r>
            <w:r w:rsidR="00641B9A" w:rsidRPr="00BB7623">
              <w:t xml:space="preserve">være omregnet </w:t>
            </w:r>
            <w:r w:rsidRPr="00BB7623">
              <w:t xml:space="preserve">til økonomi og lad det </w:t>
            </w:r>
            <w:r w:rsidR="00AA4E61" w:rsidRPr="00BB7623">
              <w:t xml:space="preserve">fremgå </w:t>
            </w:r>
            <w:r w:rsidR="008F57B3" w:rsidRPr="00BB7623">
              <w:t>som foreløbig risikopulje i</w:t>
            </w:r>
            <w:r w:rsidR="00BB7623" w:rsidRPr="00BB7623">
              <w:t xml:space="preserve"> </w:t>
            </w:r>
            <w:r w:rsidR="00BB7623" w:rsidRPr="00BB7623">
              <w:fldChar w:fldCharType="begin"/>
            </w:r>
            <w:r w:rsidR="00BB7623" w:rsidRPr="00BB7623">
              <w:instrText xml:space="preserve"> REF _Ref525290631 \h </w:instrText>
            </w:r>
            <w:r w:rsidR="00BB7623">
              <w:instrText xml:space="preserve"> \* MERGEFORMAT </w:instrText>
            </w:r>
            <w:r w:rsidR="00BB7623" w:rsidRPr="00BB7623">
              <w:fldChar w:fldCharType="separate"/>
            </w:r>
            <w:r w:rsidR="00BB7623" w:rsidRPr="00BB7623">
              <w:t>tabel 2.3</w:t>
            </w:r>
            <w:r w:rsidR="00BB7623" w:rsidRPr="00BB7623">
              <w:fldChar w:fldCharType="end"/>
            </w:r>
            <w:r w:rsidR="008F57B3" w:rsidRPr="00BB7623">
              <w:t xml:space="preserve">. </w:t>
            </w:r>
            <w:r w:rsidR="001332B6" w:rsidRPr="00BB7623">
              <w:t>Hvis det ikke er muligt</w:t>
            </w:r>
            <w:r w:rsidR="00F373CC" w:rsidRPr="00BB7623">
              <w:t xml:space="preserve"> at omregne til økonomi på dette tidspunkt, </w:t>
            </w:r>
            <w:r w:rsidR="00AA4E61" w:rsidRPr="00BB7623">
              <w:t xml:space="preserve">så </w:t>
            </w:r>
            <w:r w:rsidR="00F373CC" w:rsidRPr="00BB7623">
              <w:t xml:space="preserve">beskriv </w:t>
            </w:r>
            <w:r w:rsidR="00926D33" w:rsidRPr="00BB7623">
              <w:t>i stedet</w:t>
            </w:r>
            <w:r w:rsidR="00F373CC" w:rsidRPr="00BB7623">
              <w:t xml:space="preserve"> hvordan </w:t>
            </w:r>
            <w:r w:rsidR="003C08ED" w:rsidRPr="00BB7623">
              <w:t xml:space="preserve">det forventes </w:t>
            </w:r>
            <w:r w:rsidR="007A337D" w:rsidRPr="00BB7623">
              <w:t>g</w:t>
            </w:r>
            <w:r w:rsidR="003C08ED" w:rsidRPr="00BB7623">
              <w:t>jort senere i analysefasen.</w:t>
            </w:r>
          </w:p>
        </w:tc>
      </w:tr>
      <w:bookmarkStart w:id="548" w:name="_DocTools_ScreenTip_31" w:colFirst="0" w:colLast="1"/>
      <w:bookmarkStart w:id="549" w:name="_DocTools_ScreenTip_82" w:colFirst="0" w:colLast="1"/>
      <w:bookmarkStart w:id="550" w:name="_DocTools_ScreenTip_101" w:colFirst="0" w:colLast="1"/>
      <w:bookmarkEnd w:id="545"/>
      <w:bookmarkEnd w:id="546"/>
      <w:tr w:rsidR="00F03EEF" w:rsidRPr="00CC51C4" w14:paraId="5969D812" w14:textId="77777777" w:rsidTr="00690F86">
        <w:tc>
          <w:tcPr>
            <w:tcW w:w="669" w:type="dxa"/>
            <w:shd w:val="clear" w:color="auto" w:fill="auto"/>
          </w:tcPr>
          <w:p w14:paraId="5969D803" w14:textId="6565A0D2" w:rsidR="00F03EEF" w:rsidRDefault="00AA0A88" w:rsidP="00E52407">
            <w:pPr>
              <w:pStyle w:val="Tabel"/>
            </w:pPr>
            <w:r>
              <w:lastRenderedPageBreak/>
              <w:fldChar w:fldCharType="begin"/>
            </w:r>
            <w:r>
              <w:instrText xml:space="preserve"> HYPERLINK \l "H_25" </w:instrText>
            </w:r>
            <w:r>
              <w:fldChar w:fldCharType="separate"/>
            </w:r>
            <w:r w:rsidR="00547BB9" w:rsidRPr="00FA4145">
              <w:rPr>
                <w:rStyle w:val="Hyperlink"/>
              </w:rPr>
              <w:t>H</w:t>
            </w:r>
            <w:r w:rsidR="00E160FB" w:rsidRPr="00FA4145">
              <w:rPr>
                <w:rStyle w:val="Hyperlink"/>
              </w:rPr>
              <w:t>-</w:t>
            </w:r>
            <w:r w:rsidR="00B840E9" w:rsidRPr="00FA4145">
              <w:rPr>
                <w:rStyle w:val="Hyperlink"/>
              </w:rPr>
              <w:t>25</w:t>
            </w:r>
            <w:r>
              <w:rPr>
                <w:rStyle w:val="Hyperlink"/>
              </w:rPr>
              <w:fldChar w:fldCharType="end"/>
            </w:r>
          </w:p>
        </w:tc>
        <w:tc>
          <w:tcPr>
            <w:tcW w:w="8959" w:type="dxa"/>
            <w:shd w:val="clear" w:color="auto" w:fill="auto"/>
          </w:tcPr>
          <w:p w14:paraId="1DF81172" w14:textId="6974C4AF" w:rsidR="00BB7623" w:rsidRPr="00BB7623" w:rsidRDefault="00BB7623" w:rsidP="00BB7623">
            <w:pPr>
              <w:pStyle w:val="Tabeloverskrift"/>
            </w:pPr>
            <w:r w:rsidRPr="00BB7623">
              <w:fldChar w:fldCharType="begin"/>
            </w:r>
            <w:r w:rsidRPr="00BB7623">
              <w:instrText xml:space="preserve"> REF _Ref5274843 \w \h  \* MERGEFORMAT </w:instrText>
            </w:r>
            <w:r w:rsidRPr="00BB7623">
              <w:fldChar w:fldCharType="separate"/>
            </w:r>
            <w:r w:rsidRPr="00BB7623">
              <w:t>2.5</w:t>
            </w:r>
            <w:r w:rsidRPr="00BB7623">
              <w:fldChar w:fldCharType="end"/>
            </w:r>
            <w:r w:rsidRPr="00BB7623">
              <w:t xml:space="preserve"> </w:t>
            </w:r>
            <w:r w:rsidRPr="00BB7623">
              <w:fldChar w:fldCharType="begin"/>
            </w:r>
            <w:r w:rsidRPr="00BB7623">
              <w:instrText xml:space="preserve"> REF _Ref5274843 \h  \* MERGEFORMAT </w:instrText>
            </w:r>
            <w:r w:rsidRPr="00BB7623">
              <w:fldChar w:fldCharType="separate"/>
            </w:r>
            <w:r w:rsidRPr="00BB7623">
              <w:t>Risici og risikostyring</w:t>
            </w:r>
            <w:r w:rsidRPr="00BB7623">
              <w:fldChar w:fldCharType="end"/>
            </w:r>
          </w:p>
          <w:p w14:paraId="5969D805" w14:textId="7EAF1651" w:rsidR="00B840E9" w:rsidRPr="00B840E9" w:rsidRDefault="00B840E9" w:rsidP="00BB7623">
            <w:pPr>
              <w:pStyle w:val="Tabeloverskrift"/>
              <w:rPr>
                <w:lang w:val="nb-NO"/>
              </w:rPr>
            </w:pPr>
            <w:r w:rsidRPr="00B840E9">
              <w:rPr>
                <w:lang w:val="nb-NO"/>
              </w:rPr>
              <w:fldChar w:fldCharType="begin"/>
            </w:r>
            <w:r w:rsidRPr="00C0585E">
              <w:rPr>
                <w:lang w:val="nb-NO"/>
              </w:rPr>
              <w:instrText xml:space="preserve"> REF _Ref525302804 \h </w:instrText>
            </w:r>
            <w:r w:rsidRPr="00B840E9">
              <w:rPr>
                <w:lang w:val="nb-NO"/>
              </w:rPr>
              <w:instrText xml:space="preserve"> \* MERGEFORMAT </w:instrText>
            </w:r>
            <w:r w:rsidRPr="00B840E9">
              <w:rPr>
                <w:lang w:val="nb-NO"/>
              </w:rPr>
            </w:r>
            <w:r w:rsidRPr="00B840E9">
              <w:rPr>
                <w:lang w:val="nb-NO"/>
              </w:rPr>
              <w:fldChar w:fldCharType="separate"/>
            </w:r>
            <w:r w:rsidR="00DE6F87" w:rsidRPr="00BB7623">
              <w:rPr>
                <w:lang w:val="nb-NO"/>
              </w:rPr>
              <w:t xml:space="preserve">Projektets tilgang til risikostyring </w:t>
            </w:r>
            <w:r w:rsidRPr="00B840E9">
              <w:rPr>
                <w:lang w:val="nb-NO"/>
              </w:rPr>
              <w:fldChar w:fldCharType="end"/>
            </w:r>
          </w:p>
          <w:p w14:paraId="5969D806" w14:textId="169C2F3A" w:rsidR="00396541" w:rsidRPr="00BB7623" w:rsidRDefault="00396541" w:rsidP="00BB7623">
            <w:pPr>
              <w:pStyle w:val="Tabel"/>
            </w:pPr>
            <w:r w:rsidRPr="00BB7623">
              <w:t>Dette afsnit udfyldes</w:t>
            </w:r>
            <w:r w:rsidR="00926D33" w:rsidRPr="00BB7623">
              <w:t>,</w:t>
            </w:r>
            <w:r w:rsidRPr="00BB7623">
              <w:t xml:space="preserve"> når</w:t>
            </w:r>
            <w:r w:rsidR="003C08ED" w:rsidRPr="00BB7623">
              <w:t xml:space="preserve"> projektet</w:t>
            </w:r>
            <w:r w:rsidR="00947476" w:rsidRPr="00BB7623">
              <w:t>s</w:t>
            </w:r>
            <w:r w:rsidRPr="00BB7623">
              <w:t xml:space="preserve"> tilgang til risikostyring er besluttet. </w:t>
            </w:r>
            <w:r w:rsidR="007A21F2" w:rsidRPr="00BB7623">
              <w:t xml:space="preserve">Der skal lægges vægt på det operationelle </w:t>
            </w:r>
            <w:r w:rsidR="00077E63" w:rsidRPr="00BB7623">
              <w:t>arbejde med risici i projektet.</w:t>
            </w:r>
          </w:p>
          <w:p w14:paraId="5969D807" w14:textId="77777777" w:rsidR="007A21F2" w:rsidRPr="00BB7623" w:rsidRDefault="007A21F2" w:rsidP="00BB7623">
            <w:pPr>
              <w:pStyle w:val="Tabel"/>
            </w:pPr>
            <w:r w:rsidRPr="00BB7623">
              <w:t>Det er IKKE hensigten, at det er myndighedens generelle tilgang til risikostyring, der beskrives. Denne kan evt. vedlægges som bilag, hvis det skønnes relevant.</w:t>
            </w:r>
          </w:p>
          <w:p w14:paraId="5969D808" w14:textId="1F50B6A2" w:rsidR="00396541" w:rsidRPr="00BB7623" w:rsidRDefault="00396541" w:rsidP="00BB7623">
            <w:pPr>
              <w:pStyle w:val="Tabel"/>
            </w:pPr>
            <w:r w:rsidRPr="00BB7623">
              <w:t xml:space="preserve">Beskriv den risikostyring, der </w:t>
            </w:r>
            <w:r w:rsidR="007A21F2" w:rsidRPr="00BB7623">
              <w:t xml:space="preserve">løbende </w:t>
            </w:r>
            <w:r w:rsidRPr="00BB7623">
              <w:t>vil bliv</w:t>
            </w:r>
            <w:r w:rsidR="00077E63" w:rsidRPr="00BB7623">
              <w:t>e anvendt i projektet, herunder</w:t>
            </w:r>
          </w:p>
          <w:p w14:paraId="5969D809" w14:textId="77777777" w:rsidR="00CD41D2" w:rsidRPr="00BB7623" w:rsidRDefault="00CD41D2" w:rsidP="00BB7623">
            <w:pPr>
              <w:pStyle w:val="Tabel-opstilling-punkttegn"/>
            </w:pPr>
            <w:r w:rsidRPr="00BB7623">
              <w:t>Hvordan vil risici indgå i projektets styring og ledelse (herunder rapporter</w:t>
            </w:r>
            <w:r w:rsidR="00CA312C" w:rsidRPr="00BB7623">
              <w:t>ing</w:t>
            </w:r>
            <w:r w:rsidRPr="00BB7623">
              <w:t xml:space="preserve">, </w:t>
            </w:r>
            <w:r w:rsidR="00CA312C" w:rsidRPr="00BB7623">
              <w:t xml:space="preserve">ved </w:t>
            </w:r>
            <w:r w:rsidRPr="00BB7623">
              <w:t>bes</w:t>
            </w:r>
            <w:r w:rsidR="00CA312C" w:rsidRPr="00BB7623">
              <w:t>lutninger m.m.)</w:t>
            </w:r>
          </w:p>
          <w:p w14:paraId="5969D80A" w14:textId="77777777" w:rsidR="00396541" w:rsidRPr="00BB7623" w:rsidRDefault="00396541" w:rsidP="00BB7623">
            <w:pPr>
              <w:pStyle w:val="Tabel-opstilling-punkttegn"/>
            </w:pPr>
            <w:r w:rsidRPr="00BB7623">
              <w:t>Hvilke kategorier vil man arbejde med?</w:t>
            </w:r>
          </w:p>
          <w:p w14:paraId="5969D80B" w14:textId="77777777" w:rsidR="00396541" w:rsidRPr="00BB7623" w:rsidRDefault="00396541" w:rsidP="00BB7623">
            <w:pPr>
              <w:pStyle w:val="Tabel-opstilling-punkttegn"/>
            </w:pPr>
            <w:r w:rsidRPr="00BB7623">
              <w:t>Hvordan dokumenteres arbejdet (form og omfang)?</w:t>
            </w:r>
          </w:p>
          <w:p w14:paraId="5969D80C" w14:textId="77777777" w:rsidR="007A21F2" w:rsidRPr="00BB7623" w:rsidRDefault="007A21F2" w:rsidP="00BB7623">
            <w:pPr>
              <w:pStyle w:val="Tabel-opstilling-punkttegn"/>
            </w:pPr>
            <w:r w:rsidRPr="00BB7623">
              <w:t>Hvilken rapportering er relevant?</w:t>
            </w:r>
          </w:p>
          <w:p w14:paraId="5969D80D" w14:textId="77777777" w:rsidR="00396541" w:rsidRPr="00BB7623" w:rsidRDefault="00396541" w:rsidP="00BB7623">
            <w:pPr>
              <w:pStyle w:val="Tabel-opstilling-punkttegn"/>
            </w:pPr>
            <w:r w:rsidRPr="00BB7623">
              <w:t xml:space="preserve">Hvordan sikrer man en løbende identifikation af risici? </w:t>
            </w:r>
          </w:p>
          <w:p w14:paraId="5969D80E" w14:textId="767B1D58" w:rsidR="00396541" w:rsidRPr="00BB7623" w:rsidRDefault="00396541" w:rsidP="00BB7623">
            <w:pPr>
              <w:pStyle w:val="Tabel-opstilling-punkttegn"/>
            </w:pPr>
            <w:r w:rsidRPr="00BB7623">
              <w:t>Hvordan foretages risikovurdering (hvem deltager, hvornår og hvor ofte</w:t>
            </w:r>
            <w:r w:rsidR="00285EED" w:rsidRPr="00BB7623">
              <w:t>)</w:t>
            </w:r>
          </w:p>
          <w:p w14:paraId="5969D80F" w14:textId="77777777" w:rsidR="00396541" w:rsidRPr="00BB7623" w:rsidRDefault="00396541" w:rsidP="00BB7623">
            <w:pPr>
              <w:pStyle w:val="Tabel-opstilling-punkttegn"/>
            </w:pPr>
            <w:r w:rsidRPr="00BB7623">
              <w:t>Hvordan dokumenteres og overleveres og til hvem overleveres efter projektet?</w:t>
            </w:r>
          </w:p>
          <w:p w14:paraId="05C68C4D" w14:textId="586A169D" w:rsidR="003B5128" w:rsidRDefault="003B5128" w:rsidP="00BB7623">
            <w:pPr>
              <w:pStyle w:val="Tabeloverskrift"/>
              <w:rPr>
                <w:lang w:eastAsia="en-US"/>
              </w:rPr>
            </w:pPr>
            <w:r w:rsidRPr="005362FC">
              <w:rPr>
                <w:lang w:eastAsia="en-US"/>
              </w:rPr>
              <w:t>Beskrivelsesdybde</w:t>
            </w:r>
            <w:r w:rsidRPr="0099474E">
              <w:t xml:space="preserve"> </w:t>
            </w:r>
          </w:p>
          <w:p w14:paraId="5969D811" w14:textId="0A88E211" w:rsidR="0093704D" w:rsidRPr="008B38DF" w:rsidRDefault="004556EC" w:rsidP="00BB7623">
            <w:pPr>
              <w:pStyle w:val="Tabel"/>
            </w:pPr>
            <w:r w:rsidRPr="008B38DF">
              <w:t>Det skal fremgå tydeligt, at projektet</w:t>
            </w:r>
            <w:r>
              <w:rPr>
                <w:b/>
              </w:rPr>
              <w:t xml:space="preserve"> </w:t>
            </w:r>
            <w:r w:rsidRPr="00E275A2">
              <w:t>har gjort sig overvejelser om, hvordan risici vil indgå aktivt i projektets styring og ledelse</w:t>
            </w:r>
            <w:r>
              <w:t xml:space="preserve"> samt hvilke områder i og omkring projektet, der er forbundet med de største risici.</w:t>
            </w:r>
          </w:p>
        </w:tc>
      </w:tr>
      <w:bookmarkStart w:id="551" w:name="_DocTools_ScreenTip_32" w:colFirst="0" w:colLast="1"/>
      <w:bookmarkStart w:id="552" w:name="_DocTools_ScreenTip_83" w:colFirst="0" w:colLast="1"/>
      <w:bookmarkEnd w:id="548"/>
      <w:bookmarkEnd w:id="549"/>
      <w:bookmarkEnd w:id="550"/>
      <w:tr w:rsidR="00F03EEF" w:rsidRPr="00CC51C4" w14:paraId="5969D817" w14:textId="77777777" w:rsidTr="00690F86">
        <w:tc>
          <w:tcPr>
            <w:tcW w:w="669" w:type="dxa"/>
            <w:shd w:val="clear" w:color="auto" w:fill="auto"/>
          </w:tcPr>
          <w:p w14:paraId="5969D813" w14:textId="61FE9CDA" w:rsidR="00F03EEF" w:rsidRDefault="00AA0A88" w:rsidP="00E52407">
            <w:pPr>
              <w:pStyle w:val="Tabel"/>
            </w:pPr>
            <w:r>
              <w:fldChar w:fldCharType="begin"/>
            </w:r>
            <w:r>
              <w:instrText xml:space="preserve"> HYPERLINK \l "H_26" </w:instrText>
            </w:r>
            <w:r>
              <w:fldChar w:fldCharType="separate"/>
            </w:r>
            <w:r w:rsidR="00547BB9" w:rsidRPr="00FA4145">
              <w:rPr>
                <w:rStyle w:val="Hyperlink"/>
              </w:rPr>
              <w:t>H</w:t>
            </w:r>
            <w:r w:rsidR="00E160FB" w:rsidRPr="00FA4145">
              <w:rPr>
                <w:rStyle w:val="Hyperlink"/>
              </w:rPr>
              <w:t>-</w:t>
            </w:r>
            <w:r w:rsidR="00B840E9" w:rsidRPr="00FA4145">
              <w:rPr>
                <w:rStyle w:val="Hyperlink"/>
              </w:rPr>
              <w:t>26</w:t>
            </w:r>
            <w:r>
              <w:rPr>
                <w:rStyle w:val="Hyperlink"/>
              </w:rPr>
              <w:fldChar w:fldCharType="end"/>
            </w:r>
          </w:p>
        </w:tc>
        <w:tc>
          <w:tcPr>
            <w:tcW w:w="8959" w:type="dxa"/>
            <w:shd w:val="clear" w:color="auto" w:fill="auto"/>
          </w:tcPr>
          <w:p w14:paraId="5969D814" w14:textId="707CD184" w:rsidR="00396541" w:rsidRPr="00BB7623" w:rsidRDefault="00B840E9" w:rsidP="00BB7623">
            <w:pPr>
              <w:pStyle w:val="Tabeloverskrift"/>
            </w:pPr>
            <w:r w:rsidRPr="00BB7623">
              <w:fldChar w:fldCharType="begin"/>
            </w:r>
            <w:r w:rsidRPr="00BB7623">
              <w:instrText xml:space="preserve"> REF _Ref525302868 \w \h  \* MERGEFORMAT </w:instrText>
            </w:r>
            <w:r w:rsidRPr="00BB7623">
              <w:fldChar w:fldCharType="separate"/>
            </w:r>
            <w:r w:rsidR="00DE6F87" w:rsidRPr="00BB7623">
              <w:t>2.6</w:t>
            </w:r>
            <w:r w:rsidRPr="00BB7623">
              <w:fldChar w:fldCharType="end"/>
            </w:r>
            <w:r w:rsidR="00396541" w:rsidRPr="00BB7623">
              <w:t xml:space="preserve"> Sikkerhedsmæssig risikovurdering</w:t>
            </w:r>
          </w:p>
          <w:p w14:paraId="5969D815" w14:textId="6062E7F1" w:rsidR="00064817" w:rsidRDefault="00FD0FB2" w:rsidP="00396541">
            <w:pPr>
              <w:pStyle w:val="Tabel"/>
            </w:pPr>
            <w:r>
              <w:t xml:space="preserve">Som en del af den samlede risikoafdækning, </w:t>
            </w:r>
            <w:r w:rsidR="00064817" w:rsidRPr="00064817">
              <w:t xml:space="preserve">skal </w:t>
            </w:r>
            <w:r w:rsidR="005972C6">
              <w:t>projektet analysere de</w:t>
            </w:r>
            <w:r w:rsidR="00064817" w:rsidRPr="00064817">
              <w:t xml:space="preserve"> risici, som relaterer sig til sikkerheden i og omkring it-løsningen. I dette afsnit gengives de væsentligste konklusioner fra den sikkerhedsmæssige risikovurdering, herunder de væsentligste udfordringer, risikoreducerende handlinger, samt hvordan sikkerhedsmæssige risici procesmæssigt håndteres. Sikkerhedsmæssige risici skal være indeholdt i </w:t>
            </w:r>
            <w:r w:rsidR="005972C6">
              <w:t>risikolog</w:t>
            </w:r>
            <w:r w:rsidR="005972C6" w:rsidRPr="00064817">
              <w:t xml:space="preserve"> </w:t>
            </w:r>
            <w:r w:rsidR="00064817" w:rsidRPr="00064817">
              <w:t>for projektet.</w:t>
            </w:r>
          </w:p>
          <w:p w14:paraId="6901B63C" w14:textId="6FEC4A45" w:rsidR="00F9251C" w:rsidRPr="00BB7623" w:rsidDel="00F9251C" w:rsidRDefault="00D95CE4" w:rsidP="00BB7623">
            <w:pPr>
              <w:pStyle w:val="Tabeloverskrift"/>
            </w:pPr>
            <w:r w:rsidRPr="00BB7623">
              <w:t>Beskrivelsesdybde</w:t>
            </w:r>
          </w:p>
          <w:p w14:paraId="5969D816" w14:textId="1AF45E85" w:rsidR="00D95CE4" w:rsidRPr="00BB7623" w:rsidRDefault="00F9251C" w:rsidP="00BB7623">
            <w:pPr>
              <w:pStyle w:val="Tabel"/>
            </w:pPr>
            <w:r w:rsidRPr="00BB7623">
              <w:t>Her er tale om et resumé af de væsentligste konklusioner – henvis til yderligere dokumentation – vedlæg den evt. som bilag til projektgrundlaget, hvis den vurderes at være særlig vigtig/kritisk</w:t>
            </w:r>
            <w:r w:rsidR="009406D1" w:rsidRPr="00BB7623">
              <w:t>.</w:t>
            </w:r>
          </w:p>
        </w:tc>
      </w:tr>
      <w:bookmarkStart w:id="553" w:name="_DocTools_ScreenTip_33" w:colFirst="0" w:colLast="1"/>
      <w:bookmarkStart w:id="554" w:name="_DocTools_ScreenTip_84" w:colFirst="0" w:colLast="1"/>
      <w:bookmarkEnd w:id="551"/>
      <w:bookmarkEnd w:id="552"/>
      <w:tr w:rsidR="00396541" w:rsidRPr="00CC51C4" w14:paraId="5969D81C" w14:textId="77777777" w:rsidTr="00690F86">
        <w:tc>
          <w:tcPr>
            <w:tcW w:w="669" w:type="dxa"/>
            <w:shd w:val="clear" w:color="auto" w:fill="auto"/>
          </w:tcPr>
          <w:p w14:paraId="5969D818" w14:textId="6DF76013" w:rsidR="00396541" w:rsidRDefault="00AA0A88" w:rsidP="00E52407">
            <w:pPr>
              <w:pStyle w:val="Tabel"/>
            </w:pPr>
            <w:r>
              <w:fldChar w:fldCharType="begin"/>
            </w:r>
            <w:r>
              <w:instrText xml:space="preserve"> HYPERLINK \l "H_27" </w:instrText>
            </w:r>
            <w:r>
              <w:fldChar w:fldCharType="separate"/>
            </w:r>
            <w:r w:rsidR="00547BB9" w:rsidRPr="00FA4145">
              <w:rPr>
                <w:rStyle w:val="Hyperlink"/>
              </w:rPr>
              <w:t>H</w:t>
            </w:r>
            <w:r w:rsidR="00E160FB" w:rsidRPr="00FA4145">
              <w:rPr>
                <w:rStyle w:val="Hyperlink"/>
              </w:rPr>
              <w:t>-</w:t>
            </w:r>
            <w:r w:rsidR="00B840E9" w:rsidRPr="00FA4145">
              <w:rPr>
                <w:rStyle w:val="Hyperlink"/>
              </w:rPr>
              <w:t>27</w:t>
            </w:r>
            <w:r>
              <w:rPr>
                <w:rStyle w:val="Hyperlink"/>
              </w:rPr>
              <w:fldChar w:fldCharType="end"/>
            </w:r>
          </w:p>
        </w:tc>
        <w:tc>
          <w:tcPr>
            <w:tcW w:w="8959" w:type="dxa"/>
            <w:shd w:val="clear" w:color="auto" w:fill="auto"/>
          </w:tcPr>
          <w:p w14:paraId="5969D819" w14:textId="3A8E3623" w:rsidR="00064817" w:rsidRPr="00BB7623" w:rsidRDefault="00B840E9" w:rsidP="00BB7623">
            <w:pPr>
              <w:pStyle w:val="Tabeloverskrift"/>
            </w:pPr>
            <w:r w:rsidRPr="00BB7623">
              <w:fldChar w:fldCharType="begin"/>
            </w:r>
            <w:r w:rsidRPr="00BB7623">
              <w:instrText xml:space="preserve"> REF _Ref525302916 \w \h  \* MERGEFORMAT </w:instrText>
            </w:r>
            <w:r w:rsidRPr="00BB7623">
              <w:fldChar w:fldCharType="separate"/>
            </w:r>
            <w:r w:rsidR="00DE6F87" w:rsidRPr="00BB7623">
              <w:t>2.7</w:t>
            </w:r>
            <w:r w:rsidRPr="00BB7623">
              <w:fldChar w:fldCharType="end"/>
            </w:r>
            <w:r w:rsidR="00064817" w:rsidRPr="00BB7623">
              <w:t xml:space="preserve"> Konsekvensanalyse vedrørende databeskyttelse</w:t>
            </w:r>
          </w:p>
          <w:p w14:paraId="5969D81A" w14:textId="7E1D549A" w:rsidR="00064817" w:rsidRPr="00BB7623" w:rsidRDefault="00064817" w:rsidP="00BB7623">
            <w:pPr>
              <w:pStyle w:val="Tabel"/>
            </w:pPr>
            <w:r w:rsidRPr="00BB7623">
              <w:t>Såfremt it-løsningen skal behandle personoplysninger, rådføres organisationens databeskyttelsesrådgiver (DPO) om behovet for at gennemføre en konsekvensanalyse vedrørende databeskyttelse (DPIA) jævnfør EU’s databeskyttelsesforordning</w:t>
            </w:r>
            <w:r w:rsidR="00B00809" w:rsidRPr="00BB7623">
              <w:t xml:space="preserve">. </w:t>
            </w:r>
            <w:r w:rsidRPr="00BB7623">
              <w:t xml:space="preserve">Personoplysninger forstås som enhver information om et fysisk individ, som er identificeret eller er identificerbar. I de følgende afsnit fremhæves, hvis relevant, væsentligste konklusioner af konsekvensanalysen, risikoreducerende handlinger og evt. høring af Datatilsynet. Det bemærkes, at såfremt konsekvensanalysen viser, at it-løsningen vil føre til høj risiko for de registrerede, skal Datatilsynet - inden it-løsningen sættes i værk - høres jævnfør EU’s databeskyttelsesforordnings bestemmelse om forudgående høring. Risici afdækket i konsekvensanalysen skal være indeholdt i </w:t>
            </w:r>
            <w:r w:rsidR="005972C6" w:rsidRPr="00BB7623">
              <w:t>risikolog</w:t>
            </w:r>
            <w:r w:rsidRPr="00BB7623">
              <w:t>.</w:t>
            </w:r>
          </w:p>
          <w:p w14:paraId="1A5E8AF8" w14:textId="20EBCDB3" w:rsidR="00F9251C" w:rsidRPr="0099474E" w:rsidDel="00F9251C" w:rsidRDefault="002D5237" w:rsidP="00FD63EF">
            <w:pPr>
              <w:pStyle w:val="Tabeloverskrift"/>
            </w:pPr>
            <w:r w:rsidRPr="005362FC">
              <w:rPr>
                <w:lang w:eastAsia="en-US"/>
              </w:rPr>
              <w:lastRenderedPageBreak/>
              <w:t>Beskrivelsesdybde</w:t>
            </w:r>
          </w:p>
          <w:p w14:paraId="5969D81B" w14:textId="4C2B04BF" w:rsidR="002D5237" w:rsidRPr="00BB7623" w:rsidRDefault="00F9251C" w:rsidP="00BB7623">
            <w:pPr>
              <w:pStyle w:val="Tabel"/>
            </w:pPr>
            <w:r w:rsidRPr="00BB7623">
              <w:t>Her er tale om et resumé af de væsentligste konklusioner – henvis til yderligere dokumentation – vedlæg evt. som bilag til projektgrundlaget, hvis den vurderes at være særlig vigtig/kritisk.</w:t>
            </w:r>
          </w:p>
        </w:tc>
      </w:tr>
      <w:bookmarkStart w:id="555" w:name="_DocTools_ScreenTip_34" w:colFirst="0" w:colLast="1"/>
      <w:bookmarkStart w:id="556" w:name="_DocTools_ScreenTip_85" w:colFirst="0" w:colLast="1"/>
      <w:bookmarkEnd w:id="553"/>
      <w:bookmarkEnd w:id="554"/>
      <w:tr w:rsidR="007F0BD0" w:rsidRPr="00CC51C4" w14:paraId="5969D820" w14:textId="77777777" w:rsidTr="00690F86">
        <w:tc>
          <w:tcPr>
            <w:tcW w:w="669" w:type="dxa"/>
            <w:shd w:val="clear" w:color="auto" w:fill="auto"/>
          </w:tcPr>
          <w:p w14:paraId="5969D81D" w14:textId="4F6A2082" w:rsidR="007F0BD0" w:rsidRDefault="00AA0A88" w:rsidP="00E52407">
            <w:pPr>
              <w:pStyle w:val="Tabel"/>
            </w:pPr>
            <w:r>
              <w:lastRenderedPageBreak/>
              <w:fldChar w:fldCharType="begin"/>
            </w:r>
            <w:r>
              <w:instrText xml:space="preserve"> HYPERLINK \l "H_28" </w:instrText>
            </w:r>
            <w:r>
              <w:fldChar w:fldCharType="separate"/>
            </w:r>
            <w:r w:rsidR="00547BB9" w:rsidRPr="00FA4145">
              <w:rPr>
                <w:rStyle w:val="Hyperlink"/>
              </w:rPr>
              <w:t>H</w:t>
            </w:r>
            <w:r w:rsidR="00E160FB" w:rsidRPr="00FA4145">
              <w:rPr>
                <w:rStyle w:val="Hyperlink"/>
              </w:rPr>
              <w:t>-</w:t>
            </w:r>
            <w:r w:rsidR="00B840E9" w:rsidRPr="00FA4145">
              <w:rPr>
                <w:rStyle w:val="Hyperlink"/>
              </w:rPr>
              <w:t>28</w:t>
            </w:r>
            <w:r>
              <w:rPr>
                <w:rStyle w:val="Hyperlink"/>
              </w:rPr>
              <w:fldChar w:fldCharType="end"/>
            </w:r>
          </w:p>
        </w:tc>
        <w:tc>
          <w:tcPr>
            <w:tcW w:w="8959" w:type="dxa"/>
            <w:shd w:val="clear" w:color="auto" w:fill="auto"/>
          </w:tcPr>
          <w:p w14:paraId="5969D81E" w14:textId="63AE2187" w:rsidR="007F0BD0" w:rsidRPr="00E46DCB" w:rsidRDefault="00B840E9" w:rsidP="00E46DCB">
            <w:pPr>
              <w:pStyle w:val="Tabeloverskrift"/>
            </w:pPr>
            <w:r w:rsidRPr="00E46DCB">
              <w:fldChar w:fldCharType="begin"/>
            </w:r>
            <w:r w:rsidRPr="00E46DCB">
              <w:instrText xml:space="preserve"> REF _Ref525302965 \w \h  \* MERGEFORMAT </w:instrText>
            </w:r>
            <w:r w:rsidRPr="00E46DCB">
              <w:fldChar w:fldCharType="separate"/>
            </w:r>
            <w:r w:rsidR="00DE6F87" w:rsidRPr="00E46DCB">
              <w:t>3</w:t>
            </w:r>
            <w:r w:rsidRPr="00E46DCB">
              <w:fldChar w:fldCharType="end"/>
            </w:r>
            <w:r w:rsidR="007F0BD0" w:rsidRPr="00E46DCB">
              <w:t xml:space="preserve"> </w:t>
            </w:r>
            <w:r w:rsidR="0050548B" w:rsidRPr="00E46DCB">
              <w:t>Projektets løsning og levering</w:t>
            </w:r>
          </w:p>
          <w:p w14:paraId="5969D81F" w14:textId="68CA6448" w:rsidR="0081603A" w:rsidRPr="00E46DCB" w:rsidRDefault="00A03C54" w:rsidP="00E46DCB">
            <w:pPr>
              <w:pStyle w:val="Tabel"/>
            </w:pPr>
            <w:r w:rsidRPr="00E46DCB">
              <w:t xml:space="preserve">Kapitlet beskriver hvad projektet vil levere, og hvordan det påtænkes at blive leveret. </w:t>
            </w:r>
            <w:r w:rsidR="005F5A6C" w:rsidRPr="00E46DCB">
              <w:t xml:space="preserve">Dette kapitel påbegyndes i </w:t>
            </w:r>
            <w:r w:rsidR="0022088C" w:rsidRPr="00E46DCB">
              <w:t>idé</w:t>
            </w:r>
            <w:r w:rsidR="005F5A6C" w:rsidRPr="00E46DCB">
              <w:t>fasen</w:t>
            </w:r>
            <w:r w:rsidR="00141D50" w:rsidRPr="00E46DCB">
              <w:t xml:space="preserve"> og uddybes i analysefasen</w:t>
            </w:r>
            <w:r w:rsidR="00BB7623" w:rsidRPr="00E46DCB">
              <w:t>.</w:t>
            </w:r>
          </w:p>
        </w:tc>
      </w:tr>
      <w:bookmarkStart w:id="557" w:name="_DocTools_ScreenTip_35" w:colFirst="0" w:colLast="1"/>
      <w:bookmarkStart w:id="558" w:name="_DocTools_ScreenTip_86" w:colFirst="0" w:colLast="1"/>
      <w:bookmarkStart w:id="559" w:name="_DocTools_ScreenTip_87" w:colFirst="0" w:colLast="1"/>
      <w:bookmarkEnd w:id="555"/>
      <w:bookmarkEnd w:id="556"/>
      <w:tr w:rsidR="00E54DD8" w:rsidRPr="00CC51C4" w14:paraId="5969D836" w14:textId="77777777" w:rsidTr="00690F86">
        <w:tc>
          <w:tcPr>
            <w:tcW w:w="669" w:type="dxa"/>
            <w:shd w:val="clear" w:color="auto" w:fill="auto"/>
          </w:tcPr>
          <w:p w14:paraId="5969D821" w14:textId="5D620240" w:rsidR="00E54DD8" w:rsidRDefault="00AA0A88" w:rsidP="00E54DD8">
            <w:pPr>
              <w:pStyle w:val="Tabel"/>
            </w:pPr>
            <w:r>
              <w:fldChar w:fldCharType="begin"/>
            </w:r>
            <w:r w:rsidR="00E46DCB">
              <w:instrText>HYPERLINK  \l "H_29"</w:instrText>
            </w:r>
            <w:r>
              <w:fldChar w:fldCharType="separate"/>
            </w:r>
            <w:r w:rsidR="00547BB9" w:rsidRPr="00FA4145">
              <w:rPr>
                <w:rStyle w:val="Hyperlink"/>
              </w:rPr>
              <w:t>H</w:t>
            </w:r>
            <w:r w:rsidR="00E160FB" w:rsidRPr="00FA4145">
              <w:rPr>
                <w:rStyle w:val="Hyperlink"/>
              </w:rPr>
              <w:t>-</w:t>
            </w:r>
            <w:r w:rsidR="00B840E9" w:rsidRPr="00FA4145">
              <w:rPr>
                <w:rStyle w:val="Hyperlink"/>
              </w:rPr>
              <w:t>29</w:t>
            </w:r>
            <w:r>
              <w:rPr>
                <w:rStyle w:val="Hyperlink"/>
              </w:rPr>
              <w:fldChar w:fldCharType="end"/>
            </w:r>
          </w:p>
        </w:tc>
        <w:tc>
          <w:tcPr>
            <w:tcW w:w="8959" w:type="dxa"/>
            <w:shd w:val="clear" w:color="auto" w:fill="auto"/>
          </w:tcPr>
          <w:p w14:paraId="5969D822" w14:textId="6E292A54" w:rsidR="00E54DD8" w:rsidRDefault="00B840E9" w:rsidP="00B840E9">
            <w:pPr>
              <w:pStyle w:val="Tabeloverskrift"/>
            </w:pPr>
            <w:r>
              <w:fldChar w:fldCharType="begin"/>
            </w:r>
            <w:r>
              <w:instrText xml:space="preserve"> REF _Ref525302993 \w \h  \* MERGEFORMAT </w:instrText>
            </w:r>
            <w:r>
              <w:fldChar w:fldCharType="separate"/>
            </w:r>
            <w:r w:rsidR="00DE6F87">
              <w:t>3.1</w:t>
            </w:r>
            <w:r>
              <w:fldChar w:fldCharType="end"/>
            </w:r>
            <w:r w:rsidR="00E54DD8">
              <w:t xml:space="preserve"> </w:t>
            </w:r>
            <w:r w:rsidR="009204BB">
              <w:t>Teknisk</w:t>
            </w:r>
            <w:r w:rsidR="009204BB" w:rsidRPr="00052CE0">
              <w:t xml:space="preserve"> </w:t>
            </w:r>
            <w:r w:rsidR="009204BB">
              <w:t>løsning, kvalitet og aftestning</w:t>
            </w:r>
          </w:p>
          <w:p w14:paraId="0793AD92" w14:textId="4AEC156A" w:rsidR="004F3C30" w:rsidRDefault="004F3C30" w:rsidP="004F3C30">
            <w:pPr>
              <w:pStyle w:val="Tabeloverskrift"/>
            </w:pPr>
            <w:r>
              <w:fldChar w:fldCharType="begin"/>
            </w:r>
            <w:r>
              <w:instrText xml:space="preserve"> REF _Ref5276239 \r \h  \* MERGEFORMAT </w:instrText>
            </w:r>
            <w:r>
              <w:fldChar w:fldCharType="separate"/>
            </w:r>
            <w:r>
              <w:t>3.1.1</w:t>
            </w:r>
            <w:r>
              <w:fldChar w:fldCharType="end"/>
            </w:r>
            <w:r>
              <w:t xml:space="preserve"> </w:t>
            </w:r>
            <w:r>
              <w:fldChar w:fldCharType="begin"/>
            </w:r>
            <w:r>
              <w:instrText xml:space="preserve"> REF _Ref5276241 \h  \* MERGEFORMAT </w:instrText>
            </w:r>
            <w:r>
              <w:fldChar w:fldCharType="separate"/>
            </w:r>
            <w:r>
              <w:t>Teknisk løsning</w:t>
            </w:r>
            <w:r>
              <w:fldChar w:fldCharType="end"/>
            </w:r>
          </w:p>
          <w:p w14:paraId="322E90AB" w14:textId="5776E749" w:rsidR="00A279CE" w:rsidRDefault="00A279CE" w:rsidP="00E54DD8">
            <w:pPr>
              <w:pStyle w:val="Tabel"/>
              <w:rPr>
                <w:lang w:eastAsia="en-US"/>
              </w:rPr>
            </w:pPr>
            <w:r>
              <w:rPr>
                <w:lang w:eastAsia="en-US"/>
              </w:rPr>
              <w:t>Beskriv kort og koncist projektets tekniske løsning, så styregruppen og udenforstående er i stand til at læse og forstå det. Der er således ikke tale om et arkitekturdokument.</w:t>
            </w:r>
          </w:p>
          <w:p w14:paraId="5969D823" w14:textId="182C6621" w:rsidR="00E54DD8" w:rsidRDefault="00E54DD8" w:rsidP="00E54DD8">
            <w:pPr>
              <w:pStyle w:val="Tabel"/>
              <w:rPr>
                <w:lang w:eastAsia="en-US"/>
              </w:rPr>
            </w:pPr>
            <w:r>
              <w:rPr>
                <w:lang w:eastAsia="en-US"/>
              </w:rPr>
              <w:t xml:space="preserve">Indsæt gerne en tegning, der forklarer it-løsningen </w:t>
            </w:r>
            <w:r w:rsidR="005D2A7C">
              <w:rPr>
                <w:lang w:eastAsia="en-US"/>
              </w:rPr>
              <w:t xml:space="preserve">konceptuelt </w:t>
            </w:r>
            <w:r>
              <w:rPr>
                <w:lang w:eastAsia="en-US"/>
              </w:rPr>
              <w:t>og beskriv de forh</w:t>
            </w:r>
            <w:r w:rsidRPr="00027D3A">
              <w:t>ol</w:t>
            </w:r>
            <w:r>
              <w:rPr>
                <w:lang w:eastAsia="en-US"/>
              </w:rPr>
              <w:t>d, som er kritiske ell</w:t>
            </w:r>
            <w:r w:rsidR="00077E63">
              <w:rPr>
                <w:lang w:eastAsia="en-US"/>
              </w:rPr>
              <w:t>er særligt vigtige i forhold til</w:t>
            </w:r>
            <w:r>
              <w:rPr>
                <w:lang w:eastAsia="en-US"/>
              </w:rPr>
              <w:t xml:space="preserve"> den kommende løsning. Det kan </w:t>
            </w:r>
            <w:r w:rsidR="0022088C">
              <w:rPr>
                <w:lang w:eastAsia="en-US"/>
              </w:rPr>
              <w:t>fx</w:t>
            </w:r>
            <w:r>
              <w:rPr>
                <w:lang w:eastAsia="en-US"/>
              </w:rPr>
              <w:t xml:space="preserve"> dreje sig om (liste</w:t>
            </w:r>
            <w:r w:rsidR="003E30F9">
              <w:rPr>
                <w:lang w:eastAsia="en-US"/>
              </w:rPr>
              <w:t>n er</w:t>
            </w:r>
            <w:r>
              <w:rPr>
                <w:lang w:eastAsia="en-US"/>
              </w:rPr>
              <w:t xml:space="preserve"> ikke udtømmende – tilføj relevante forhold):</w:t>
            </w:r>
          </w:p>
          <w:p w14:paraId="5969D824" w14:textId="77777777" w:rsidR="00E54DD8" w:rsidRDefault="00E54DD8" w:rsidP="00E54DD8">
            <w:pPr>
              <w:pStyle w:val="Tabel-opstilling-punkttegn"/>
            </w:pPr>
            <w:r>
              <w:t>Særlige krav ift. brugergrænseflader</w:t>
            </w:r>
          </w:p>
          <w:p w14:paraId="5969D825" w14:textId="52F2BB1C" w:rsidR="00E54DD8" w:rsidRDefault="00E54DD8" w:rsidP="00E54DD8">
            <w:pPr>
              <w:pStyle w:val="Tabel-opstilling-punkttegn"/>
            </w:pPr>
            <w:r>
              <w:t>Integrationer</w:t>
            </w:r>
          </w:p>
          <w:p w14:paraId="45011563" w14:textId="7D253E31" w:rsidR="003743C1" w:rsidRDefault="003743C1" w:rsidP="00E54DD8">
            <w:pPr>
              <w:pStyle w:val="Tabel-opstilling-punkttegn"/>
            </w:pPr>
            <w:r>
              <w:t>Datagrundlag</w:t>
            </w:r>
          </w:p>
          <w:p w14:paraId="18CFCC8C" w14:textId="145DAD0A" w:rsidR="00CB149F" w:rsidRDefault="00CB149F" w:rsidP="00E54DD8">
            <w:pPr>
              <w:pStyle w:val="Tabel-opstilling-punkttegn"/>
            </w:pPr>
            <w:r>
              <w:t>Moduler, der tænkes indkøbt</w:t>
            </w:r>
          </w:p>
          <w:p w14:paraId="5969D826" w14:textId="2C0147D1" w:rsidR="00E54DD8" w:rsidRDefault="00E54DD8" w:rsidP="00E54DD8">
            <w:pPr>
              <w:pStyle w:val="Tabel-opstilling-punkttegn"/>
            </w:pPr>
            <w:r>
              <w:t>Hvordan teknologien passer ind i et eksisterende systemlandskab</w:t>
            </w:r>
            <w:r w:rsidR="003E30F9">
              <w:t xml:space="preserve"> </w:t>
            </w:r>
          </w:p>
          <w:p w14:paraId="5969D827" w14:textId="77777777" w:rsidR="00E54DD8" w:rsidRDefault="00E54DD8" w:rsidP="00E54DD8">
            <w:pPr>
              <w:pStyle w:val="Tabel-opstilling-punkttegn"/>
            </w:pPr>
            <w:r>
              <w:t>Passer arkitekturen i denne løsning til eksisterende arkitektur</w:t>
            </w:r>
          </w:p>
          <w:p w14:paraId="5969D828" w14:textId="77777777" w:rsidR="00E54DD8" w:rsidRDefault="00E54DD8" w:rsidP="00E54DD8">
            <w:pPr>
              <w:pStyle w:val="Tabel-opstilling-punkttegn"/>
            </w:pPr>
            <w:r>
              <w:t>Skal myndigheden selv være i stand til at foretage en løbende tilpasning af løsningen</w:t>
            </w:r>
          </w:p>
          <w:p w14:paraId="5969D829" w14:textId="77777777" w:rsidR="00E54DD8" w:rsidRDefault="00E54DD8" w:rsidP="00E54DD8">
            <w:pPr>
              <w:pStyle w:val="Tabel-opstilling-punkttegn"/>
            </w:pPr>
            <w:r>
              <w:t>Hvordan passer den kommende løsning ind i den eksisterende drift</w:t>
            </w:r>
          </w:p>
          <w:p w14:paraId="5969D82A" w14:textId="77777777" w:rsidR="005D2A7C" w:rsidRDefault="005D2A7C" w:rsidP="005D2A7C">
            <w:pPr>
              <w:pStyle w:val="Tabel-opstilling-punkttegn"/>
              <w:numPr>
                <w:ilvl w:val="0"/>
                <w:numId w:val="0"/>
              </w:numPr>
            </w:pPr>
          </w:p>
          <w:p w14:paraId="7A0947BF" w14:textId="5E2E1809" w:rsidR="00A03C54" w:rsidRDefault="005D2A7C" w:rsidP="00E46DCB">
            <w:pPr>
              <w:pStyle w:val="Tabel-opstilling-punkttegn"/>
              <w:numPr>
                <w:ilvl w:val="0"/>
                <w:numId w:val="0"/>
              </w:numPr>
            </w:pPr>
            <w:r>
              <w:t xml:space="preserve">Eventuelle analyser af arkitektur m.m. kan vedlægges som bilag, hvis relevant. Væsentlige konklusioner inddrages i afsnit </w:t>
            </w:r>
            <w:r w:rsidR="00B840E9">
              <w:fldChar w:fldCharType="begin"/>
            </w:r>
            <w:r w:rsidR="00B840E9">
              <w:instrText xml:space="preserve"> REF _Ref525303030 \w \h </w:instrText>
            </w:r>
            <w:r w:rsidR="00B840E9">
              <w:fldChar w:fldCharType="separate"/>
            </w:r>
            <w:r w:rsidR="00DE6F87">
              <w:t>3.1</w:t>
            </w:r>
            <w:r w:rsidR="00B840E9">
              <w:fldChar w:fldCharType="end"/>
            </w:r>
            <w:r w:rsidR="00077E63">
              <w:t>.</w:t>
            </w:r>
          </w:p>
          <w:p w14:paraId="1E2AE851" w14:textId="272B8393" w:rsidR="003C1679" w:rsidRPr="004F3C30" w:rsidRDefault="004F3C30" w:rsidP="004F3C30">
            <w:pPr>
              <w:pStyle w:val="Tabeloverskrift"/>
            </w:pPr>
            <w:r w:rsidRPr="004F3C30">
              <w:fldChar w:fldCharType="begin"/>
            </w:r>
            <w:r w:rsidRPr="004F3C30">
              <w:instrText xml:space="preserve"> REF _Ref5276210 \w \h  \* MERGEFORMAT </w:instrText>
            </w:r>
            <w:r w:rsidRPr="004F3C30">
              <w:fldChar w:fldCharType="separate"/>
            </w:r>
            <w:r w:rsidRPr="004F3C30">
              <w:t>3.1.2</w:t>
            </w:r>
            <w:r w:rsidRPr="004F3C30">
              <w:fldChar w:fldCharType="end"/>
            </w:r>
            <w:r w:rsidRPr="004F3C30">
              <w:t xml:space="preserve"> </w:t>
            </w:r>
            <w:r w:rsidRPr="004F3C30">
              <w:fldChar w:fldCharType="begin"/>
            </w:r>
            <w:r w:rsidRPr="004F3C30">
              <w:instrText xml:space="preserve"> REF _Ref5276214 \h  \* MERGEFORMAT </w:instrText>
            </w:r>
            <w:r w:rsidRPr="004F3C30">
              <w:fldChar w:fldCharType="separate"/>
            </w:r>
            <w:r w:rsidRPr="004F3C30">
              <w:t>Kvalitetssikring</w:t>
            </w:r>
            <w:r w:rsidRPr="004F3C30">
              <w:fldChar w:fldCharType="end"/>
            </w:r>
          </w:p>
          <w:p w14:paraId="5C8551C7" w14:textId="0C1D8018" w:rsidR="00321055" w:rsidRPr="004F3C30" w:rsidRDefault="003C1679" w:rsidP="004F3C30">
            <w:pPr>
              <w:pStyle w:val="Tabel"/>
            </w:pPr>
            <w:r w:rsidRPr="004F3C30">
              <w:t>Der skal ikke indsættes en samlet kvalitetsstyringsstrategi, men en kort beskrivelse af de kvalitetssikringsaktiviteter projektet planlægger på et sådant niveau, at styregruppen og udenforstående er i st</w:t>
            </w:r>
            <w:r w:rsidR="004F3C30">
              <w:t>and til at læse og forstå det.</w:t>
            </w:r>
          </w:p>
          <w:p w14:paraId="3A1B89E3" w14:textId="16C6F9B7" w:rsidR="00321055" w:rsidRPr="00E46DCB" w:rsidRDefault="004F3C30" w:rsidP="004F3C30">
            <w:pPr>
              <w:pStyle w:val="Tabeloverskrift"/>
              <w:rPr>
                <w:lang w:eastAsia="en-US"/>
              </w:rPr>
            </w:pPr>
            <w:r>
              <w:rPr>
                <w:lang w:eastAsia="en-US"/>
              </w:rPr>
              <w:fldChar w:fldCharType="begin"/>
            </w:r>
            <w:r>
              <w:rPr>
                <w:lang w:eastAsia="en-US"/>
              </w:rPr>
              <w:instrText xml:space="preserve"> REF _Ref5276275 \r \h  \* MERGEFORMAT </w:instrText>
            </w:r>
            <w:r>
              <w:rPr>
                <w:lang w:eastAsia="en-US"/>
              </w:rPr>
            </w:r>
            <w:r>
              <w:rPr>
                <w:lang w:eastAsia="en-US"/>
              </w:rPr>
              <w:fldChar w:fldCharType="separate"/>
            </w:r>
            <w:r>
              <w:rPr>
                <w:lang w:eastAsia="en-US"/>
              </w:rPr>
              <w:t>3.1.3</w:t>
            </w:r>
            <w:r>
              <w:rPr>
                <w:lang w:eastAsia="en-US"/>
              </w:rPr>
              <w:fldChar w:fldCharType="end"/>
            </w:r>
            <w:r>
              <w:rPr>
                <w:lang w:eastAsia="en-US"/>
              </w:rPr>
              <w:t xml:space="preserve"> </w:t>
            </w:r>
            <w:r>
              <w:rPr>
                <w:lang w:eastAsia="en-US"/>
              </w:rPr>
              <w:fldChar w:fldCharType="begin"/>
            </w:r>
            <w:r>
              <w:rPr>
                <w:lang w:eastAsia="en-US"/>
              </w:rPr>
              <w:instrText xml:space="preserve"> REF _Ref5276277 \h  \* MERGEFORMAT </w:instrText>
            </w:r>
            <w:r>
              <w:rPr>
                <w:lang w:eastAsia="en-US"/>
              </w:rPr>
            </w:r>
            <w:r>
              <w:rPr>
                <w:lang w:eastAsia="en-US"/>
              </w:rPr>
              <w:fldChar w:fldCharType="separate"/>
            </w:r>
            <w:r>
              <w:t>Test</w:t>
            </w:r>
            <w:r>
              <w:rPr>
                <w:lang w:eastAsia="en-US"/>
              </w:rPr>
              <w:fldChar w:fldCharType="end"/>
            </w:r>
          </w:p>
          <w:p w14:paraId="3C4C2C21" w14:textId="6B59F682" w:rsidR="00BD13FE" w:rsidRDefault="00321055" w:rsidP="004F3C30">
            <w:pPr>
              <w:pStyle w:val="Tabel"/>
            </w:pPr>
            <w:r>
              <w:t>Beskriv overordnet tilgang til test af it-produkterne i projektet</w:t>
            </w:r>
          </w:p>
          <w:p w14:paraId="78954313" w14:textId="6859E987" w:rsidR="00A03C54" w:rsidRDefault="00A03C54" w:rsidP="004F3C30">
            <w:pPr>
              <w:pStyle w:val="Tabeloverskrift"/>
              <w:rPr>
                <w:lang w:eastAsia="en-US"/>
              </w:rPr>
            </w:pPr>
            <w:r>
              <w:rPr>
                <w:lang w:eastAsia="en-US"/>
              </w:rPr>
              <w:t>Beskrivelsesdybde</w:t>
            </w:r>
            <w:r w:rsidR="00751AEA">
              <w:rPr>
                <w:lang w:eastAsia="en-US"/>
              </w:rPr>
              <w:t xml:space="preserve"> (gælder hele afsnit 3.1)</w:t>
            </w:r>
          </w:p>
          <w:p w14:paraId="5082054C" w14:textId="77777777" w:rsidR="002530A6" w:rsidRPr="004F3C30" w:rsidRDefault="00A03C54" w:rsidP="004F3C30">
            <w:pPr>
              <w:pStyle w:val="Tabel"/>
            </w:pPr>
            <w:r w:rsidRPr="004F3C30">
              <w:t>Dette afsnit er en opsummering af overvejelserne vedrørende løsningen. Det erstatter på ingen måde arkitekturdokumenter eller andre specifikationer.</w:t>
            </w:r>
            <w:r w:rsidR="002530A6" w:rsidRPr="004F3C30">
              <w:t xml:space="preserve"> </w:t>
            </w:r>
          </w:p>
          <w:p w14:paraId="70297E8C" w14:textId="3D356F8A" w:rsidR="00BD13FE" w:rsidRPr="004F3C30" w:rsidRDefault="002530A6" w:rsidP="004F3C30">
            <w:pPr>
              <w:pStyle w:val="Tabel"/>
            </w:pPr>
            <w:r w:rsidRPr="004F3C30">
              <w:t>Det er vigtigt i beskrivelsen at tage hensyn til målgruppen for dette dokument. Afsnittet skal f.eks. kunne give projektets styregruppe og Statens It-råd en overordnet forståelse for den tekniske løsning</w:t>
            </w:r>
            <w:r w:rsidR="00751AEA" w:rsidRPr="004F3C30">
              <w:t>, planlagte kvalitetssikringsaktiviteter og test</w:t>
            </w:r>
            <w:r w:rsidRPr="004F3C30">
              <w:t>.</w:t>
            </w:r>
          </w:p>
          <w:p w14:paraId="53D69FC1" w14:textId="6E815F24" w:rsidR="00B93AFC" w:rsidRDefault="005325F8" w:rsidP="004F3C30">
            <w:pPr>
              <w:pStyle w:val="Tabeloverskrift"/>
              <w:rPr>
                <w:lang w:eastAsia="en-US"/>
              </w:rPr>
            </w:pPr>
            <w:r>
              <w:rPr>
                <w:lang w:eastAsia="en-US"/>
              </w:rPr>
              <w:t>Færdiggørelsesgrad</w:t>
            </w:r>
            <w:r w:rsidR="00B93AFC" w:rsidRPr="0099474E">
              <w:t xml:space="preserve"> ved risikovurdering</w:t>
            </w:r>
            <w:r w:rsidR="00B93AFC" w:rsidRPr="005362FC">
              <w:rPr>
                <w:lang w:eastAsia="en-US"/>
              </w:rPr>
              <w:t xml:space="preserve"> </w:t>
            </w:r>
            <w:r w:rsidR="00751AEA">
              <w:rPr>
                <w:lang w:eastAsia="en-US"/>
              </w:rPr>
              <w:t>(gælder hele afsnit 3.1)</w:t>
            </w:r>
          </w:p>
          <w:p w14:paraId="6336AF12" w14:textId="1BCA88B4" w:rsidR="00E54DD8" w:rsidRPr="004F3C30" w:rsidRDefault="00B93AFC" w:rsidP="004F3C30">
            <w:pPr>
              <w:pStyle w:val="Tabel"/>
            </w:pPr>
            <w:r w:rsidRPr="004F3C30">
              <w:t xml:space="preserve">Det forventes, at </w:t>
            </w:r>
            <w:r w:rsidR="00B6419F" w:rsidRPr="004F3C30">
              <w:t>løsningens centrale elementer er på plads og beskrevet.</w:t>
            </w:r>
            <w:r w:rsidR="00417C38" w:rsidRPr="004F3C30">
              <w:t xml:space="preserve"> Hvis de</w:t>
            </w:r>
            <w:r w:rsidR="00B413F9" w:rsidRPr="004F3C30">
              <w:t>r fortsat er udeståender</w:t>
            </w:r>
            <w:r w:rsidR="00137827" w:rsidRPr="004F3C30">
              <w:t>, så</w:t>
            </w:r>
            <w:r w:rsidR="00417C38" w:rsidRPr="004F3C30">
              <w:t xml:space="preserve"> beskrives, hvad projektet skal foretage sig for at få løsningen endeligt bes</w:t>
            </w:r>
            <w:r w:rsidR="008959F3" w:rsidRPr="004F3C30">
              <w:t>luttet</w:t>
            </w:r>
            <w:r w:rsidR="00417C38" w:rsidRPr="004F3C30">
              <w:t>.</w:t>
            </w:r>
          </w:p>
          <w:p w14:paraId="5969D835" w14:textId="13F0C37C" w:rsidR="005325F8" w:rsidRPr="00B137FB" w:rsidRDefault="00E66B61" w:rsidP="004F3C30">
            <w:pPr>
              <w:pStyle w:val="Tabel"/>
            </w:pPr>
            <w:r w:rsidRPr="004F3C30">
              <w:t xml:space="preserve">Hvis myndigheden </w:t>
            </w:r>
            <w:r w:rsidR="00524ED1" w:rsidRPr="004F3C30">
              <w:t xml:space="preserve">på et tidligt tidspunkt </w:t>
            </w:r>
            <w:r w:rsidRPr="004F3C30">
              <w:t xml:space="preserve">ønsker at drøfte </w:t>
            </w:r>
            <w:r w:rsidR="00524ED1" w:rsidRPr="004F3C30">
              <w:t xml:space="preserve">basale </w:t>
            </w:r>
            <w:r w:rsidR="00C11625" w:rsidRPr="004F3C30">
              <w:t xml:space="preserve">forhold omkring </w:t>
            </w:r>
            <w:r w:rsidR="00524ED1" w:rsidRPr="004F3C30">
              <w:t xml:space="preserve">valget af </w:t>
            </w:r>
            <w:r w:rsidR="00C11625" w:rsidRPr="004F3C30">
              <w:t>den tekniske løsning</w:t>
            </w:r>
            <w:r w:rsidR="00BD13FE" w:rsidRPr="004F3C30">
              <w:t>, kvalitetssikring og/eller test</w:t>
            </w:r>
            <w:r w:rsidR="00C11625" w:rsidRPr="004F3C30">
              <w:t xml:space="preserve"> </w:t>
            </w:r>
            <w:r w:rsidR="00524ED1" w:rsidRPr="004F3C30">
              <w:t>kan MKI kontaktes herom.</w:t>
            </w:r>
          </w:p>
        </w:tc>
      </w:tr>
      <w:bookmarkStart w:id="560" w:name="_DocTools_ScreenTip_36" w:colFirst="0" w:colLast="1"/>
      <w:bookmarkStart w:id="561" w:name="_DocTools_ScreenTip_88" w:colFirst="0" w:colLast="1"/>
      <w:bookmarkEnd w:id="557"/>
      <w:bookmarkEnd w:id="558"/>
      <w:bookmarkEnd w:id="559"/>
      <w:tr w:rsidR="00E54DD8" w:rsidRPr="00CC51C4" w14:paraId="5969D846" w14:textId="77777777" w:rsidTr="00690F86">
        <w:tc>
          <w:tcPr>
            <w:tcW w:w="669" w:type="dxa"/>
            <w:shd w:val="clear" w:color="auto" w:fill="auto"/>
          </w:tcPr>
          <w:p w14:paraId="5969D837" w14:textId="358E0D9C" w:rsidR="00E54DD8" w:rsidRDefault="00AA0A88" w:rsidP="00E54DD8">
            <w:pPr>
              <w:pStyle w:val="Tabel"/>
            </w:pPr>
            <w:r>
              <w:fldChar w:fldCharType="begin"/>
            </w:r>
            <w:r>
              <w:instrText xml:space="preserve"> HYPERLINK \l "H_30" </w:instrText>
            </w:r>
            <w:r>
              <w:fldChar w:fldCharType="separate"/>
            </w:r>
            <w:r w:rsidR="00547BB9" w:rsidRPr="00FA4145">
              <w:rPr>
                <w:rStyle w:val="Hyperlink"/>
              </w:rPr>
              <w:t>H</w:t>
            </w:r>
            <w:r w:rsidR="00E160FB" w:rsidRPr="00FA4145">
              <w:rPr>
                <w:rStyle w:val="Hyperlink"/>
              </w:rPr>
              <w:t>-</w:t>
            </w:r>
            <w:r w:rsidR="00B840E9" w:rsidRPr="00FA4145">
              <w:rPr>
                <w:rStyle w:val="Hyperlink"/>
              </w:rPr>
              <w:t>30</w:t>
            </w:r>
            <w:r>
              <w:rPr>
                <w:rStyle w:val="Hyperlink"/>
              </w:rPr>
              <w:fldChar w:fldCharType="end"/>
            </w:r>
          </w:p>
        </w:tc>
        <w:tc>
          <w:tcPr>
            <w:tcW w:w="8959" w:type="dxa"/>
            <w:shd w:val="clear" w:color="auto" w:fill="auto"/>
          </w:tcPr>
          <w:p w14:paraId="5969D838" w14:textId="1715F9F4" w:rsidR="00E54DD8" w:rsidRPr="004F3C30" w:rsidRDefault="00B840E9" w:rsidP="004F3C30">
            <w:pPr>
              <w:pStyle w:val="Tabeloverskrift"/>
            </w:pPr>
            <w:r w:rsidRPr="004F3C30">
              <w:fldChar w:fldCharType="begin"/>
            </w:r>
            <w:r w:rsidRPr="004F3C30">
              <w:instrText xml:space="preserve"> REF _Ref525303072 \w \h  \* MERGEFORMAT </w:instrText>
            </w:r>
            <w:r w:rsidRPr="004F3C30">
              <w:fldChar w:fldCharType="separate"/>
            </w:r>
            <w:r w:rsidR="00DE6F87" w:rsidRPr="004F3C30">
              <w:t>3.2</w:t>
            </w:r>
            <w:r w:rsidRPr="004F3C30">
              <w:fldChar w:fldCharType="end"/>
            </w:r>
            <w:r w:rsidR="00E54DD8" w:rsidRPr="004F3C30">
              <w:t xml:space="preserve"> Projektets overordnede tidsplan/releaseplan</w:t>
            </w:r>
          </w:p>
          <w:p w14:paraId="5969D83A" w14:textId="165A472F" w:rsidR="00E54DD8" w:rsidRPr="004F3C30" w:rsidRDefault="00E54DD8" w:rsidP="004F3C30">
            <w:pPr>
              <w:pStyle w:val="Tabel"/>
            </w:pPr>
            <w:r w:rsidRPr="004F3C30">
              <w:t>Indsæt en opsummering af projektets tidsplan/releaseplan. Tilpas overskriften, afhængigt af om pro</w:t>
            </w:r>
            <w:r w:rsidR="004F3C30" w:rsidRPr="004F3C30">
              <w:t>jektet anvender agil udvikling.</w:t>
            </w:r>
          </w:p>
          <w:p w14:paraId="5969D83B" w14:textId="77777777" w:rsidR="00E54DD8" w:rsidRPr="004F3C30" w:rsidRDefault="00E54DD8" w:rsidP="004F3C30">
            <w:pPr>
              <w:pStyle w:val="Tabel"/>
            </w:pPr>
            <w:r w:rsidRPr="004F3C30">
              <w:lastRenderedPageBreak/>
              <w:t>Her angives projektets overordnede tidsplan. Tidsplanen skal fremgå med milepæle. Det anbefales</w:t>
            </w:r>
            <w:r w:rsidR="00F91E2B" w:rsidRPr="004F3C30">
              <w:t>,</w:t>
            </w:r>
            <w:r w:rsidRPr="004F3C30">
              <w:t xml:space="preserve"> at projektet i så høj grad som muligt planlægges efter at opnå tidlig gevinstrealisering.</w:t>
            </w:r>
          </w:p>
          <w:p w14:paraId="28FDB1CF" w14:textId="3DD858A2" w:rsidR="00B93D1F" w:rsidRPr="004F3C30" w:rsidRDefault="00E54DD8" w:rsidP="004F3C30">
            <w:pPr>
              <w:pStyle w:val="Tabel"/>
            </w:pPr>
            <w:r w:rsidRPr="004F3C30">
              <w:t xml:space="preserve">Tidsplanen kan være visuel eller i tabelform. </w:t>
            </w:r>
            <w:r w:rsidR="00B93D1F" w:rsidRPr="004F3C30">
              <w:t>Projektets hovedmilepæle bør fremgå</w:t>
            </w:r>
            <w:r w:rsidR="002901E1" w:rsidRPr="004F3C30">
              <w:t xml:space="preserve"> tydeligt.</w:t>
            </w:r>
          </w:p>
          <w:p w14:paraId="5969D83C" w14:textId="5AB9E7C7" w:rsidR="00E54DD8" w:rsidRDefault="00E54DD8" w:rsidP="004F3C30">
            <w:pPr>
              <w:pStyle w:val="Tabel"/>
              <w:rPr>
                <w:lang w:eastAsia="en-US"/>
              </w:rPr>
            </w:pPr>
            <w:r w:rsidRPr="004F3C30">
              <w:t>Beskriv derudover de væsentlige principper bag udarbejdelse af tidsplanen, herunder om der er benyttet</w:t>
            </w:r>
            <w:r w:rsidR="00F444C2">
              <w:rPr>
                <w:lang w:eastAsia="en-US"/>
              </w:rPr>
              <w:t>:</w:t>
            </w:r>
          </w:p>
          <w:p w14:paraId="5969D83D" w14:textId="77777777" w:rsidR="00E54DD8" w:rsidRPr="004F3C30" w:rsidRDefault="00E54DD8" w:rsidP="004F3C30">
            <w:pPr>
              <w:pStyle w:val="Tabel-opstilling-punkttegn"/>
            </w:pPr>
            <w:r w:rsidRPr="004F3C30">
              <w:t>erfaringer fra afsluttede projekter</w:t>
            </w:r>
          </w:p>
          <w:p w14:paraId="5969D83E" w14:textId="77777777" w:rsidR="00E54DD8" w:rsidRPr="004F3C30" w:rsidRDefault="00E54DD8" w:rsidP="004F3C30">
            <w:pPr>
              <w:pStyle w:val="Tabel-opstilling-punkttegn"/>
            </w:pPr>
            <w:r w:rsidRPr="004F3C30">
              <w:t xml:space="preserve">dialog med andre myndigheder eller leverandører </w:t>
            </w:r>
          </w:p>
          <w:p w14:paraId="5969D83F" w14:textId="62568D67" w:rsidR="00E54DD8" w:rsidRPr="004F3C30" w:rsidRDefault="00E54DD8" w:rsidP="004F3C30">
            <w:pPr>
              <w:pStyle w:val="Tabel-opstilling-punkttegn"/>
            </w:pPr>
            <w:r w:rsidRPr="004F3C30">
              <w:t>bottom-up estimering</w:t>
            </w:r>
          </w:p>
          <w:p w14:paraId="5969D840" w14:textId="77777777" w:rsidR="00E54DD8" w:rsidRPr="004F3C30" w:rsidRDefault="00E54DD8" w:rsidP="004F3C30">
            <w:pPr>
              <w:pStyle w:val="Tabel-opstilling-punkttegn"/>
            </w:pPr>
            <w:r w:rsidRPr="004F3C30">
              <w:t>lov eller aftalebundne deadlines</w:t>
            </w:r>
          </w:p>
          <w:p w14:paraId="5969D841" w14:textId="77777777" w:rsidR="00E54DD8" w:rsidRPr="000175DF" w:rsidRDefault="00E54DD8" w:rsidP="00E54DD8">
            <w:pPr>
              <w:pStyle w:val="Tabel"/>
              <w:rPr>
                <w:lang w:eastAsia="en-US"/>
              </w:rPr>
            </w:pPr>
            <w:r w:rsidRPr="000175DF">
              <w:rPr>
                <w:lang w:eastAsia="en-US"/>
              </w:rPr>
              <w:t>Såfremt projektet eksekveres med en agil udviklingsmetod</w:t>
            </w:r>
            <w:r w:rsidR="00DA4B93">
              <w:rPr>
                <w:lang w:eastAsia="en-US"/>
              </w:rPr>
              <w:t>e</w:t>
            </w:r>
            <w:r w:rsidRPr="000175DF">
              <w:rPr>
                <w:lang w:eastAsia="en-US"/>
              </w:rPr>
              <w:t>, skal projektets overordnede tidsplan erstattes af en releaseplan med prioriterede produkter.</w:t>
            </w:r>
          </w:p>
          <w:p w14:paraId="5969D842" w14:textId="77777777" w:rsidR="00E54DD8" w:rsidRPr="000175DF" w:rsidRDefault="00E54DD8" w:rsidP="00E54DD8">
            <w:pPr>
              <w:pStyle w:val="Tabel"/>
              <w:rPr>
                <w:lang w:eastAsia="en-US"/>
              </w:rPr>
            </w:pPr>
            <w:r w:rsidRPr="000175DF">
              <w:rPr>
                <w:lang w:eastAsia="en-US"/>
              </w:rPr>
              <w:t>Angiv også aktiviteter til organisatorisk implementering samt måling af tidlige indikatorer og gevinster i projektperioden på overordnet niveau.</w:t>
            </w:r>
          </w:p>
          <w:p w14:paraId="478CDBBC" w14:textId="0EA4749F" w:rsidR="00FD49FA" w:rsidRDefault="00A011E3" w:rsidP="004F3C30">
            <w:pPr>
              <w:pStyle w:val="Tabeloverskrift"/>
            </w:pPr>
            <w:r w:rsidRPr="005362FC">
              <w:rPr>
                <w:lang w:eastAsia="en-US"/>
              </w:rPr>
              <w:t>Beskrivelsesdybde</w:t>
            </w:r>
          </w:p>
          <w:p w14:paraId="5969D845" w14:textId="1D201D99" w:rsidR="00A011E3" w:rsidRPr="00406383" w:rsidRDefault="00FD49FA">
            <w:pPr>
              <w:pStyle w:val="Tabel"/>
              <w:rPr>
                <w:lang w:eastAsia="en-US"/>
              </w:rPr>
            </w:pPr>
            <w:r>
              <w:rPr>
                <w:lang w:eastAsia="en-US"/>
              </w:rPr>
              <w:t>Planen skal beskrives på et overordnet niveau, som dog gør det muligt for læseren at vurdere, om planen umiddelbart ser realistisk ud.</w:t>
            </w:r>
          </w:p>
        </w:tc>
      </w:tr>
      <w:bookmarkStart w:id="562" w:name="_DocTools_ScreenTip_37" w:colFirst="0" w:colLast="1"/>
      <w:bookmarkStart w:id="563" w:name="_DocTools_ScreenTip_89" w:colFirst="0" w:colLast="1"/>
      <w:bookmarkStart w:id="564" w:name="_DocTools_ScreenTip_90" w:colFirst="0" w:colLast="1"/>
      <w:bookmarkStart w:id="565" w:name="_DocTools_ScreenTip_102" w:colFirst="0" w:colLast="1"/>
      <w:bookmarkEnd w:id="560"/>
      <w:bookmarkEnd w:id="561"/>
      <w:tr w:rsidR="009F1941" w:rsidRPr="00CC51C4" w14:paraId="5969D853" w14:textId="77777777" w:rsidTr="00690F86">
        <w:tc>
          <w:tcPr>
            <w:tcW w:w="669" w:type="dxa"/>
            <w:shd w:val="clear" w:color="auto" w:fill="auto"/>
          </w:tcPr>
          <w:p w14:paraId="5969D847" w14:textId="60A5DEF9" w:rsidR="009F1941" w:rsidRDefault="00AA0A88" w:rsidP="00B840E9">
            <w:pPr>
              <w:pStyle w:val="Tabel"/>
            </w:pPr>
            <w:r>
              <w:lastRenderedPageBreak/>
              <w:fldChar w:fldCharType="begin"/>
            </w:r>
            <w:r>
              <w:instrText xml:space="preserve"> HYPERLINK \l "H_31" </w:instrText>
            </w:r>
            <w:r>
              <w:fldChar w:fldCharType="separate"/>
            </w:r>
            <w:r w:rsidR="00547BB9" w:rsidRPr="00FA4145">
              <w:rPr>
                <w:rStyle w:val="Hyperlink"/>
              </w:rPr>
              <w:t>H</w:t>
            </w:r>
            <w:r w:rsidR="00E160FB" w:rsidRPr="00FA4145">
              <w:rPr>
                <w:rStyle w:val="Hyperlink"/>
              </w:rPr>
              <w:t>-</w:t>
            </w:r>
            <w:r w:rsidR="00442BBF" w:rsidRPr="00FA4145">
              <w:rPr>
                <w:rStyle w:val="Hyperlink"/>
              </w:rPr>
              <w:t>3</w:t>
            </w:r>
            <w:r w:rsidR="00B840E9" w:rsidRPr="00FA4145">
              <w:rPr>
                <w:rStyle w:val="Hyperlink"/>
              </w:rPr>
              <w:t>1</w:t>
            </w:r>
            <w:r>
              <w:rPr>
                <w:rStyle w:val="Hyperlink"/>
              </w:rPr>
              <w:fldChar w:fldCharType="end"/>
            </w:r>
          </w:p>
        </w:tc>
        <w:tc>
          <w:tcPr>
            <w:tcW w:w="8959" w:type="dxa"/>
            <w:shd w:val="clear" w:color="auto" w:fill="auto"/>
          </w:tcPr>
          <w:p w14:paraId="5969D848" w14:textId="6B1C1177" w:rsidR="009F1941" w:rsidRPr="004F3C30" w:rsidRDefault="00B840E9" w:rsidP="004F3C30">
            <w:pPr>
              <w:pStyle w:val="Tabeloverskrift"/>
            </w:pPr>
            <w:r w:rsidRPr="004F3C30">
              <w:fldChar w:fldCharType="begin"/>
            </w:r>
            <w:r w:rsidRPr="004F3C30">
              <w:instrText xml:space="preserve"> REF _Ref525303093 \w \h  \* MERGEFORMAT </w:instrText>
            </w:r>
            <w:r w:rsidRPr="004F3C30">
              <w:fldChar w:fldCharType="separate"/>
            </w:r>
            <w:r w:rsidR="00DE6F87" w:rsidRPr="004F3C30">
              <w:t>3.3</w:t>
            </w:r>
            <w:r w:rsidRPr="004F3C30">
              <w:fldChar w:fldCharType="end"/>
            </w:r>
            <w:r w:rsidR="009F1941" w:rsidRPr="004F3C30">
              <w:t xml:space="preserve"> Samarbejdet med eksterne leverandører</w:t>
            </w:r>
          </w:p>
          <w:p w14:paraId="5969D849" w14:textId="77777777" w:rsidR="009F1941" w:rsidRPr="004F3C30" w:rsidRDefault="009F1941" w:rsidP="004F3C30">
            <w:pPr>
              <w:pStyle w:val="Tabel"/>
            </w:pPr>
            <w:r w:rsidRPr="004F3C30">
              <w:t>Dette afsnit udfyldes</w:t>
            </w:r>
            <w:r w:rsidR="00F1452F" w:rsidRPr="004F3C30">
              <w:t xml:space="preserve"> endeligt</w:t>
            </w:r>
            <w:r w:rsidRPr="004F3C30">
              <w:t>, når der truffet valg om leverandør. De ønsker, som myndigheden måtte have til samarbejdet og styringen bør dog være overvejet tidligere og indgå som krav i udbudsmaterialet.</w:t>
            </w:r>
          </w:p>
          <w:p w14:paraId="5969D84A" w14:textId="2121194E" w:rsidR="008119B2" w:rsidRPr="004F3C30" w:rsidRDefault="008119B2" w:rsidP="004F3C30">
            <w:pPr>
              <w:pStyle w:val="Tabel"/>
            </w:pPr>
            <w:r w:rsidRPr="004F3C30">
              <w:t>Beskriv bl.a. (liste</w:t>
            </w:r>
            <w:r w:rsidR="00950475" w:rsidRPr="004F3C30">
              <w:t>n</w:t>
            </w:r>
            <w:r w:rsidRPr="004F3C30">
              <w:t xml:space="preserve"> er ikke udtømmende, tilføj gerne punkter):</w:t>
            </w:r>
          </w:p>
          <w:p w14:paraId="5969D84B" w14:textId="77777777" w:rsidR="009F1941" w:rsidRPr="00237954" w:rsidRDefault="00094E07" w:rsidP="00094E07">
            <w:pPr>
              <w:pStyle w:val="Tabel-opstilling-punkttegn"/>
            </w:pPr>
            <w:r>
              <w:t>H</w:t>
            </w:r>
            <w:r w:rsidR="009F1941" w:rsidRPr="00237954">
              <w:t>vordan samarbejdet med de(n) valgte leverandør(er) kommer til at foregå.</w:t>
            </w:r>
            <w:r w:rsidR="009F1941">
              <w:t xml:space="preserve"> Hvordan fungerer eskalationsvejene? Er der fx aftalt</w:t>
            </w:r>
            <w:r w:rsidR="005130D0">
              <w:t>,</w:t>
            </w:r>
            <w:r w:rsidR="009F1941">
              <w:t xml:space="preserve"> hvornår leverandøren skal løfte risici og andre udfordringer?</w:t>
            </w:r>
          </w:p>
          <w:p w14:paraId="5969D84C" w14:textId="77777777" w:rsidR="009F1941" w:rsidRPr="00237954" w:rsidRDefault="00094E07" w:rsidP="00094E07">
            <w:pPr>
              <w:pStyle w:val="Tabel-opstilling-punkttegn"/>
            </w:pPr>
            <w:r>
              <w:t>H</w:t>
            </w:r>
            <w:r w:rsidR="009F1941" w:rsidRPr="00237954">
              <w:t xml:space="preserve">vordan leverandøren indgår i projektorganisationen, og indsæt gerne en tegning. </w:t>
            </w:r>
          </w:p>
          <w:p w14:paraId="5969D84D" w14:textId="77777777" w:rsidR="009F1941" w:rsidRPr="00237954" w:rsidRDefault="00094E07" w:rsidP="00094E07">
            <w:pPr>
              <w:pStyle w:val="Tabel-opstilling-punkttegn"/>
            </w:pPr>
            <w:r>
              <w:t>H</w:t>
            </w:r>
            <w:r w:rsidR="009F1941" w:rsidRPr="00237954">
              <w:t>vilke nøgleroller leverandøren udfylder i projektorganisationen.</w:t>
            </w:r>
          </w:p>
          <w:p w14:paraId="5969D84E" w14:textId="77777777" w:rsidR="009F1941" w:rsidRDefault="00094E07" w:rsidP="00094E07">
            <w:pPr>
              <w:pStyle w:val="Tabel-opstilling-punkttegn"/>
            </w:pPr>
            <w:r>
              <w:t>H</w:t>
            </w:r>
            <w:r w:rsidR="009F1941" w:rsidRPr="00237954">
              <w:t>vordan projektlederen følger op på fremdrift og forbrug i forhold til tidsplan, herunder leverandørens rapportering til projektleder.</w:t>
            </w:r>
          </w:p>
          <w:p w14:paraId="5969D84F" w14:textId="0A91A3AB" w:rsidR="004264A0" w:rsidRPr="004F3C30" w:rsidRDefault="004264A0" w:rsidP="004F3C30">
            <w:pPr>
              <w:pStyle w:val="Tabel"/>
            </w:pPr>
            <w:r w:rsidRPr="004F3C30">
              <w:t xml:space="preserve">Det bør bl.a. fremgå, hvordan projektlederen påtænker at styre projektet, hvis leverandøren </w:t>
            </w:r>
            <w:r w:rsidR="00B25257" w:rsidRPr="004F3C30">
              <w:t xml:space="preserve">”blot” </w:t>
            </w:r>
            <w:r w:rsidRPr="004F3C30">
              <w:t xml:space="preserve">stiller </w:t>
            </w:r>
            <w:r w:rsidR="00524ED1" w:rsidRPr="004F3C30">
              <w:t xml:space="preserve">ressourcer eller </w:t>
            </w:r>
            <w:r w:rsidRPr="004F3C30">
              <w:t>et team til rådighed, men ansvaret for planlægning og gennemførelse af projektet ligger hos myndigheden. Tilsvarende skal det beskrives, hvordan projektlederen styrer projektet, hvis leverandøren har et leveranceansvar.</w:t>
            </w:r>
          </w:p>
          <w:p w14:paraId="5969D851" w14:textId="5549F60B" w:rsidR="00E666F1" w:rsidRDefault="00524ED1" w:rsidP="00B00809">
            <w:pPr>
              <w:pStyle w:val="Tabel"/>
            </w:pPr>
            <w:r>
              <w:t>I</w:t>
            </w:r>
            <w:r w:rsidR="00E666F1">
              <w:t xml:space="preserve"> </w:t>
            </w:r>
            <w:r w:rsidR="00E666F1" w:rsidRPr="005130D0">
              <w:rPr>
                <w:i/>
              </w:rPr>
              <w:t>Kodeks for det gode kunde-leverandørsamarbejde</w:t>
            </w:r>
            <w:r w:rsidR="00E666F1" w:rsidRPr="00AE44F5">
              <w:t xml:space="preserve"> </w:t>
            </w:r>
            <w:r>
              <w:t>findes</w:t>
            </w:r>
            <w:r w:rsidR="00E666F1">
              <w:t xml:space="preserve"> inspiration til etablering af et godt sam</w:t>
            </w:r>
            <w:r w:rsidR="00B00809">
              <w:t>arbejde.</w:t>
            </w:r>
          </w:p>
          <w:p w14:paraId="5F3029D1" w14:textId="55386D9D" w:rsidR="00971E45" w:rsidRDefault="00971E45" w:rsidP="004F3C30">
            <w:pPr>
              <w:pStyle w:val="Tabeloverskrift"/>
              <w:rPr>
                <w:lang w:eastAsia="en-US"/>
              </w:rPr>
            </w:pPr>
            <w:r w:rsidRPr="005362FC">
              <w:rPr>
                <w:lang w:eastAsia="en-US"/>
              </w:rPr>
              <w:t>B</w:t>
            </w:r>
            <w:r w:rsidRPr="004F3C30">
              <w:t>eskrivelsesdybde</w:t>
            </w:r>
          </w:p>
          <w:p w14:paraId="5969D852" w14:textId="1136F4FC" w:rsidR="00291D29" w:rsidRPr="00027D3A" w:rsidRDefault="002901E1" w:rsidP="004F3C30">
            <w:pPr>
              <w:pStyle w:val="Tabel"/>
            </w:pPr>
            <w:r>
              <w:t>Beskrivelsen skal gøre det muligt for læseren at vurdere, om det er muligt for myndigheden at bevare kontrollen med leverandøren – og dermed projektet, således a</w:t>
            </w:r>
            <w:r w:rsidR="00524ED1">
              <w:t>t</w:t>
            </w:r>
            <w:r>
              <w:t xml:space="preserve"> risici og problemstil</w:t>
            </w:r>
            <w:r w:rsidR="004F3C30">
              <w:t xml:space="preserve">linger kan håndteres effektivt. </w:t>
            </w:r>
            <w:r w:rsidR="005225C3">
              <w:t>Afsnittet opdateres</w:t>
            </w:r>
            <w:r w:rsidR="00F65F01">
              <w:t xml:space="preserve"> om nødvendigt</w:t>
            </w:r>
            <w:r w:rsidR="005225C3">
              <w:t xml:space="preserve">, når </w:t>
            </w:r>
            <w:r w:rsidR="00615002">
              <w:t xml:space="preserve">en eventuel </w:t>
            </w:r>
            <w:r w:rsidR="005225C3">
              <w:t xml:space="preserve">leverandør </w:t>
            </w:r>
            <w:r w:rsidR="00615002">
              <w:t>er valgt</w:t>
            </w:r>
            <w:r w:rsidR="005C342B">
              <w:t>.</w:t>
            </w:r>
            <w:r w:rsidR="00ED309D">
              <w:t xml:space="preserve"> </w:t>
            </w:r>
          </w:p>
        </w:tc>
      </w:tr>
      <w:bookmarkStart w:id="566" w:name="_DocTools_ScreenTip_38" w:colFirst="0" w:colLast="1"/>
      <w:bookmarkEnd w:id="562"/>
      <w:bookmarkEnd w:id="563"/>
      <w:bookmarkEnd w:id="564"/>
      <w:bookmarkEnd w:id="565"/>
      <w:tr w:rsidR="009F1941" w:rsidRPr="00CC51C4" w14:paraId="5969D858" w14:textId="77777777" w:rsidTr="00690F86">
        <w:tc>
          <w:tcPr>
            <w:tcW w:w="669" w:type="dxa"/>
            <w:shd w:val="clear" w:color="auto" w:fill="auto"/>
          </w:tcPr>
          <w:p w14:paraId="5969D854" w14:textId="4A91E536" w:rsidR="009F1941" w:rsidRDefault="00AA0A88" w:rsidP="009F1941">
            <w:pPr>
              <w:pStyle w:val="Tabel"/>
            </w:pPr>
            <w:r>
              <w:fldChar w:fldCharType="begin"/>
            </w:r>
            <w:r>
              <w:instrText xml:space="preserve"> HYPERLINK \l "H_32" </w:instrText>
            </w:r>
            <w:r>
              <w:fldChar w:fldCharType="separate"/>
            </w:r>
            <w:r w:rsidR="00547BB9" w:rsidRPr="00FA4145">
              <w:rPr>
                <w:rStyle w:val="Hyperlink"/>
              </w:rPr>
              <w:t>H</w:t>
            </w:r>
            <w:r w:rsidR="00E160FB" w:rsidRPr="00FA4145">
              <w:rPr>
                <w:rStyle w:val="Hyperlink"/>
              </w:rPr>
              <w:t>-</w:t>
            </w:r>
            <w:r w:rsidR="00B840E9" w:rsidRPr="00FA4145">
              <w:rPr>
                <w:rStyle w:val="Hyperlink"/>
              </w:rPr>
              <w:t>32</w:t>
            </w:r>
            <w:r>
              <w:rPr>
                <w:rStyle w:val="Hyperlink"/>
              </w:rPr>
              <w:fldChar w:fldCharType="end"/>
            </w:r>
          </w:p>
        </w:tc>
        <w:tc>
          <w:tcPr>
            <w:tcW w:w="8959" w:type="dxa"/>
            <w:shd w:val="clear" w:color="auto" w:fill="auto"/>
          </w:tcPr>
          <w:p w14:paraId="5969D855" w14:textId="08C7769C" w:rsidR="009F1941" w:rsidRDefault="00B840E9" w:rsidP="00B840E9">
            <w:pPr>
              <w:pStyle w:val="Tabeloverskrift"/>
            </w:pPr>
            <w:r>
              <w:fldChar w:fldCharType="begin"/>
            </w:r>
            <w:r>
              <w:instrText xml:space="preserve"> REF _Ref525303132 \w \h  \* MERGEFORMAT </w:instrText>
            </w:r>
            <w:r>
              <w:fldChar w:fldCharType="separate"/>
            </w:r>
            <w:r w:rsidR="00DE6F87">
              <w:t>4</w:t>
            </w:r>
            <w:r>
              <w:fldChar w:fldCharType="end"/>
            </w:r>
            <w:r w:rsidR="009F1941">
              <w:t xml:space="preserve"> </w:t>
            </w:r>
            <w:r w:rsidR="008561AC">
              <w:t>O</w:t>
            </w:r>
            <w:r w:rsidR="009F1941">
              <w:t>rganisatorisk implementering</w:t>
            </w:r>
          </w:p>
          <w:p w14:paraId="5969D856" w14:textId="77777777" w:rsidR="008220BE" w:rsidRPr="008220BE" w:rsidRDefault="008220BE" w:rsidP="009F1941">
            <w:pPr>
              <w:pStyle w:val="Tabel"/>
            </w:pPr>
            <w:r w:rsidRPr="008220BE">
              <w:t xml:space="preserve">Kapitlet </w:t>
            </w:r>
            <w:r>
              <w:t xml:space="preserve">udfyldes </w:t>
            </w:r>
            <w:r w:rsidR="00956526">
              <w:t xml:space="preserve">i analysefasen </w:t>
            </w:r>
            <w:r w:rsidR="005D2A7C">
              <w:t xml:space="preserve">og beskriver den indsats, som skal gøres mens projektet eksekveres. Den organisatoriske implementeringsindsats, der måtte være nødvendig efter projektets afslutning i realiseringsfasen beskrives i gevinstrealiseringsplanen i </w:t>
            </w:r>
            <w:r w:rsidR="00AF2FEC">
              <w:t>business case grundlaget.</w:t>
            </w:r>
          </w:p>
          <w:p w14:paraId="5969D857" w14:textId="2750CC5A" w:rsidR="00075B24" w:rsidRPr="00027D3A" w:rsidRDefault="00AF2FEC">
            <w:pPr>
              <w:pStyle w:val="Tabel"/>
              <w:rPr>
                <w:lang w:eastAsia="en-US"/>
              </w:rPr>
            </w:pPr>
            <w:r>
              <w:rPr>
                <w:lang w:eastAsia="en-US"/>
              </w:rPr>
              <w:t>K</w:t>
            </w:r>
            <w:r w:rsidR="009D484C">
              <w:rPr>
                <w:lang w:eastAsia="en-US"/>
              </w:rPr>
              <w:t>apit</w:t>
            </w:r>
            <w:r>
              <w:rPr>
                <w:lang w:eastAsia="en-US"/>
              </w:rPr>
              <w:t>l</w:t>
            </w:r>
            <w:r w:rsidR="009D484C">
              <w:rPr>
                <w:lang w:eastAsia="en-US"/>
              </w:rPr>
              <w:t>e</w:t>
            </w:r>
            <w:r>
              <w:rPr>
                <w:lang w:eastAsia="en-US"/>
              </w:rPr>
              <w:t>t</w:t>
            </w:r>
            <w:r w:rsidR="00561BFB">
              <w:rPr>
                <w:lang w:eastAsia="en-US"/>
              </w:rPr>
              <w:t xml:space="preserve"> b</w:t>
            </w:r>
            <w:r w:rsidR="009F1941">
              <w:rPr>
                <w:lang w:eastAsia="en-US"/>
              </w:rPr>
              <w:t>eskriv</w:t>
            </w:r>
            <w:r w:rsidR="00561BFB">
              <w:rPr>
                <w:lang w:eastAsia="en-US"/>
              </w:rPr>
              <w:t>e</w:t>
            </w:r>
            <w:r>
              <w:rPr>
                <w:lang w:eastAsia="en-US"/>
              </w:rPr>
              <w:t>r</w:t>
            </w:r>
            <w:r w:rsidR="009F1941">
              <w:rPr>
                <w:lang w:eastAsia="en-US"/>
              </w:rPr>
              <w:t xml:space="preserve"> projektets organisatoriske implementering, herunder hvilke organisationer der skal modtage projektets leverancer. Dette </w:t>
            </w:r>
            <w:r w:rsidR="009D484C">
              <w:rPr>
                <w:lang w:eastAsia="en-US"/>
              </w:rPr>
              <w:t>kapitel</w:t>
            </w:r>
            <w:r w:rsidR="009F1941">
              <w:rPr>
                <w:lang w:eastAsia="en-US"/>
              </w:rPr>
              <w:t xml:space="preserve"> skal udfyldes i tæt samarbejde med </w:t>
            </w:r>
            <w:r w:rsidR="006840E8">
              <w:rPr>
                <w:lang w:eastAsia="en-US"/>
              </w:rPr>
              <w:t>gevinstejer</w:t>
            </w:r>
            <w:r w:rsidR="009D484C">
              <w:rPr>
                <w:lang w:eastAsia="en-US"/>
              </w:rPr>
              <w:t>(e)</w:t>
            </w:r>
            <w:r w:rsidR="006840E8">
              <w:rPr>
                <w:lang w:eastAsia="en-US"/>
              </w:rPr>
              <w:t xml:space="preserve"> og eventuel</w:t>
            </w:r>
            <w:r w:rsidR="009D484C">
              <w:rPr>
                <w:lang w:eastAsia="en-US"/>
              </w:rPr>
              <w:t>t</w:t>
            </w:r>
            <w:r w:rsidR="006840E8">
              <w:rPr>
                <w:lang w:eastAsia="en-US"/>
              </w:rPr>
              <w:t xml:space="preserve"> lokale</w:t>
            </w:r>
            <w:r w:rsidR="009F1941">
              <w:rPr>
                <w:lang w:eastAsia="en-US"/>
              </w:rPr>
              <w:t xml:space="preserve"> gevinstejere</w:t>
            </w:r>
            <w:r w:rsidR="00C56AB4">
              <w:rPr>
                <w:lang w:eastAsia="en-US"/>
              </w:rPr>
              <w:t xml:space="preserve">, som </w:t>
            </w:r>
            <w:r w:rsidR="00561BFB">
              <w:rPr>
                <w:lang w:eastAsia="en-US"/>
              </w:rPr>
              <w:t>også</w:t>
            </w:r>
            <w:r w:rsidR="00C56AB4">
              <w:rPr>
                <w:lang w:eastAsia="en-US"/>
              </w:rPr>
              <w:t xml:space="preserve"> skal give deres </w:t>
            </w:r>
            <w:r w:rsidR="00C35A0C">
              <w:rPr>
                <w:lang w:eastAsia="en-US"/>
              </w:rPr>
              <w:t>vurdering af</w:t>
            </w:r>
            <w:r w:rsidR="00266443">
              <w:rPr>
                <w:lang w:eastAsia="en-US"/>
              </w:rPr>
              <w:t xml:space="preserve">, hvor </w:t>
            </w:r>
            <w:r w:rsidR="009D484C">
              <w:rPr>
                <w:lang w:eastAsia="en-US"/>
              </w:rPr>
              <w:t>stor en forandring der er tale om samt hvor vanskelig den bliver at lykkes med.</w:t>
            </w:r>
          </w:p>
        </w:tc>
      </w:tr>
      <w:bookmarkStart w:id="567" w:name="_DocTools_ScreenTip_39" w:colFirst="0" w:colLast="1"/>
      <w:bookmarkStart w:id="568" w:name="_DocTools_ScreenTip_91" w:colFirst="0" w:colLast="1"/>
      <w:bookmarkStart w:id="569" w:name="_DocTools_ScreenTip_103" w:colFirst="0" w:colLast="1"/>
      <w:bookmarkEnd w:id="566"/>
      <w:tr w:rsidR="009F1941" w:rsidRPr="00CC51C4" w14:paraId="5969D863" w14:textId="77777777" w:rsidTr="00690F86">
        <w:tc>
          <w:tcPr>
            <w:tcW w:w="669" w:type="dxa"/>
            <w:shd w:val="clear" w:color="auto" w:fill="auto"/>
          </w:tcPr>
          <w:p w14:paraId="5969D859" w14:textId="24D44F12" w:rsidR="009F1941" w:rsidRDefault="00AA0A88" w:rsidP="009F1941">
            <w:pPr>
              <w:pStyle w:val="Tabel"/>
            </w:pPr>
            <w:r>
              <w:fldChar w:fldCharType="begin"/>
            </w:r>
            <w:r>
              <w:instrText xml:space="preserve"> HYPERLINK \l "H_33" </w:instrText>
            </w:r>
            <w:r>
              <w:fldChar w:fldCharType="separate"/>
            </w:r>
            <w:r w:rsidR="00547BB9" w:rsidRPr="00FA4145">
              <w:rPr>
                <w:rStyle w:val="Hyperlink"/>
              </w:rPr>
              <w:t>H</w:t>
            </w:r>
            <w:r w:rsidR="00E160FB" w:rsidRPr="00FA4145">
              <w:rPr>
                <w:rStyle w:val="Hyperlink"/>
              </w:rPr>
              <w:t>-</w:t>
            </w:r>
            <w:r w:rsidR="00B840E9" w:rsidRPr="00FA4145">
              <w:rPr>
                <w:rStyle w:val="Hyperlink"/>
              </w:rPr>
              <w:t>33</w:t>
            </w:r>
            <w:r>
              <w:rPr>
                <w:rStyle w:val="Hyperlink"/>
              </w:rPr>
              <w:fldChar w:fldCharType="end"/>
            </w:r>
          </w:p>
        </w:tc>
        <w:tc>
          <w:tcPr>
            <w:tcW w:w="8959" w:type="dxa"/>
            <w:shd w:val="clear" w:color="auto" w:fill="auto"/>
          </w:tcPr>
          <w:p w14:paraId="5969D85A" w14:textId="045DBC48" w:rsidR="009F1941" w:rsidRPr="00B840E9" w:rsidRDefault="00B840E9" w:rsidP="00B840E9">
            <w:pPr>
              <w:pStyle w:val="Tabeloverskrift"/>
            </w:pPr>
            <w:r w:rsidRPr="00B840E9">
              <w:fldChar w:fldCharType="begin"/>
            </w:r>
            <w:r w:rsidRPr="00B840E9">
              <w:instrText xml:space="preserve"> REF _Ref525303154 \w \h  \* MERGEFORMAT </w:instrText>
            </w:r>
            <w:r w:rsidRPr="00B840E9">
              <w:fldChar w:fldCharType="separate"/>
            </w:r>
            <w:r w:rsidR="00DE6F87">
              <w:t>4.1</w:t>
            </w:r>
            <w:r w:rsidRPr="00B840E9">
              <w:fldChar w:fldCharType="end"/>
            </w:r>
            <w:r w:rsidR="00AF2FEC" w:rsidRPr="00B840E9">
              <w:t xml:space="preserve"> </w:t>
            </w:r>
            <w:r w:rsidR="008561AC" w:rsidRPr="00B840E9">
              <w:t>Omfanget af den</w:t>
            </w:r>
            <w:r w:rsidR="009F1941" w:rsidRPr="00B840E9">
              <w:t xml:space="preserve"> organisatoriske</w:t>
            </w:r>
            <w:r w:rsidR="008561AC" w:rsidRPr="00B840E9">
              <w:t xml:space="preserve"> implementering</w:t>
            </w:r>
          </w:p>
          <w:p w14:paraId="5969D85B" w14:textId="77777777" w:rsidR="006D7C7E" w:rsidRDefault="009F1941" w:rsidP="009F1941">
            <w:pPr>
              <w:pStyle w:val="Tabel"/>
              <w:rPr>
                <w:lang w:eastAsia="en-US"/>
              </w:rPr>
            </w:pPr>
            <w:r w:rsidRPr="003D3EFC">
              <w:rPr>
                <w:lang w:eastAsia="en-US"/>
              </w:rPr>
              <w:t xml:space="preserve">Beskriv kort og præcist </w:t>
            </w:r>
            <w:r w:rsidR="00FD39D1">
              <w:rPr>
                <w:lang w:eastAsia="en-US"/>
              </w:rPr>
              <w:t xml:space="preserve">hvilke </w:t>
            </w:r>
            <w:r w:rsidRPr="003D3EFC">
              <w:rPr>
                <w:lang w:eastAsia="en-US"/>
              </w:rPr>
              <w:t xml:space="preserve">organisatoriske </w:t>
            </w:r>
            <w:r w:rsidR="003C0AFA">
              <w:rPr>
                <w:lang w:eastAsia="en-US"/>
              </w:rPr>
              <w:t>enheder, der er omfattet af projektets organisatoriske implementering</w:t>
            </w:r>
            <w:r w:rsidR="00270AD0">
              <w:rPr>
                <w:lang w:eastAsia="en-US"/>
              </w:rPr>
              <w:t xml:space="preserve"> og dermed gevinstrealisering.</w:t>
            </w:r>
          </w:p>
          <w:p w14:paraId="5969D85C" w14:textId="2214B703" w:rsidR="00932ADB" w:rsidRDefault="006D7C7E" w:rsidP="009F1941">
            <w:pPr>
              <w:pStyle w:val="Tabel"/>
              <w:rPr>
                <w:lang w:eastAsia="en-US"/>
              </w:rPr>
            </w:pPr>
            <w:r>
              <w:rPr>
                <w:lang w:eastAsia="en-US"/>
              </w:rPr>
              <w:lastRenderedPageBreak/>
              <w:t xml:space="preserve">For hver enhed </w:t>
            </w:r>
            <w:r w:rsidR="00932ADB">
              <w:rPr>
                <w:lang w:eastAsia="en-US"/>
              </w:rPr>
              <w:t>omfattet af implementering beskrives:</w:t>
            </w:r>
          </w:p>
          <w:p w14:paraId="5969D85D" w14:textId="77777777" w:rsidR="00150DFA" w:rsidRDefault="00150DFA" w:rsidP="00150DFA">
            <w:pPr>
              <w:pStyle w:val="Tabel-opstilling-punkttegn"/>
            </w:pPr>
            <w:r>
              <w:t>Hvori består forandringerne for den enhed</w:t>
            </w:r>
            <w:r w:rsidR="004D2289">
              <w:t xml:space="preserve"> (</w:t>
            </w:r>
            <w:r w:rsidR="00146360">
              <w:t xml:space="preserve">nye påkrævede kompetencer, </w:t>
            </w:r>
            <w:r w:rsidR="009F16D1">
              <w:t xml:space="preserve">ændringer i egen arbejdsform, </w:t>
            </w:r>
            <w:r w:rsidR="004D2289">
              <w:t>procesændringer, nye brugergrænseflader</w:t>
            </w:r>
            <w:r w:rsidR="009F16D1">
              <w:t>, organisatoriske ændringer m.m.)</w:t>
            </w:r>
          </w:p>
          <w:p w14:paraId="5969D85E" w14:textId="77777777" w:rsidR="00150DFA" w:rsidRDefault="006730E3" w:rsidP="00150DFA">
            <w:pPr>
              <w:pStyle w:val="Tabel-opstilling-punkttegn"/>
            </w:pPr>
            <w:r>
              <w:t>Hvor stor en forandring er der tale om</w:t>
            </w:r>
          </w:p>
          <w:p w14:paraId="5969D85F" w14:textId="77777777" w:rsidR="00357E74" w:rsidRDefault="00357E74" w:rsidP="00150DFA">
            <w:pPr>
              <w:pStyle w:val="Tabel-opstilling-punkttegn"/>
            </w:pPr>
            <w:r>
              <w:t xml:space="preserve">Hvor mange </w:t>
            </w:r>
            <w:r w:rsidR="001E18E2">
              <w:t xml:space="preserve">personer </w:t>
            </w:r>
            <w:r>
              <w:t xml:space="preserve">bliver berørt </w:t>
            </w:r>
          </w:p>
          <w:p w14:paraId="5969D860" w14:textId="1C8D4702" w:rsidR="00357E74" w:rsidRDefault="00357E74" w:rsidP="00150DFA">
            <w:pPr>
              <w:pStyle w:val="Tabel-opstilling-punkttegn"/>
            </w:pPr>
            <w:r>
              <w:t>Er der eksterne interessenter</w:t>
            </w:r>
            <w:r w:rsidR="001E18E2">
              <w:t>, som bliver berørt</w:t>
            </w:r>
          </w:p>
          <w:p w14:paraId="72E9E2F4" w14:textId="733C4052" w:rsidR="00124A66" w:rsidRDefault="00124A66" w:rsidP="00150DFA">
            <w:pPr>
              <w:pStyle w:val="Tabel-opstilling-punkttegn"/>
            </w:pPr>
            <w:r>
              <w:t>Andre relevante forhold</w:t>
            </w:r>
          </w:p>
          <w:p w14:paraId="5969D861" w14:textId="210F74B6" w:rsidR="009F1941" w:rsidRDefault="009F1941" w:rsidP="009F1941">
            <w:pPr>
              <w:pStyle w:val="Tabel"/>
              <w:rPr>
                <w:lang w:eastAsia="en-US"/>
              </w:rPr>
            </w:pPr>
            <w:r w:rsidRPr="003D3EFC">
              <w:rPr>
                <w:lang w:eastAsia="en-US"/>
              </w:rPr>
              <w:t>Beskriv gerne de nødvendige kompetencer der skal til for at drive forandringen</w:t>
            </w:r>
            <w:r>
              <w:rPr>
                <w:lang w:eastAsia="en-US"/>
              </w:rPr>
              <w:t xml:space="preserve"> samt andre dele af den organisatori</w:t>
            </w:r>
            <w:r w:rsidR="003E16A8">
              <w:rPr>
                <w:lang w:eastAsia="en-US"/>
              </w:rPr>
              <w:t>ske forandring der er relevant.</w:t>
            </w:r>
          </w:p>
          <w:p w14:paraId="3AB2DC3E" w14:textId="38AFA896" w:rsidR="00F85785" w:rsidRDefault="00F85785" w:rsidP="003E16A8">
            <w:pPr>
              <w:pStyle w:val="Tabeloverskrift"/>
              <w:rPr>
                <w:lang w:eastAsia="en-US"/>
              </w:rPr>
            </w:pPr>
            <w:r w:rsidRPr="005362FC">
              <w:rPr>
                <w:lang w:eastAsia="en-US"/>
              </w:rPr>
              <w:t>Beskrivelsesdybde</w:t>
            </w:r>
          </w:p>
          <w:p w14:paraId="5969D862" w14:textId="7BF8504A" w:rsidR="00146360" w:rsidRPr="00146360" w:rsidRDefault="00D86883">
            <w:pPr>
              <w:pStyle w:val="Tabel"/>
              <w:rPr>
                <w:lang w:eastAsia="en-US"/>
              </w:rPr>
            </w:pPr>
            <w:r>
              <w:rPr>
                <w:lang w:eastAsia="en-US"/>
              </w:rPr>
              <w:t>Afsnittet skal give et overblik over omfanget af den organisatoriske implementering som en del af grundlaget for at planlægge den konkrete implementeringsindsats med aktiviteter og ressourcer m.m.</w:t>
            </w:r>
          </w:p>
        </w:tc>
      </w:tr>
      <w:bookmarkStart w:id="570" w:name="_DocTools_ScreenTip_40" w:colFirst="0" w:colLast="1"/>
      <w:bookmarkStart w:id="571" w:name="_DocTools_ScreenTip_92" w:colFirst="0" w:colLast="1"/>
      <w:bookmarkEnd w:id="567"/>
      <w:bookmarkEnd w:id="568"/>
      <w:bookmarkEnd w:id="569"/>
      <w:tr w:rsidR="009F1941" w:rsidRPr="00CC51C4" w14:paraId="5969D86D" w14:textId="77777777" w:rsidTr="00690F86">
        <w:tc>
          <w:tcPr>
            <w:tcW w:w="669" w:type="dxa"/>
            <w:shd w:val="clear" w:color="auto" w:fill="auto"/>
          </w:tcPr>
          <w:p w14:paraId="5969D864" w14:textId="0F7D7D0A" w:rsidR="009F1941" w:rsidRDefault="00AA0A88" w:rsidP="009F1941">
            <w:pPr>
              <w:pStyle w:val="Tabel"/>
            </w:pPr>
            <w:r>
              <w:lastRenderedPageBreak/>
              <w:fldChar w:fldCharType="begin"/>
            </w:r>
            <w:r>
              <w:instrText xml:space="preserve"> HYPERLINK \l "H_34" </w:instrText>
            </w:r>
            <w:r>
              <w:fldChar w:fldCharType="separate"/>
            </w:r>
            <w:r w:rsidR="00547BB9" w:rsidRPr="00FA4145">
              <w:rPr>
                <w:rStyle w:val="Hyperlink"/>
              </w:rPr>
              <w:t>H</w:t>
            </w:r>
            <w:r w:rsidR="00E160FB" w:rsidRPr="00FA4145">
              <w:rPr>
                <w:rStyle w:val="Hyperlink"/>
              </w:rPr>
              <w:t>-</w:t>
            </w:r>
            <w:r w:rsidR="00B840E9" w:rsidRPr="00FA4145">
              <w:rPr>
                <w:rStyle w:val="Hyperlink"/>
              </w:rPr>
              <w:t>34</w:t>
            </w:r>
            <w:r>
              <w:rPr>
                <w:rStyle w:val="Hyperlink"/>
              </w:rPr>
              <w:fldChar w:fldCharType="end"/>
            </w:r>
          </w:p>
        </w:tc>
        <w:tc>
          <w:tcPr>
            <w:tcW w:w="8959" w:type="dxa"/>
            <w:shd w:val="clear" w:color="auto" w:fill="auto"/>
          </w:tcPr>
          <w:p w14:paraId="5969D865" w14:textId="4E8A2771" w:rsidR="009F1941" w:rsidRPr="003E16A8" w:rsidRDefault="00B840E9" w:rsidP="003E16A8">
            <w:pPr>
              <w:pStyle w:val="Tabeloverskrift"/>
            </w:pPr>
            <w:r w:rsidRPr="003E16A8">
              <w:fldChar w:fldCharType="begin"/>
            </w:r>
            <w:r w:rsidRPr="003E16A8">
              <w:instrText xml:space="preserve"> REF _Ref525303197 \w \h  \* MERGEFORMAT </w:instrText>
            </w:r>
            <w:r w:rsidRPr="003E16A8">
              <w:fldChar w:fldCharType="separate"/>
            </w:r>
            <w:r w:rsidR="00DE6F87" w:rsidRPr="003E16A8">
              <w:t>4.2</w:t>
            </w:r>
            <w:r w:rsidRPr="003E16A8">
              <w:fldChar w:fldCharType="end"/>
            </w:r>
            <w:r w:rsidR="00FD39D1" w:rsidRPr="003E16A8">
              <w:t xml:space="preserve"> </w:t>
            </w:r>
            <w:r w:rsidR="003E16A8" w:rsidRPr="003E16A8">
              <w:fldChar w:fldCharType="begin"/>
            </w:r>
            <w:r w:rsidR="003E16A8" w:rsidRPr="003E16A8">
              <w:instrText xml:space="preserve"> REF _Ref525303197 \h </w:instrText>
            </w:r>
            <w:r w:rsidR="003E16A8">
              <w:instrText xml:space="preserve"> \* MERGEFORMAT </w:instrText>
            </w:r>
            <w:r w:rsidR="003E16A8" w:rsidRPr="003E16A8">
              <w:fldChar w:fldCharType="separate"/>
            </w:r>
            <w:r w:rsidR="003E16A8" w:rsidRPr="003E16A8">
              <w:t>Vurdering af den nødvendige forandringsindsats</w:t>
            </w:r>
            <w:r w:rsidR="003E16A8" w:rsidRPr="003E16A8">
              <w:fldChar w:fldCharType="end"/>
            </w:r>
          </w:p>
          <w:p w14:paraId="5969D866" w14:textId="30DED8BB" w:rsidR="0079326E" w:rsidRDefault="009F1941" w:rsidP="009F1941">
            <w:pPr>
              <w:pStyle w:val="Tabel"/>
              <w:rPr>
                <w:lang w:eastAsia="en-US"/>
              </w:rPr>
            </w:pPr>
            <w:r w:rsidRPr="000175DF">
              <w:rPr>
                <w:lang w:eastAsia="en-US"/>
              </w:rPr>
              <w:t xml:space="preserve">For hver </w:t>
            </w:r>
            <w:r>
              <w:rPr>
                <w:lang w:eastAsia="en-US"/>
              </w:rPr>
              <w:t>modtager</w:t>
            </w:r>
            <w:r w:rsidRPr="000175DF">
              <w:rPr>
                <w:lang w:eastAsia="en-US"/>
              </w:rPr>
              <w:t>organisation gives en samlet vurdering af, hvor omfattende den organisatoriske implementering</w:t>
            </w:r>
            <w:r w:rsidR="00865FBE">
              <w:rPr>
                <w:lang w:eastAsia="en-US"/>
              </w:rPr>
              <w:t>sindsats</w:t>
            </w:r>
            <w:r w:rsidRPr="000175DF">
              <w:rPr>
                <w:lang w:eastAsia="en-US"/>
              </w:rPr>
              <w:t xml:space="preserve"> bliver for modtagerorganisationen og de berørte medarbejdere. Er der tale om gennemgribende forandringer med dertilhørende store udfordringer, eller er det blot mindre optimeringer af nuværende arbejdsprocedurer? </w:t>
            </w:r>
            <w:r w:rsidR="00117251">
              <w:rPr>
                <w:lang w:eastAsia="en-US"/>
              </w:rPr>
              <w:t xml:space="preserve">Opdel </w:t>
            </w:r>
            <w:r w:rsidR="0080757A">
              <w:rPr>
                <w:lang w:eastAsia="en-US"/>
              </w:rPr>
              <w:t xml:space="preserve">gerne </w:t>
            </w:r>
            <w:r w:rsidR="00117251">
              <w:rPr>
                <w:lang w:eastAsia="en-US"/>
              </w:rPr>
              <w:t>beskrivelsen på forskellige bruger typer</w:t>
            </w:r>
            <w:r w:rsidR="00D911F4">
              <w:rPr>
                <w:lang w:eastAsia="en-US"/>
              </w:rPr>
              <w:t>/grupper, da indsatsen kan variere meget</w:t>
            </w:r>
            <w:r w:rsidR="001845AA">
              <w:rPr>
                <w:lang w:eastAsia="en-US"/>
              </w:rPr>
              <w:t xml:space="preserve"> for disse.</w:t>
            </w:r>
          </w:p>
          <w:p w14:paraId="5969D867" w14:textId="77777777" w:rsidR="009F1941" w:rsidRDefault="009F1941" w:rsidP="009F1941">
            <w:pPr>
              <w:pStyle w:val="Tabel"/>
              <w:rPr>
                <w:lang w:eastAsia="en-US"/>
              </w:rPr>
            </w:pPr>
            <w:r w:rsidRPr="000175DF">
              <w:rPr>
                <w:lang w:eastAsia="en-US"/>
              </w:rPr>
              <w:t xml:space="preserve">Beskriv også, i hvilken grad </w:t>
            </w:r>
            <w:r w:rsidR="00593BC9" w:rsidRPr="000175DF">
              <w:rPr>
                <w:lang w:eastAsia="en-US"/>
              </w:rPr>
              <w:t xml:space="preserve">gevinstejer </w:t>
            </w:r>
            <w:r w:rsidRPr="000175DF">
              <w:rPr>
                <w:lang w:eastAsia="en-US"/>
              </w:rPr>
              <w:t xml:space="preserve">eller lokale gevinstejere vurderer, at modtagerorganisationen er i stand til at gennemføre forandringen. </w:t>
            </w:r>
            <w:r w:rsidR="0065417E">
              <w:rPr>
                <w:lang w:eastAsia="en-US"/>
              </w:rPr>
              <w:t>Sværhedsgraden</w:t>
            </w:r>
            <w:r>
              <w:rPr>
                <w:lang w:eastAsia="en-US"/>
              </w:rPr>
              <w:t xml:space="preserve"> bør angives af gevinstejeren i modtagerorganisationen ud fra skalaen: ”svært, udfordrende, mindre udfordrende, kun få forandringer”.</w:t>
            </w:r>
          </w:p>
          <w:p w14:paraId="5969D868" w14:textId="4F901D82" w:rsidR="009F1941" w:rsidRDefault="009F1941" w:rsidP="009F1941">
            <w:pPr>
              <w:pStyle w:val="Tabel"/>
              <w:rPr>
                <w:highlight w:val="yellow"/>
                <w:lang w:eastAsia="en-US"/>
              </w:rPr>
            </w:pPr>
            <w:r>
              <w:rPr>
                <w:lang w:eastAsia="en-US"/>
              </w:rPr>
              <w:t>For projekter, som omfatter flere myndigheder, giver den overordnede gevinstejer for den pågældende myndighed/organisation sin overordnede vurderin</w:t>
            </w:r>
            <w:r w:rsidR="003E16A8">
              <w:rPr>
                <w:lang w:eastAsia="en-US"/>
              </w:rPr>
              <w:t>g af den nødvendige forandring.</w:t>
            </w:r>
          </w:p>
          <w:p w14:paraId="5969D869" w14:textId="0502BB2A" w:rsidR="005A27B0" w:rsidRPr="00B840E9" w:rsidRDefault="00B840E9" w:rsidP="00FD63EF">
            <w:pPr>
              <w:pStyle w:val="Tabeloverskrift"/>
            </w:pPr>
            <w:r w:rsidRPr="00B840E9">
              <w:fldChar w:fldCharType="begin"/>
            </w:r>
            <w:r w:rsidRPr="00B840E9">
              <w:instrText xml:space="preserve"> REF _Ref525303235 \h  \* MERGEFORMAT </w:instrText>
            </w:r>
            <w:r w:rsidRPr="00B840E9">
              <w:fldChar w:fldCharType="separate"/>
            </w:r>
            <w:r w:rsidR="00DE6F87" w:rsidRPr="003E16A8">
              <w:t xml:space="preserve">Tabel </w:t>
            </w:r>
            <w:r w:rsidR="00DE6F87" w:rsidRPr="003E16A8">
              <w:rPr>
                <w:noProof/>
              </w:rPr>
              <w:t>4.1</w:t>
            </w:r>
            <w:r w:rsidR="00DE6F87" w:rsidRPr="003E16A8">
              <w:t>: Nødvendig forandringsindsats</w:t>
            </w:r>
            <w:r w:rsidRPr="00B840E9">
              <w:fldChar w:fldCharType="end"/>
            </w:r>
          </w:p>
          <w:p w14:paraId="5969D86B" w14:textId="27E6D6CA" w:rsidR="00D33BBE" w:rsidRDefault="005A27B0" w:rsidP="009F1941">
            <w:pPr>
              <w:pStyle w:val="Tabel"/>
              <w:rPr>
                <w:lang w:eastAsia="en-US"/>
              </w:rPr>
            </w:pPr>
            <w:r>
              <w:rPr>
                <w:lang w:eastAsia="en-US"/>
              </w:rPr>
              <w:t>Anvend tabellen som en hjælp til at give et samlet overblik over den</w:t>
            </w:r>
            <w:r w:rsidR="003E16A8">
              <w:rPr>
                <w:lang w:eastAsia="en-US"/>
              </w:rPr>
              <w:t xml:space="preserve"> nødvendige forandringsindsats. </w:t>
            </w:r>
            <w:r>
              <w:rPr>
                <w:lang w:eastAsia="en-US"/>
              </w:rPr>
              <w:t>Kommenter gerne tabellen og giv en samlet opsummering og vurdering af, hvor stor en udfordring, det bliver at sik</w:t>
            </w:r>
            <w:r w:rsidR="008F0F84">
              <w:rPr>
                <w:lang w:eastAsia="en-US"/>
              </w:rPr>
              <w:t>re en vellykket implementering.</w:t>
            </w:r>
          </w:p>
          <w:p w14:paraId="089BD8BD" w14:textId="5E33B8D0" w:rsidR="00A03C54" w:rsidRPr="00FD63EF" w:rsidRDefault="00A03C54" w:rsidP="00FD63EF">
            <w:pPr>
              <w:pStyle w:val="Tabeloverskrift"/>
            </w:pPr>
            <w:r w:rsidRPr="00FD63EF">
              <w:t>Beskrivelsesdybde</w:t>
            </w:r>
          </w:p>
          <w:p w14:paraId="0145EEB7" w14:textId="484C2663" w:rsidR="00A03C54" w:rsidRPr="003E16A8" w:rsidRDefault="00A03C54" w:rsidP="003E16A8">
            <w:pPr>
              <w:pStyle w:val="Tabel"/>
            </w:pPr>
            <w:r w:rsidRPr="003E16A8">
              <w:t>Beskrivelsen her skal give et overblik over, hvor stor den samlede indsats bliver samt en vurdering af, hvor svært det bliver at gennemføre. Afsnittet skal gøre det muligt at vurdere, om gevinstrealiseringsplanen er realistisk og om der er afsat tilstrækkeligt med ressourcer (økonomiske og medarbejdere) til at gennemføre den organisatoriske implementering med succes.</w:t>
            </w:r>
          </w:p>
          <w:p w14:paraId="0B3DAEF7" w14:textId="36BAABC1" w:rsidR="00F44406" w:rsidRPr="00FD63EF" w:rsidRDefault="00F44406" w:rsidP="00FD63EF">
            <w:pPr>
              <w:pStyle w:val="Tabeloverskrift"/>
            </w:pPr>
            <w:r w:rsidRPr="00FD63EF">
              <w:t>Færdiggørelsesgrad ved risikovurdering</w:t>
            </w:r>
          </w:p>
          <w:p w14:paraId="5969D86C" w14:textId="0132BC79" w:rsidR="00263021" w:rsidRPr="003E16A8" w:rsidRDefault="00087EDD" w:rsidP="003E16A8">
            <w:pPr>
              <w:pStyle w:val="Tabel"/>
            </w:pPr>
            <w:r w:rsidRPr="003E16A8">
              <w:t xml:space="preserve">Der bør være </w:t>
            </w:r>
            <w:r w:rsidR="00044C2E" w:rsidRPr="003E16A8">
              <w:t>en indledende vurdering</w:t>
            </w:r>
            <w:r w:rsidRPr="003E16A8">
              <w:t xml:space="preserve"> af </w:t>
            </w:r>
            <w:r w:rsidR="00DC6A32" w:rsidRPr="003E16A8">
              <w:t>forandringsindsatsen v</w:t>
            </w:r>
            <w:r w:rsidRPr="003E16A8">
              <w:t xml:space="preserve">ed risikovurderingen. </w:t>
            </w:r>
            <w:r w:rsidR="00FC0BE2" w:rsidRPr="003E16A8">
              <w:t>Den estimerede nødvendige indsats kan angives som et spænd</w:t>
            </w:r>
            <w:r w:rsidR="00044C2E" w:rsidRPr="003E16A8">
              <w:t xml:space="preserve"> for at afspejle estimatets usikkerhed.</w:t>
            </w:r>
            <w:r w:rsidR="00A63682" w:rsidRPr="003E16A8">
              <w:t xml:space="preserve"> </w:t>
            </w:r>
            <w:r w:rsidR="00A21C42" w:rsidRPr="003E16A8">
              <w:t xml:space="preserve">Afsnittet bør færdiggøres </w:t>
            </w:r>
            <w:r w:rsidR="00907F13" w:rsidRPr="003E16A8">
              <w:t>parallelt med udarbejdelsen af business case</w:t>
            </w:r>
            <w:r w:rsidR="000F5ECC" w:rsidRPr="003E16A8">
              <w:t xml:space="preserve"> </w:t>
            </w:r>
            <w:r w:rsidR="00907F13" w:rsidRPr="003E16A8">
              <w:t>grundlaget</w:t>
            </w:r>
            <w:r w:rsidR="00A03C54" w:rsidRPr="003E16A8">
              <w:t>.</w:t>
            </w:r>
          </w:p>
        </w:tc>
      </w:tr>
      <w:bookmarkStart w:id="572" w:name="_DocTools_ScreenTip_41" w:colFirst="0" w:colLast="1"/>
      <w:bookmarkEnd w:id="570"/>
      <w:bookmarkEnd w:id="571"/>
      <w:tr w:rsidR="009F1941" w:rsidRPr="00CC51C4" w14:paraId="5969D872" w14:textId="77777777" w:rsidTr="00690F86">
        <w:tc>
          <w:tcPr>
            <w:tcW w:w="669" w:type="dxa"/>
            <w:shd w:val="clear" w:color="auto" w:fill="auto"/>
          </w:tcPr>
          <w:p w14:paraId="5969D86E" w14:textId="74B95A9A" w:rsidR="009F1941" w:rsidRDefault="00AA0A88" w:rsidP="009F1941">
            <w:pPr>
              <w:pStyle w:val="Tabel"/>
            </w:pPr>
            <w:r>
              <w:fldChar w:fldCharType="begin"/>
            </w:r>
            <w:r>
              <w:instrText xml:space="preserve"> HYPERLINK \l "H_35" </w:instrText>
            </w:r>
            <w:r>
              <w:fldChar w:fldCharType="separate"/>
            </w:r>
            <w:r w:rsidR="00547BB9" w:rsidRPr="00FA4145">
              <w:rPr>
                <w:rStyle w:val="Hyperlink"/>
              </w:rPr>
              <w:t>H</w:t>
            </w:r>
            <w:r w:rsidR="00E160FB" w:rsidRPr="00FA4145">
              <w:rPr>
                <w:rStyle w:val="Hyperlink"/>
              </w:rPr>
              <w:t>-</w:t>
            </w:r>
            <w:r w:rsidR="00B840E9" w:rsidRPr="00FA4145">
              <w:rPr>
                <w:rStyle w:val="Hyperlink"/>
              </w:rPr>
              <w:t>35</w:t>
            </w:r>
            <w:r>
              <w:rPr>
                <w:rStyle w:val="Hyperlink"/>
              </w:rPr>
              <w:fldChar w:fldCharType="end"/>
            </w:r>
          </w:p>
        </w:tc>
        <w:tc>
          <w:tcPr>
            <w:tcW w:w="8959" w:type="dxa"/>
            <w:shd w:val="clear" w:color="auto" w:fill="auto"/>
          </w:tcPr>
          <w:p w14:paraId="5969D86F" w14:textId="292144DF" w:rsidR="009F1941" w:rsidRDefault="00B840E9" w:rsidP="00FD63EF">
            <w:pPr>
              <w:pStyle w:val="Tabeloverskrift"/>
            </w:pPr>
            <w:r>
              <w:fldChar w:fldCharType="begin"/>
            </w:r>
            <w:r>
              <w:instrText xml:space="preserve"> REF _Ref525303303 \w \h </w:instrText>
            </w:r>
            <w:r w:rsidR="00FD63EF">
              <w:instrText xml:space="preserve"> \* MERGEFORMAT </w:instrText>
            </w:r>
            <w:r>
              <w:fldChar w:fldCharType="separate"/>
            </w:r>
            <w:r w:rsidR="00DE6F87">
              <w:t>5</w:t>
            </w:r>
            <w:r>
              <w:fldChar w:fldCharType="end"/>
            </w:r>
            <w:r w:rsidR="003E16A8">
              <w:t>.</w:t>
            </w:r>
            <w:r w:rsidR="009F1941">
              <w:t xml:space="preserve"> Projektevaluering</w:t>
            </w:r>
          </w:p>
          <w:p w14:paraId="5969D871" w14:textId="26D2A6F9" w:rsidR="009F1941" w:rsidRPr="00B00809" w:rsidRDefault="009F1941" w:rsidP="009F1941">
            <w:pPr>
              <w:pStyle w:val="Tabel"/>
            </w:pPr>
            <w:r>
              <w:t>Dette afsnit udfyldes, når gennemførelsesfasen afsluttes og pr</w:t>
            </w:r>
            <w:r w:rsidR="00B00809">
              <w:t xml:space="preserve">ojektorganisationen nedlægges. </w:t>
            </w:r>
            <w:r w:rsidRPr="00C36ADB">
              <w:t>Det er væsentligt, at der i evalueringen af projektet fokuseres på fremadrettet lærin</w:t>
            </w:r>
            <w:r>
              <w:t>g.</w:t>
            </w:r>
          </w:p>
        </w:tc>
      </w:tr>
      <w:bookmarkStart w:id="573" w:name="_DocTools_ScreenTip_42" w:colFirst="0" w:colLast="1"/>
      <w:bookmarkStart w:id="574" w:name="_DocTools_ScreenTip_93" w:colFirst="0" w:colLast="1"/>
      <w:bookmarkStart w:id="575" w:name="_DocTools_ScreenTip_104" w:colFirst="0" w:colLast="1"/>
      <w:bookmarkEnd w:id="572"/>
      <w:tr w:rsidR="009F1941" w:rsidRPr="00CC51C4" w14:paraId="5969D878" w14:textId="77777777" w:rsidTr="00690F86">
        <w:tc>
          <w:tcPr>
            <w:tcW w:w="669" w:type="dxa"/>
            <w:shd w:val="clear" w:color="auto" w:fill="auto"/>
          </w:tcPr>
          <w:p w14:paraId="5969D873" w14:textId="2721ADDA" w:rsidR="009F1941" w:rsidRDefault="00AA0A88" w:rsidP="00B840E9">
            <w:pPr>
              <w:pStyle w:val="Tabel"/>
            </w:pPr>
            <w:r>
              <w:fldChar w:fldCharType="begin"/>
            </w:r>
            <w:r>
              <w:instrText xml:space="preserve"> HYPERLINK \l "H_36" </w:instrText>
            </w:r>
            <w:r>
              <w:fldChar w:fldCharType="separate"/>
            </w:r>
            <w:r w:rsidR="00547BB9" w:rsidRPr="00FA4145">
              <w:rPr>
                <w:rStyle w:val="Hyperlink"/>
              </w:rPr>
              <w:t>H</w:t>
            </w:r>
            <w:r w:rsidR="00E160FB" w:rsidRPr="00FA4145">
              <w:rPr>
                <w:rStyle w:val="Hyperlink"/>
              </w:rPr>
              <w:t>-</w:t>
            </w:r>
            <w:r w:rsidR="00442BBF" w:rsidRPr="00FA4145">
              <w:rPr>
                <w:rStyle w:val="Hyperlink"/>
              </w:rPr>
              <w:t>3</w:t>
            </w:r>
            <w:r w:rsidR="00B840E9" w:rsidRPr="00FA4145">
              <w:rPr>
                <w:rStyle w:val="Hyperlink"/>
              </w:rPr>
              <w:t>6</w:t>
            </w:r>
            <w:r>
              <w:rPr>
                <w:rStyle w:val="Hyperlink"/>
              </w:rPr>
              <w:fldChar w:fldCharType="end"/>
            </w:r>
          </w:p>
        </w:tc>
        <w:tc>
          <w:tcPr>
            <w:tcW w:w="8959" w:type="dxa"/>
            <w:shd w:val="clear" w:color="auto" w:fill="auto"/>
          </w:tcPr>
          <w:p w14:paraId="5969D874" w14:textId="45588348" w:rsidR="009F1941" w:rsidRPr="003E16A8" w:rsidRDefault="00B840E9" w:rsidP="003E16A8">
            <w:pPr>
              <w:pStyle w:val="Tabeloverskrift"/>
            </w:pPr>
            <w:r w:rsidRPr="003E16A8">
              <w:fldChar w:fldCharType="begin"/>
            </w:r>
            <w:r w:rsidRPr="003E16A8">
              <w:instrText xml:space="preserve"> REF _Ref525303320 \w \h  \* MERGEFORMAT </w:instrText>
            </w:r>
            <w:r w:rsidRPr="003E16A8">
              <w:fldChar w:fldCharType="separate"/>
            </w:r>
            <w:r w:rsidR="00DE6F87" w:rsidRPr="003E16A8">
              <w:t>5.1</w:t>
            </w:r>
            <w:r w:rsidRPr="003E16A8">
              <w:fldChar w:fldCharType="end"/>
            </w:r>
            <w:r w:rsidR="009F1941" w:rsidRPr="003E16A8">
              <w:t xml:space="preserve"> </w:t>
            </w:r>
            <w:r w:rsidR="002077DF" w:rsidRPr="003E16A8">
              <w:t xml:space="preserve">Opfyldelse af formål samt realisering af tidlige indikatorer og </w:t>
            </w:r>
            <w:r w:rsidR="00456BB3" w:rsidRPr="003E16A8">
              <w:t>ikke-økonomiske</w:t>
            </w:r>
            <w:r w:rsidR="002077DF" w:rsidRPr="003E16A8">
              <w:t xml:space="preserve"> gevinster i projektforløbet</w:t>
            </w:r>
          </w:p>
          <w:p w14:paraId="5969D875" w14:textId="77777777" w:rsidR="009F1941" w:rsidRPr="003E16A8" w:rsidRDefault="009F1941" w:rsidP="003E16A8">
            <w:pPr>
              <w:pStyle w:val="Tabel"/>
            </w:pPr>
            <w:r w:rsidRPr="003E16A8">
              <w:t>Beskriv, i hvilket omfang projektet har opfyldt sit formål</w:t>
            </w:r>
            <w:r w:rsidR="002077DF" w:rsidRPr="003E16A8">
              <w:t xml:space="preserve"> på dette tidspunkt</w:t>
            </w:r>
            <w:r w:rsidRPr="003E16A8">
              <w:t>.</w:t>
            </w:r>
            <w:r w:rsidR="002077DF" w:rsidRPr="003E16A8">
              <w:t xml:space="preserve"> Hvis formålet endnu ikke er fuldt realiseret, så beskriv om det forventes at ske og hvad, der gøres for at sikre opfyldelsen af formålet.</w:t>
            </w:r>
          </w:p>
          <w:p w14:paraId="254D9595" w14:textId="2B826140" w:rsidR="003B0F44" w:rsidRPr="003E16A8" w:rsidRDefault="003B0F44" w:rsidP="003E16A8">
            <w:pPr>
              <w:pStyle w:val="Tabel"/>
            </w:pPr>
            <w:r w:rsidRPr="003E16A8">
              <w:t xml:space="preserve">Beskriv i hvilket omfang projektet fik indfriet de succeskriterier styregruppen formulerede i </w:t>
            </w:r>
            <w:r w:rsidRPr="003E16A8">
              <w:rPr>
                <w:i/>
              </w:rPr>
              <w:t>styregruppeaftalens</w:t>
            </w:r>
            <w:r w:rsidRPr="003E16A8">
              <w:t xml:space="preserve"> punkt 0.1.</w:t>
            </w:r>
          </w:p>
          <w:p w14:paraId="5969D876" w14:textId="09846039" w:rsidR="002077DF" w:rsidRDefault="002077DF" w:rsidP="009F1941">
            <w:pPr>
              <w:pStyle w:val="Tabel"/>
            </w:pPr>
            <w:r>
              <w:lastRenderedPageBreak/>
              <w:t xml:space="preserve">Beskriv endvidere, om de tidlige indikatorer for gevinstrealisering </w:t>
            </w:r>
            <w:r w:rsidR="00B821B0">
              <w:t xml:space="preserve">af </w:t>
            </w:r>
            <w:r w:rsidR="00456BB3">
              <w:t>ikke-økonomiske</w:t>
            </w:r>
            <w:r w:rsidR="00B821B0">
              <w:t xml:space="preserve"> gevinster </w:t>
            </w:r>
            <w:r>
              <w:t>er opnået. Hvis det ikke er tilfældet, hvad er der så gjort for at rette op på det og sikre gevinstrealiseringen?</w:t>
            </w:r>
          </w:p>
          <w:p w14:paraId="5969D877" w14:textId="02D895F4" w:rsidR="002077DF" w:rsidRPr="00027D3A" w:rsidRDefault="002077DF" w:rsidP="009F1941">
            <w:pPr>
              <w:pStyle w:val="Tabel"/>
            </w:pPr>
            <w:r>
              <w:t xml:space="preserve">Hvis det var forventet, at der </w:t>
            </w:r>
            <w:r w:rsidR="00B821B0">
              <w:t xml:space="preserve">også </w:t>
            </w:r>
            <w:r>
              <w:t>skulle realiseres gevinster i gennemførelsesfasen, er dette så sket i forventet omfang? Hvis ikke</w:t>
            </w:r>
            <w:r w:rsidR="00B821B0">
              <w:t>, hvad bliver d</w:t>
            </w:r>
            <w:r w:rsidR="003E16A8">
              <w:t>er gjort for at rette op på det?</w:t>
            </w:r>
          </w:p>
        </w:tc>
      </w:tr>
      <w:bookmarkStart w:id="576" w:name="_DocTools_ScreenTip_43" w:colFirst="0" w:colLast="1"/>
      <w:bookmarkEnd w:id="573"/>
      <w:bookmarkEnd w:id="574"/>
      <w:bookmarkEnd w:id="575"/>
      <w:tr w:rsidR="009F1941" w:rsidRPr="00CC51C4" w14:paraId="5969D87F" w14:textId="77777777" w:rsidTr="00690F86">
        <w:tc>
          <w:tcPr>
            <w:tcW w:w="669" w:type="dxa"/>
            <w:shd w:val="clear" w:color="auto" w:fill="auto"/>
          </w:tcPr>
          <w:p w14:paraId="5969D879" w14:textId="4A43EB77" w:rsidR="009F1941" w:rsidRPr="00027D3A" w:rsidRDefault="00AA0A88" w:rsidP="00B840E9">
            <w:pPr>
              <w:pStyle w:val="Tabel"/>
            </w:pPr>
            <w:r>
              <w:lastRenderedPageBreak/>
              <w:fldChar w:fldCharType="begin"/>
            </w:r>
            <w:r>
              <w:instrText xml:space="preserve"> HYPERLINK \l "H_37" </w:instrText>
            </w:r>
            <w:r>
              <w:fldChar w:fldCharType="separate"/>
            </w:r>
            <w:r w:rsidR="00547BB9" w:rsidRPr="00FA4145">
              <w:rPr>
                <w:rStyle w:val="Hyperlink"/>
              </w:rPr>
              <w:t>H</w:t>
            </w:r>
            <w:r w:rsidR="00E160FB" w:rsidRPr="00FA4145">
              <w:rPr>
                <w:rStyle w:val="Hyperlink"/>
              </w:rPr>
              <w:t>-</w:t>
            </w:r>
            <w:r w:rsidR="00442BBF" w:rsidRPr="00FA4145">
              <w:rPr>
                <w:rStyle w:val="Hyperlink"/>
              </w:rPr>
              <w:t>3</w:t>
            </w:r>
            <w:r w:rsidR="00B840E9" w:rsidRPr="00FA4145">
              <w:rPr>
                <w:rStyle w:val="Hyperlink"/>
              </w:rPr>
              <w:t>7</w:t>
            </w:r>
            <w:r>
              <w:rPr>
                <w:rStyle w:val="Hyperlink"/>
              </w:rPr>
              <w:fldChar w:fldCharType="end"/>
            </w:r>
          </w:p>
        </w:tc>
        <w:tc>
          <w:tcPr>
            <w:tcW w:w="8959" w:type="dxa"/>
            <w:shd w:val="clear" w:color="auto" w:fill="auto"/>
          </w:tcPr>
          <w:p w14:paraId="5969D87A" w14:textId="28D35C4A" w:rsidR="009F1941" w:rsidRPr="00027D3A" w:rsidRDefault="00B840E9" w:rsidP="00B840E9">
            <w:pPr>
              <w:pStyle w:val="Tabeloverskrift"/>
            </w:pPr>
            <w:r>
              <w:fldChar w:fldCharType="begin"/>
            </w:r>
            <w:r>
              <w:instrText xml:space="preserve"> REF _Ref525303335 \w \h  \* MERGEFORMAT </w:instrText>
            </w:r>
            <w:r>
              <w:fldChar w:fldCharType="separate"/>
            </w:r>
            <w:r w:rsidR="00DE6F87">
              <w:t>5.2</w:t>
            </w:r>
            <w:r>
              <w:fldChar w:fldCharType="end"/>
            </w:r>
            <w:r w:rsidR="002077DF">
              <w:t xml:space="preserve"> </w:t>
            </w:r>
            <w:r w:rsidR="002077DF" w:rsidRPr="002077DF">
              <w:t>Realisering af tidlige indikatorer og økonomiske gevinster i projektforløbet</w:t>
            </w:r>
          </w:p>
          <w:p w14:paraId="5969D87B" w14:textId="77777777" w:rsidR="00B821B0" w:rsidRDefault="00B821B0" w:rsidP="00B821B0">
            <w:pPr>
              <w:pStyle w:val="Tabel"/>
            </w:pPr>
            <w:r>
              <w:t>Beskriv i hvilket omfang de tidlige indikatorer for gevinstrealisering af økonomiske er opnået. Hvis de ikke er opnået i forventet omfang, hvad er der så gjort for at rette op på det og sikre gevinstrealiseringen?</w:t>
            </w:r>
          </w:p>
          <w:p w14:paraId="5969D87C" w14:textId="77777777" w:rsidR="00B821B0" w:rsidRDefault="00B821B0" w:rsidP="00B821B0">
            <w:pPr>
              <w:pStyle w:val="Tabel"/>
            </w:pPr>
            <w:r>
              <w:t>Hvis det var forventet, at der skulle realiseres økonomiske gevinster i gennemførelsesfasen, er dette så sket i forventet omfang? Hvis ikke, hvad bliver der gjort for at rette op på det.</w:t>
            </w:r>
          </w:p>
          <w:p w14:paraId="5969D87D" w14:textId="77777777" w:rsidR="009F1941" w:rsidRPr="00027D3A" w:rsidRDefault="009F1941" w:rsidP="009F1941">
            <w:pPr>
              <w:pStyle w:val="Tabel"/>
            </w:pPr>
            <w:r w:rsidRPr="00027D3A">
              <w:t>Angiv nøgletal for projektet i nedenstående tabeller. Kommentér de væsentligste afgivelser</w:t>
            </w:r>
            <w:r w:rsidR="00B821B0">
              <w:t xml:space="preserve"> i forhold til baseline.</w:t>
            </w:r>
          </w:p>
          <w:p w14:paraId="5969D87E" w14:textId="17453395" w:rsidR="009F1941" w:rsidRPr="00027D3A" w:rsidRDefault="009F1941" w:rsidP="009F1941">
            <w:pPr>
              <w:pStyle w:val="Tabel"/>
            </w:pPr>
            <w:r w:rsidRPr="00027D3A">
              <w:t xml:space="preserve">Kommentér udfaldet af </w:t>
            </w:r>
            <w:r w:rsidRPr="00B821B0">
              <w:t>risikopuljen</w:t>
            </w:r>
            <w:r w:rsidR="00B00809">
              <w:t xml:space="preserve"> for projektet.</w:t>
            </w:r>
          </w:p>
        </w:tc>
      </w:tr>
      <w:bookmarkStart w:id="577" w:name="_DocTools_ScreenTip_44" w:colFirst="0" w:colLast="1"/>
      <w:bookmarkEnd w:id="576"/>
      <w:tr w:rsidR="009F1941" w:rsidRPr="00CC51C4" w14:paraId="5969D887" w14:textId="77777777" w:rsidTr="00690F86">
        <w:tc>
          <w:tcPr>
            <w:tcW w:w="669" w:type="dxa"/>
            <w:shd w:val="clear" w:color="auto" w:fill="auto"/>
          </w:tcPr>
          <w:p w14:paraId="5969D880" w14:textId="3E277E73" w:rsidR="009F1941" w:rsidRPr="00027D3A" w:rsidRDefault="00AA0A88" w:rsidP="009F1941">
            <w:pPr>
              <w:pStyle w:val="Tabel"/>
            </w:pPr>
            <w:r>
              <w:fldChar w:fldCharType="begin"/>
            </w:r>
            <w:r>
              <w:instrText xml:space="preserve"> HYPERLINK \l "H_38" </w:instrText>
            </w:r>
            <w:r>
              <w:fldChar w:fldCharType="separate"/>
            </w:r>
            <w:r w:rsidR="00547BB9" w:rsidRPr="00FA4145">
              <w:rPr>
                <w:rStyle w:val="Hyperlink"/>
              </w:rPr>
              <w:t>H</w:t>
            </w:r>
            <w:r w:rsidR="00E160FB" w:rsidRPr="00FA4145">
              <w:rPr>
                <w:rStyle w:val="Hyperlink"/>
              </w:rPr>
              <w:t>-</w:t>
            </w:r>
            <w:r w:rsidR="00B840E9" w:rsidRPr="00FA4145">
              <w:rPr>
                <w:rStyle w:val="Hyperlink"/>
              </w:rPr>
              <w:t>38</w:t>
            </w:r>
            <w:r>
              <w:rPr>
                <w:rStyle w:val="Hyperlink"/>
              </w:rPr>
              <w:fldChar w:fldCharType="end"/>
            </w:r>
          </w:p>
        </w:tc>
        <w:tc>
          <w:tcPr>
            <w:tcW w:w="8959" w:type="dxa"/>
            <w:shd w:val="clear" w:color="auto" w:fill="auto"/>
          </w:tcPr>
          <w:p w14:paraId="5969D881" w14:textId="3D2BF8F3" w:rsidR="009F1941" w:rsidRDefault="00B840E9" w:rsidP="00B840E9">
            <w:pPr>
              <w:pStyle w:val="Tabeloverskrift"/>
            </w:pPr>
            <w:r>
              <w:fldChar w:fldCharType="begin"/>
            </w:r>
            <w:r>
              <w:instrText xml:space="preserve"> REF _Ref525303370 \w \h  \* MERGEFORMAT </w:instrText>
            </w:r>
            <w:r>
              <w:fldChar w:fldCharType="separate"/>
            </w:r>
            <w:r w:rsidR="00DE6F87">
              <w:t>5.3</w:t>
            </w:r>
            <w:r>
              <w:fldChar w:fldCharType="end"/>
            </w:r>
            <w:r w:rsidR="009F1941">
              <w:t xml:space="preserve"> Evaluering af projektet</w:t>
            </w:r>
          </w:p>
          <w:p w14:paraId="5969D882" w14:textId="77777777" w:rsidR="009F1941" w:rsidRPr="003C017E" w:rsidRDefault="009F1941" w:rsidP="002077DF">
            <w:pPr>
              <w:pStyle w:val="Tabel"/>
            </w:pPr>
            <w:r w:rsidRPr="003C017E">
              <w:t>Evaluér projektet</w:t>
            </w:r>
            <w:r w:rsidR="00A01F06">
              <w:t xml:space="preserve"> med fokus på fremadrettet læring</w:t>
            </w:r>
            <w:r w:rsidRPr="003C017E">
              <w:t>. Beskriv, hvad der har været afgørende for projektets mulighed for at indfri projektets mål og krav (både positivt og negativt). Til beskrivelsen kan tages udgangspunkt i følgende spørgsmål:</w:t>
            </w:r>
          </w:p>
          <w:p w14:paraId="5969D883" w14:textId="77777777" w:rsidR="009F1941" w:rsidRPr="003C017E" w:rsidRDefault="009F1941" w:rsidP="009F1941">
            <w:pPr>
              <w:pStyle w:val="Tabel-opstilling-punkttegn"/>
            </w:pPr>
            <w:r w:rsidRPr="003C017E">
              <w:t>Hvad var den positive læring fra projektet, og hvad skal man gøre næste gang?</w:t>
            </w:r>
          </w:p>
          <w:p w14:paraId="5969D884" w14:textId="77777777" w:rsidR="009F1941" w:rsidRPr="003C017E" w:rsidRDefault="009F1941" w:rsidP="009F1941">
            <w:pPr>
              <w:pStyle w:val="Tabel-opstilling-punkttegn"/>
            </w:pPr>
            <w:r w:rsidRPr="003C017E">
              <w:t>Hvad gik galt? Hvordan undgår man gentagelser?</w:t>
            </w:r>
          </w:p>
          <w:p w14:paraId="5969D885" w14:textId="77777777" w:rsidR="009F1941" w:rsidRPr="003C017E" w:rsidRDefault="009F1941" w:rsidP="009F1941">
            <w:pPr>
              <w:pStyle w:val="Tabel-opstilling-punkttegn"/>
            </w:pPr>
            <w:r w:rsidRPr="003C017E">
              <w:t>Hvad kan andre projekter i staten lære af jeres projekt?</w:t>
            </w:r>
          </w:p>
          <w:p w14:paraId="5969D886" w14:textId="77777777" w:rsidR="009F1941" w:rsidRPr="001037B8" w:rsidRDefault="009F1941" w:rsidP="009F1941">
            <w:pPr>
              <w:pStyle w:val="Tabel-opstilling-punkttegn"/>
            </w:pPr>
            <w:r w:rsidRPr="003C017E">
              <w:t>Hvordan sikres det, at læringen gives videre?</w:t>
            </w:r>
          </w:p>
        </w:tc>
      </w:tr>
      <w:bookmarkStart w:id="578" w:name="_DocTools_ScreenTip_45" w:colFirst="0" w:colLast="1"/>
      <w:bookmarkEnd w:id="577"/>
      <w:tr w:rsidR="009F1941" w:rsidRPr="00CC51C4" w14:paraId="5969D88B" w14:textId="77777777" w:rsidTr="00690F86">
        <w:tc>
          <w:tcPr>
            <w:tcW w:w="669" w:type="dxa"/>
            <w:shd w:val="clear" w:color="auto" w:fill="auto"/>
          </w:tcPr>
          <w:p w14:paraId="5969D888" w14:textId="3591EB94" w:rsidR="009F1941" w:rsidRPr="00027D3A" w:rsidRDefault="00AA0A88" w:rsidP="00B840E9">
            <w:pPr>
              <w:pStyle w:val="Tabel"/>
            </w:pPr>
            <w:r>
              <w:fldChar w:fldCharType="begin"/>
            </w:r>
            <w:r>
              <w:instrText xml:space="preserve"> HYPERLINK \l "H_39" </w:instrText>
            </w:r>
            <w:r>
              <w:fldChar w:fldCharType="separate"/>
            </w:r>
            <w:r w:rsidR="00547BB9" w:rsidRPr="00FA4145">
              <w:rPr>
                <w:rStyle w:val="Hyperlink"/>
              </w:rPr>
              <w:t>H</w:t>
            </w:r>
            <w:r w:rsidR="00E160FB" w:rsidRPr="00FA4145">
              <w:rPr>
                <w:rStyle w:val="Hyperlink"/>
              </w:rPr>
              <w:t>-</w:t>
            </w:r>
            <w:r w:rsidR="00B840E9" w:rsidRPr="00FA4145">
              <w:rPr>
                <w:rStyle w:val="Hyperlink"/>
              </w:rPr>
              <w:t>39</w:t>
            </w:r>
            <w:r>
              <w:rPr>
                <w:rStyle w:val="Hyperlink"/>
              </w:rPr>
              <w:fldChar w:fldCharType="end"/>
            </w:r>
          </w:p>
        </w:tc>
        <w:tc>
          <w:tcPr>
            <w:tcW w:w="8959" w:type="dxa"/>
            <w:shd w:val="clear" w:color="auto" w:fill="auto"/>
          </w:tcPr>
          <w:p w14:paraId="5969D889" w14:textId="4FFD8FF8" w:rsidR="009F1941" w:rsidRPr="001037B8" w:rsidRDefault="00B840E9" w:rsidP="00B840E9">
            <w:pPr>
              <w:pStyle w:val="Tabeloverskrift"/>
            </w:pPr>
            <w:r>
              <w:fldChar w:fldCharType="begin"/>
            </w:r>
            <w:r>
              <w:instrText xml:space="preserve"> REF _Ref525303387 \w \h  \* MERGEFORMAT </w:instrText>
            </w:r>
            <w:r>
              <w:fldChar w:fldCharType="separate"/>
            </w:r>
            <w:r w:rsidR="00DE6F87">
              <w:t>5.3.1</w:t>
            </w:r>
            <w:r>
              <w:fldChar w:fldCharType="end"/>
            </w:r>
            <w:r w:rsidR="0025768E">
              <w:t xml:space="preserve"> </w:t>
            </w:r>
            <w:r w:rsidR="009F1941" w:rsidRPr="001037B8">
              <w:t>Evaluering af projektets tidsplan</w:t>
            </w:r>
          </w:p>
          <w:p w14:paraId="5969D88A" w14:textId="77777777" w:rsidR="009F1941" w:rsidRPr="001037B8" w:rsidRDefault="009F1941" w:rsidP="009F1941">
            <w:pPr>
              <w:pStyle w:val="Tabel"/>
            </w:pPr>
            <w:r w:rsidRPr="001037B8">
              <w:t>I hvilken grad har projektet overholdt sin tidsplan? Begrund afvigelser, og beskriv læringspunkter.</w:t>
            </w:r>
          </w:p>
        </w:tc>
      </w:tr>
      <w:bookmarkStart w:id="579" w:name="_DocTools_ScreenTip_46" w:colFirst="0" w:colLast="1"/>
      <w:bookmarkEnd w:id="578"/>
      <w:tr w:rsidR="009F1941" w:rsidRPr="00CC51C4" w14:paraId="5969D890" w14:textId="77777777" w:rsidTr="00690F86">
        <w:tc>
          <w:tcPr>
            <w:tcW w:w="669" w:type="dxa"/>
            <w:shd w:val="clear" w:color="auto" w:fill="auto"/>
          </w:tcPr>
          <w:p w14:paraId="5969D88C" w14:textId="4E04D6EB" w:rsidR="009F1941" w:rsidRPr="00027D3A" w:rsidRDefault="00AA0A88" w:rsidP="00B840E9">
            <w:pPr>
              <w:pStyle w:val="Tabel"/>
            </w:pPr>
            <w:r>
              <w:fldChar w:fldCharType="begin"/>
            </w:r>
            <w:r>
              <w:instrText xml:space="preserve"> HYPERLINK \l "H_40" </w:instrText>
            </w:r>
            <w:r>
              <w:fldChar w:fldCharType="separate"/>
            </w:r>
            <w:r w:rsidR="00547BB9" w:rsidRPr="00FA4145">
              <w:rPr>
                <w:rStyle w:val="Hyperlink"/>
              </w:rPr>
              <w:t>H</w:t>
            </w:r>
            <w:r w:rsidR="00E160FB" w:rsidRPr="00FA4145">
              <w:rPr>
                <w:rStyle w:val="Hyperlink"/>
              </w:rPr>
              <w:t>-</w:t>
            </w:r>
            <w:r w:rsidR="00442BBF" w:rsidRPr="00FA4145">
              <w:rPr>
                <w:rStyle w:val="Hyperlink"/>
              </w:rPr>
              <w:t>4</w:t>
            </w:r>
            <w:r w:rsidR="00B840E9" w:rsidRPr="00FA4145">
              <w:rPr>
                <w:rStyle w:val="Hyperlink"/>
              </w:rPr>
              <w:t>0</w:t>
            </w:r>
            <w:r>
              <w:rPr>
                <w:rStyle w:val="Hyperlink"/>
              </w:rPr>
              <w:fldChar w:fldCharType="end"/>
            </w:r>
          </w:p>
        </w:tc>
        <w:tc>
          <w:tcPr>
            <w:tcW w:w="8959" w:type="dxa"/>
            <w:shd w:val="clear" w:color="auto" w:fill="auto"/>
          </w:tcPr>
          <w:p w14:paraId="5969D88D" w14:textId="08C7EAA7" w:rsidR="009F1941" w:rsidRPr="001037B8" w:rsidRDefault="00B840E9" w:rsidP="00FD63EF">
            <w:pPr>
              <w:pStyle w:val="Tabeloverskrift"/>
            </w:pPr>
            <w:r>
              <w:fldChar w:fldCharType="begin"/>
            </w:r>
            <w:r>
              <w:instrText xml:space="preserve"> REF _Ref525303410 \w \h </w:instrText>
            </w:r>
            <w:r w:rsidR="00FD63EF">
              <w:instrText xml:space="preserve"> \* MERGEFORMAT </w:instrText>
            </w:r>
            <w:r>
              <w:fldChar w:fldCharType="separate"/>
            </w:r>
            <w:r w:rsidR="00DE6F87">
              <w:t>5.3.2</w:t>
            </w:r>
            <w:r>
              <w:fldChar w:fldCharType="end"/>
            </w:r>
            <w:r w:rsidR="0025768E">
              <w:t xml:space="preserve"> </w:t>
            </w:r>
            <w:r w:rsidR="009F1941" w:rsidRPr="001037B8">
              <w:t>Evaluering af organisering</w:t>
            </w:r>
            <w:r w:rsidR="009F1941" w:rsidRPr="001037B8" w:rsidDel="00EE2E93">
              <w:t xml:space="preserve"> </w:t>
            </w:r>
            <w:r w:rsidR="009F1941" w:rsidRPr="001037B8">
              <w:t>og interessentinddragelse</w:t>
            </w:r>
          </w:p>
          <w:p w14:paraId="5969D88E" w14:textId="77777777" w:rsidR="009F1941" w:rsidRDefault="009F1941" w:rsidP="009F1941">
            <w:pPr>
              <w:pStyle w:val="Tabel"/>
            </w:pPr>
            <w:r w:rsidRPr="001037B8">
              <w:t>Beskriv erfaringerne med organisering og interessentinddragelse. Formulér i hovedpunkter, hvad der er lært, og hvad der kan henholdsvis gentages og gøres anderledes i næste projekt.</w:t>
            </w:r>
          </w:p>
          <w:p w14:paraId="5969D88F" w14:textId="77777777" w:rsidR="0050300E" w:rsidRPr="001037B8" w:rsidRDefault="0050300E" w:rsidP="009F1941">
            <w:pPr>
              <w:pStyle w:val="Tabel"/>
            </w:pPr>
            <w:r>
              <w:t xml:space="preserve">Særligt for de konkrete roller, er det vigtigt at have et fremadrettet fokus. </w:t>
            </w:r>
            <w:r w:rsidR="0022088C">
              <w:t>Fx</w:t>
            </w:r>
            <w:r>
              <w:t xml:space="preserve"> betragtninger om fremadrettede krav til bemanding, allokering, fordeling af ansvar eller andet, der kan bidrage til, at efterfølgende projekter har større sandsynlighed for at lykkes.</w:t>
            </w:r>
          </w:p>
        </w:tc>
      </w:tr>
      <w:bookmarkStart w:id="580" w:name="_DocTools_ScreenTip_47" w:colFirst="0" w:colLast="1"/>
      <w:bookmarkEnd w:id="579"/>
      <w:tr w:rsidR="009F1941" w:rsidRPr="00CC51C4" w14:paraId="5969D895" w14:textId="77777777" w:rsidTr="00690F86">
        <w:tc>
          <w:tcPr>
            <w:tcW w:w="669" w:type="dxa"/>
            <w:shd w:val="clear" w:color="auto" w:fill="auto"/>
          </w:tcPr>
          <w:p w14:paraId="5969D891" w14:textId="77CDF7F3" w:rsidR="009F1941" w:rsidRPr="00027D3A" w:rsidRDefault="00AA0A88" w:rsidP="009F1941">
            <w:pPr>
              <w:pStyle w:val="Tabel"/>
            </w:pPr>
            <w:r>
              <w:fldChar w:fldCharType="begin"/>
            </w:r>
            <w:r>
              <w:instrText xml:space="preserve"> HYPERLINK \l "H_41" </w:instrText>
            </w:r>
            <w:r>
              <w:fldChar w:fldCharType="separate"/>
            </w:r>
            <w:r w:rsidR="00547BB9" w:rsidRPr="00FA4145">
              <w:rPr>
                <w:rStyle w:val="Hyperlink"/>
              </w:rPr>
              <w:t>H</w:t>
            </w:r>
            <w:r w:rsidR="00E160FB" w:rsidRPr="00FA4145">
              <w:rPr>
                <w:rStyle w:val="Hyperlink"/>
              </w:rPr>
              <w:t>-</w:t>
            </w:r>
            <w:r w:rsidR="00B840E9" w:rsidRPr="00FA4145">
              <w:rPr>
                <w:rStyle w:val="Hyperlink"/>
              </w:rPr>
              <w:t>41</w:t>
            </w:r>
            <w:r>
              <w:rPr>
                <w:rStyle w:val="Hyperlink"/>
              </w:rPr>
              <w:fldChar w:fldCharType="end"/>
            </w:r>
          </w:p>
        </w:tc>
        <w:tc>
          <w:tcPr>
            <w:tcW w:w="8959" w:type="dxa"/>
            <w:shd w:val="clear" w:color="auto" w:fill="auto"/>
          </w:tcPr>
          <w:p w14:paraId="5969D892" w14:textId="414210D0" w:rsidR="009F1941" w:rsidRPr="001037B8" w:rsidRDefault="00B840E9" w:rsidP="009F1941">
            <w:pPr>
              <w:pStyle w:val="Tabel"/>
              <w:rPr>
                <w:b/>
              </w:rPr>
            </w:pPr>
            <w:r>
              <w:rPr>
                <w:b/>
              </w:rPr>
              <w:fldChar w:fldCharType="begin"/>
            </w:r>
            <w:r>
              <w:rPr>
                <w:b/>
              </w:rPr>
              <w:instrText xml:space="preserve"> REF _Ref525303423 \w \h </w:instrText>
            </w:r>
            <w:r>
              <w:rPr>
                <w:b/>
              </w:rPr>
            </w:r>
            <w:r>
              <w:rPr>
                <w:b/>
              </w:rPr>
              <w:fldChar w:fldCharType="separate"/>
            </w:r>
            <w:r w:rsidR="00DE6F87">
              <w:rPr>
                <w:b/>
              </w:rPr>
              <w:t>5.3.3</w:t>
            </w:r>
            <w:r>
              <w:rPr>
                <w:b/>
              </w:rPr>
              <w:fldChar w:fldCharType="end"/>
            </w:r>
            <w:r w:rsidR="0025768E">
              <w:rPr>
                <w:b/>
              </w:rPr>
              <w:t xml:space="preserve"> </w:t>
            </w:r>
            <w:r w:rsidR="009F1941" w:rsidRPr="001037B8">
              <w:rPr>
                <w:b/>
              </w:rPr>
              <w:t>Evaluering af leverandørsamarbejde</w:t>
            </w:r>
          </w:p>
          <w:p w14:paraId="5969D893" w14:textId="77777777" w:rsidR="009F1941" w:rsidRPr="001037B8" w:rsidRDefault="009F1941" w:rsidP="009F1941">
            <w:pPr>
              <w:pStyle w:val="Tabel"/>
            </w:pPr>
            <w:r w:rsidRPr="001037B8">
              <w:t xml:space="preserve">Evaluér samarbejdet med leverandøren. Udled erfarings- og læringspunkter. </w:t>
            </w:r>
          </w:p>
          <w:p w14:paraId="5969D894" w14:textId="77777777" w:rsidR="009F1941" w:rsidRPr="001037B8" w:rsidRDefault="009F1941" w:rsidP="009F1941">
            <w:pPr>
              <w:pStyle w:val="Tabel"/>
            </w:pPr>
            <w:r w:rsidRPr="00401497">
              <w:t>Vedlæg to eksemplarer af slutevalueringsskemaet fra Statens IT-råd udfyldt af hhv. projektleder (og projektgruppe) samt leverandøren.</w:t>
            </w:r>
          </w:p>
        </w:tc>
      </w:tr>
      <w:bookmarkStart w:id="581" w:name="_DocTools_ScreenTip_48" w:colFirst="0" w:colLast="1"/>
      <w:bookmarkEnd w:id="580"/>
      <w:tr w:rsidR="009F1941" w:rsidRPr="00CC51C4" w14:paraId="5969D89A" w14:textId="77777777" w:rsidTr="00690F86">
        <w:tc>
          <w:tcPr>
            <w:tcW w:w="669" w:type="dxa"/>
            <w:shd w:val="clear" w:color="auto" w:fill="auto"/>
          </w:tcPr>
          <w:p w14:paraId="5969D896" w14:textId="4E8FB1FB" w:rsidR="009F1941" w:rsidRPr="00027D3A" w:rsidRDefault="00AA0A88" w:rsidP="009F1941">
            <w:pPr>
              <w:pStyle w:val="Tabel"/>
            </w:pPr>
            <w:r>
              <w:fldChar w:fldCharType="begin"/>
            </w:r>
            <w:r>
              <w:instrText xml:space="preserve"> HYPERLINK \l "H_42" </w:instrText>
            </w:r>
            <w:r>
              <w:fldChar w:fldCharType="separate"/>
            </w:r>
            <w:r w:rsidR="00547BB9" w:rsidRPr="00FA4145">
              <w:rPr>
                <w:rStyle w:val="Hyperlink"/>
              </w:rPr>
              <w:t>H</w:t>
            </w:r>
            <w:r w:rsidR="00E160FB" w:rsidRPr="00FA4145">
              <w:rPr>
                <w:rStyle w:val="Hyperlink"/>
              </w:rPr>
              <w:t>-</w:t>
            </w:r>
            <w:r w:rsidR="00B840E9" w:rsidRPr="00FA4145">
              <w:rPr>
                <w:rStyle w:val="Hyperlink"/>
              </w:rPr>
              <w:t>42</w:t>
            </w:r>
            <w:r>
              <w:rPr>
                <w:rStyle w:val="Hyperlink"/>
              </w:rPr>
              <w:fldChar w:fldCharType="end"/>
            </w:r>
          </w:p>
        </w:tc>
        <w:tc>
          <w:tcPr>
            <w:tcW w:w="8959" w:type="dxa"/>
            <w:shd w:val="clear" w:color="auto" w:fill="auto"/>
          </w:tcPr>
          <w:p w14:paraId="5969D897" w14:textId="74B7AB66" w:rsidR="009F1941" w:rsidRDefault="00B840E9" w:rsidP="00B840E9">
            <w:pPr>
              <w:pStyle w:val="Tabeloverskrift"/>
            </w:pPr>
            <w:r>
              <w:fldChar w:fldCharType="begin"/>
            </w:r>
            <w:r>
              <w:instrText xml:space="preserve"> REF _Ref525303471 \w \h  \* MERGEFORMAT </w:instrText>
            </w:r>
            <w:r>
              <w:fldChar w:fldCharType="separate"/>
            </w:r>
            <w:r w:rsidR="00DE6F87">
              <w:t>5.4</w:t>
            </w:r>
            <w:r>
              <w:fldChar w:fldCharType="end"/>
            </w:r>
            <w:r w:rsidR="009F1941">
              <w:t xml:space="preserve"> Status for overdragelse til drift</w:t>
            </w:r>
          </w:p>
          <w:p w14:paraId="5969D898" w14:textId="77777777" w:rsidR="009F1941" w:rsidRPr="009E4EEB" w:rsidRDefault="009F1941" w:rsidP="009F1941">
            <w:pPr>
              <w:pStyle w:val="Tabel"/>
              <w:rPr>
                <w:bCs/>
              </w:rPr>
            </w:pPr>
            <w:r w:rsidRPr="009E4EEB">
              <w:t>Giv en status for projektets overdragelse af leverancer til drift og forretning i henhold til overdragelsesaftaler og den gennemførte tekniske implementering.</w:t>
            </w:r>
          </w:p>
          <w:p w14:paraId="5969D899" w14:textId="77777777" w:rsidR="009F1941" w:rsidRPr="00AE323F" w:rsidRDefault="009F1941" w:rsidP="009F1941">
            <w:pPr>
              <w:pStyle w:val="Tabel"/>
              <w:rPr>
                <w:bCs/>
              </w:rPr>
            </w:pPr>
            <w:r w:rsidRPr="009E4EEB">
              <w:t>Beskriv kort eventuelle risici, der vedrører drift.</w:t>
            </w:r>
          </w:p>
        </w:tc>
      </w:tr>
      <w:bookmarkStart w:id="582" w:name="_DocTools_ScreenTip_49" w:colFirst="0" w:colLast="1"/>
      <w:bookmarkStart w:id="583" w:name="_DocTools_ScreenTip_94" w:colFirst="0" w:colLast="1"/>
      <w:bookmarkEnd w:id="581"/>
      <w:tr w:rsidR="009F1941" w:rsidRPr="00CC51C4" w14:paraId="5969D89E" w14:textId="77777777" w:rsidTr="00690F86">
        <w:tc>
          <w:tcPr>
            <w:tcW w:w="669" w:type="dxa"/>
            <w:shd w:val="clear" w:color="auto" w:fill="auto"/>
          </w:tcPr>
          <w:p w14:paraId="5969D89B" w14:textId="5EE7936F" w:rsidR="009F1941" w:rsidRPr="00027D3A" w:rsidRDefault="00AA0A88" w:rsidP="009F1941">
            <w:pPr>
              <w:pStyle w:val="Tabel"/>
            </w:pPr>
            <w:r>
              <w:fldChar w:fldCharType="begin"/>
            </w:r>
            <w:r>
              <w:instrText xml:space="preserve"> HYPERLINK \l "H_43" </w:instrText>
            </w:r>
            <w:r>
              <w:fldChar w:fldCharType="separate"/>
            </w:r>
            <w:r w:rsidR="00547BB9" w:rsidRPr="00FA4145">
              <w:rPr>
                <w:rStyle w:val="Hyperlink"/>
              </w:rPr>
              <w:t>H</w:t>
            </w:r>
            <w:r w:rsidR="00E160FB" w:rsidRPr="00FA4145">
              <w:rPr>
                <w:rStyle w:val="Hyperlink"/>
              </w:rPr>
              <w:t>-</w:t>
            </w:r>
            <w:r w:rsidR="00B840E9" w:rsidRPr="00FA4145">
              <w:rPr>
                <w:rStyle w:val="Hyperlink"/>
              </w:rPr>
              <w:t>43</w:t>
            </w:r>
            <w:r>
              <w:rPr>
                <w:rStyle w:val="Hyperlink"/>
              </w:rPr>
              <w:fldChar w:fldCharType="end"/>
            </w:r>
          </w:p>
        </w:tc>
        <w:tc>
          <w:tcPr>
            <w:tcW w:w="8959" w:type="dxa"/>
            <w:shd w:val="clear" w:color="auto" w:fill="auto"/>
          </w:tcPr>
          <w:p w14:paraId="5969D89C" w14:textId="16D6011A" w:rsidR="009F1941" w:rsidRPr="00F34954" w:rsidRDefault="00F34954" w:rsidP="00F34954">
            <w:pPr>
              <w:pStyle w:val="Tabeloverskrift"/>
            </w:pPr>
            <w:r w:rsidRPr="00F34954">
              <w:fldChar w:fldCharType="begin"/>
            </w:r>
            <w:r w:rsidRPr="00F34954">
              <w:instrText xml:space="preserve"> REF _Ref5277608 \r \h </w:instrText>
            </w:r>
            <w:r>
              <w:instrText xml:space="preserve"> \* MERGEFORMAT </w:instrText>
            </w:r>
            <w:r w:rsidRPr="00F34954">
              <w:fldChar w:fldCharType="separate"/>
            </w:r>
            <w:r w:rsidRPr="00F34954">
              <w:t>5.5</w:t>
            </w:r>
            <w:r w:rsidRPr="00F34954">
              <w:fldChar w:fldCharType="end"/>
            </w:r>
            <w:r w:rsidRPr="00F34954">
              <w:t xml:space="preserve">. </w:t>
            </w:r>
            <w:r w:rsidR="009F1941" w:rsidRPr="00F34954">
              <w:t>Afvigelser ift. den seneste statusrapportering</w:t>
            </w:r>
          </w:p>
          <w:p w14:paraId="5969D89D" w14:textId="19FC1B46" w:rsidR="009F1941" w:rsidRPr="00AE323F" w:rsidRDefault="009F1941" w:rsidP="009F1941">
            <w:pPr>
              <w:pStyle w:val="Tabel"/>
              <w:rPr>
                <w:lang w:eastAsia="en-US"/>
              </w:rPr>
            </w:pPr>
            <w:r>
              <w:rPr>
                <w:lang w:eastAsia="en-US"/>
              </w:rPr>
              <w:t xml:space="preserve">For projekter, som er blevet risikovurderet, beskrives her en forklaring på afvigelsen, hvis projektet afviger fra de forventninger, der blev beskrevet i senest indsendte statusrapport til </w:t>
            </w:r>
            <w:r w:rsidR="00B00809">
              <w:rPr>
                <w:lang w:eastAsia="en-US"/>
              </w:rPr>
              <w:t>Statens It-råd</w:t>
            </w:r>
            <w:r>
              <w:rPr>
                <w:lang w:eastAsia="en-US"/>
              </w:rPr>
              <w:t>.</w:t>
            </w:r>
          </w:p>
        </w:tc>
      </w:tr>
      <w:bookmarkStart w:id="584" w:name="_DocTools_ScreenTip_50" w:colFirst="0" w:colLast="1"/>
      <w:bookmarkEnd w:id="582"/>
      <w:bookmarkEnd w:id="583"/>
      <w:tr w:rsidR="009F1941" w:rsidRPr="00CC51C4" w14:paraId="5969D8A2" w14:textId="77777777" w:rsidTr="00690F86">
        <w:tc>
          <w:tcPr>
            <w:tcW w:w="669" w:type="dxa"/>
            <w:shd w:val="clear" w:color="auto" w:fill="auto"/>
          </w:tcPr>
          <w:p w14:paraId="5969D89F" w14:textId="172EB727" w:rsidR="009F1941" w:rsidRPr="00027D3A" w:rsidRDefault="00AA0A88" w:rsidP="00B840E9">
            <w:pPr>
              <w:pStyle w:val="Tabel"/>
            </w:pPr>
            <w:r>
              <w:fldChar w:fldCharType="begin"/>
            </w:r>
            <w:r>
              <w:instrText xml:space="preserve"> HYPERLINK \l "H_44" </w:instrText>
            </w:r>
            <w:r>
              <w:fldChar w:fldCharType="separate"/>
            </w:r>
            <w:r w:rsidR="00547BB9" w:rsidRPr="00FA4145">
              <w:rPr>
                <w:rStyle w:val="Hyperlink"/>
              </w:rPr>
              <w:t>H</w:t>
            </w:r>
            <w:r w:rsidR="00E160FB" w:rsidRPr="00FA4145">
              <w:rPr>
                <w:rStyle w:val="Hyperlink"/>
              </w:rPr>
              <w:t>-</w:t>
            </w:r>
            <w:r w:rsidR="00442BBF" w:rsidRPr="00FA4145">
              <w:rPr>
                <w:rStyle w:val="Hyperlink"/>
              </w:rPr>
              <w:t>4</w:t>
            </w:r>
            <w:r w:rsidR="00B840E9" w:rsidRPr="00FA4145">
              <w:rPr>
                <w:rStyle w:val="Hyperlink"/>
              </w:rPr>
              <w:t>4</w:t>
            </w:r>
            <w:r>
              <w:rPr>
                <w:rStyle w:val="Hyperlink"/>
              </w:rPr>
              <w:fldChar w:fldCharType="end"/>
            </w:r>
          </w:p>
        </w:tc>
        <w:tc>
          <w:tcPr>
            <w:tcW w:w="8959" w:type="dxa"/>
            <w:shd w:val="clear" w:color="auto" w:fill="auto"/>
          </w:tcPr>
          <w:p w14:paraId="5969D8A0" w14:textId="1A0DC1FD" w:rsidR="009F1941" w:rsidRDefault="00B840E9" w:rsidP="00F34954">
            <w:pPr>
              <w:pStyle w:val="Tabeloverskrift"/>
            </w:pPr>
            <w:r>
              <w:fldChar w:fldCharType="begin"/>
            </w:r>
            <w:r>
              <w:instrText xml:space="preserve"> REF _Ref525303516 \w \h </w:instrText>
            </w:r>
            <w:r>
              <w:fldChar w:fldCharType="separate"/>
            </w:r>
            <w:r w:rsidR="00DE6F87">
              <w:t>6</w:t>
            </w:r>
            <w:r>
              <w:fldChar w:fldCharType="end"/>
            </w:r>
            <w:r w:rsidR="009F1941">
              <w:t xml:space="preserve"> Bilag</w:t>
            </w:r>
          </w:p>
          <w:p w14:paraId="5969D8A1" w14:textId="77777777" w:rsidR="009F1941" w:rsidRPr="00F34954" w:rsidRDefault="009F1941" w:rsidP="00F34954">
            <w:pPr>
              <w:pStyle w:val="Tabel"/>
            </w:pPr>
            <w:r w:rsidRPr="00F34954">
              <w:t>Listen omfatter de obligatoriske bilag til projektgrundlaget. Hvis der tilføjes yderligere bilag, skal de tilføjes i bunden af listen, da der refereres til de obligatoriske bilag i teksten i selve projektgrundlaget.</w:t>
            </w:r>
          </w:p>
        </w:tc>
      </w:tr>
      <w:bookmarkStart w:id="585" w:name="_DocTools_ScreenTip_51" w:colFirst="0" w:colLast="1"/>
      <w:bookmarkStart w:id="586" w:name="_DocTools_ScreenTip_95" w:colFirst="0" w:colLast="1"/>
      <w:bookmarkEnd w:id="584"/>
      <w:tr w:rsidR="00AD0825" w:rsidRPr="00CC51C4" w14:paraId="5969D8AB" w14:textId="77777777" w:rsidTr="00690F86">
        <w:tc>
          <w:tcPr>
            <w:tcW w:w="669" w:type="dxa"/>
            <w:shd w:val="clear" w:color="auto" w:fill="auto"/>
          </w:tcPr>
          <w:p w14:paraId="5969D8A3" w14:textId="72D5EE15" w:rsidR="00AD0825" w:rsidRPr="00027D3A" w:rsidRDefault="00AA0A88" w:rsidP="009F1941">
            <w:pPr>
              <w:pStyle w:val="Tabel"/>
            </w:pPr>
            <w:r>
              <w:lastRenderedPageBreak/>
              <w:fldChar w:fldCharType="begin"/>
            </w:r>
            <w:r>
              <w:instrText xml:space="preserve"> HYPERLINK \l "H_45" </w:instrText>
            </w:r>
            <w:r>
              <w:fldChar w:fldCharType="separate"/>
            </w:r>
            <w:r w:rsidR="00547BB9" w:rsidRPr="00FA4145">
              <w:rPr>
                <w:rStyle w:val="Hyperlink"/>
              </w:rPr>
              <w:t>H</w:t>
            </w:r>
            <w:r w:rsidR="00E160FB" w:rsidRPr="00FA4145">
              <w:rPr>
                <w:rStyle w:val="Hyperlink"/>
              </w:rPr>
              <w:t>-</w:t>
            </w:r>
            <w:r w:rsidR="00B840E9" w:rsidRPr="00FA4145">
              <w:rPr>
                <w:rStyle w:val="Hyperlink"/>
              </w:rPr>
              <w:t>45</w:t>
            </w:r>
            <w:r>
              <w:rPr>
                <w:rStyle w:val="Hyperlink"/>
              </w:rPr>
              <w:fldChar w:fldCharType="end"/>
            </w:r>
          </w:p>
        </w:tc>
        <w:tc>
          <w:tcPr>
            <w:tcW w:w="8959" w:type="dxa"/>
            <w:shd w:val="clear" w:color="auto" w:fill="auto"/>
          </w:tcPr>
          <w:p w14:paraId="5969D8A4" w14:textId="2F573E19" w:rsidR="00AD0825" w:rsidRPr="00B840E9" w:rsidRDefault="00B840E9" w:rsidP="00F34954">
            <w:pPr>
              <w:pStyle w:val="Tabeloverskrift"/>
            </w:pPr>
            <w:r w:rsidRPr="00B840E9">
              <w:fldChar w:fldCharType="begin"/>
            </w:r>
            <w:r w:rsidRPr="00B840E9">
              <w:instrText xml:space="preserve"> REF _Ref525303597 \h  \* MERGEFORMAT </w:instrText>
            </w:r>
            <w:r w:rsidRPr="00B840E9">
              <w:fldChar w:fldCharType="separate"/>
            </w:r>
            <w:r w:rsidR="00DE6F87">
              <w:t>Bilag A: Plan for analysefasen</w:t>
            </w:r>
            <w:r w:rsidRPr="00B840E9">
              <w:fldChar w:fldCharType="end"/>
            </w:r>
          </w:p>
          <w:p w14:paraId="5969D8A5" w14:textId="77777777" w:rsidR="00AD0825" w:rsidRDefault="00AD0825" w:rsidP="00F34954">
            <w:pPr>
              <w:pStyle w:val="Tabeloverskrift"/>
            </w:pPr>
            <w:r>
              <w:t>Analysefasens varighed</w:t>
            </w:r>
          </w:p>
          <w:p w14:paraId="5969D8A6" w14:textId="77777777" w:rsidR="00AD0825" w:rsidRPr="00F34954" w:rsidRDefault="00AD0825" w:rsidP="00F34954">
            <w:pPr>
              <w:pStyle w:val="Tabel"/>
            </w:pPr>
            <w:r w:rsidRPr="00F34954">
              <w:t>Angiv start- og slutdatoerne for projektets analysefase og beregn det antal måneder, som analysefasen forventes at vare.</w:t>
            </w:r>
          </w:p>
          <w:p w14:paraId="5969D8A7" w14:textId="77777777" w:rsidR="00AD0825" w:rsidRDefault="00AD0825" w:rsidP="00F34954">
            <w:pPr>
              <w:pStyle w:val="Tabeloverskrift"/>
            </w:pPr>
            <w:r w:rsidRPr="00AD0825">
              <w:t>Analysefasens forventede udgifter</w:t>
            </w:r>
          </w:p>
          <w:p w14:paraId="5969D8A8" w14:textId="77777777" w:rsidR="00AD0825" w:rsidRPr="00F34954" w:rsidRDefault="00D75EA5" w:rsidP="00F34954">
            <w:pPr>
              <w:pStyle w:val="Tabel"/>
            </w:pPr>
            <w:r w:rsidRPr="00F34954">
              <w:t xml:space="preserve">Angiv de interne og eksterne omkostninger forbundet med analysefasen. Indsæt gerne rækker, hvis det er hensigtsmæssigt at opdele udgiftsposterne yderligere – </w:t>
            </w:r>
            <w:r w:rsidR="0022088C" w:rsidRPr="00F34954">
              <w:t>fx</w:t>
            </w:r>
            <w:r w:rsidRPr="00F34954">
              <w:t xml:space="preserve"> hvis der anvendes flere eksterne leverandører eller hvis de interne omkostninger skal opdeles på flere organisatoriske enheder.</w:t>
            </w:r>
          </w:p>
          <w:p w14:paraId="5969D8A9" w14:textId="77777777" w:rsidR="00F13027" w:rsidRDefault="00F13027" w:rsidP="00F34954">
            <w:pPr>
              <w:pStyle w:val="Tabeloverskrift"/>
            </w:pPr>
            <w:r>
              <w:t>Planen for analysefasen</w:t>
            </w:r>
          </w:p>
          <w:p w14:paraId="65B0A587" w14:textId="16C31004" w:rsidR="007F4C5E" w:rsidRDefault="00F13027" w:rsidP="007F4C5E">
            <w:pPr>
              <w:pStyle w:val="Tabel"/>
            </w:pPr>
            <w:r>
              <w:t>Indsæt planen for projektets analysefase og beskriv væsentlige forudsætninger for at den kan overholdes.</w:t>
            </w:r>
            <w:r w:rsidR="005720A4">
              <w:t xml:space="preserve"> </w:t>
            </w:r>
            <w:r w:rsidR="007F4C5E">
              <w:t xml:space="preserve"> Angiv som en del af planen, hvilke roller/ressourcer, der allokeres til projektet i analysefasen</w:t>
            </w:r>
            <w:r w:rsidR="004D7653">
              <w:t>.</w:t>
            </w:r>
          </w:p>
          <w:p w14:paraId="0668F082" w14:textId="46ADDDD3" w:rsidR="005972C6" w:rsidRDefault="005972C6" w:rsidP="009F1941">
            <w:pPr>
              <w:pStyle w:val="Tabel"/>
            </w:pPr>
            <w:r>
              <w:t>Planen kan have den form, som projektlederen finder mest fornuftig i forhold til projektets kompleksitet, eksempelvis et gant-diagram, en aktivitetsliste med start-slutdatoer eller en tidslinje.</w:t>
            </w:r>
          </w:p>
          <w:p w14:paraId="1723BB33" w14:textId="77777777" w:rsidR="00F34954" w:rsidRDefault="00F34954" w:rsidP="009F1941">
            <w:pPr>
              <w:pStyle w:val="Tabel"/>
            </w:pPr>
          </w:p>
          <w:p w14:paraId="68BFF624" w14:textId="77777777" w:rsidR="008562C0" w:rsidRDefault="008562C0" w:rsidP="00F34954">
            <w:pPr>
              <w:pStyle w:val="Tabeloverskrift"/>
              <w:rPr>
                <w:lang w:eastAsia="en-US"/>
              </w:rPr>
            </w:pPr>
            <w:r w:rsidRPr="005362FC">
              <w:rPr>
                <w:lang w:eastAsia="en-US"/>
              </w:rPr>
              <w:t>Beskrivelsesdybde</w:t>
            </w:r>
            <w:r w:rsidRPr="0099474E">
              <w:t xml:space="preserve"> ved tidspunkt for risikovurdering</w:t>
            </w:r>
            <w:r w:rsidRPr="005362FC">
              <w:rPr>
                <w:lang w:eastAsia="en-US"/>
              </w:rPr>
              <w:t xml:space="preserve">: </w:t>
            </w:r>
          </w:p>
          <w:p w14:paraId="1A9A09D8" w14:textId="77777777" w:rsidR="008562C0" w:rsidRPr="00F34954" w:rsidRDefault="008562C0" w:rsidP="00F34954">
            <w:pPr>
              <w:pStyle w:val="Tabel"/>
            </w:pPr>
            <w:r w:rsidRPr="00F34954">
              <w:t>Planen for ana</w:t>
            </w:r>
            <w:r w:rsidR="001B3F43" w:rsidRPr="00F34954">
              <w:t xml:space="preserve">lysefasen bør udarbejdes i idefasen og indgå i </w:t>
            </w:r>
            <w:r w:rsidR="00E968BF" w:rsidRPr="00F34954">
              <w:t xml:space="preserve">myndighedens </w:t>
            </w:r>
            <w:r w:rsidR="001B3F43" w:rsidRPr="00F34954">
              <w:t xml:space="preserve">beslutning om at igangsætte </w:t>
            </w:r>
            <w:r w:rsidR="00E968BF" w:rsidRPr="00F34954">
              <w:t>analysefasen. Planen indgår også i dialogen om, hvornår i analysefasen</w:t>
            </w:r>
            <w:r w:rsidR="00D11811" w:rsidRPr="00F34954">
              <w:t xml:space="preserve">, </w:t>
            </w:r>
            <w:r w:rsidR="005F7F17" w:rsidRPr="00F34954">
              <w:t>det</w:t>
            </w:r>
            <w:r w:rsidR="003C27F8" w:rsidRPr="00F34954">
              <w:t xml:space="preserve"> vil </w:t>
            </w:r>
            <w:r w:rsidR="00E94947" w:rsidRPr="00F34954">
              <w:t xml:space="preserve">være passende </w:t>
            </w:r>
            <w:r w:rsidR="00D11811" w:rsidRPr="00F34954">
              <w:t xml:space="preserve">at </w:t>
            </w:r>
            <w:r w:rsidR="00E94947" w:rsidRPr="00F34954">
              <w:t xml:space="preserve">foretage projektets </w:t>
            </w:r>
            <w:r w:rsidR="00D11811" w:rsidRPr="00F34954">
              <w:t>risikovurdering.</w:t>
            </w:r>
          </w:p>
          <w:p w14:paraId="5969D8AA" w14:textId="675C3472" w:rsidR="00E94947" w:rsidRPr="00F13027" w:rsidRDefault="00E94947" w:rsidP="00F34954">
            <w:pPr>
              <w:pStyle w:val="Tabel"/>
            </w:pPr>
            <w:r w:rsidRPr="00F34954">
              <w:t>På tidspunktet for risikovurderingen</w:t>
            </w:r>
            <w:r w:rsidR="0058351C" w:rsidRPr="00F34954">
              <w:t>,</w:t>
            </w:r>
            <w:r w:rsidRPr="00F34954">
              <w:t xml:space="preserve"> </w:t>
            </w:r>
            <w:r w:rsidR="0058351C" w:rsidRPr="00F34954">
              <w:t xml:space="preserve">bør udestående arbejde for den resterende del af analysefasen fremgå. Endvidere bør der være tilpas tid tilbage af analysefasen til, at </w:t>
            </w:r>
            <w:r w:rsidR="00BF1486" w:rsidRPr="00F34954">
              <w:t xml:space="preserve">det er muligt at gennemføre </w:t>
            </w:r>
            <w:r w:rsidR="0058351C" w:rsidRPr="00F34954">
              <w:t xml:space="preserve">eventuelle anbefalinger </w:t>
            </w:r>
            <w:r w:rsidR="00BF1486" w:rsidRPr="00F34954">
              <w:t>fra It-rådet.</w:t>
            </w:r>
          </w:p>
        </w:tc>
      </w:tr>
      <w:bookmarkStart w:id="587" w:name="_DocTools_ScreenTip_52" w:colFirst="0" w:colLast="1"/>
      <w:bookmarkStart w:id="588" w:name="_DocTools_ScreenTip_96" w:colFirst="0" w:colLast="1"/>
      <w:bookmarkEnd w:id="585"/>
      <w:bookmarkEnd w:id="586"/>
      <w:tr w:rsidR="00F13027" w:rsidRPr="00CC51C4" w14:paraId="5969D8AF" w14:textId="77777777" w:rsidTr="00690F86">
        <w:tc>
          <w:tcPr>
            <w:tcW w:w="669" w:type="dxa"/>
            <w:shd w:val="clear" w:color="auto" w:fill="auto"/>
          </w:tcPr>
          <w:p w14:paraId="5969D8AC" w14:textId="405DB2D6" w:rsidR="00F13027" w:rsidRPr="00027D3A" w:rsidRDefault="00AA0A88" w:rsidP="009F1941">
            <w:pPr>
              <w:pStyle w:val="Tabel"/>
            </w:pPr>
            <w:r>
              <w:fldChar w:fldCharType="begin"/>
            </w:r>
            <w:r>
              <w:instrText xml:space="preserve"> HYPERLINK \l "H_46" </w:instrText>
            </w:r>
            <w:r>
              <w:fldChar w:fldCharType="separate"/>
            </w:r>
            <w:r w:rsidR="00547BB9" w:rsidRPr="00FA4145">
              <w:rPr>
                <w:rStyle w:val="Hyperlink"/>
              </w:rPr>
              <w:t>H</w:t>
            </w:r>
            <w:r w:rsidR="00E160FB" w:rsidRPr="00FA4145">
              <w:rPr>
                <w:rStyle w:val="Hyperlink"/>
              </w:rPr>
              <w:t>-</w:t>
            </w:r>
            <w:r w:rsidR="00B840E9" w:rsidRPr="00FA4145">
              <w:rPr>
                <w:rStyle w:val="Hyperlink"/>
              </w:rPr>
              <w:t>46</w:t>
            </w:r>
            <w:r>
              <w:rPr>
                <w:rStyle w:val="Hyperlink"/>
              </w:rPr>
              <w:fldChar w:fldCharType="end"/>
            </w:r>
          </w:p>
        </w:tc>
        <w:tc>
          <w:tcPr>
            <w:tcW w:w="8959" w:type="dxa"/>
            <w:shd w:val="clear" w:color="auto" w:fill="auto"/>
          </w:tcPr>
          <w:p w14:paraId="5969D8AD" w14:textId="5FF615C4" w:rsidR="00B840E9" w:rsidRDefault="00B840E9" w:rsidP="00B840E9">
            <w:pPr>
              <w:pStyle w:val="Tabeloverskrift"/>
            </w:pPr>
            <w:r>
              <w:fldChar w:fldCharType="begin"/>
            </w:r>
            <w:r>
              <w:instrText xml:space="preserve"> REF _Ref525303647 \h  \* MERGEFORMAT </w:instrText>
            </w:r>
            <w:r>
              <w:fldChar w:fldCharType="separate"/>
            </w:r>
            <w:r w:rsidR="00DE6F87">
              <w:t>Bilag B: Risikolog</w:t>
            </w:r>
            <w:r>
              <w:fldChar w:fldCharType="end"/>
            </w:r>
          </w:p>
          <w:p w14:paraId="421AF206" w14:textId="79DF86E9" w:rsidR="00524ED1" w:rsidRDefault="00524ED1">
            <w:pPr>
              <w:pStyle w:val="Tabel"/>
            </w:pPr>
            <w:r>
              <w:t xml:space="preserve">Udarbejd projektets risikolog og vedlæg som bilag. </w:t>
            </w:r>
          </w:p>
          <w:p w14:paraId="5969D8AE" w14:textId="5D047664" w:rsidR="00F13027" w:rsidRPr="00F13027" w:rsidRDefault="00524ED1" w:rsidP="00F34954">
            <w:pPr>
              <w:pStyle w:val="Tabel"/>
            </w:pPr>
            <w:r>
              <w:t xml:space="preserve">For vejledning henvises </w:t>
            </w:r>
            <w:r w:rsidR="00CD314E">
              <w:t xml:space="preserve">vejledningen i </w:t>
            </w:r>
            <w:r w:rsidR="00F34954">
              <w:t>selve risikologgen.</w:t>
            </w:r>
          </w:p>
        </w:tc>
      </w:tr>
      <w:bookmarkStart w:id="589" w:name="_DocTools_ScreenTip_54" w:colFirst="0" w:colLast="1"/>
      <w:bookmarkStart w:id="590" w:name="_DocTools_ScreenTip_53" w:colFirst="0" w:colLast="1"/>
      <w:bookmarkEnd w:id="587"/>
      <w:bookmarkEnd w:id="588"/>
      <w:tr w:rsidR="00F13027" w:rsidRPr="00CC51C4" w14:paraId="5969D8BD" w14:textId="77777777" w:rsidTr="00690F86">
        <w:tc>
          <w:tcPr>
            <w:tcW w:w="669" w:type="dxa"/>
            <w:shd w:val="clear" w:color="auto" w:fill="auto"/>
          </w:tcPr>
          <w:p w14:paraId="5969D8BA" w14:textId="399C98F1" w:rsidR="00F13027" w:rsidRPr="00027D3A" w:rsidRDefault="00593022" w:rsidP="009F1941">
            <w:pPr>
              <w:pStyle w:val="Tabel"/>
            </w:pPr>
            <w:r>
              <w:fldChar w:fldCharType="begin"/>
            </w:r>
            <w:r>
              <w:instrText xml:space="preserve"> HYPERLINK  \l "H_47" </w:instrText>
            </w:r>
            <w:r>
              <w:fldChar w:fldCharType="separate"/>
            </w:r>
            <w:r w:rsidR="00547BB9" w:rsidRPr="00593022">
              <w:rPr>
                <w:rStyle w:val="Hyperlink"/>
              </w:rPr>
              <w:t>H</w:t>
            </w:r>
            <w:r w:rsidR="00E160FB" w:rsidRPr="00593022">
              <w:rPr>
                <w:rStyle w:val="Hyperlink"/>
              </w:rPr>
              <w:t>-</w:t>
            </w:r>
            <w:r w:rsidR="00F34954" w:rsidRPr="00593022">
              <w:rPr>
                <w:rStyle w:val="Hyperlink"/>
              </w:rPr>
              <w:t>47</w:t>
            </w:r>
            <w:r>
              <w:fldChar w:fldCharType="end"/>
            </w:r>
          </w:p>
        </w:tc>
        <w:tc>
          <w:tcPr>
            <w:tcW w:w="8959" w:type="dxa"/>
            <w:shd w:val="clear" w:color="auto" w:fill="auto"/>
          </w:tcPr>
          <w:p w14:paraId="5579F5AC" w14:textId="77777777" w:rsidR="00593022" w:rsidRDefault="00884352" w:rsidP="00593022">
            <w:pPr>
              <w:pStyle w:val="Tabeloverskrift"/>
            </w:pPr>
            <w:r>
              <w:fldChar w:fldCharType="begin"/>
            </w:r>
            <w:r>
              <w:instrText xml:space="preserve"> REF _Ref525303773 \h  \* MERGEFORMAT </w:instrText>
            </w:r>
            <w:r>
              <w:fldChar w:fldCharType="separate"/>
            </w:r>
            <w:r w:rsidR="00DE6F87">
              <w:t>B</w:t>
            </w:r>
            <w:r w:rsidR="00DE6F87" w:rsidRPr="00593022">
              <w:t>ilag C: Projektets risikotjekliste</w:t>
            </w:r>
            <w:r>
              <w:fldChar w:fldCharType="end"/>
            </w:r>
          </w:p>
          <w:p w14:paraId="5969D8BC" w14:textId="62C454EB" w:rsidR="00F13027" w:rsidRPr="00593022" w:rsidRDefault="005720A4" w:rsidP="00593022">
            <w:pPr>
              <w:pStyle w:val="Tabel"/>
            </w:pPr>
            <w:r w:rsidRPr="00593022">
              <w:rPr>
                <w:rStyle w:val="TabelChar"/>
              </w:rPr>
              <w:t>Udfyld projektets risikotjekliste og vedlæg som bilag</w:t>
            </w:r>
            <w:r w:rsidR="00B00809" w:rsidRPr="00593022">
              <w:rPr>
                <w:rStyle w:val="TabelChar"/>
              </w:rPr>
              <w:t>.</w:t>
            </w:r>
            <w:r w:rsidR="0024719F" w:rsidRPr="00593022">
              <w:rPr>
                <w:rStyle w:val="TabelChar"/>
              </w:rPr>
              <w:t xml:space="preserve"> Du finder risikotjeklisten </w:t>
            </w:r>
            <w:hyperlink r:id="rId43" w:history="1">
              <w:r w:rsidR="0024719F" w:rsidRPr="00593022">
                <w:rPr>
                  <w:rStyle w:val="Hyperlink"/>
                </w:rPr>
                <w:t>her</w:t>
              </w:r>
            </w:hyperlink>
            <w:r w:rsidR="0024719F" w:rsidRPr="00593022">
              <w:rPr>
                <w:rStyle w:val="TabelChar"/>
              </w:rPr>
              <w:t>.</w:t>
            </w:r>
          </w:p>
        </w:tc>
      </w:tr>
      <w:bookmarkEnd w:id="589"/>
      <w:bookmarkEnd w:id="590"/>
    </w:tbl>
    <w:p w14:paraId="5969D8BE" w14:textId="77777777" w:rsidR="00E04A24" w:rsidRDefault="00E04A24" w:rsidP="0005577C">
      <w:pPr>
        <w:pStyle w:val="Brdtekst-eftertabel"/>
      </w:pPr>
    </w:p>
    <w:sectPr w:rsidR="00E04A24" w:rsidSect="003B70C9">
      <w:headerReference w:type="default" r:id="rId44"/>
      <w:footerReference w:type="default" r:id="rId45"/>
      <w:headerReference w:type="first" r:id="rId46"/>
      <w:footerReference w:type="first" r:id="rId47"/>
      <w:pgSz w:w="11906" w:h="16838" w:code="9"/>
      <w:pgMar w:top="1701" w:right="1134" w:bottom="1701" w:left="1134" w:header="851" w:footer="85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elle Sone Randrup" w:date="2022-06-27T13:12:00Z" w:initials="HR">
    <w:p w14:paraId="595D1BE3" w14:textId="3DE6DF90" w:rsidR="06C8E7B9" w:rsidRDefault="06C8E7B9">
      <w:r>
        <w:t>dobbelt - løbende og undervejs beskriver det samme.</w:t>
      </w:r>
      <w:r>
        <w:annotationRef/>
      </w:r>
    </w:p>
  </w:comment>
  <w:comment w:id="4" w:author="Monir Deni" w:date="2022-06-30T10:19:00Z" w:initials="MD">
    <w:p w14:paraId="1CE8954E" w14:textId="45F33908" w:rsidR="004F5141" w:rsidRDefault="004F5141">
      <w:pPr>
        <w:pStyle w:val="Kommentartekst"/>
      </w:pPr>
      <w:r>
        <w:rPr>
          <w:rStyle w:val="Kommentarhenvisning"/>
        </w:rPr>
        <w:annotationRef/>
      </w:r>
      <w:r w:rsidR="00EB0613">
        <w:t>Vi sletter løbende</w:t>
      </w:r>
    </w:p>
  </w:comment>
  <w:comment w:id="5" w:author="Mette Crisp Vestergaard" w:date="2022-07-13T10:05:00Z" w:initials="MCV">
    <w:p w14:paraId="6DDEA379" w14:textId="77777777" w:rsidR="007A2D18" w:rsidRDefault="007A2D18">
      <w:pPr>
        <w:pStyle w:val="Kommentartekst"/>
      </w:pPr>
      <w:r>
        <w:rPr>
          <w:rStyle w:val="Kommentarhenvisning"/>
        </w:rPr>
        <w:annotationRef/>
      </w:r>
      <w:r w:rsidR="0083655D">
        <w:t>Er dette en standard tekst i skabelonen?</w:t>
      </w:r>
    </w:p>
    <w:p w14:paraId="4472914E" w14:textId="5004603F" w:rsidR="006F7DDB" w:rsidRDefault="007A0CD3" w:rsidP="006F7DDB">
      <w:pPr>
        <w:pStyle w:val="Brdtekst"/>
      </w:pPr>
      <w:r>
        <w:t xml:space="preserve">Teksen </w:t>
      </w:r>
      <w:r w:rsidR="006F7DDB">
        <w:t>ville blive mere relevant hvis man skriver:</w:t>
      </w:r>
    </w:p>
    <w:p w14:paraId="0872A800" w14:textId="025FB8E4" w:rsidR="006F7DDB" w:rsidRPr="006F7DDB" w:rsidRDefault="006F7DDB" w:rsidP="006F7DDB">
      <w:pPr>
        <w:pStyle w:val="Brdtekst"/>
      </w:pPr>
      <w:r>
        <w:t>Da projektet er over 15</w:t>
      </w:r>
      <w:r w:rsidR="002A6B66">
        <w:t xml:space="preserve"> millioner kr.</w:t>
      </w:r>
      <w:r w:rsidR="00422821">
        <w:t xml:space="preserve"> skal der i starten af analysefasen </w:t>
      </w:r>
      <w:r w:rsidR="00147025">
        <w:t xml:space="preserve">aftales </w:t>
      </w:r>
      <w:r w:rsidR="005A4AEE">
        <w:t>tidspunktet</w:t>
      </w:r>
      <w:r w:rsidR="000E51C2">
        <w:t xml:space="preserve"> for risikovurdering med udgangspunkt i projekte</w:t>
      </w:r>
      <w:r w:rsidR="00D0475B">
        <w:t>t</w:t>
      </w:r>
      <w:r w:rsidR="000E51C2">
        <w:t>s plan</w:t>
      </w:r>
      <w:r w:rsidR="00D0475B">
        <w:t xml:space="preserve"> for analyse</w:t>
      </w:r>
      <w:r w:rsidR="00D32690">
        <w:t>fasen.</w:t>
      </w:r>
    </w:p>
  </w:comment>
  <w:comment w:id="6" w:author="Mia Pagh" w:date="2022-07-21T10:23:00Z" w:initials="MPJ">
    <w:p w14:paraId="333A5897" w14:textId="6406F88C" w:rsidR="00A70D85" w:rsidRDefault="00A70D85">
      <w:pPr>
        <w:pStyle w:val="Kommentartekst"/>
      </w:pPr>
      <w:r>
        <w:rPr>
          <w:rStyle w:val="Kommentarhenvisning"/>
        </w:rPr>
        <w:annotationRef/>
      </w:r>
      <w:r>
        <w:t xml:space="preserve">Det er standardtekst fra skabelon, ja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 w:author="Monika Bruus-Nielsen" w:date="2022-06-28T13:53:00Z" w:initials="MBN">
    <w:p w14:paraId="5F687CC7" w14:textId="77777777" w:rsidR="001E28BE" w:rsidRDefault="001E28BE" w:rsidP="001E28BE">
      <w:pPr>
        <w:pStyle w:val="Kommentartekst"/>
      </w:pPr>
      <w:r>
        <w:rPr>
          <w:rStyle w:val="Kommentarhenvisning"/>
        </w:rPr>
        <w:annotationRef/>
      </w:r>
      <w:r>
        <w:t xml:space="preserve">Det her kræver en gennemskrivning mere ift. letlæselighed. Gerne med inspiration fra ledelsesresuméet, som jeg synes endte meget fint. </w:t>
      </w:r>
    </w:p>
  </w:comment>
  <w:comment w:id="20" w:author="Monir Deni" w:date="2022-07-06T13:18:00Z" w:initials="MD">
    <w:p w14:paraId="636C7B3E" w14:textId="23B1CD01" w:rsidR="00BD35C1" w:rsidRDefault="00BD35C1">
      <w:pPr>
        <w:pStyle w:val="Kommentartekst"/>
      </w:pPr>
      <w:r>
        <w:rPr>
          <w:rStyle w:val="Kommentarhenvisning"/>
        </w:rPr>
        <w:annotationRef/>
      </w:r>
      <w:r>
        <w:t>Syntes personligt ikke at dette afsnit bør omskrives</w:t>
      </w:r>
    </w:p>
  </w:comment>
  <w:comment w:id="18" w:author="Helle Sone Randrup" w:date="2022-06-27T13:14:00Z" w:initials="HR">
    <w:p w14:paraId="004C32BC" w14:textId="57A5A907" w:rsidR="06C8E7B9" w:rsidRDefault="06C8E7B9">
      <w:r>
        <w:t>der ser ud til at mangle noget her ellers skal afsnit fjernes</w:t>
      </w:r>
      <w:r>
        <w:annotationRef/>
      </w:r>
    </w:p>
  </w:comment>
  <w:comment w:id="23" w:author="Mette Crisp Vestergaard" w:date="2022-07-13T12:38:00Z" w:initials="MCV">
    <w:p w14:paraId="1B66CEC7" w14:textId="77777777" w:rsidR="005E758D" w:rsidRDefault="005E758D" w:rsidP="005E758D">
      <w:pPr>
        <w:pStyle w:val="Kommentartekst"/>
      </w:pPr>
      <w:r>
        <w:rPr>
          <w:rStyle w:val="Kommentarhenvisning"/>
        </w:rPr>
        <w:annotationRef/>
      </w:r>
      <w:r>
        <w:t xml:space="preserve">Dette er mere en OBS til en huskeliste og hørerikke til ift. baggrund. </w:t>
      </w:r>
    </w:p>
    <w:p w14:paraId="28A119EB" w14:textId="52175660" w:rsidR="005E758D" w:rsidRDefault="005E758D" w:rsidP="005E758D">
      <w:pPr>
        <w:pStyle w:val="Kommentartekst"/>
      </w:pPr>
      <w:r>
        <w:t>Måske der er et andet sted i dokumentet det kan stå- ellers på en huskeliste.</w:t>
      </w:r>
    </w:p>
  </w:comment>
  <w:comment w:id="22" w:author="Mia Pagh" w:date="2022-07-22T10:36:00Z" w:initials="MPJ">
    <w:p w14:paraId="686A4276" w14:textId="17BA3DE4" w:rsidR="001B2B5F" w:rsidRDefault="001B2B5F">
      <w:pPr>
        <w:pStyle w:val="Kommentartekst"/>
      </w:pPr>
      <w:r>
        <w:rPr>
          <w:rStyle w:val="Kommentarhenvisning"/>
        </w:rPr>
        <w:annotationRef/>
      </w:r>
      <w:r>
        <w:t>Kommentar gemt til analyse</w:t>
      </w:r>
      <w:r w:rsidR="00F30A81">
        <w:t>fase</w:t>
      </w:r>
    </w:p>
  </w:comment>
  <w:comment w:id="27" w:author="Helle Sone Randrup" w:date="2022-06-27T13:17:00Z" w:initials="HR">
    <w:p w14:paraId="793B50BB" w14:textId="5263F0A4" w:rsidR="06C8E7B9" w:rsidRDefault="06C8E7B9">
      <w:r>
        <w:t>tjek afsnit/sideopdeling</w:t>
      </w:r>
      <w:r>
        <w:annotationRef/>
      </w:r>
    </w:p>
  </w:comment>
  <w:comment w:id="28" w:author="Monir Deni" w:date="2022-07-01T11:24:00Z" w:initials="MD">
    <w:p w14:paraId="00090208" w14:textId="5C55BC20" w:rsidR="00DD48AC" w:rsidRDefault="00DD48AC">
      <w:pPr>
        <w:pStyle w:val="Kommentartekst"/>
      </w:pPr>
      <w:r>
        <w:rPr>
          <w:rStyle w:val="Kommentarhenvisning"/>
        </w:rPr>
        <w:annotationRef/>
      </w:r>
      <w:r>
        <w:t>er fikset</w:t>
      </w:r>
    </w:p>
  </w:comment>
  <w:comment w:id="30" w:author="Jacob Brok" w:date="2022-07-07T14:04:00Z" w:initials="JB">
    <w:p w14:paraId="6651AA36" w14:textId="50861426" w:rsidR="00F47581" w:rsidRDefault="00F47581">
      <w:pPr>
        <w:pStyle w:val="Kommentartekst"/>
      </w:pPr>
      <w:r>
        <w:rPr>
          <w:rStyle w:val="Kommentarhenvisning"/>
        </w:rPr>
        <w:annotationRef/>
      </w:r>
      <w:r>
        <w:t>Dublet tekst. Samme som nedenfor</w:t>
      </w:r>
    </w:p>
  </w:comment>
  <w:comment w:id="31" w:author="Mette Crisp Vestergaard" w:date="2022-07-15T11:42:00Z" w:initials="MCV">
    <w:p w14:paraId="66385352" w14:textId="5AF0C6FB" w:rsidR="00716E91" w:rsidRDefault="00716E91">
      <w:pPr>
        <w:pStyle w:val="Kommentartekst"/>
      </w:pPr>
      <w:r>
        <w:rPr>
          <w:rStyle w:val="Kommentarhenvisning"/>
        </w:rPr>
        <w:annotationRef/>
      </w:r>
      <w:r>
        <w:t>Skal disse rettelse</w:t>
      </w:r>
      <w:r w:rsidR="002B3574">
        <w:t>r</w:t>
      </w:r>
      <w:r>
        <w:t xml:space="preserve"> kunne slå igennem andre steder?</w:t>
      </w:r>
      <w:r w:rsidR="00EA6049">
        <w:t xml:space="preserve"> Skal vi fx stille dem til rådighed – eller sende dem – til andre EU-lande?</w:t>
      </w:r>
    </w:p>
    <w:p w14:paraId="0F4A1409" w14:textId="7C13BD71" w:rsidR="00716E91" w:rsidRPr="00716E91" w:rsidRDefault="00716E91" w:rsidP="00716E91">
      <w:pPr>
        <w:pStyle w:val="Brdtekst"/>
      </w:pPr>
      <w:r>
        <w:t>Hvad hvis rettelsen betyder at de har overskredet tærske</w:t>
      </w:r>
      <w:r w:rsidR="009154AF">
        <w:t>len tidligere, hvad skal der så ske?</w:t>
      </w:r>
    </w:p>
  </w:comment>
  <w:comment w:id="32" w:author="Mia Pagh" w:date="2022-07-25T20:39:00Z" w:initials="MPJ">
    <w:p w14:paraId="7A2C65FB" w14:textId="5B20A7DB" w:rsidR="00375CF9" w:rsidRDefault="00375CF9">
      <w:pPr>
        <w:pStyle w:val="Kommentartekst"/>
      </w:pPr>
      <w:r>
        <w:rPr>
          <w:rStyle w:val="Kommentarhenvisning"/>
        </w:rPr>
        <w:annotationRef/>
      </w:r>
      <w:r>
        <w:t>Noteret til analysefase</w:t>
      </w:r>
    </w:p>
  </w:comment>
  <w:comment w:id="33" w:author="Mette Crisp Vestergaard" w:date="2022-07-15T11:48:00Z" w:initials="MCV">
    <w:p w14:paraId="74A89708" w14:textId="6AB5E655" w:rsidR="009A4AF2" w:rsidRDefault="009A4AF2">
      <w:pPr>
        <w:pStyle w:val="Kommentartekst"/>
      </w:pPr>
      <w:r>
        <w:rPr>
          <w:rStyle w:val="Kommentarhenvisning"/>
        </w:rPr>
        <w:annotationRef/>
      </w:r>
      <w:r>
        <w:t>Hvordan skal det forstås? Er det</w:t>
      </w:r>
      <w:r w:rsidR="00EA6049">
        <w:t>,</w:t>
      </w:r>
      <w:r>
        <w:t xml:space="preserve"> det medlems</w:t>
      </w:r>
      <w:r w:rsidR="00F87794">
        <w:t>land virksomheden kommer fra</w:t>
      </w:r>
      <w:r w:rsidR="00EA6049">
        <w:t>,</w:t>
      </w:r>
      <w:r w:rsidR="00F87794">
        <w:t xml:space="preserve"> eller er det alle EU-lande</w:t>
      </w:r>
      <w:r w:rsidR="00EA6049">
        <w:t>,</w:t>
      </w:r>
      <w:r w:rsidR="00397126">
        <w:t xml:space="preserve"> der skal have besked?</w:t>
      </w:r>
    </w:p>
  </w:comment>
  <w:comment w:id="34" w:author="Mia Pagh" w:date="2022-07-21T10:32:00Z" w:initials="MPJ">
    <w:p w14:paraId="76A02662" w14:textId="49E00BD6" w:rsidR="00F3623C" w:rsidRDefault="00F3623C">
      <w:pPr>
        <w:pStyle w:val="Kommentartekst"/>
      </w:pPr>
      <w:r>
        <w:rPr>
          <w:rStyle w:val="Kommentarhenvisning"/>
        </w:rPr>
        <w:annotationRef/>
      </w:r>
      <w:r>
        <w:t>Tilrettet</w:t>
      </w:r>
    </w:p>
  </w:comment>
  <w:comment w:id="35" w:author="Mette Crisp Vestergaard" w:date="2022-07-15T12:20:00Z" w:initials="MCV">
    <w:p w14:paraId="6ADA52BE" w14:textId="6FE74BCD" w:rsidR="00F92A52" w:rsidRDefault="00F92A52">
      <w:pPr>
        <w:pStyle w:val="Kommentartekst"/>
      </w:pPr>
      <w:r>
        <w:rPr>
          <w:rStyle w:val="Kommentarhenvisning"/>
        </w:rPr>
        <w:annotationRef/>
      </w:r>
      <w:r>
        <w:t>Indarbejdet i listen for hhv. danske virksomheder og andre EU</w:t>
      </w:r>
      <w:r w:rsidR="00684303">
        <w:t>-</w:t>
      </w:r>
      <w:r w:rsidR="00520084">
        <w:t>virksomheder</w:t>
      </w:r>
    </w:p>
  </w:comment>
  <w:comment w:id="36" w:author="Mia Pagh" w:date="2022-07-05T16:22:00Z" w:initials="MPJ">
    <w:p w14:paraId="62358E07" w14:textId="0F4BDEC0" w:rsidR="00FC1F89" w:rsidRDefault="00C75B30" w:rsidP="00FC1F89">
      <w:pPr>
        <w:pStyle w:val="Kommentartekst"/>
      </w:pPr>
      <w:r>
        <w:rPr>
          <w:rStyle w:val="Kommentarhenvisning"/>
        </w:rPr>
        <w:annotationRef/>
      </w:r>
      <w:r>
        <w:t>Monika</w:t>
      </w:r>
      <w:r w:rsidR="00FC1F89">
        <w:t>, DigiPof</w:t>
      </w:r>
      <w:r>
        <w:t xml:space="preserve">: </w:t>
      </w:r>
      <w:r w:rsidR="00FC1F89">
        <w:t>Skriv ind som en del af baggrunden, helt kort.</w:t>
      </w:r>
    </w:p>
    <w:p w14:paraId="093CDB1B" w14:textId="3B968B12" w:rsidR="00C75B30" w:rsidRDefault="00C75B30">
      <w:pPr>
        <w:pStyle w:val="Kommentartekst"/>
      </w:pPr>
    </w:p>
  </w:comment>
  <w:comment w:id="37" w:author="Mette Crisp Vestergaard" w:date="2022-07-15T12:20:00Z" w:initials="MCV">
    <w:p w14:paraId="4E34C66D" w14:textId="59F79CB3" w:rsidR="00520084" w:rsidRDefault="00520084">
      <w:pPr>
        <w:pStyle w:val="Kommentartekst"/>
      </w:pPr>
      <w:r>
        <w:rPr>
          <w:rStyle w:val="Kommentarhenvisning"/>
        </w:rPr>
        <w:annotationRef/>
      </w:r>
      <w:r>
        <w:t>Er flyttet ned efter næste afsnit og tilrettet en smule</w:t>
      </w:r>
      <w:r w:rsidR="00FB6B66">
        <w:t>.</w:t>
      </w:r>
    </w:p>
  </w:comment>
  <w:comment w:id="38" w:author="Mette Crisp Vestergaard" w:date="2022-07-15T12:12:00Z" w:initials="MCV">
    <w:p w14:paraId="4D401B40" w14:textId="28E3665E" w:rsidR="00DE00F3" w:rsidRDefault="00DE00F3">
      <w:pPr>
        <w:pStyle w:val="Kommentartekst"/>
      </w:pPr>
      <w:r>
        <w:rPr>
          <w:rStyle w:val="Kommentarhenvisning"/>
        </w:rPr>
        <w:annotationRef/>
      </w:r>
      <w:r>
        <w:t>Man kunne overveje helt at droppe dette. Det giver lidt sig selv at man er nød</w:t>
      </w:r>
      <w:r w:rsidR="00FB6B66">
        <w:t>t</w:t>
      </w:r>
      <w:r>
        <w:t xml:space="preserve"> til at have et estimat og der henvises også til bilag D</w:t>
      </w:r>
      <w:r w:rsidR="00E914DD">
        <w:t xml:space="preserve"> ovenfor</w:t>
      </w:r>
      <w:r>
        <w:t>.</w:t>
      </w:r>
    </w:p>
  </w:comment>
  <w:comment w:id="39" w:author="Jacob Brok [2]" w:date="2022-07-25T12:30:00Z" w:initials="JB">
    <w:p w14:paraId="79D7B0C3" w14:textId="75A485AB" w:rsidR="0099190E" w:rsidRDefault="0099190E">
      <w:pPr>
        <w:pStyle w:val="Kommentartekst"/>
      </w:pPr>
      <w:r>
        <w:rPr>
          <w:rStyle w:val="Kommentarhenvisning"/>
        </w:rPr>
        <w:annotationRef/>
      </w:r>
      <w:r w:rsidR="00565323">
        <w:t>Fastholder tek</w:t>
      </w:r>
      <w:r w:rsidR="00884074">
        <w:t>sten for at forklare behovet for estimat, men ja det kan udelades</w:t>
      </w:r>
    </w:p>
  </w:comment>
  <w:comment w:id="40" w:author="Jacob Brok [2]" w:date="2022-07-25T12:32:00Z" w:initials="JB">
    <w:p w14:paraId="681BF226" w14:textId="13259292" w:rsidR="00884074" w:rsidRDefault="00884074">
      <w:pPr>
        <w:pStyle w:val="Kommentartekst"/>
      </w:pPr>
      <w:r>
        <w:rPr>
          <w:rStyle w:val="Kommentarhenvisning"/>
        </w:rPr>
        <w:annotationRef/>
      </w:r>
    </w:p>
  </w:comment>
  <w:comment w:id="42" w:author="Mette Crisp Vestergaard" w:date="2022-07-15T12:29:00Z" w:initials="MCV">
    <w:p w14:paraId="1C0C4DA6" w14:textId="77777777" w:rsidR="00D711E3" w:rsidRDefault="00D711E3" w:rsidP="00D711E3">
      <w:pPr>
        <w:pStyle w:val="Kommentartekst"/>
      </w:pPr>
      <w:r>
        <w:rPr>
          <w:rStyle w:val="Kommentarhenvisning"/>
        </w:rPr>
        <w:annotationRef/>
      </w:r>
      <w:r>
        <w:t xml:space="preserve">Der er vel ikke et krav fra EU om landene skal have en OSM2-løsning, kun at de skal kunne administrere efter reglerne? </w:t>
      </w:r>
    </w:p>
    <w:p w14:paraId="1361CE98" w14:textId="1F0B9C5E" w:rsidR="00D711E3" w:rsidRDefault="00D711E3" w:rsidP="00D711E3">
      <w:pPr>
        <w:pStyle w:val="Kommentartekst"/>
      </w:pPr>
      <w:r>
        <w:t>De stiller vel heller ikke direkte krav om en løsning i forbindelse med SMV- direktivet, men at der er et krav om, at vi skal kunne administrere efter reglerne?</w:t>
      </w:r>
    </w:p>
  </w:comment>
  <w:comment w:id="43" w:author="Jacob Brok [2]" w:date="2022-07-25T12:33:00Z" w:initials="JB">
    <w:p w14:paraId="2209B70F" w14:textId="28652363" w:rsidR="0069600A" w:rsidRDefault="0069600A">
      <w:pPr>
        <w:pStyle w:val="Kommentartekst"/>
      </w:pPr>
      <w:r>
        <w:rPr>
          <w:rStyle w:val="Kommentarhenvisning"/>
        </w:rPr>
        <w:annotationRef/>
      </w:r>
      <w:r w:rsidR="00D65987">
        <w:t>Naturligvis skal vi administ</w:t>
      </w:r>
      <w:r w:rsidR="000C550B">
        <w:t>rere efter reglerne, men dette kan ikke lade sig goere uden e</w:t>
      </w:r>
      <w:r w:rsidR="001610D6">
        <w:t xml:space="preserve">n OSM loesning. </w:t>
      </w:r>
    </w:p>
    <w:p w14:paraId="1064AF00" w14:textId="65FC7B0E" w:rsidR="00770624" w:rsidRPr="00770624" w:rsidRDefault="00770624" w:rsidP="00770624">
      <w:pPr>
        <w:pStyle w:val="Brdtekst"/>
      </w:pPr>
    </w:p>
  </w:comment>
  <w:comment w:id="44" w:author="Mia Pagh" w:date="2022-07-22T11:21:00Z" w:initials="MPJ">
    <w:p w14:paraId="58510FA5" w14:textId="1DF839AC" w:rsidR="005C35DE" w:rsidRDefault="005C35DE">
      <w:pPr>
        <w:pStyle w:val="Kommentartekst"/>
      </w:pPr>
      <w:r>
        <w:rPr>
          <w:rStyle w:val="Kommentarhenvisning"/>
        </w:rPr>
        <w:annotationRef/>
      </w:r>
      <w:r>
        <w:t>tilføjet</w:t>
      </w:r>
    </w:p>
  </w:comment>
  <w:comment w:id="45" w:author="Mette Crisp Vestergaard" w:date="2022-07-18T15:29:00Z" w:initials="MCV">
    <w:p w14:paraId="632F008B" w14:textId="77777777" w:rsidR="004E54C4" w:rsidRDefault="004E54C4" w:rsidP="004E54C4">
      <w:pPr>
        <w:pStyle w:val="Kommentartekst"/>
      </w:pPr>
      <w:r>
        <w:rPr>
          <w:rStyle w:val="Kommentarhenvisning"/>
        </w:rPr>
        <w:annotationRef/>
      </w:r>
      <w:r>
        <w:rPr>
          <w:rStyle w:val="Kommentarhenvisning"/>
        </w:rPr>
        <w:annotationRef/>
      </w:r>
      <w:r>
        <w:rPr>
          <w:noProof/>
        </w:rPr>
        <w:t>Er der valgt hvilket scenarie der arbejdes videre med? Hvis ja, bør det nævnes her et sted klart og tydeligt.</w:t>
      </w:r>
    </w:p>
    <w:p w14:paraId="27E2643B" w14:textId="1D34CA70" w:rsidR="004E54C4" w:rsidRDefault="004E54C4">
      <w:pPr>
        <w:pStyle w:val="Kommentartekst"/>
      </w:pPr>
    </w:p>
  </w:comment>
  <w:comment w:id="46" w:author="Mia Pagh" w:date="2022-07-21T10:42:00Z" w:initials="MPJ">
    <w:p w14:paraId="150B04BE" w14:textId="18CEB6E2" w:rsidR="00B6438A" w:rsidRDefault="00B6438A">
      <w:pPr>
        <w:pStyle w:val="Kommentartekst"/>
      </w:pPr>
      <w:r>
        <w:rPr>
          <w:rStyle w:val="Kommentarhenvisning"/>
        </w:rPr>
        <w:annotationRef/>
      </w:r>
      <w:r>
        <w:t>Tilføjet</w:t>
      </w:r>
      <w:r w:rsidR="0045342F">
        <w:t>.</w:t>
      </w:r>
    </w:p>
  </w:comment>
  <w:comment w:id="47" w:author="Mette Crisp Vestergaard" w:date="2022-07-15T12:57:00Z" w:initials="MCV">
    <w:p w14:paraId="4691475D" w14:textId="05F9062D" w:rsidR="0019680F" w:rsidRDefault="0019680F">
      <w:pPr>
        <w:pStyle w:val="Kommentartekst"/>
      </w:pPr>
      <w:r>
        <w:rPr>
          <w:rStyle w:val="Kommentarhenvisning"/>
        </w:rPr>
        <w:annotationRef/>
      </w:r>
      <w:r>
        <w:t xml:space="preserve">Kan der komme de rigtige henvisninger for hvert scenarie i stedet for et </w:t>
      </w:r>
      <w:r w:rsidR="0094521D">
        <w:t>”eksempelvis”?</w:t>
      </w:r>
    </w:p>
  </w:comment>
  <w:comment w:id="48" w:author="Mia Pagh" w:date="2022-07-26T12:29:00Z" w:initials="MP">
    <w:p w14:paraId="1F3AD1D4" w14:textId="6934E8E0" w:rsidR="00BC0792" w:rsidRDefault="00BC0792">
      <w:pPr>
        <w:pStyle w:val="Kommentartekst"/>
      </w:pPr>
      <w:r>
        <w:rPr>
          <w:rStyle w:val="Kommentarhenvisning"/>
        </w:rPr>
        <w:annotationRef/>
      </w:r>
      <w:r>
        <w:t>Tilføjet under hvert kriterie</w:t>
      </w:r>
    </w:p>
  </w:comment>
  <w:comment w:id="49" w:author="Helene O'Sullivan" w:date="2022-06-28T09:22:00Z" w:initials="HO">
    <w:p w14:paraId="1CC22CC3" w14:textId="098B0077" w:rsidR="3EB6356F" w:rsidRDefault="3EB6356F">
      <w:r>
        <w:t>jeg tror vi skal mere ind til kernen i dette tabel end alle detaljerne?</w:t>
      </w:r>
      <w:r>
        <w:annotationRef/>
      </w:r>
    </w:p>
  </w:comment>
  <w:comment w:id="50" w:author="Kasper Skaaning" w:date="2022-07-06T09:05:00Z" w:initials="KS">
    <w:p w14:paraId="5414A50B" w14:textId="1CF03B23" w:rsidR="006642F2" w:rsidRDefault="006642F2">
      <w:pPr>
        <w:pStyle w:val="Kommentartekst"/>
      </w:pPr>
      <w:r>
        <w:rPr>
          <w:rStyle w:val="Kommentarhenvisning"/>
        </w:rPr>
        <w:annotationRef/>
      </w:r>
      <w:r>
        <w:t>Opdateret</w:t>
      </w:r>
    </w:p>
  </w:comment>
  <w:comment w:id="51" w:author="Monika Bruus-Nielsen" w:date="2022-06-28T10:40:00Z" w:initials="MBN">
    <w:p w14:paraId="520D66B0" w14:textId="77777777" w:rsidR="00592481" w:rsidRDefault="00592481" w:rsidP="00592481">
      <w:pPr>
        <w:pStyle w:val="Kommentartekst"/>
      </w:pPr>
      <w:r>
        <w:rPr>
          <w:rStyle w:val="Kommentarhenvisning"/>
        </w:rPr>
        <w:annotationRef/>
      </w:r>
      <w:r>
        <w:t>Der står 13 i ledelsesresumeet?</w:t>
      </w:r>
    </w:p>
  </w:comment>
  <w:comment w:id="52" w:author="Kasper Skaaning" w:date="2022-07-06T09:05:00Z" w:initials="KS">
    <w:p w14:paraId="1B53FF05" w14:textId="5C4BFF40" w:rsidR="006642F2" w:rsidRDefault="006642F2">
      <w:pPr>
        <w:pStyle w:val="Kommentartekst"/>
      </w:pPr>
      <w:r>
        <w:rPr>
          <w:rStyle w:val="Kommentarhenvisning"/>
        </w:rPr>
        <w:annotationRef/>
      </w:r>
      <w:r>
        <w:t>Kan se, at de 13 er fjernet fra ledelsesresumeet. Det er 14 måneder</w:t>
      </w:r>
    </w:p>
  </w:comment>
  <w:comment w:id="53" w:author="Mette Crisp Vestergaard" w:date="2022-07-19T12:17:00Z" w:initials="MCV">
    <w:p w14:paraId="56904F9A" w14:textId="7007D71D" w:rsidR="008F71DE" w:rsidRDefault="008F71DE">
      <w:pPr>
        <w:pStyle w:val="Kommentartekst"/>
      </w:pPr>
      <w:r>
        <w:rPr>
          <w:rStyle w:val="Kommentarhenvisning"/>
        </w:rPr>
        <w:annotationRef/>
      </w:r>
      <w:r>
        <w:t>Er disse risici dækkende fra et forretningsmæssigt perspektiv? Vi lægger vel vægt på at løsningen leveres til tiden, at den indeholder den rette og brugervenlig funktionalitet, at den opfylder og gør det muligt at administrere efter ordningens krav og uden at det bliver for ressourcetungt, at den optimerer arbejdsgangene, at den sikrer mod svig osv.</w:t>
      </w:r>
    </w:p>
  </w:comment>
  <w:comment w:id="54" w:author="Mia Pagh" w:date="2022-07-26T09:13:00Z" w:initials="MPJ">
    <w:p w14:paraId="2E61359E" w14:textId="273C29B8" w:rsidR="00086D84" w:rsidRDefault="00086D84">
      <w:pPr>
        <w:pStyle w:val="Kommentartekst"/>
      </w:pPr>
      <w:r>
        <w:rPr>
          <w:rStyle w:val="Kommentarhenvisning"/>
        </w:rPr>
        <w:annotationRef/>
      </w:r>
      <w:r>
        <w:t>Begge scenarier løser det forretningsmæssige lige godt</w:t>
      </w:r>
      <w:r w:rsidR="00DC1223">
        <w:t xml:space="preserve">, hvorfor de ikke er medtaget her. </w:t>
      </w:r>
    </w:p>
  </w:comment>
  <w:comment w:id="55" w:author="Mette Crisp Vestergaard" w:date="2022-07-19T12:17:00Z" w:initials="MCV">
    <w:p w14:paraId="57532077" w14:textId="77777777" w:rsidR="008F71DE" w:rsidRDefault="008F71DE" w:rsidP="008F71DE">
      <w:pPr>
        <w:pStyle w:val="Kommentartekst"/>
      </w:pPr>
      <w:r>
        <w:rPr>
          <w:rStyle w:val="Kommentarhenvisning"/>
        </w:rPr>
        <w:annotationRef/>
      </w:r>
      <w:r>
        <w:rPr>
          <w:rStyle w:val="Kommentarhenvisning"/>
        </w:rPr>
        <w:annotationRef/>
      </w:r>
      <w:r>
        <w:t>Der skal sikres overensstemmelse mellem de risici her og de der er beskrevet andet steds i dokumentet fx afsnit 2.4</w:t>
      </w:r>
    </w:p>
    <w:p w14:paraId="50D37581" w14:textId="2B1162ED" w:rsidR="008F71DE" w:rsidRDefault="008F71DE">
      <w:pPr>
        <w:pStyle w:val="Kommentartekst"/>
      </w:pPr>
    </w:p>
  </w:comment>
  <w:comment w:id="57" w:author="Helene O'Sullivan" w:date="2022-06-28T09:20:00Z" w:initials="HO">
    <w:p w14:paraId="48987498" w14:textId="02F3D983" w:rsidR="3EB6356F" w:rsidRDefault="3EB6356F">
      <w:r>
        <w:t>udseende af tabel</w:t>
      </w:r>
      <w:r>
        <w:annotationRef/>
      </w:r>
    </w:p>
  </w:comment>
  <w:comment w:id="58" w:author="Mette Crisp Vestergaard" w:date="2022-07-15T13:34:00Z" w:initials="MCV">
    <w:p w14:paraId="34132BF3" w14:textId="5363ED72" w:rsidR="004E3EE8" w:rsidRDefault="004E3EE8">
      <w:pPr>
        <w:pStyle w:val="Kommentartekst"/>
      </w:pPr>
      <w:r>
        <w:rPr>
          <w:rStyle w:val="Kommentarhenvisning"/>
        </w:rPr>
        <w:annotationRef/>
      </w:r>
      <w:r>
        <w:t xml:space="preserve">Hvis det er en risiko, så skal den tilføjes </w:t>
      </w:r>
      <w:r w:rsidR="00BB7573">
        <w:t xml:space="preserve">oven for under risici. Men </w:t>
      </w:r>
      <w:r w:rsidR="0039281F">
        <w:t>er</w:t>
      </w:r>
      <w:r w:rsidR="00BB7573">
        <w:t xml:space="preserve"> EU-kommunikationen </w:t>
      </w:r>
      <w:r w:rsidR="0039281F">
        <w:t>ikke</w:t>
      </w:r>
      <w:r w:rsidR="00BB7573">
        <w:t xml:space="preserve"> lige kompleks uanset om det er i scenarie 1 eller 2</w:t>
      </w:r>
      <w:r w:rsidR="00481D95">
        <w:t>?</w:t>
      </w:r>
    </w:p>
  </w:comment>
  <w:comment w:id="59" w:author="Mette Crisp Vestergaard" w:date="2022-07-15T13:55:00Z" w:initials="MCV">
    <w:p w14:paraId="6C959D49" w14:textId="28ABAB7D" w:rsidR="00FA7A3A" w:rsidRDefault="00FA7A3A">
      <w:pPr>
        <w:pStyle w:val="Kommentartekst"/>
      </w:pPr>
      <w:r>
        <w:rPr>
          <w:rStyle w:val="Kommentarhenvisning"/>
        </w:rPr>
        <w:annotationRef/>
      </w:r>
      <w:r>
        <w:t>Hører vist ikke til under snitflader og datamodeller</w:t>
      </w:r>
    </w:p>
  </w:comment>
  <w:comment w:id="60" w:author="Mia Pagh" w:date="2022-07-26T09:26:00Z" w:initials="MPJ">
    <w:p w14:paraId="4D4B02B0" w14:textId="3E4E2FD5" w:rsidR="00A00C5D" w:rsidRDefault="00A00C5D">
      <w:pPr>
        <w:pStyle w:val="Kommentartekst"/>
      </w:pPr>
      <w:r>
        <w:rPr>
          <w:rStyle w:val="Kommentarhenvisning"/>
        </w:rPr>
        <w:annotationRef/>
      </w:r>
      <w:r>
        <w:t>Overskrift omdøbt</w:t>
      </w:r>
    </w:p>
  </w:comment>
  <w:comment w:id="61" w:author="Mette Crisp Vestergaard" w:date="2022-07-15T13:57:00Z" w:initials="MCV">
    <w:p w14:paraId="4BC5AFB0" w14:textId="1AB7ABE5" w:rsidR="004A6020" w:rsidRDefault="004A6020">
      <w:pPr>
        <w:pStyle w:val="Kommentartekst"/>
      </w:pPr>
      <w:r>
        <w:rPr>
          <w:rStyle w:val="Kommentarhenvisning"/>
        </w:rPr>
        <w:annotationRef/>
      </w:r>
      <w:r w:rsidR="00DB0EE1">
        <w:t>Datamodeller?</w:t>
      </w:r>
    </w:p>
  </w:comment>
  <w:comment w:id="62" w:author="Mette Crisp Vestergaard" w:date="2022-07-15T13:53:00Z" w:initials="MCV">
    <w:p w14:paraId="43063A0C" w14:textId="569437AD" w:rsidR="0060106D" w:rsidRDefault="0060106D">
      <w:pPr>
        <w:pStyle w:val="Kommentartekst"/>
      </w:pPr>
      <w:r>
        <w:rPr>
          <w:rStyle w:val="Kommentarhenvisning"/>
        </w:rPr>
        <w:annotationRef/>
      </w:r>
      <w:r>
        <w:t>Meget præcist</w:t>
      </w:r>
      <w:r w:rsidR="003917D5">
        <w:t xml:space="preserve"> – er det ikke et estimat? Hvis så skal der stå at det estimeres at…</w:t>
      </w:r>
    </w:p>
  </w:comment>
  <w:comment w:id="63" w:author="Mette Crisp Vestergaard" w:date="2022-07-15T13:54:00Z" w:initials="MCV">
    <w:p w14:paraId="6B10EF88" w14:textId="64199A15" w:rsidR="003917D5" w:rsidRDefault="003917D5">
      <w:pPr>
        <w:pStyle w:val="Kommentartekst"/>
      </w:pPr>
      <w:r>
        <w:rPr>
          <w:rStyle w:val="Kommentarhenvisning"/>
        </w:rPr>
        <w:annotationRef/>
      </w:r>
      <w:r>
        <w:t>Meget præcist – er det ikke et estimat? Hvis så skal der stå at det estimeres at…</w:t>
      </w:r>
    </w:p>
  </w:comment>
  <w:comment w:id="56" w:author="Mette Crisp Vestergaard" w:date="2022-07-15T13:46:00Z" w:initials="MCV">
    <w:p w14:paraId="35194A5E" w14:textId="3730ADB3" w:rsidR="00F6216F" w:rsidRDefault="000356C8" w:rsidP="00F6216F">
      <w:pPr>
        <w:pStyle w:val="Kommentartekst"/>
      </w:pPr>
      <w:r>
        <w:rPr>
          <w:rStyle w:val="Kommentarhenvisning"/>
        </w:rPr>
        <w:annotationRef/>
      </w:r>
      <w:r w:rsidR="00F6216F">
        <w:t>T</w:t>
      </w:r>
      <w:r w:rsidR="00DF6C06">
        <w:t xml:space="preserve">abellen fra </w:t>
      </w:r>
      <w:r w:rsidR="00F6216F">
        <w:t>her, hvor den opdeles</w:t>
      </w:r>
      <w:r w:rsidR="00DF6C06">
        <w:t xml:space="preserve"> i fordele og ulemper er </w:t>
      </w:r>
      <w:r w:rsidR="0029447A">
        <w:t>noget</w:t>
      </w:r>
      <w:r w:rsidR="00DF6C06">
        <w:t xml:space="preserve"> rodet</w:t>
      </w:r>
      <w:r w:rsidR="00EB526E">
        <w:t>.</w:t>
      </w:r>
      <w:r w:rsidR="00F6216F" w:rsidRPr="00F6216F">
        <w:t xml:space="preserve"> </w:t>
      </w:r>
      <w:r w:rsidR="00AA48DD">
        <w:t>Det bør</w:t>
      </w:r>
      <w:r w:rsidR="00F6216F">
        <w:t xml:space="preserve"> gennemarbejdes noget mere. </w:t>
      </w:r>
    </w:p>
    <w:p w14:paraId="242623BB" w14:textId="2646D6C9" w:rsidR="00F6216F" w:rsidRDefault="00F6216F" w:rsidP="00F6216F">
      <w:pPr>
        <w:pStyle w:val="Kommentartekst"/>
      </w:pPr>
      <w:r>
        <w:t>Det er bl.a. meget mærkeligt når man læser tabellen og den pludselig er opdelt i fire kolonner i stedet for to.</w:t>
      </w:r>
    </w:p>
    <w:p w14:paraId="19A6AD32" w14:textId="02773AEA" w:rsidR="000356C8" w:rsidRDefault="00EB526E">
      <w:pPr>
        <w:pStyle w:val="Kommentartekst"/>
      </w:pPr>
      <w:r>
        <w:t xml:space="preserve"> Flere ting nævnes som ri</w:t>
      </w:r>
      <w:r w:rsidR="008B16FE">
        <w:t>s</w:t>
      </w:r>
      <w:r>
        <w:t>i</w:t>
      </w:r>
      <w:r w:rsidR="008B16FE">
        <w:t>c</w:t>
      </w:r>
      <w:r>
        <w:t>i, men de burde jo stå under ri</w:t>
      </w:r>
      <w:r w:rsidR="008B16FE">
        <w:t>s</w:t>
      </w:r>
      <w:r>
        <w:t>i</w:t>
      </w:r>
      <w:r w:rsidR="008B16FE">
        <w:t>c</w:t>
      </w:r>
      <w:r>
        <w:t>i i stedet for</w:t>
      </w:r>
      <w:r w:rsidR="00EA0357">
        <w:t>,</w:t>
      </w:r>
      <w:r w:rsidR="00BC7161">
        <w:t xml:space="preserve"> hvis det er ri</w:t>
      </w:r>
      <w:r w:rsidR="008B16FE">
        <w:t>s</w:t>
      </w:r>
      <w:r w:rsidR="00BC7161">
        <w:t>i</w:t>
      </w:r>
      <w:r w:rsidR="008B16FE">
        <w:t>c</w:t>
      </w:r>
      <w:r w:rsidR="00BC7161">
        <w:t xml:space="preserve">i. Det kan fx heller ikke være en fordel ved scenarie 1 at noget skal udvikles </w:t>
      </w:r>
      <w:r w:rsidR="00BC7161" w:rsidRPr="00147918">
        <w:rPr>
          <w:u w:val="single"/>
        </w:rPr>
        <w:t>uafhængigt</w:t>
      </w:r>
      <w:r w:rsidR="00BC7161">
        <w:t xml:space="preserve"> af OSM2.</w:t>
      </w:r>
      <w:r w:rsidR="00147918">
        <w:t xml:space="preserve"> </w:t>
      </w:r>
      <w:r w:rsidR="00E77D69">
        <w:t>Under snitflader og datamodeller står pludselig noget om funktionalitet</w:t>
      </w:r>
      <w:r w:rsidR="004A25D8">
        <w:t xml:space="preserve">. </w:t>
      </w:r>
    </w:p>
    <w:p w14:paraId="5E5D47E9" w14:textId="348C856A" w:rsidR="00EA0357" w:rsidRPr="00EA0357" w:rsidRDefault="00EA0357" w:rsidP="00EA0357">
      <w:pPr>
        <w:pStyle w:val="Brdtekst"/>
      </w:pPr>
      <w:r>
        <w:t xml:space="preserve">Jeg vil anbefale at man går væk fra fordele/ ulemper og holder sig til det der er relevant for </w:t>
      </w:r>
      <w:r w:rsidR="008B16FE">
        <w:t xml:space="preserve">de enkelte </w:t>
      </w:r>
      <w:r>
        <w:t>kriterie</w:t>
      </w:r>
      <w:r w:rsidR="008B16FE">
        <w:t>r</w:t>
      </w:r>
      <w:r>
        <w:t>.</w:t>
      </w:r>
    </w:p>
  </w:comment>
  <w:comment w:id="70" w:author="Mette Crisp Vestergaard" w:date="2022-07-18T11:56:00Z" w:initials="MCV">
    <w:p w14:paraId="2F7EA976" w14:textId="5E449C78" w:rsidR="00B21010" w:rsidRDefault="00B21010" w:rsidP="0012440B">
      <w:pPr>
        <w:pStyle w:val="Kommentartekst"/>
      </w:pPr>
      <w:r>
        <w:rPr>
          <w:rStyle w:val="Kommentarhenvisning"/>
        </w:rPr>
        <w:annotationRef/>
      </w:r>
      <w:r w:rsidR="00F56EBD">
        <w:t xml:space="preserve">Selvom man har valgt </w:t>
      </w:r>
      <w:r w:rsidR="000166A0">
        <w:t xml:space="preserve">at afsnittet om gevinster </w:t>
      </w:r>
      <w:r w:rsidR="00F56EBD">
        <w:t>genbesøges</w:t>
      </w:r>
      <w:r w:rsidR="000166A0">
        <w:t xml:space="preserve"> i analysefasen</w:t>
      </w:r>
      <w:r w:rsidR="00473D2D">
        <w:t xml:space="preserve">, </w:t>
      </w:r>
      <w:r w:rsidR="00F56EBD">
        <w:t xml:space="preserve">bør det fremstå på en måde, så styregruppen kan godkende </w:t>
      </w:r>
      <w:r w:rsidR="00473D2D">
        <w:t>afsnittet i en foreløbig form.</w:t>
      </w:r>
      <w:r w:rsidR="0012440B">
        <w:t xml:space="preserve"> Det er derfor tilrettet en smule</w:t>
      </w:r>
      <w:r w:rsidR="0076045D">
        <w:t>.</w:t>
      </w:r>
    </w:p>
  </w:comment>
  <w:comment w:id="75" w:author="Helene O'Sullivan" w:date="2022-06-28T10:57:00Z" w:initials="HO">
    <w:p w14:paraId="51E919FF" w14:textId="752FFADA" w:rsidR="3EB6356F" w:rsidRDefault="3EB6356F">
      <w:r>
        <w:t>er dette "det årlige driftsestimat for perioden 2024-2031 er estimeret til 18-22% ift. det samlede udviklingsestimat?</w:t>
      </w:r>
      <w:r>
        <w:annotationRef/>
      </w:r>
      <w:r w:rsidR="0039453B">
        <w:t xml:space="preserve"> - </w:t>
      </w:r>
    </w:p>
  </w:comment>
  <w:comment w:id="76" w:author="Monir Deni" w:date="2022-06-30T10:32:00Z" w:initials="MD">
    <w:p w14:paraId="6F96AF59" w14:textId="286DAC93" w:rsidR="0039453B" w:rsidRDefault="0039453B">
      <w:pPr>
        <w:pStyle w:val="Kommentartekst"/>
      </w:pPr>
      <w:r>
        <w:rPr>
          <w:rStyle w:val="Kommentarhenvisning"/>
        </w:rPr>
        <w:annotationRef/>
      </w:r>
      <w:r>
        <w:t>Kasper bør se på denne</w:t>
      </w:r>
    </w:p>
  </w:comment>
  <w:comment w:id="77" w:author="Kasper Skaaning" w:date="2022-07-06T09:17:00Z" w:initials="KS">
    <w:p w14:paraId="0A56EEF8" w14:textId="51BA3B19" w:rsidR="005B0F11" w:rsidRDefault="005B0F11">
      <w:pPr>
        <w:pStyle w:val="Kommentartekst"/>
      </w:pPr>
      <w:r>
        <w:rPr>
          <w:rStyle w:val="Kommentarhenvisning"/>
        </w:rPr>
        <w:annotationRef/>
      </w:r>
      <w:r>
        <w:t>Den er god nok</w:t>
      </w:r>
    </w:p>
  </w:comment>
  <w:comment w:id="80" w:author="Helle Sone Randrup" w:date="2022-06-28T15:26:00Z" w:initials="HR">
    <w:p w14:paraId="50D2963A" w14:textId="7376DE04" w:rsidR="3EB6356F" w:rsidRDefault="3EB6356F">
      <w:r>
        <w:t>der fremgår andet årstal i øvrige dokumenter</w:t>
      </w:r>
      <w:r>
        <w:annotationRef/>
      </w:r>
    </w:p>
  </w:comment>
  <w:comment w:id="78" w:author="Monir Deni" w:date="2022-06-30T10:30:00Z" w:initials="MD">
    <w:p w14:paraId="0AEC58D3" w14:textId="627946E1" w:rsidR="009925D1" w:rsidRDefault="009925D1">
      <w:pPr>
        <w:pStyle w:val="Kommentartekst"/>
      </w:pPr>
      <w:r>
        <w:rPr>
          <w:rStyle w:val="Kommentarhenvisning"/>
        </w:rPr>
        <w:annotationRef/>
      </w:r>
      <w:r>
        <w:t>25-3</w:t>
      </w:r>
      <w:r w:rsidR="00182F0A">
        <w:t>2</w:t>
      </w:r>
      <w:r>
        <w:t xml:space="preserve"> skal konskevensrettes i dokumentet</w:t>
      </w:r>
    </w:p>
  </w:comment>
  <w:comment w:id="79" w:author="Mia Pagh" w:date="2022-07-11T09:53:00Z" w:initials="MPJ">
    <w:p w14:paraId="40CDDF16" w14:textId="313B1EC0" w:rsidR="005318AE" w:rsidRDefault="005318AE">
      <w:pPr>
        <w:pStyle w:val="Kommentartekst"/>
      </w:pPr>
      <w:r>
        <w:rPr>
          <w:rStyle w:val="Kommentarhenvisning"/>
        </w:rPr>
        <w:annotationRef/>
      </w:r>
      <w:r>
        <w:t>Søgning er foretaget</w:t>
      </w:r>
    </w:p>
  </w:comment>
  <w:comment w:id="81" w:author="Kasper Skaaning" w:date="2022-07-06T09:20:00Z" w:initials="KS">
    <w:p w14:paraId="5918D33B" w14:textId="7889B94A" w:rsidR="005B6E9C" w:rsidRDefault="005B6E9C">
      <w:pPr>
        <w:pStyle w:val="Kommentartekst"/>
      </w:pPr>
      <w:r>
        <w:rPr>
          <w:rStyle w:val="Kommentarhenvisning"/>
        </w:rPr>
        <w:annotationRef/>
      </w:r>
      <w:r>
        <w:t>Tilrettet</w:t>
      </w:r>
    </w:p>
  </w:comment>
  <w:comment w:id="82" w:author="Kasper Skaaning" w:date="2022-07-06T09:20:00Z" w:initials="KS">
    <w:p w14:paraId="6FBF533F" w14:textId="0A2B5B4D" w:rsidR="005B6E9C" w:rsidRDefault="005B6E9C">
      <w:pPr>
        <w:pStyle w:val="Kommentartekst"/>
      </w:pPr>
      <w:r>
        <w:rPr>
          <w:rStyle w:val="Kommentarhenvisning"/>
        </w:rPr>
        <w:annotationRef/>
      </w:r>
      <w:r>
        <w:t>Tilrettet</w:t>
      </w:r>
    </w:p>
  </w:comment>
  <w:comment w:id="83" w:author="Mia Pagh" w:date="2022-07-07T10:42:00Z" w:initials="MPJ">
    <w:p w14:paraId="7450E458" w14:textId="05FA4042" w:rsidR="004D0AD2" w:rsidRDefault="004D0AD2">
      <w:pPr>
        <w:pStyle w:val="Kommentartekst"/>
      </w:pPr>
      <w:r>
        <w:rPr>
          <w:rStyle w:val="Kommentarhenvisning"/>
        </w:rPr>
        <w:annotationRef/>
      </w:r>
      <w:r>
        <w:t>Rettes til rette antal virksomheder, var det 1000 og 11000 (eller 12000)?</w:t>
      </w:r>
    </w:p>
  </w:comment>
  <w:comment w:id="84" w:author="Monir Deni" w:date="2022-07-07T14:47:00Z" w:initials="MD">
    <w:p w14:paraId="6D31F991" w14:textId="4083EFDB" w:rsidR="002B1A95" w:rsidRDefault="002B1A95">
      <w:pPr>
        <w:pStyle w:val="Kommentartekst"/>
      </w:pPr>
      <w:r>
        <w:rPr>
          <w:rStyle w:val="Kommentarhenvisning"/>
        </w:rPr>
        <w:annotationRef/>
      </w:r>
      <w:r>
        <w:t xml:space="preserve">Rettet </w:t>
      </w:r>
    </w:p>
  </w:comment>
  <w:comment w:id="85" w:author="Mia Pagh" w:date="2022-07-07T10:47:00Z" w:initials="MPJ">
    <w:p w14:paraId="1A9FD06E" w14:textId="359928BC" w:rsidR="00E73312" w:rsidRDefault="00E73312">
      <w:pPr>
        <w:pStyle w:val="Kommentartekst"/>
      </w:pPr>
      <w:r>
        <w:rPr>
          <w:rStyle w:val="Kommentarhenvisning"/>
        </w:rPr>
        <w:annotationRef/>
      </w:r>
      <w:r>
        <w:t>7,5?</w:t>
      </w:r>
    </w:p>
  </w:comment>
  <w:comment w:id="86" w:author="Monir Deni" w:date="2022-07-07T14:46:00Z" w:initials="MD">
    <w:p w14:paraId="317EAD7B" w14:textId="2C8B3ED8" w:rsidR="002B1A95" w:rsidRDefault="002B1A95">
      <w:pPr>
        <w:pStyle w:val="Kommentartekst"/>
      </w:pPr>
      <w:r>
        <w:rPr>
          <w:rStyle w:val="Kommentarhenvisning"/>
        </w:rPr>
        <w:annotationRef/>
      </w:r>
      <w:r>
        <w:rPr>
          <w:rStyle w:val="Kommentarhenvisning"/>
        </w:rPr>
        <w:t>rettet</w:t>
      </w:r>
    </w:p>
  </w:comment>
  <w:comment w:id="87" w:author="Kasper Skaaning" w:date="2022-07-06T09:23:00Z" w:initials="KS">
    <w:p w14:paraId="3359AADD" w14:textId="4CC3DC19" w:rsidR="00C87A5C" w:rsidRDefault="00C87A5C">
      <w:pPr>
        <w:pStyle w:val="Kommentartekst"/>
      </w:pPr>
      <w:r>
        <w:rPr>
          <w:rStyle w:val="Kommentarhenvisning"/>
        </w:rPr>
        <w:annotationRef/>
      </w:r>
      <w:r>
        <w:t>Tilrettet</w:t>
      </w:r>
    </w:p>
  </w:comment>
  <w:comment w:id="92" w:author="Helene O'Sullivan" w:date="2022-06-28T11:00:00Z" w:initials="HO">
    <w:p w14:paraId="3AB6D633" w14:textId="5F74A133" w:rsidR="3EB6356F" w:rsidRDefault="3EB6356F">
      <w:r>
        <w:t>skriv hvis vi ikke har estimater endnu på disse</w:t>
      </w:r>
      <w:r>
        <w:annotationRef/>
      </w:r>
    </w:p>
  </w:comment>
  <w:comment w:id="93" w:author="Monir Deni" w:date="2022-06-30T10:42:00Z" w:initials="MD">
    <w:p w14:paraId="5FBBB593" w14:textId="4F2BD24F" w:rsidR="000E0F2E" w:rsidRDefault="000E0F2E">
      <w:pPr>
        <w:pStyle w:val="Kommentartekst"/>
      </w:pPr>
      <w:r>
        <w:rPr>
          <w:rStyle w:val="Kommentarhenvisning"/>
        </w:rPr>
        <w:annotationRef/>
      </w:r>
      <w:r>
        <w:t>Forhør Simon ad</w:t>
      </w:r>
      <w:r w:rsidR="00015B1D">
        <w:t xml:space="preserve"> </w:t>
      </w:r>
      <w:r w:rsidR="00015B1D">
        <w:fldChar w:fldCharType="begin"/>
      </w:r>
      <w:r w:rsidR="00015B1D">
        <w:instrText xml:space="preserve"> HYPERLINK "mailto:Simon.Thomsen@sktst.dk" </w:instrText>
      </w:r>
      <w:bookmarkStart w:id="96" w:name="_@_A8899D1512BC4755937F8922F85A0CA0Z"/>
      <w:r w:rsidR="00015B1D">
        <w:rPr>
          <w:rStyle w:val="Omtal"/>
        </w:rPr>
        <w:fldChar w:fldCharType="separate"/>
      </w:r>
      <w:bookmarkEnd w:id="96"/>
      <w:r w:rsidR="00015B1D" w:rsidRPr="00015B1D">
        <w:rPr>
          <w:rStyle w:val="Omtal"/>
          <w:noProof/>
        </w:rPr>
        <w:t>@Simon Aaskov Thomsen</w:t>
      </w:r>
      <w:r w:rsidR="00015B1D">
        <w:fldChar w:fldCharType="end"/>
      </w:r>
    </w:p>
  </w:comment>
  <w:comment w:id="94" w:author="Simon Aaskov Thomsen" w:date="2022-07-08T08:08:00Z" w:initials="ST">
    <w:p w14:paraId="7FD71763" w14:textId="3931867F" w:rsidR="28AD7DFE" w:rsidRDefault="28AD7DFE">
      <w:pPr>
        <w:pStyle w:val="Kommentartekst"/>
      </w:pPr>
      <w:r>
        <w:t>Menes der Osm2 fejlregistreringer eller er der tale om virksomheder, der burde være momsregistrerede?</w:t>
      </w:r>
      <w:r>
        <w:rPr>
          <w:rStyle w:val="Kommentarhenvisning"/>
        </w:rPr>
        <w:annotationRef/>
      </w:r>
    </w:p>
  </w:comment>
  <w:comment w:id="95" w:author="Monir Deni" w:date="2022-07-08T09:34:00Z" w:initials="MD">
    <w:p w14:paraId="0008C56D" w14:textId="2BA8BD9F" w:rsidR="003C4C5D" w:rsidRDefault="003C4C5D">
      <w:pPr>
        <w:pStyle w:val="Kommentartekst"/>
      </w:pPr>
      <w:r>
        <w:rPr>
          <w:rStyle w:val="Kommentarhenvisning"/>
        </w:rPr>
        <w:annotationRef/>
      </w:r>
      <w:r>
        <w:t xml:space="preserve">Det er angående G3 </w:t>
      </w:r>
      <w:r>
        <w:fldChar w:fldCharType="begin"/>
      </w:r>
      <w:r>
        <w:instrText xml:space="preserve"> HYPERLINK "mailto:Simon.Thomsen@sktst.dk" </w:instrText>
      </w:r>
      <w:bookmarkStart w:id="97" w:name="_@_DDE64745B76346CFA383BF6CBEC1157CZ"/>
      <w:r>
        <w:rPr>
          <w:rStyle w:val="Omtal"/>
        </w:rPr>
        <w:fldChar w:fldCharType="separate"/>
      </w:r>
      <w:bookmarkEnd w:id="97"/>
      <w:r w:rsidRPr="003C4C5D">
        <w:rPr>
          <w:rStyle w:val="Omtal"/>
          <w:noProof/>
        </w:rPr>
        <w:t>@Simon Aaskov Thomsen</w:t>
      </w:r>
      <w:r>
        <w:fldChar w:fldCharType="end"/>
      </w:r>
    </w:p>
  </w:comment>
  <w:comment w:id="98" w:author="Marjan Ristevski" w:date="2022-06-23T08:41:00Z" w:initials="M">
    <w:p w14:paraId="078CB8A3" w14:textId="77777777" w:rsidR="002E0F0A" w:rsidRDefault="002E0F0A" w:rsidP="002E0F0A">
      <w:pPr>
        <w:pStyle w:val="Kommentartekst"/>
      </w:pPr>
      <w:r>
        <w:rPr>
          <w:rStyle w:val="Kommentarhenvisning"/>
        </w:rPr>
        <w:annotationRef/>
      </w:r>
      <w:r>
        <w:t>Bør udfyldes – det vil også hjælpe projektet til at vurdere om det skal være en styrende gevinst.</w:t>
      </w:r>
      <w:r>
        <w:rPr>
          <w:rStyle w:val="Kommentarhenvisning"/>
        </w:rPr>
        <w:annotationRef/>
      </w:r>
    </w:p>
    <w:p w14:paraId="3C9409B4" w14:textId="77777777" w:rsidR="002E0F0A" w:rsidRPr="008C3A41" w:rsidRDefault="002E0F0A" w:rsidP="002E0F0A">
      <w:pPr>
        <w:pStyle w:val="Brdtekst"/>
      </w:pPr>
      <w:r>
        <w:t>Ift. G1 er gevinstestimatet fx et ”ja” og målingen er ”undersøgelse af om løsningen understøtter lovgivningen” eller noget tilsvarende…</w:t>
      </w:r>
    </w:p>
  </w:comment>
  <w:comment w:id="99" w:author="Mia Pagh" w:date="2022-06-23T11:59:00Z" w:initials="MPJ">
    <w:p w14:paraId="1645099D" w14:textId="77777777" w:rsidR="002E0F0A" w:rsidRDefault="002E0F0A" w:rsidP="002E0F0A">
      <w:pPr>
        <w:pStyle w:val="Kommentartekst"/>
      </w:pPr>
      <w:r>
        <w:rPr>
          <w:rStyle w:val="Kommentarhenvisning"/>
        </w:rPr>
        <w:annotationRef/>
      </w:r>
      <w:r>
        <w:fldChar w:fldCharType="begin"/>
      </w:r>
      <w:r>
        <w:instrText xml:space="preserve"> HYPERLINK "mailto:Simon.Thomsen@sktst.dk" </w:instrText>
      </w:r>
      <w:bookmarkStart w:id="105" w:name="_@_6700769755B548F1B096B4C22F9C8DEFZ"/>
      <w:r>
        <w:rPr>
          <w:rStyle w:val="Omtal"/>
        </w:rPr>
        <w:fldChar w:fldCharType="separate"/>
      </w:r>
      <w:bookmarkEnd w:id="105"/>
      <w:r w:rsidRPr="000645A7">
        <w:rPr>
          <w:rStyle w:val="Omtal"/>
          <w:noProof/>
        </w:rPr>
        <w:t>@Simon Aaskov Thomsen</w:t>
      </w:r>
      <w:r>
        <w:fldChar w:fldCharType="end"/>
      </w:r>
      <w:r>
        <w:t xml:space="preserve"> </w:t>
      </w:r>
      <w:r>
        <w:fldChar w:fldCharType="begin"/>
      </w:r>
      <w:r>
        <w:instrText xml:space="preserve"> HYPERLINK "mailto:Lars.Koervell@sktst.dk" </w:instrText>
      </w:r>
      <w:bookmarkStart w:id="106" w:name="_@_5176E1AD66534CDA986B332014126DEFZ"/>
      <w:r>
        <w:rPr>
          <w:rStyle w:val="Omtal"/>
        </w:rPr>
        <w:fldChar w:fldCharType="separate"/>
      </w:r>
      <w:bookmarkEnd w:id="106"/>
      <w:r w:rsidRPr="000645A7">
        <w:rPr>
          <w:rStyle w:val="Omtal"/>
          <w:noProof/>
        </w:rPr>
        <w:t>@Lars Kørvell</w:t>
      </w:r>
      <w:r>
        <w:fldChar w:fldCharType="end"/>
      </w:r>
      <w:r>
        <w:t xml:space="preserve"> kan I sige noget klogt her? Der er vel nogle negative ”ikke-økonomiske” gevinster, som vi kan skrive ind her? Eller?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fldChar w:fldCharType="begin"/>
      </w:r>
      <w:r>
        <w:instrText xml:space="preserve"> HYPERLINK "mailto:Monir.Deni@UFST.DK" </w:instrText>
      </w:r>
      <w:bookmarkStart w:id="107" w:name="_@_1066BA07E78E4919A7599DFE936391B5Z"/>
      <w:r>
        <w:rPr>
          <w:rStyle w:val="Omtal"/>
        </w:rPr>
        <w:fldChar w:fldCharType="separate"/>
      </w:r>
      <w:bookmarkEnd w:id="107"/>
      <w:r w:rsidRPr="00256415">
        <w:rPr>
          <w:rStyle w:val="Omtal"/>
          <w:noProof/>
        </w:rPr>
        <w:t>@Monir Deni</w:t>
      </w:r>
      <w:r>
        <w:fldChar w:fldCharType="end"/>
      </w:r>
      <w:r>
        <w:t xml:space="preserve"> t.o.</w:t>
      </w:r>
      <w:r>
        <w:rPr>
          <w:rStyle w:val="Kommentarhenvisning"/>
        </w:rPr>
        <w:annotationRef/>
      </w:r>
    </w:p>
  </w:comment>
  <w:comment w:id="100" w:author="Simon Aaskov Thomsen" w:date="2022-06-23T17:22:00Z" w:initials="ST">
    <w:p w14:paraId="718E7E4F" w14:textId="77777777" w:rsidR="002E0F0A" w:rsidRDefault="002E0F0A" w:rsidP="002E0F0A">
      <w:pPr>
        <w:pStyle w:val="Kommentartekst"/>
      </w:pPr>
      <w:r>
        <w:fldChar w:fldCharType="begin"/>
      </w:r>
      <w:r>
        <w:instrText xml:space="preserve"> HYPERLINK "mailto:Mia.Pagh.Jensen@ufst.dk"</w:instrText>
      </w:r>
      <w:bookmarkStart w:id="108" w:name="_@_7A161D250ABD4A96BE8427B59F52F802Z"/>
      <w:r>
        <w:fldChar w:fldCharType="separate"/>
      </w:r>
      <w:bookmarkEnd w:id="108"/>
      <w:r w:rsidRPr="52E89C83">
        <w:rPr>
          <w:rStyle w:val="Omtal"/>
          <w:noProof/>
        </w:rPr>
        <w:t>@Mia Pagh Jensen</w:t>
      </w:r>
      <w:r>
        <w:fldChar w:fldCharType="end"/>
      </w:r>
      <w:r>
        <w:t>Lidt meget forventningspres du lægger på os, at vi skal sige noget klogt  :-) Prøver at finde på noget</w:t>
      </w:r>
      <w:r>
        <w:rPr>
          <w:rStyle w:val="Kommentarhenvisning"/>
        </w:rPr>
        <w:annotationRef/>
      </w:r>
      <w:r>
        <w:rPr>
          <w:rStyle w:val="Kommentarhenvisning"/>
        </w:rPr>
        <w:annotationRef/>
      </w:r>
    </w:p>
  </w:comment>
  <w:comment w:id="101" w:author="Mia Pagh" w:date="2022-06-24T09:54:00Z" w:initials="MPJ">
    <w:p w14:paraId="02909856" w14:textId="77777777" w:rsidR="002E0F0A" w:rsidRDefault="002E0F0A" w:rsidP="002E0F0A">
      <w:pPr>
        <w:pStyle w:val="Kommentartekst"/>
      </w:pPr>
      <w:r>
        <w:rPr>
          <w:rStyle w:val="Kommentarhenvisning"/>
        </w:rPr>
        <w:annotationRef/>
      </w:r>
      <w:r>
        <w:fldChar w:fldCharType="begin"/>
      </w:r>
      <w:r>
        <w:instrText xml:space="preserve"> HYPERLINK "mailto:Simon.Thomsen@sktst.dk" </w:instrText>
      </w:r>
      <w:bookmarkStart w:id="109" w:name="_@_C2587BC35ED34780B0675553A928AEA7Z"/>
      <w:r>
        <w:rPr>
          <w:rStyle w:val="Omtal"/>
        </w:rPr>
        <w:fldChar w:fldCharType="separate"/>
      </w:r>
      <w:bookmarkEnd w:id="109"/>
      <w:r w:rsidRPr="00973B26">
        <w:rPr>
          <w:rStyle w:val="Omtal"/>
          <w:noProof/>
        </w:rPr>
        <w:t>@Simon Aaskov Thomsen</w:t>
      </w:r>
      <w:r>
        <w:fldChar w:fldCharType="end"/>
      </w:r>
      <w:r>
        <w:t xml:space="preserve"> jeg kan godt lægge yderligere pres på? Vi skal sende materialet til styregruppegodkendelse i dag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ps. Jeg har nu ellers virkelig stor tiltro til at I kan sige noget klogt – det har I bevist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r>
        <w:rPr>
          <w:rStyle w:val="Kommentarhenvisning"/>
        </w:rPr>
        <w:annotationRef/>
      </w:r>
    </w:p>
  </w:comment>
  <w:comment w:id="102" w:author="Simon Aaskov Thomsen" w:date="2022-07-08T08:11:00Z" w:initials="ST">
    <w:p w14:paraId="5150B54F" w14:textId="322C1723" w:rsidR="28AD7DFE" w:rsidRDefault="28AD7DFE">
      <w:pPr>
        <w:pStyle w:val="Kommentartekst"/>
      </w:pPr>
      <w:r>
        <w:t xml:space="preserve">Gevinsterne, bortset fra G4 er beskrevet nedenfor. G4 vurderer jeg som kernen i SME-direktivet og måske kan momskyndige personer, evt. dem der har været med i udarbejdelsen af SME-direktivet, komme med bidrag fra det lovforberedende arbejde? Kan være at </w:t>
      </w:r>
      <w:r>
        <w:fldChar w:fldCharType="begin"/>
      </w:r>
      <w:r>
        <w:instrText xml:space="preserve"> HYPERLINK "mailto:Lars.Koervell@sktst.dk"</w:instrText>
      </w:r>
      <w:bookmarkStart w:id="110" w:name="_@_4F728E74C52C40499D7FC5CAB964D817Z"/>
      <w:r>
        <w:fldChar w:fldCharType="separate"/>
      </w:r>
      <w:bookmarkEnd w:id="110"/>
      <w:r w:rsidRPr="28AD7DFE">
        <w:rPr>
          <w:rStyle w:val="Omtal"/>
          <w:noProof/>
        </w:rPr>
        <w:t>@Lars Kørvell</w:t>
      </w:r>
      <w:r>
        <w:fldChar w:fldCharType="end"/>
      </w:r>
      <w:r>
        <w:t xml:space="preserve"> kan forhøre sig i moms-baglandet? </w:t>
      </w:r>
      <w:r>
        <w:rPr>
          <w:rStyle w:val="Kommentarhenvisning"/>
        </w:rPr>
        <w:annotationRef/>
      </w:r>
      <w:r>
        <w:rPr>
          <w:rStyle w:val="Kommentarhenvisning"/>
        </w:rPr>
        <w:annotationRef/>
      </w:r>
    </w:p>
  </w:comment>
  <w:comment w:id="103" w:author="Lars Kørvell" w:date="2022-07-08T15:14:00Z" w:initials="LK">
    <w:p w14:paraId="41F5EF48" w14:textId="08425E3B" w:rsidR="7BAE3E7F" w:rsidRDefault="7BAE3E7F">
      <w:pPr>
        <w:pStyle w:val="Kommentartekst"/>
      </w:pPr>
      <w:r>
        <w:t>Meget enig med Simon - hør evt. Jura Moms Marie Louise Jacobs - ellers må vi tage den i analysefasen.</w:t>
      </w:r>
      <w:r>
        <w:rPr>
          <w:rStyle w:val="Kommentarhenvisning"/>
        </w:rPr>
        <w:annotationRef/>
      </w:r>
    </w:p>
  </w:comment>
  <w:comment w:id="104" w:author="Mia Pagh" w:date="2022-07-11T09:50:00Z" w:initials="MPJ">
    <w:p w14:paraId="135B9C55" w14:textId="702DA969" w:rsidR="00F3126D" w:rsidRDefault="00F3126D">
      <w:pPr>
        <w:pStyle w:val="Kommentartekst"/>
      </w:pPr>
      <w:r>
        <w:rPr>
          <w:rStyle w:val="Kommentarhenvisning"/>
        </w:rPr>
        <w:annotationRef/>
      </w:r>
      <w:r w:rsidR="00D25304">
        <w:t>Kommentarer er gemt til analysefasen</w:t>
      </w:r>
    </w:p>
  </w:comment>
  <w:comment w:id="113" w:author="Helene O'Sullivan" w:date="2022-06-28T15:34:00Z" w:initials="HO">
    <w:p w14:paraId="2A904498" w14:textId="14588185" w:rsidR="3EB6356F" w:rsidRDefault="3EB6356F">
      <w:r>
        <w:t>menes ca. 4 mio. kr i stedet for dvs over</w:t>
      </w:r>
      <w:r>
        <w:annotationRef/>
      </w:r>
    </w:p>
  </w:comment>
  <w:comment w:id="114" w:author="Monir Deni" w:date="2022-06-30T10:43:00Z" w:initials="MD">
    <w:p w14:paraId="2B9ECA32" w14:textId="4980E587" w:rsidR="00E062AE" w:rsidRDefault="00E062AE">
      <w:pPr>
        <w:pStyle w:val="Kommentartekst"/>
      </w:pPr>
      <w:r>
        <w:rPr>
          <w:rStyle w:val="Kommentarhenvisning"/>
        </w:rPr>
        <w:annotationRef/>
      </w:r>
      <w:r w:rsidR="005153A9">
        <w:t>ca. kan indsættes istedet</w:t>
      </w:r>
    </w:p>
  </w:comment>
  <w:comment w:id="119" w:author="Helene O'Sullivan" w:date="2022-06-28T15:37:00Z" w:initials="HO">
    <w:p w14:paraId="785974D9" w14:textId="45CFCA0E" w:rsidR="3EB6356F" w:rsidRDefault="3EB6356F">
      <w:r>
        <w:t>Det virker ikke rigtigt ift. de mørke røde som der står i fodnote ikke er tekniske...</w:t>
      </w:r>
      <w:r>
        <w:annotationRef/>
      </w:r>
    </w:p>
  </w:comment>
  <w:comment w:id="120" w:author="Monir Deni" w:date="2022-07-07T14:48:00Z" w:initials="MD">
    <w:p w14:paraId="65FC7B10" w14:textId="713A90BE" w:rsidR="002F65A6" w:rsidRDefault="002F65A6">
      <w:pPr>
        <w:pStyle w:val="Kommentartekst"/>
      </w:pPr>
      <w:r>
        <w:rPr>
          <w:rStyle w:val="Kommentarhenvisning"/>
        </w:rPr>
        <w:annotationRef/>
      </w:r>
      <w:r>
        <w:t>Er tilrettet så at der er et andet budskab</w:t>
      </w:r>
    </w:p>
  </w:comment>
  <w:comment w:id="121" w:author="Mette Crisp Vestergaard" w:date="2022-07-18T12:46:00Z" w:initials="MCV">
    <w:p w14:paraId="1FA3E23A" w14:textId="67FC5AF7" w:rsidR="00297E57" w:rsidRDefault="00297E57">
      <w:pPr>
        <w:pStyle w:val="Kommentartekst"/>
      </w:pPr>
      <w:r>
        <w:rPr>
          <w:rStyle w:val="Kommentarhenvisning"/>
        </w:rPr>
        <w:annotationRef/>
      </w:r>
      <w:r w:rsidR="00120D3A">
        <w:t>Jeg har tilrettet noget mere, da det stadig ikke rigtig virkede som det stod.</w:t>
      </w:r>
    </w:p>
  </w:comment>
  <w:comment w:id="122" w:author="Monika Bruus-Nielsen" w:date="2022-06-28T14:18:00Z" w:initials="MBN">
    <w:p w14:paraId="78B5F488" w14:textId="77777777" w:rsidR="00B07921" w:rsidRDefault="00B07921" w:rsidP="00B07921">
      <w:pPr>
        <w:pStyle w:val="Kommentartekst"/>
      </w:pPr>
      <w:r>
        <w:rPr>
          <w:rStyle w:val="Kommentarhenvisning"/>
        </w:rPr>
        <w:annotationRef/>
      </w:r>
      <w:r>
        <w:t xml:space="preserve">Jeg ville overveje at se, om jeg kunne simplificere antallet af kompetencer og adfærd og evt. leverancer (gerne de mørkerøde nederst), så der skabes et mere overskueligt gevinstbillede. </w:t>
      </w:r>
      <w:r>
        <w:br/>
        <w:t xml:space="preserve">Der er eksempelvis en del sammenfald på opgaveniveau omkring registreringsanmodninger mv. </w:t>
      </w:r>
    </w:p>
  </w:comment>
  <w:comment w:id="123" w:author="Monir Deni" w:date="2022-07-06T13:50:00Z" w:initials="MD">
    <w:p w14:paraId="03437ABE" w14:textId="203941D3" w:rsidR="00144327" w:rsidRDefault="00144327">
      <w:pPr>
        <w:pStyle w:val="Kommentartekst"/>
      </w:pPr>
      <w:r>
        <w:rPr>
          <w:rStyle w:val="Kommentarhenvisning"/>
        </w:rPr>
        <w:annotationRef/>
      </w:r>
      <w:r>
        <w:t>Genbesøges i analysefasen</w:t>
      </w:r>
    </w:p>
  </w:comment>
  <w:comment w:id="124" w:author="Mia Pagh" w:date="2022-07-08T13:03:00Z" w:initials="MPJ">
    <w:p w14:paraId="6193476C" w14:textId="371541FB" w:rsidR="001B187B" w:rsidRDefault="001B187B">
      <w:pPr>
        <w:pStyle w:val="Kommentartekst"/>
      </w:pPr>
      <w:r>
        <w:rPr>
          <w:rStyle w:val="Kommentarhenvisning"/>
        </w:rPr>
        <w:annotationRef/>
      </w:r>
      <w:r w:rsidR="00DA664B">
        <w:t>Denne kommentar e</w:t>
      </w:r>
      <w:r>
        <w:t xml:space="preserve">r sat i ind i vores </w:t>
      </w:r>
      <w:r w:rsidR="00DA664B">
        <w:t xml:space="preserve">analysefase-huskeliste-dokument </w:t>
      </w:r>
      <w:r w:rsidR="00DA664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25" w:author="Mette Crisp Vestergaard" w:date="2022-07-18T12:33:00Z" w:initials="MCV">
    <w:p w14:paraId="4FA2A11C" w14:textId="016E40B6" w:rsidR="00755F54" w:rsidRDefault="00755F54">
      <w:pPr>
        <w:pStyle w:val="Kommentartekst"/>
      </w:pPr>
      <w:r>
        <w:rPr>
          <w:rStyle w:val="Kommentarhenvisning"/>
        </w:rPr>
        <w:annotationRef/>
      </w:r>
      <w:r>
        <w:t>Enig med Monika og det er derfor flyttet op i listen sammen med de andre gevinster</w:t>
      </w:r>
    </w:p>
  </w:comment>
  <w:comment w:id="138" w:author="Mette Crisp Vestergaard" w:date="2022-07-18T13:10:00Z" w:initials="MCV">
    <w:p w14:paraId="561CFB00" w14:textId="4841F4A0" w:rsidR="008654B8" w:rsidRDefault="008654B8" w:rsidP="13D4970B">
      <w:r>
        <w:rPr>
          <w:rStyle w:val="Kommentarhenvisning"/>
        </w:rPr>
        <w:annotationRef/>
      </w:r>
      <w:r w:rsidR="13D4970B">
        <w:t>Idet gevinsterne har en negativ økonomisk effekt</w:t>
      </w:r>
      <w:r w:rsidR="00BA2BBD">
        <w:t>,</w:t>
      </w:r>
      <w:r w:rsidR="13D4970B">
        <w:t xml:space="preserve"> er "ønskede" nok ikke det rigtige ord 😉</w:t>
      </w:r>
      <w:r>
        <w:annotationRef/>
      </w:r>
    </w:p>
  </w:comment>
  <w:comment w:id="139" w:author="Mette Crisp Vestergaard" w:date="2022-07-18T13:15:00Z" w:initials="MCV">
    <w:p w14:paraId="0E3735C8" w14:textId="0D5A8A7F" w:rsidR="009474CE" w:rsidRDefault="009474CE">
      <w:pPr>
        <w:pStyle w:val="Kommentartekst"/>
      </w:pPr>
      <w:r>
        <w:rPr>
          <w:rStyle w:val="Kommentarhenvisning"/>
        </w:rPr>
        <w:annotationRef/>
      </w:r>
      <w:r>
        <w:t>Gentagelse fra sidste afsnit</w:t>
      </w:r>
    </w:p>
  </w:comment>
  <w:comment w:id="140" w:author="Mette Crisp Vestergaard" w:date="2022-07-19T10:44:00Z" w:initials="MCV">
    <w:p w14:paraId="2D87C556" w14:textId="77777777" w:rsidR="00986124" w:rsidRDefault="00CF4EB7">
      <w:pPr>
        <w:pStyle w:val="Kommentartekst"/>
      </w:pPr>
      <w:r>
        <w:rPr>
          <w:rStyle w:val="Kommentarhenvisning"/>
        </w:rPr>
        <w:annotationRef/>
      </w:r>
      <w:r>
        <w:t>Kan der ikke bruges et dansk ord i stedet? Fx brugerrejser</w:t>
      </w:r>
      <w:r w:rsidR="00986124">
        <w:t>. Se også ovenfor om epics i sig selv kan være en hovedleverance</w:t>
      </w:r>
      <w:r w:rsidR="00BA2BBD">
        <w:t>.</w:t>
      </w:r>
      <w:r w:rsidR="00986124">
        <w:t xml:space="preserve"> </w:t>
      </w:r>
    </w:p>
    <w:p w14:paraId="0B343225" w14:textId="6F23051B" w:rsidR="00CF4EB7" w:rsidRDefault="00CF4EB7">
      <w:pPr>
        <w:pStyle w:val="Kommentartekst"/>
      </w:pPr>
      <w:r>
        <w:t>Det bør konsekvensrettes i hele dokumentet.</w:t>
      </w:r>
    </w:p>
  </w:comment>
  <w:comment w:id="141" w:author="Mia Pagh" w:date="2022-07-21T11:08:00Z" w:initials="MPJ">
    <w:p w14:paraId="4D2A3252" w14:textId="1EDAC7FF" w:rsidR="00F11275" w:rsidRDefault="00F11275">
      <w:pPr>
        <w:pStyle w:val="Kommentartekst"/>
      </w:pPr>
      <w:r>
        <w:rPr>
          <w:rStyle w:val="Kommentarhenvisning"/>
        </w:rPr>
        <w:annotationRef/>
      </w:r>
      <w:r w:rsidR="00662500">
        <w:t xml:space="preserve">Standard fra </w:t>
      </w:r>
      <w:r w:rsidR="00A47F75">
        <w:t>PG-</w:t>
      </w:r>
      <w:r w:rsidR="00662500">
        <w:t>skabelonen</w:t>
      </w:r>
      <w:r w:rsidR="00A47F75">
        <w:t xml:space="preserve"> at kalde dem epics</w:t>
      </w:r>
    </w:p>
  </w:comment>
  <w:comment w:id="142" w:author="Mette Crisp Vestergaard" w:date="2022-07-18T13:20:00Z" w:initials="MCV">
    <w:p w14:paraId="5D3CCA2B" w14:textId="6BD79924" w:rsidR="002E7F08" w:rsidRDefault="002E7F08">
      <w:pPr>
        <w:pStyle w:val="Kommentartekst"/>
      </w:pPr>
      <w:r>
        <w:rPr>
          <w:rStyle w:val="Kommentarhenvisning"/>
        </w:rPr>
        <w:annotationRef/>
      </w:r>
      <w:r>
        <w:t>For danske virksomheder eller generelt?</w:t>
      </w:r>
    </w:p>
  </w:comment>
  <w:comment w:id="143" w:author="Mia Pagh" w:date="2022-07-21T11:05:00Z" w:initials="MPJ">
    <w:p w14:paraId="276967A2" w14:textId="137C085A" w:rsidR="00731C95" w:rsidRDefault="00731C95">
      <w:pPr>
        <w:pStyle w:val="Kommentartekst"/>
      </w:pPr>
      <w:r>
        <w:rPr>
          <w:rStyle w:val="Kommentarhenvisning"/>
        </w:rPr>
        <w:annotationRef/>
      </w:r>
      <w:r>
        <w:t>tilrettet</w:t>
      </w:r>
    </w:p>
  </w:comment>
  <w:comment w:id="144" w:author="Mette Crisp Vestergaard" w:date="2022-07-18T13:26:00Z" w:initials="MCV">
    <w:p w14:paraId="68302CC3" w14:textId="0617C5D0" w:rsidR="009B7993" w:rsidRDefault="009B7993">
      <w:pPr>
        <w:pStyle w:val="Kommentartekst"/>
      </w:pPr>
      <w:r>
        <w:rPr>
          <w:rStyle w:val="Kommentarhenvisning"/>
        </w:rPr>
        <w:annotationRef/>
      </w:r>
      <w:r w:rsidR="00013B50">
        <w:t>Hvad skal der så ske når grænsen er nået? Det skal vel også indgå i denne leve</w:t>
      </w:r>
      <w:r w:rsidR="009C701C">
        <w:t>ran</w:t>
      </w:r>
      <w:r w:rsidR="00013B50">
        <w:t xml:space="preserve">ce – medmindre der </w:t>
      </w:r>
      <w:r w:rsidR="00186E52">
        <w:t xml:space="preserve">decideret </w:t>
      </w:r>
      <w:r w:rsidR="00013B50">
        <w:t>m</w:t>
      </w:r>
      <w:r>
        <w:t xml:space="preserve">angler </w:t>
      </w:r>
      <w:r w:rsidR="00013B50">
        <w:t>en leverance (</w:t>
      </w:r>
      <w:r w:rsidR="00CE1962">
        <w:t xml:space="preserve">fx </w:t>
      </w:r>
      <w:r w:rsidR="009C701C">
        <w:t xml:space="preserve">en L7a) </w:t>
      </w:r>
      <w:r>
        <w:t xml:space="preserve">der </w:t>
      </w:r>
      <w:r w:rsidR="00013B50">
        <w:t>beskrive</w:t>
      </w:r>
      <w:r w:rsidR="00CE1962">
        <w:t>r</w:t>
      </w:r>
      <w:r w:rsidR="00013B50">
        <w:t xml:space="preserve"> </w:t>
      </w:r>
      <w:r w:rsidR="00186E52">
        <w:t>processen for hvad der skal ske når grænsen er nået</w:t>
      </w:r>
      <w:r w:rsidR="00013B50">
        <w:t xml:space="preserve">? </w:t>
      </w:r>
    </w:p>
  </w:comment>
  <w:comment w:id="145" w:author="Mia Pagh" w:date="2022-07-22T11:42:00Z" w:initials="MPJ">
    <w:p w14:paraId="7D6F32C1" w14:textId="42409D26" w:rsidR="00DD1D7C" w:rsidRDefault="00DD1D7C">
      <w:pPr>
        <w:pStyle w:val="Kommentartekst"/>
      </w:pPr>
      <w:r>
        <w:rPr>
          <w:rStyle w:val="Kommentarhenvisning"/>
        </w:rPr>
        <w:annotationRef/>
      </w:r>
      <w:r>
        <w:t>Noteret til videre arbejde i analysefasen</w:t>
      </w:r>
      <w:r w:rsidR="00666AB3">
        <w:t>. Der er en manuel proces der skal håndtere</w:t>
      </w:r>
      <w:r w:rsidR="0007664E">
        <w:t>, når grænser overskrides.</w:t>
      </w:r>
    </w:p>
  </w:comment>
  <w:comment w:id="146" w:author="Mette Crisp Vestergaard" w:date="2022-07-18T13:25:00Z" w:initials="MCV">
    <w:p w14:paraId="61F57A06" w14:textId="03F21F4C" w:rsidR="00081A03" w:rsidRDefault="00081A03">
      <w:pPr>
        <w:pStyle w:val="Kommentartekst"/>
      </w:pPr>
      <w:r>
        <w:rPr>
          <w:rStyle w:val="Kommentarhenvisning"/>
        </w:rPr>
        <w:annotationRef/>
      </w:r>
      <w:r>
        <w:t>Det er vel en skal – hvordan skal man ellers kunne give dem besked om at nu har de nået grænsen?</w:t>
      </w:r>
    </w:p>
  </w:comment>
  <w:comment w:id="150" w:author="Monika Bruus-Nielsen" w:date="2022-06-28T14:36:00Z" w:initials="MBN">
    <w:p w14:paraId="5C228EFA" w14:textId="77777777" w:rsidR="00EF738B" w:rsidRDefault="00EF738B" w:rsidP="00EF738B">
      <w:pPr>
        <w:pStyle w:val="Kommentartekst"/>
      </w:pPr>
      <w:r>
        <w:rPr>
          <w:rStyle w:val="Kommentarhenvisning"/>
        </w:rPr>
        <w:annotationRef/>
      </w:r>
      <w:r>
        <w:t xml:space="preserve">Afgrænsningerne er jo ikke nogle, som projektet har valgt. De er defineret af loven. </w:t>
      </w:r>
    </w:p>
  </w:comment>
  <w:comment w:id="151" w:author="Monir Deni" w:date="2022-07-06T13:51:00Z" w:initials="MD">
    <w:p w14:paraId="7C6F94B5" w14:textId="33ACA68B" w:rsidR="00BA56E2" w:rsidRDefault="00BA56E2" w:rsidP="00BA56E2">
      <w:pPr>
        <w:pStyle w:val="Kommentartekst"/>
      </w:pPr>
      <w:r>
        <w:rPr>
          <w:rStyle w:val="Kommentarhenvisning"/>
        </w:rPr>
        <w:annotationRef/>
      </w:r>
      <w:r>
        <w:rPr>
          <w:rStyle w:val="Kommentarhenvisning"/>
        </w:rPr>
        <w:annotationRef/>
      </w:r>
      <w:r w:rsidR="0092554B">
        <w:t>Sletter de juridiske, og indsætter afgrænsning i forhold til automatiseringsgrad.</w:t>
      </w:r>
    </w:p>
    <w:p w14:paraId="7AF3F950" w14:textId="5FA8E168" w:rsidR="00BA56E2" w:rsidRDefault="00BA56E2">
      <w:pPr>
        <w:pStyle w:val="Kommentartekst"/>
      </w:pPr>
    </w:p>
  </w:comment>
  <w:comment w:id="152" w:author="Mia Pagh" w:date="2022-07-22T11:57:00Z" w:initials="MPJ">
    <w:p w14:paraId="5CEACEE6" w14:textId="1EBF2AC0" w:rsidR="006C6AEB" w:rsidRDefault="006C6AEB">
      <w:pPr>
        <w:pStyle w:val="Kommentartekst"/>
      </w:pPr>
      <w:r>
        <w:rPr>
          <w:rStyle w:val="Kommentarhenvisning"/>
        </w:rPr>
        <w:annotationRef/>
      </w:r>
      <w:r>
        <w:t xml:space="preserve">Det er vel også grundet </w:t>
      </w:r>
      <w:r w:rsidR="00DD1F84">
        <w:t>økonomisk hensyntagen?</w:t>
      </w:r>
    </w:p>
  </w:comment>
  <w:comment w:id="159" w:author="Helle Sone Randrup" w:date="2022-06-28T15:30:00Z" w:initials="HR">
    <w:p w14:paraId="53262519" w14:textId="2B278B1E" w:rsidR="3EB6356F" w:rsidRDefault="3EB6356F">
      <w:r>
        <w:t>bør nok præciseres, idet vi jo har lagt op til et løsningsvalg</w:t>
      </w:r>
      <w:r>
        <w:annotationRef/>
      </w:r>
    </w:p>
  </w:comment>
  <w:comment w:id="160" w:author="Monir Deni" w:date="2022-07-01T12:27:00Z" w:initials="MD">
    <w:p w14:paraId="2EDDF34F" w14:textId="77777777" w:rsidR="00360CA9" w:rsidRDefault="00B16E93">
      <w:pPr>
        <w:pStyle w:val="Kommentartekst"/>
        <w:rPr>
          <w:rStyle w:val="Omtal"/>
          <w:noProof/>
        </w:rPr>
      </w:pPr>
      <w:r>
        <w:rPr>
          <w:rStyle w:val="Kommentarhenvisning"/>
        </w:rPr>
        <w:annotationRef/>
      </w:r>
      <w:r>
        <w:t>Digijur bør se nærmere på denne formulering</w:t>
      </w:r>
      <w:r w:rsidR="0042707F">
        <w:t xml:space="preserve"> </w:t>
      </w:r>
      <w:r w:rsidR="0042707F">
        <w:fldChar w:fldCharType="begin"/>
      </w:r>
      <w:r w:rsidR="0042707F">
        <w:instrText xml:space="preserve"> HYPERLINK "mailto:Christina.Jacobsen@SKTST.DK" </w:instrText>
      </w:r>
      <w:bookmarkStart w:id="161" w:name="_@_3699944E02A447AD94E36230AFC50828Z"/>
      <w:r w:rsidR="0042707F">
        <w:rPr>
          <w:rStyle w:val="Omtal"/>
        </w:rPr>
        <w:fldChar w:fldCharType="separate"/>
      </w:r>
      <w:bookmarkEnd w:id="161"/>
      <w:r w:rsidR="0042707F" w:rsidRPr="0042707F">
        <w:rPr>
          <w:rStyle w:val="Omtal"/>
          <w:noProof/>
        </w:rPr>
        <w:t>@</w:t>
      </w:r>
    </w:p>
    <w:p w14:paraId="6F9F0586" w14:textId="7CFA716A" w:rsidR="00B16E93" w:rsidRDefault="0042707F">
      <w:pPr>
        <w:pStyle w:val="Kommentartekst"/>
      </w:pPr>
      <w:r w:rsidRPr="0042707F">
        <w:rPr>
          <w:rStyle w:val="Omtal"/>
          <w:noProof/>
        </w:rPr>
        <w:t xml:space="preserve"> Hyldgaard Jacobsen</w:t>
      </w:r>
      <w:r>
        <w:fldChar w:fldCharType="end"/>
      </w:r>
      <w:r>
        <w:t xml:space="preserve"> kan du se på denne ?</w:t>
      </w:r>
    </w:p>
    <w:p w14:paraId="6CCF9B6A" w14:textId="451C741B" w:rsidR="0042707F" w:rsidRPr="0042707F" w:rsidRDefault="0042707F" w:rsidP="0042707F">
      <w:pPr>
        <w:pStyle w:val="Brdtekst"/>
      </w:pPr>
    </w:p>
  </w:comment>
  <w:comment w:id="158" w:author="Christina Hyldgaard Jacobsen" w:date="2022-07-06T15:30:00Z" w:initials="CJ">
    <w:p w14:paraId="0ABA933A" w14:textId="5F2F25BB" w:rsidR="348EDFED" w:rsidRDefault="348EDFED">
      <w:pPr>
        <w:pStyle w:val="Kommentartekst"/>
      </w:pPr>
      <w:r>
        <w:fldChar w:fldCharType="begin"/>
      </w:r>
      <w:r>
        <w:instrText xml:space="preserve"> HYPERLINK "mailto:Monir.Deni@UFST.DK"</w:instrText>
      </w:r>
      <w:bookmarkStart w:id="162" w:name="_@_45F6AC7A4D9045F19CAE75096A9C059FZ"/>
      <w:r>
        <w:fldChar w:fldCharType="separate"/>
      </w:r>
      <w:bookmarkEnd w:id="162"/>
      <w:r w:rsidRPr="348EDFED">
        <w:rPr>
          <w:rStyle w:val="Omtal"/>
          <w:noProof/>
        </w:rPr>
        <w:t>@Monir Deni</w:t>
      </w:r>
      <w:r>
        <w:fldChar w:fldCharType="end"/>
      </w:r>
      <w:r>
        <w:t xml:space="preserve"> Selvfølgelig - den ændrede formulering er afstemt på KC-niveau. </w:t>
      </w:r>
      <w:r>
        <w:rPr>
          <w:rStyle w:val="Kommentarhenvisning"/>
        </w:rPr>
        <w:annotationRef/>
      </w:r>
    </w:p>
  </w:comment>
  <w:comment w:id="165" w:author="Helle Sone Randrup" w:date="2022-06-28T15:31:00Z" w:initials="HR">
    <w:p w14:paraId="2DF28E43" w14:textId="6C760F98" w:rsidR="3EB6356F" w:rsidRDefault="3EB6356F">
      <w:r>
        <w:t>hvem sikrer den koordinering og tænker vi skal inddrage dem så tidligt som muligt.</w:t>
      </w:r>
      <w:r>
        <w:annotationRef/>
      </w:r>
    </w:p>
  </w:comment>
  <w:comment w:id="166" w:author="Monir Deni" w:date="2022-07-01T12:28:00Z" w:initials="MD">
    <w:p w14:paraId="244E7A00" w14:textId="5259F4BF" w:rsidR="002B498F" w:rsidRDefault="002B498F">
      <w:pPr>
        <w:pStyle w:val="Kommentartekst"/>
      </w:pPr>
      <w:r>
        <w:rPr>
          <w:rStyle w:val="Kommentarhenvisning"/>
        </w:rPr>
        <w:annotationRef/>
      </w:r>
      <w:r>
        <w:t>Det er EP6 som løbende har dialogen med ERST</w:t>
      </w:r>
      <w:r w:rsidR="0042707F">
        <w:t xml:space="preserve"> – tekst er indsat</w:t>
      </w:r>
    </w:p>
  </w:comment>
  <w:comment w:id="174" w:author="Helle Sone Randrup" w:date="2022-06-28T15:34:00Z" w:initials="HR">
    <w:p w14:paraId="04BD6C52" w14:textId="3244BCC5" w:rsidR="3EB6356F" w:rsidRDefault="3EB6356F">
      <w:r>
        <w:t>jeg mangler digipof på listen</w:t>
      </w:r>
      <w:r>
        <w:annotationRef/>
      </w:r>
    </w:p>
  </w:comment>
  <w:comment w:id="175" w:author="Monir Deni" w:date="2022-07-05T12:15:00Z" w:initials="MD">
    <w:p w14:paraId="5B6D36DE" w14:textId="3AD95E65" w:rsidR="0042707F" w:rsidRDefault="0042707F">
      <w:pPr>
        <w:pStyle w:val="Kommentartekst"/>
      </w:pPr>
      <w:r>
        <w:rPr>
          <w:rStyle w:val="Kommentarhenvisning"/>
        </w:rPr>
        <w:annotationRef/>
      </w:r>
      <w:r>
        <w:fldChar w:fldCharType="begin"/>
      </w:r>
      <w:r>
        <w:instrText xml:space="preserve"> HYPERLINK "mailto:Mia.Pagh.Jensen@ufst.dk" </w:instrText>
      </w:r>
      <w:bookmarkStart w:id="177" w:name="_@_1DB7D9ABF5A2430690AB2878AFFB962AZ"/>
      <w:r>
        <w:rPr>
          <w:rStyle w:val="Omtal"/>
        </w:rPr>
        <w:fldChar w:fldCharType="separate"/>
      </w:r>
      <w:bookmarkEnd w:id="177"/>
      <w:r w:rsidRPr="0042707F">
        <w:rPr>
          <w:rStyle w:val="Omtal"/>
          <w:noProof/>
        </w:rPr>
        <w:t>@Mia Pagh Jensen</w:t>
      </w:r>
      <w:r>
        <w:fldChar w:fldCharType="end"/>
      </w:r>
      <w:r>
        <w:t xml:space="preserve"> kan du indsætte Digipof?</w:t>
      </w:r>
    </w:p>
  </w:comment>
  <w:comment w:id="176" w:author="Mia Pagh" w:date="2022-07-07T11:12:00Z" w:initials="MPJ">
    <w:p w14:paraId="5822F8E3" w14:textId="3587AF9C" w:rsidR="00592850" w:rsidRDefault="00592850">
      <w:pPr>
        <w:pStyle w:val="Kommentartekst"/>
      </w:pPr>
      <w:r>
        <w:rPr>
          <w:rStyle w:val="Kommentarhenvisning"/>
        </w:rPr>
        <w:annotationRef/>
      </w:r>
      <w:r>
        <w:t>tilføjet</w:t>
      </w:r>
    </w:p>
  </w:comment>
  <w:comment w:id="178" w:author="Mette Crisp Vestergaard" w:date="2022-07-18T14:31:00Z" w:initials="MCV">
    <w:p w14:paraId="011916AF" w14:textId="374ABFDB" w:rsidR="004E2971" w:rsidRDefault="004E2971">
      <w:pPr>
        <w:pStyle w:val="Kommentartekst"/>
      </w:pPr>
      <w:r>
        <w:rPr>
          <w:rStyle w:val="Kommentarhenvisning"/>
        </w:rPr>
        <w:annotationRef/>
      </w:r>
      <w:r>
        <w:t>Og styregruppen?</w:t>
      </w:r>
    </w:p>
  </w:comment>
  <w:comment w:id="179" w:author="Mia Pagh" w:date="2022-07-21T11:17:00Z" w:initials="MPJ">
    <w:p w14:paraId="47C6ADF4" w14:textId="02FEC32F" w:rsidR="00B4060F" w:rsidRDefault="00B4060F">
      <w:pPr>
        <w:pStyle w:val="Kommentartekst"/>
      </w:pPr>
      <w:r>
        <w:rPr>
          <w:rStyle w:val="Kommentarhenvisning"/>
        </w:rPr>
        <w:annotationRef/>
      </w:r>
      <w:r>
        <w:t>Procesejere er ikke en del af styregruppen</w:t>
      </w:r>
    </w:p>
  </w:comment>
  <w:comment w:id="180" w:author="Mette Crisp Vestergaard" w:date="2022-07-18T14:31:00Z" w:initials="MCV">
    <w:p w14:paraId="1D193A82" w14:textId="54C1572A" w:rsidR="004E2971" w:rsidRDefault="004E2971">
      <w:pPr>
        <w:pStyle w:val="Kommentartekst"/>
      </w:pPr>
      <w:r>
        <w:rPr>
          <w:rStyle w:val="Kommentarhenvisning"/>
        </w:rPr>
        <w:annotationRef/>
      </w:r>
      <w:r>
        <w:t>Og styregruppen?</w:t>
      </w:r>
    </w:p>
  </w:comment>
  <w:comment w:id="181" w:author="Mia Pagh" w:date="2022-07-21T11:17:00Z" w:initials="MPJ">
    <w:p w14:paraId="018E040F" w14:textId="3D7C44F7" w:rsidR="00B4060F" w:rsidRDefault="00B4060F">
      <w:pPr>
        <w:pStyle w:val="Kommentartekst"/>
      </w:pPr>
      <w:r>
        <w:rPr>
          <w:rStyle w:val="Kommentarhenvisning"/>
        </w:rPr>
        <w:annotationRef/>
      </w:r>
      <w:r>
        <w:t>Procesejere er ikke en del af styregruppen</w:t>
      </w:r>
    </w:p>
  </w:comment>
  <w:comment w:id="182" w:author="Simon Aaskov Thomsen" w:date="2022-07-08T13:45:00Z" w:initials="SAT">
    <w:p w14:paraId="7AB8FBFC" w14:textId="0C27C5DD" w:rsidR="006C3143" w:rsidRDefault="006C3143">
      <w:pPr>
        <w:pStyle w:val="Kommentartekst"/>
      </w:pPr>
      <w:r>
        <w:rPr>
          <w:rStyle w:val="Kommentarhenvisning"/>
        </w:rPr>
        <w:annotationRef/>
      </w:r>
      <w:r>
        <w:t>Navn indsættes</w:t>
      </w:r>
    </w:p>
  </w:comment>
  <w:comment w:id="183" w:author="Mia Pagh" w:date="2022-07-11T13:18:00Z" w:initials="MPJ">
    <w:p w14:paraId="44F27A62" w14:textId="16F6F37A" w:rsidR="00013A59" w:rsidRDefault="00013A59">
      <w:pPr>
        <w:pStyle w:val="Kommentartekst"/>
      </w:pPr>
      <w:r>
        <w:rPr>
          <w:rStyle w:val="Kommentarhenvisning"/>
        </w:rPr>
        <w:annotationRef/>
      </w:r>
      <w:r>
        <w:t>indsat</w:t>
      </w:r>
    </w:p>
  </w:comment>
  <w:comment w:id="187" w:author="Helle Sone Randrup" w:date="2022-06-28T15:32:00Z" w:initials="HR">
    <w:p w14:paraId="259EF37F" w14:textId="2CAD4A8A" w:rsidR="3EB6356F" w:rsidRDefault="3EB6356F">
      <w:r>
        <w:t>tjek for de korrekte navne - her skal der stå virksomhedsvejledning</w:t>
      </w:r>
      <w:r>
        <w:annotationRef/>
      </w:r>
    </w:p>
  </w:comment>
  <w:comment w:id="186" w:author="Monir Deni" w:date="2022-07-05T12:18:00Z" w:initials="MD">
    <w:p w14:paraId="625233C4" w14:textId="3F7830EE" w:rsidR="00427842" w:rsidRDefault="00427842">
      <w:pPr>
        <w:pStyle w:val="Kommentartekst"/>
      </w:pPr>
      <w:r>
        <w:rPr>
          <w:rStyle w:val="Kommentarhenvisning"/>
        </w:rPr>
        <w:annotationRef/>
      </w:r>
      <w:r>
        <w:t>Korrekt afdelings navn indsat</w:t>
      </w:r>
    </w:p>
  </w:comment>
  <w:comment w:id="184" w:author="Simon Aaskov Thomsen" w:date="2022-07-08T13:44:00Z" w:initials="SAT">
    <w:p w14:paraId="0112A32C" w14:textId="2258E390" w:rsidR="006C3143" w:rsidRDefault="006C3143">
      <w:pPr>
        <w:pStyle w:val="Kommentartekst"/>
      </w:pPr>
      <w:r>
        <w:rPr>
          <w:rStyle w:val="Kommentarhenvisning"/>
        </w:rPr>
        <w:annotationRef/>
      </w:r>
      <w:r>
        <w:t>Afklares med Mikael Klode og Niels Dalsgaard</w:t>
      </w:r>
    </w:p>
  </w:comment>
  <w:comment w:id="185" w:author="Mia Pagh" w:date="2022-07-11T13:18:00Z" w:initials="MPJ">
    <w:p w14:paraId="512D4E7B" w14:textId="694498E7" w:rsidR="00013A59" w:rsidRDefault="00013A59">
      <w:pPr>
        <w:pStyle w:val="Kommentartekst"/>
      </w:pPr>
      <w:r>
        <w:rPr>
          <w:rStyle w:val="Kommentarhenvisning"/>
        </w:rPr>
        <w:annotationRef/>
      </w:r>
      <w:r>
        <w:t>Er noteret som opgave i analysefasen</w:t>
      </w:r>
    </w:p>
  </w:comment>
  <w:comment w:id="188" w:author="Mette Crisp Vestergaard" w:date="2022-07-18T15:03:00Z" w:initials="MCV">
    <w:p w14:paraId="68B760B3" w14:textId="100A87FB" w:rsidR="00A533EF" w:rsidRDefault="00A533EF">
      <w:pPr>
        <w:pStyle w:val="Kommentartekst"/>
      </w:pPr>
      <w:r>
        <w:rPr>
          <w:rStyle w:val="Kommentarhenvisning"/>
        </w:rPr>
        <w:annotationRef/>
      </w:r>
      <w:r>
        <w:t xml:space="preserve">Jeg </w:t>
      </w:r>
      <w:r w:rsidR="00C84EEC">
        <w:t xml:space="preserve">har svært ved at se at </w:t>
      </w:r>
      <w:r w:rsidR="00622C6F">
        <w:t>de</w:t>
      </w:r>
      <w:r w:rsidR="00241F29">
        <w:t xml:space="preserve"> skulle være forbeholdne og negative, i stedet ville</w:t>
      </w:r>
      <w:r>
        <w:t xml:space="preserve"> de ønske indflydelse</w:t>
      </w:r>
      <w:r w:rsidR="00A0099C">
        <w:t xml:space="preserve"> og inddragelse </w:t>
      </w:r>
      <w:r w:rsidR="00112539">
        <w:t>på det</w:t>
      </w:r>
      <w:r w:rsidR="00325B21">
        <w:t>,</w:t>
      </w:r>
      <w:r w:rsidR="00112539">
        <w:t xml:space="preserve"> der påvirker deres opgave.</w:t>
      </w:r>
    </w:p>
  </w:comment>
  <w:comment w:id="189" w:author="Helene O'Sullivan" w:date="2022-06-28T17:04:00Z" w:initials="HO">
    <w:p w14:paraId="44764473" w14:textId="3C2D2DC6" w:rsidR="3EB6356F" w:rsidRDefault="3EB6356F">
      <w:r>
        <w:t>vil vi ikke anvende OSM2s DevOps og set-up? Det mener jeg vi har skrevet op i gennemgang af scenarie</w:t>
      </w:r>
      <w:r>
        <w:annotationRef/>
      </w:r>
    </w:p>
  </w:comment>
  <w:comment w:id="190" w:author="Monir Deni" w:date="2022-06-30T10:53:00Z" w:initials="MD">
    <w:p w14:paraId="218335CE" w14:textId="31C0B95D" w:rsidR="00C63004" w:rsidRDefault="00C63004">
      <w:pPr>
        <w:pStyle w:val="Kommentartekst"/>
      </w:pPr>
      <w:r>
        <w:rPr>
          <w:rStyle w:val="Kommentarhenvisning"/>
        </w:rPr>
        <w:annotationRef/>
      </w:r>
      <w:r>
        <w:t>Levere grundlæggende infrastruktur og værktøjer som OS</w:t>
      </w:r>
      <w:r w:rsidR="00132172">
        <w:t>M</w:t>
      </w:r>
      <w:r>
        <w:t>2</w:t>
      </w:r>
      <w:r w:rsidR="00132172">
        <w:t xml:space="preserve"> bygger ovenpå</w:t>
      </w:r>
    </w:p>
  </w:comment>
  <w:comment w:id="191" w:author="Helene O'Sullivan" w:date="2022-06-28T17:07:00Z" w:initials="HO">
    <w:p w14:paraId="6DCB78AF" w14:textId="7B3AD0A9" w:rsidR="3EB6356F" w:rsidRDefault="3EB6356F">
      <w:r>
        <w:t>vores nye organisation gør det muligt at ikke længere skulle overdrage viden. vi skal have en setup hvor systemejer er i projektet.</w:t>
      </w:r>
      <w:r>
        <w:annotationRef/>
      </w:r>
    </w:p>
  </w:comment>
  <w:comment w:id="192" w:author="Monir Deni" w:date="2022-06-30T10:55:00Z" w:initials="MD">
    <w:p w14:paraId="540EB018" w14:textId="0A435087" w:rsidR="00AE724C" w:rsidRDefault="00AE724C">
      <w:pPr>
        <w:pStyle w:val="Kommentartekst"/>
      </w:pPr>
      <w:r>
        <w:rPr>
          <w:rStyle w:val="Kommentarhenvisning"/>
        </w:rPr>
        <w:annotationRef/>
      </w:r>
      <w:r>
        <w:t>I forbindelse med</w:t>
      </w:r>
      <w:r w:rsidR="0010108E">
        <w:t xml:space="preserve"> mitigeringen at løsningen bliver udviklet i samme organisation som skal drifte løsningen</w:t>
      </w:r>
    </w:p>
  </w:comment>
  <w:comment w:id="193" w:author="Simon Aaskov Thomsen" w:date="2022-07-08T14:30:00Z" w:initials="SAT">
    <w:p w14:paraId="3912163E" w14:textId="7EDD556F" w:rsidR="00EE3559" w:rsidRDefault="00EE3559">
      <w:pPr>
        <w:pStyle w:val="Kommentartekst"/>
      </w:pPr>
      <w:r>
        <w:rPr>
          <w:rStyle w:val="Kommentarhenvisning"/>
        </w:rPr>
        <w:annotationRef/>
      </w:r>
      <w:r>
        <w:t>Kun relevant hvis anvendes til påmindelser? Men går påmindelser via Osm2 advis?</w:t>
      </w:r>
    </w:p>
  </w:comment>
  <w:comment w:id="194" w:author="Mia Pagh" w:date="2022-07-11T13:21:00Z" w:initials="MPJ">
    <w:p w14:paraId="7327FBB7" w14:textId="35E5CB92" w:rsidR="00422490" w:rsidRDefault="00422490">
      <w:pPr>
        <w:pStyle w:val="Kommentartekst"/>
      </w:pPr>
      <w:r>
        <w:rPr>
          <w:rStyle w:val="Kommentarhenvisning"/>
        </w:rPr>
        <w:annotationRef/>
      </w:r>
      <w:r>
        <w:t>Er noteret til analysefasen</w:t>
      </w:r>
    </w:p>
  </w:comment>
  <w:comment w:id="195" w:author="Simon Aaskov Thomsen" w:date="2022-07-08T14:29:00Z" w:initials="SAT">
    <w:p w14:paraId="73E07428" w14:textId="0A41061A" w:rsidR="00EF350A" w:rsidRDefault="00EF350A">
      <w:pPr>
        <w:pStyle w:val="Kommentartekst"/>
      </w:pPr>
      <w:r>
        <w:rPr>
          <w:rStyle w:val="Kommentarhenvisning"/>
        </w:rPr>
        <w:annotationRef/>
      </w:r>
      <w:r>
        <w:t>Stadig relevant hvis vi bruger BO ift. løbende omsætningskontrol?</w:t>
      </w:r>
    </w:p>
  </w:comment>
  <w:comment w:id="196" w:author="Mia Pagh" w:date="2022-07-11T13:21:00Z" w:initials="MPJ">
    <w:p w14:paraId="0A82BEE8" w14:textId="7B0C833C" w:rsidR="00422490" w:rsidRDefault="00422490">
      <w:pPr>
        <w:pStyle w:val="Kommentartekst"/>
      </w:pPr>
      <w:r>
        <w:rPr>
          <w:rStyle w:val="Kommentarhenvisning"/>
        </w:rPr>
        <w:annotationRef/>
      </w:r>
      <w:r>
        <w:t>Er noteret til analysefasen</w:t>
      </w:r>
    </w:p>
  </w:comment>
  <w:comment w:id="211" w:author="Monir Deni" w:date="2022-06-30T10:57:00Z" w:initials="MD">
    <w:p w14:paraId="399FCEA5" w14:textId="53ECB285" w:rsidR="00671057" w:rsidRDefault="00671057">
      <w:pPr>
        <w:pStyle w:val="Kommentartekst"/>
      </w:pPr>
      <w:r>
        <w:rPr>
          <w:rStyle w:val="Kommentarhenvisning"/>
        </w:rPr>
        <w:annotationRef/>
      </w:r>
      <w:r>
        <w:t>31/12/2032</w:t>
      </w:r>
    </w:p>
  </w:comment>
  <w:comment w:id="210" w:author="Mette Crisp Vestergaard" w:date="2022-07-18T15:39:00Z" w:initials="MCV">
    <w:p w14:paraId="2F0F2541" w14:textId="0C3F07B7" w:rsidR="00F70C80" w:rsidRDefault="00F70C80">
      <w:pPr>
        <w:pStyle w:val="Kommentartekst"/>
      </w:pPr>
      <w:r>
        <w:rPr>
          <w:rStyle w:val="Kommentarhenvisning"/>
        </w:rPr>
        <w:annotationRef/>
      </w:r>
      <w:r w:rsidR="00AE5A6B">
        <w:rPr>
          <w:noProof/>
        </w:rPr>
        <w:t>Bør det nævnes i en fodnote hvorfor der er valgt at projektet er realiseret i 2032?</w:t>
      </w:r>
    </w:p>
  </w:comment>
  <w:comment w:id="214" w:author="Mia Pagh" w:date="2022-05-04T07:06:00Z" w:initials="MPJ">
    <w:p w14:paraId="33D38D03" w14:textId="77777777" w:rsidR="007725B6" w:rsidRDefault="007725B6" w:rsidP="007725B6">
      <w:pPr>
        <w:pStyle w:val="Kommentartekst"/>
      </w:pPr>
      <w:r>
        <w:rPr>
          <w:rStyle w:val="Kommentarhenvisning"/>
        </w:rPr>
        <w:annotationRef/>
      </w:r>
      <w:r>
        <w:t>Tilføj hvilke overvejelser vi i projektet har gjort os i forhold til økonomi og den ramme, som er blevet udstukket. MVP.</w:t>
      </w:r>
    </w:p>
  </w:comment>
  <w:comment w:id="215" w:author="Mia Pagh" w:date="2022-06-24T11:17:00Z" w:initials="MPJ">
    <w:p w14:paraId="55D57598" w14:textId="77777777" w:rsidR="007725B6" w:rsidRDefault="007725B6" w:rsidP="007725B6">
      <w:pPr>
        <w:pStyle w:val="Kommentartekst"/>
      </w:pPr>
      <w:r>
        <w:rPr>
          <w:rStyle w:val="Kommentarhenvisning"/>
        </w:rPr>
        <w:annotationRef/>
      </w:r>
      <w:r>
        <w:fldChar w:fldCharType="begin"/>
      </w:r>
      <w:r>
        <w:instrText xml:space="preserve"> HYPERLINK "mailto:Monir.Deni@UFST.DK" </w:instrText>
      </w:r>
      <w:bookmarkStart w:id="218" w:name="_@_71E226225F4540DE88C9A1ACFC65320DZ"/>
      <w:r>
        <w:rPr>
          <w:rStyle w:val="Omtal"/>
        </w:rPr>
        <w:fldChar w:fldCharType="separate"/>
      </w:r>
      <w:bookmarkEnd w:id="218"/>
      <w:r w:rsidRPr="00930282">
        <w:rPr>
          <w:rStyle w:val="Omtal"/>
          <w:noProof/>
        </w:rPr>
        <w:t>@Monir Deni</w:t>
      </w:r>
      <w:r>
        <w:fldChar w:fldCharType="end"/>
      </w:r>
      <w:r>
        <w:t xml:space="preserve"> var det denne du snakkede om? </w:t>
      </w:r>
      <w:r>
        <w:br/>
        <w:t>Det er halvanden måned siden, jeg skrev den, men hvis jeg husker rigtigt, var det Helene, som nævnte at vi skal sørge for at det er tydeligt, hvilken proces vi har været igennem – at vi har re-estimeret og forholdt os til især rammen fra DEP, som vi har forsøgt at imødekomme i samarbejde med SKTST</w:t>
      </w:r>
    </w:p>
  </w:comment>
  <w:comment w:id="216" w:author="Simon Aaskov Thomsen" w:date="2022-07-08T13:49:00Z" w:initials="SAT">
    <w:p w14:paraId="732E218B" w14:textId="497730DE" w:rsidR="003043E6" w:rsidRDefault="003043E6">
      <w:pPr>
        <w:pStyle w:val="Kommentartekst"/>
      </w:pPr>
      <w:r>
        <w:rPr>
          <w:rStyle w:val="Kommentarhenvisning"/>
        </w:rPr>
        <w:annotationRef/>
      </w:r>
      <w:r w:rsidR="00504871">
        <w:t xml:space="preserve">Forslag til indspark: </w:t>
      </w:r>
      <w:r w:rsidR="0071517B">
        <w:t xml:space="preserve">Bl.a. har SKTST beregnet ÅV konsekvenser ved at fjerne </w:t>
      </w:r>
      <w:r w:rsidR="00F024EF">
        <w:t xml:space="preserve">forskellige komponenter i løsningen. Disse estimater er blevet sammenholdt med omkostningerne ved at udvikle og drifte disse komponenter, for derved at finde </w:t>
      </w:r>
      <w:r w:rsidR="002F5ECC">
        <w:t>den bedste BC</w:t>
      </w:r>
      <w:r w:rsidR="006C58FD">
        <w:t>/</w:t>
      </w:r>
      <w:r w:rsidR="00504871">
        <w:t>mest rentable løsning</w:t>
      </w:r>
    </w:p>
  </w:comment>
  <w:comment w:id="217" w:author="Monir Deni" w:date="2022-07-12T11:21:00Z" w:initials="MD">
    <w:p w14:paraId="189E2147" w14:textId="6973AC2C" w:rsidR="3FE1206B" w:rsidRDefault="3FE1206B">
      <w:pPr>
        <w:pStyle w:val="Kommentartekst"/>
      </w:pPr>
      <w:r>
        <w:t>Indsat</w:t>
      </w:r>
      <w:r>
        <w:rPr>
          <w:rStyle w:val="Kommentarhenvisning"/>
        </w:rPr>
        <w:annotationRef/>
      </w:r>
    </w:p>
    <w:p w14:paraId="6785EF48" w14:textId="35C50776" w:rsidR="3FE1206B" w:rsidRDefault="3FE1206B">
      <w:pPr>
        <w:pStyle w:val="Kommentartekst"/>
      </w:pPr>
    </w:p>
  </w:comment>
  <w:comment w:id="220" w:author="Mette Crisp Vestergaard" w:date="2022-07-18T15:37:00Z" w:initials="MCV">
    <w:p w14:paraId="03E1A697" w14:textId="4B64789F" w:rsidR="00DC77DC" w:rsidRDefault="00DC77DC">
      <w:pPr>
        <w:pStyle w:val="Kommentartekst"/>
      </w:pPr>
      <w:r>
        <w:rPr>
          <w:rStyle w:val="Kommentarhenvisning"/>
        </w:rPr>
        <w:annotationRef/>
      </w:r>
      <w:r>
        <w:t>Igen – er der valgt løsning, så bør det skrives et sted i den her del også.</w:t>
      </w:r>
    </w:p>
  </w:comment>
  <w:comment w:id="221" w:author="Mia Pagh" w:date="2022-07-25T19:05:00Z" w:initials="MPJ">
    <w:p w14:paraId="68241290" w14:textId="0EB20DF7" w:rsidR="00527D9A" w:rsidRDefault="00527D9A">
      <w:pPr>
        <w:pStyle w:val="Kommentartekst"/>
      </w:pPr>
      <w:r>
        <w:rPr>
          <w:rStyle w:val="Kommentarhenvisning"/>
        </w:rPr>
        <w:annotationRef/>
      </w:r>
      <w:r>
        <w:t>Valg ikke truffet, nedenstående er tilføjet.</w:t>
      </w:r>
    </w:p>
  </w:comment>
  <w:comment w:id="222" w:author="Mia Pagh" w:date="2022-07-22T14:08:00Z" w:initials="MPJ">
    <w:p w14:paraId="4F6551D3" w14:textId="69713A35" w:rsidR="007177BC" w:rsidRDefault="007177BC">
      <w:pPr>
        <w:pStyle w:val="Kommentartekst"/>
      </w:pPr>
      <w:r>
        <w:rPr>
          <w:rStyle w:val="Kommentarhenvisning"/>
        </w:rPr>
        <w:annotationRef/>
      </w:r>
      <w:r>
        <w:t>til</w:t>
      </w:r>
      <w:r w:rsidR="00437B77">
        <w:t>føjet</w:t>
      </w:r>
    </w:p>
  </w:comment>
  <w:comment w:id="225" w:author="Kasper Skaaning" w:date="2022-07-06T09:43:00Z" w:initials="KS">
    <w:p w14:paraId="37E9FF20" w14:textId="4AA33220" w:rsidR="004064CB" w:rsidRDefault="004064CB">
      <w:pPr>
        <w:pStyle w:val="Kommentartekst"/>
      </w:pPr>
      <w:r>
        <w:rPr>
          <w:rStyle w:val="Kommentarhenvisning"/>
        </w:rPr>
        <w:annotationRef/>
      </w:r>
      <w:r>
        <w:t>Tilrettet + tekst under</w:t>
      </w:r>
    </w:p>
  </w:comment>
  <w:comment w:id="226" w:author="Mette Crisp Vestergaard" w:date="2022-07-18T15:42:00Z" w:initials="MCV">
    <w:p w14:paraId="270DE6F7" w14:textId="404285EC" w:rsidR="001A19FF" w:rsidRDefault="001A19FF">
      <w:pPr>
        <w:pStyle w:val="Kommentartekst"/>
      </w:pPr>
      <w:r>
        <w:rPr>
          <w:rStyle w:val="Kommentarhenvisning"/>
        </w:rPr>
        <w:annotationRef/>
      </w:r>
      <w:r w:rsidR="00AE5A6B">
        <w:rPr>
          <w:noProof/>
        </w:rPr>
        <w:t>Kan man bruge et andet og dansk ord i stedet for "enable"</w:t>
      </w:r>
      <w:r w:rsidR="00477B73">
        <w:rPr>
          <w:noProof/>
        </w:rPr>
        <w:t>,</w:t>
      </w:r>
      <w:r w:rsidR="00AE5A6B">
        <w:rPr>
          <w:noProof/>
        </w:rPr>
        <w:t xml:space="preserve"> - det gælder hele tabellen</w:t>
      </w:r>
      <w:r w:rsidR="00755DAD">
        <w:rPr>
          <w:noProof/>
        </w:rPr>
        <w:t>, som skal konsekvensrettes</w:t>
      </w:r>
      <w:r w:rsidR="00AE5A6B">
        <w:rPr>
          <w:noProof/>
        </w:rPr>
        <w:t>.</w:t>
      </w:r>
    </w:p>
  </w:comment>
  <w:comment w:id="227" w:author="Mia Pagh" w:date="2022-07-26T10:21:00Z" w:initials="MPJ">
    <w:p w14:paraId="4EC63B2C" w14:textId="02904282" w:rsidR="00E80F3B" w:rsidRDefault="00E80F3B">
      <w:pPr>
        <w:pStyle w:val="Kommentartekst"/>
      </w:pPr>
      <w:r>
        <w:rPr>
          <w:rStyle w:val="Kommentarhenvisning"/>
        </w:rPr>
        <w:annotationRef/>
      </w:r>
      <w:r w:rsidR="009D4CE7">
        <w:t>ændret</w:t>
      </w:r>
    </w:p>
  </w:comment>
  <w:comment w:id="228" w:author="Mia Pagh" w:date="2022-07-11T13:49:00Z" w:initials="MPJ">
    <w:p w14:paraId="7A4CD0D2" w14:textId="6513583B" w:rsidR="0084382A" w:rsidRDefault="0084382A">
      <w:pPr>
        <w:pStyle w:val="Kommentartekst"/>
      </w:pPr>
      <w:r>
        <w:rPr>
          <w:rStyle w:val="Kommentarhenvisning"/>
        </w:rPr>
        <w:annotationRef/>
      </w:r>
      <w:r>
        <w:t>? forståelige roller?</w:t>
      </w:r>
    </w:p>
  </w:comment>
  <w:comment w:id="229" w:author="Monir Deni" w:date="2022-07-12T11:28:00Z" w:initials="MD">
    <w:p w14:paraId="3E184D9F" w14:textId="52A7DBCC" w:rsidR="00561476" w:rsidRDefault="00561476">
      <w:pPr>
        <w:pStyle w:val="Kommentartekst"/>
      </w:pPr>
      <w:r>
        <w:rPr>
          <w:rStyle w:val="Kommentarhenvisning"/>
        </w:rPr>
        <w:annotationRef/>
      </w:r>
      <w:r>
        <w:t>Rettet</w:t>
      </w:r>
    </w:p>
  </w:comment>
  <w:comment w:id="230" w:author="Mette Crisp Vestergaard" w:date="2022-07-18T15:46:00Z" w:initials="MCV">
    <w:p w14:paraId="21B46054" w14:textId="6709D259" w:rsidR="004649BB" w:rsidRDefault="004649BB">
      <w:pPr>
        <w:pStyle w:val="Kommentartekst"/>
      </w:pPr>
      <w:r>
        <w:rPr>
          <w:rStyle w:val="Kommentarhenvisning"/>
        </w:rPr>
        <w:annotationRef/>
      </w:r>
      <w:r>
        <w:t xml:space="preserve">Kan det </w:t>
      </w:r>
      <w:r w:rsidR="00755DAD">
        <w:t xml:space="preserve">ikke </w:t>
      </w:r>
      <w:r>
        <w:t>skrive</w:t>
      </w:r>
      <w:r w:rsidR="002D090A">
        <w:t>s</w:t>
      </w:r>
      <w:r>
        <w:t xml:space="preserve"> på dansk, fx Ikke-funktionelle</w:t>
      </w:r>
      <w:r w:rsidR="002D090A">
        <w:t xml:space="preserve"> krav</w:t>
      </w:r>
    </w:p>
  </w:comment>
  <w:comment w:id="231" w:author="Jacob Brok [2]" w:date="2022-07-25T12:55:00Z" w:initials="JB">
    <w:p w14:paraId="1E389B26" w14:textId="3A3520B7" w:rsidR="0015345B" w:rsidRDefault="0015345B">
      <w:pPr>
        <w:pStyle w:val="Kommentartekst"/>
      </w:pPr>
      <w:r>
        <w:rPr>
          <w:rStyle w:val="Kommentarhenvisning"/>
        </w:rPr>
        <w:annotationRef/>
      </w:r>
      <w:r w:rsidR="000A5694">
        <w:t>Rettet</w:t>
      </w:r>
    </w:p>
  </w:comment>
  <w:comment w:id="232" w:author="Helle Sone Randrup" w:date="2022-06-28T15:40:00Z" w:initials="HR">
    <w:p w14:paraId="51094AE1" w14:textId="5A8DFDEF" w:rsidR="3EB6356F" w:rsidRDefault="3EB6356F">
      <w:r>
        <w:t>tallet er et andet i ledelsesresumeet -  vil det give mening at sætte datoer på, så man let kan se hvornår vi har opdateret og derfor ikke bliver i tvivl om beløbene står korrekt?</w:t>
      </w:r>
      <w:r>
        <w:annotationRef/>
      </w:r>
    </w:p>
  </w:comment>
  <w:comment w:id="233" w:author="Monir Deni" w:date="2022-06-30T10:57:00Z" w:initials="MD">
    <w:p w14:paraId="5B690712" w14:textId="7275E2A4" w:rsidR="00671057" w:rsidRDefault="00671057">
      <w:pPr>
        <w:pStyle w:val="Kommentartekst"/>
      </w:pPr>
      <w:r>
        <w:rPr>
          <w:rStyle w:val="Kommentarhenvisning"/>
        </w:rPr>
        <w:annotationRef/>
      </w:r>
      <w:r>
        <w:t>37,4 FREMGÅR I LEDELSESRSUMEET</w:t>
      </w:r>
    </w:p>
  </w:comment>
  <w:comment w:id="234" w:author="Kasper Skaaning" w:date="2022-07-06T09:49:00Z" w:initials="KS">
    <w:p w14:paraId="4CE7DF8A" w14:textId="2DF4F3C8" w:rsidR="00B93ADF" w:rsidRDefault="00B93ADF">
      <w:pPr>
        <w:pStyle w:val="Kommentartekst"/>
      </w:pPr>
      <w:r>
        <w:rPr>
          <w:rStyle w:val="Kommentarhenvisning"/>
        </w:rPr>
        <w:annotationRef/>
      </w:r>
      <w:r>
        <w:t>Opdateret</w:t>
      </w:r>
    </w:p>
  </w:comment>
  <w:comment w:id="237" w:author="Monika Bruus-Nielsen" w:date="2022-06-28T14:49:00Z" w:initials="MBN">
    <w:p w14:paraId="4D391F1F" w14:textId="77777777" w:rsidR="00837BBC" w:rsidRDefault="00837BBC" w:rsidP="00837BBC">
      <w:pPr>
        <w:pStyle w:val="Kommentartekst"/>
      </w:pPr>
      <w:r>
        <w:rPr>
          <w:rStyle w:val="Kommentarhenvisning"/>
        </w:rPr>
        <w:annotationRef/>
      </w:r>
      <w:r>
        <w:t xml:space="preserve">Slet hele det her afsnit. Evt. placering i bilag, såfremt det er absolut nødvendigt. </w:t>
      </w:r>
    </w:p>
  </w:comment>
  <w:comment w:id="238" w:author="Monir Deni" w:date="2022-07-06T11:09:00Z" w:initials="MD">
    <w:p w14:paraId="13DBC194" w14:textId="00AADF16" w:rsidR="00F62CAB" w:rsidRDefault="00F62CAB">
      <w:pPr>
        <w:pStyle w:val="Kommentartekst"/>
      </w:pPr>
      <w:r>
        <w:rPr>
          <w:rStyle w:val="Kommentarhenvisning"/>
        </w:rPr>
        <w:annotationRef/>
      </w:r>
      <w:r>
        <w:t>Bilag F. er oprettet og der er refereret til denne</w:t>
      </w:r>
    </w:p>
  </w:comment>
  <w:comment w:id="243" w:author="Mia Pagh" w:date="2022-07-06T11:19:00Z" w:initials="MPJ">
    <w:p w14:paraId="38DDF619" w14:textId="20778F94" w:rsidR="00204AB6" w:rsidRDefault="00204AB6">
      <w:pPr>
        <w:pStyle w:val="Kommentartekst"/>
      </w:pPr>
      <w:r>
        <w:rPr>
          <w:rStyle w:val="Kommentarhenvisning"/>
        </w:rPr>
        <w:annotationRef/>
      </w:r>
      <w:r>
        <w:t xml:space="preserve">Flyt ovenstående afsnit i bilag, og </w:t>
      </w:r>
      <w:r w:rsidR="000B42C5">
        <w:t>skriv evt et par linjer her</w:t>
      </w:r>
      <w:r w:rsidR="0004404C">
        <w:t xml:space="preserve"> som forholder sig til overskriften</w:t>
      </w:r>
      <w:r w:rsidR="000B42C5">
        <w:t xml:space="preserve"> med en </w:t>
      </w:r>
      <w:r w:rsidR="009058E4">
        <w:t>henvisning til bilag</w:t>
      </w:r>
    </w:p>
  </w:comment>
  <w:comment w:id="242" w:author="Monir Deni" w:date="2022-07-06T15:02:00Z" w:initials="MD">
    <w:p w14:paraId="42E1DAFA" w14:textId="10D49490" w:rsidR="00132D40" w:rsidRDefault="00132D40">
      <w:pPr>
        <w:pStyle w:val="Kommentartekst"/>
      </w:pPr>
      <w:r>
        <w:rPr>
          <w:rStyle w:val="Kommentarhenvisning"/>
        </w:rPr>
        <w:annotationRef/>
      </w:r>
      <w:r>
        <w:t>Bilag F er oprettet</w:t>
      </w:r>
    </w:p>
  </w:comment>
  <w:comment w:id="269" w:author="Helle Sone Randrup" w:date="2022-06-28T15:50:00Z" w:initials="HR">
    <w:p w14:paraId="1455451B" w14:textId="608C8A7F" w:rsidR="3EB6356F" w:rsidRDefault="3EB6356F">
      <w:r>
        <w:t>der mangler et forretningsperspektiv her</w:t>
      </w:r>
      <w:r>
        <w:annotationRef/>
      </w:r>
    </w:p>
  </w:comment>
  <w:comment w:id="270" w:author="Monir Deni" w:date="2022-06-30T11:13:00Z" w:initials="MD">
    <w:p w14:paraId="700AFB48" w14:textId="2756C14F" w:rsidR="0037418C" w:rsidRDefault="0037418C">
      <w:pPr>
        <w:pStyle w:val="Kommentartekst"/>
      </w:pPr>
      <w:r>
        <w:rPr>
          <w:rStyle w:val="Kommentarhenvisning"/>
        </w:rPr>
        <w:annotationRef/>
      </w:r>
      <w:r w:rsidR="00E47D86">
        <w:rPr>
          <w:rStyle w:val="Kommentarhenvisning"/>
        </w:rPr>
        <w:fldChar w:fldCharType="begin"/>
      </w:r>
      <w:r w:rsidR="00E47D86">
        <w:rPr>
          <w:rStyle w:val="Kommentarhenvisning"/>
        </w:rPr>
        <w:instrText xml:space="preserve"> HYPERLINK "mailto:Jacob.Brok@UFST.DK" </w:instrText>
      </w:r>
      <w:r w:rsidR="00E47D86">
        <w:rPr>
          <w:rStyle w:val="Kommentarhenvisning"/>
        </w:rPr>
      </w:r>
      <w:bookmarkStart w:id="272" w:name="_@_4077632E80874DF6A0FFAC586655D770Z"/>
      <w:r w:rsidR="00E47D86">
        <w:rPr>
          <w:rStyle w:val="Omtal"/>
        </w:rPr>
        <w:fldChar w:fldCharType="separate"/>
      </w:r>
      <w:bookmarkEnd w:id="272"/>
      <w:r w:rsidR="00E47D86" w:rsidRPr="00E47D86">
        <w:rPr>
          <w:rStyle w:val="Omtal"/>
          <w:noProof/>
          <w:sz w:val="16"/>
          <w:szCs w:val="16"/>
        </w:rPr>
        <w:t>@Jacob Brok</w:t>
      </w:r>
      <w:r w:rsidR="00E47D86">
        <w:rPr>
          <w:rStyle w:val="Kommentarhenvisning"/>
        </w:rPr>
        <w:fldChar w:fldCharType="end"/>
      </w:r>
    </w:p>
  </w:comment>
  <w:comment w:id="284" w:author="Mette Crisp Vestergaard" w:date="2022-07-18T17:12:00Z" w:initials="MCV">
    <w:p w14:paraId="7C1F3B0E" w14:textId="7C50FD25" w:rsidR="00AA2CF1" w:rsidRDefault="00AA2CF1">
      <w:pPr>
        <w:pStyle w:val="Kommentartekst"/>
      </w:pPr>
      <w:r>
        <w:rPr>
          <w:rStyle w:val="Kommentarhenvisning"/>
        </w:rPr>
        <w:annotationRef/>
      </w:r>
      <w:r w:rsidR="00AE5A6B">
        <w:rPr>
          <w:noProof/>
        </w:rPr>
        <w:t>Er det generel viden hvad det indebærer? Det kunne være godt med en linje eller en fodnote der oplyser det.</w:t>
      </w:r>
    </w:p>
  </w:comment>
  <w:comment w:id="285" w:author="Mia Pagh" w:date="2022-07-21T13:27:00Z" w:initials="MPJ">
    <w:p w14:paraId="1D9DCD15" w14:textId="518FA227" w:rsidR="00FC7B2A" w:rsidRDefault="00FC7B2A">
      <w:pPr>
        <w:pStyle w:val="Kommentartekst"/>
      </w:pPr>
      <w:r>
        <w:rPr>
          <w:rStyle w:val="Kommentarhenvisning"/>
        </w:rPr>
        <w:annotationRef/>
      </w:r>
      <w:r>
        <w:t>ændret</w:t>
      </w:r>
    </w:p>
  </w:comment>
  <w:comment w:id="280" w:author="Monika Bruus-Nielsen" w:date="2022-06-28T14:52:00Z" w:initials="MBN">
    <w:p w14:paraId="075493D4" w14:textId="77777777" w:rsidR="0051666B" w:rsidRDefault="0051666B" w:rsidP="0051666B">
      <w:pPr>
        <w:pStyle w:val="Kommentartekst"/>
      </w:pPr>
      <w:r>
        <w:rPr>
          <w:rStyle w:val="Kommentarhenvisning"/>
        </w:rPr>
        <w:annotationRef/>
      </w:r>
      <w:r>
        <w:t>På hvilken baggrund har man vurderet, at en agil tilgang var den mest hensigtsmæssige udviklingsmetode?</w:t>
      </w:r>
    </w:p>
  </w:comment>
  <w:comment w:id="281" w:author="Monir Deni" w:date="2022-07-06T13:11:00Z" w:initials="MD">
    <w:p w14:paraId="166DFF0E" w14:textId="52C8F1B9" w:rsidR="004E5CDC" w:rsidRDefault="004E5CDC">
      <w:pPr>
        <w:pStyle w:val="Kommentartekst"/>
      </w:pPr>
      <w:r>
        <w:rPr>
          <w:rStyle w:val="Kommentarhenvisning"/>
        </w:rPr>
        <w:annotationRef/>
      </w:r>
      <w:r>
        <w:t>Se indarbejdet formulering.</w:t>
      </w:r>
    </w:p>
  </w:comment>
  <w:comment w:id="282" w:author="Simon Aaskov Thomsen" w:date="2022-07-08T14:03:00Z" w:initials="SAT">
    <w:p w14:paraId="691EA335" w14:textId="682BFCF1" w:rsidR="00A31C75" w:rsidRDefault="00A31C75">
      <w:pPr>
        <w:pStyle w:val="Kommentartekst"/>
      </w:pPr>
      <w:r>
        <w:rPr>
          <w:rStyle w:val="Kommentarhenvisning"/>
        </w:rPr>
        <w:annotationRef/>
      </w:r>
      <w:r>
        <w:t xml:space="preserve">Kan der sættes et par ord ind om at det ”delvist agile” består i, at vi nok er agile i vores projektmetode, men at statens IT-råd stadig opererer med stage-gate model og at der er </w:t>
      </w:r>
      <w:r w:rsidR="004D5C61">
        <w:t>stramme rammer for løsningen i form af EU’s FS og TS.</w:t>
      </w:r>
    </w:p>
  </w:comment>
  <w:comment w:id="283" w:author="Monir Deni" w:date="2022-07-12T11:32:00Z" w:initials="MD">
    <w:p w14:paraId="0CDCB685" w14:textId="634AC16D" w:rsidR="0085149C" w:rsidRDefault="0085149C">
      <w:pPr>
        <w:pStyle w:val="Kommentartekst"/>
      </w:pPr>
      <w:r>
        <w:rPr>
          <w:rStyle w:val="Kommentarhenvisning"/>
        </w:rPr>
        <w:annotationRef/>
      </w:r>
      <w:r>
        <w:t>Indarbejdet.</w:t>
      </w:r>
    </w:p>
  </w:comment>
  <w:comment w:id="286" w:author="Mette Crisp Vestergaard" w:date="2022-07-18T17:24:00Z" w:initials="MCV">
    <w:p w14:paraId="57E2C8BC" w14:textId="4C4D533B" w:rsidR="00C27DDA" w:rsidRDefault="00C27DDA">
      <w:pPr>
        <w:pStyle w:val="Kommentartekst"/>
      </w:pPr>
      <w:r>
        <w:rPr>
          <w:rStyle w:val="Kommentarhenvisning"/>
        </w:rPr>
        <w:annotationRef/>
      </w:r>
      <w:r w:rsidR="00AE5A6B">
        <w:rPr>
          <w:noProof/>
        </w:rPr>
        <w:t xml:space="preserve">Hvordan kan der være backlog-komponenter, når det er ny udvikling? </w:t>
      </w:r>
      <w:r w:rsidR="00790E65">
        <w:rPr>
          <w:noProof/>
        </w:rPr>
        <w:t xml:space="preserve">Burde det </w:t>
      </w:r>
      <w:r w:rsidR="00AE5A6B">
        <w:rPr>
          <w:noProof/>
        </w:rPr>
        <w:t xml:space="preserve">i stedet </w:t>
      </w:r>
      <w:r w:rsidR="00790E65">
        <w:rPr>
          <w:noProof/>
        </w:rPr>
        <w:t>være en kvalificering af d</w:t>
      </w:r>
      <w:r w:rsidR="00AE5A6B">
        <w:rPr>
          <w:noProof/>
        </w:rPr>
        <w:t>e definerede krav?</w:t>
      </w:r>
    </w:p>
  </w:comment>
  <w:comment w:id="287" w:author="Jacob Brok [2]" w:date="2022-07-25T13:07:00Z" w:initials="JB">
    <w:p w14:paraId="6C714886" w14:textId="5D683CFD" w:rsidR="00BE2850" w:rsidRDefault="00BE2850">
      <w:pPr>
        <w:pStyle w:val="Kommentartekst"/>
      </w:pPr>
      <w:r>
        <w:rPr>
          <w:rStyle w:val="Kommentarhenvisning"/>
        </w:rPr>
        <w:annotationRef/>
      </w:r>
      <w:r>
        <w:t xml:space="preserve">Backlogen er </w:t>
      </w:r>
      <w:r w:rsidR="00D118F2">
        <w:t>en standard term i agile udvikling, og henvis</w:t>
      </w:r>
      <w:r w:rsidR="00D920B0">
        <w:t>er til en liste over hvad der skal bygge</w:t>
      </w:r>
      <w:r w:rsidR="001363D0">
        <w:t xml:space="preserve"> til produktet. Krav er en del af dette, som kan danne grundlag for </w:t>
      </w:r>
      <w:r w:rsidR="00B71F47">
        <w:t>element i backloggen</w:t>
      </w:r>
    </w:p>
  </w:comment>
  <w:comment w:id="291" w:author="Mette Crisp Vestergaard" w:date="2022-07-19T11:23:00Z" w:initials="MCV">
    <w:p w14:paraId="7C7A3E48" w14:textId="7D4FBEC5" w:rsidR="00D52BB1" w:rsidRDefault="00D52BB1">
      <w:pPr>
        <w:pStyle w:val="Kommentartekst"/>
      </w:pPr>
      <w:r>
        <w:rPr>
          <w:rStyle w:val="Kommentarhenvisning"/>
        </w:rPr>
        <w:annotationRef/>
      </w:r>
      <w:r>
        <w:t xml:space="preserve">Hmm hvorfor </w:t>
      </w:r>
      <w:r w:rsidR="00F62A75">
        <w:t xml:space="preserve">er </w:t>
      </w:r>
      <w:r w:rsidR="0093473B">
        <w:t xml:space="preserve">det </w:t>
      </w:r>
      <w:r w:rsidR="00334AFC">
        <w:t xml:space="preserve">organisationen for </w:t>
      </w:r>
      <w:r w:rsidR="00F62A75">
        <w:t>gennemførselsfasen</w:t>
      </w:r>
      <w:r w:rsidR="0093473B">
        <w:t>,</w:t>
      </w:r>
      <w:r w:rsidR="00F62A75">
        <w:t xml:space="preserve"> </w:t>
      </w:r>
      <w:r>
        <w:t>når projektet er på vej ind i analysefasen?</w:t>
      </w:r>
      <w:r w:rsidR="0011467F">
        <w:t xml:space="preserve"> Desuden er det vel ikke helt korrekt</w:t>
      </w:r>
      <w:r w:rsidR="00334AFC">
        <w:t xml:space="preserve"> at det alene er gennemførselsfasen</w:t>
      </w:r>
      <w:r w:rsidR="0011467F">
        <w:t xml:space="preserve"> – for er styregruppen ikke </w:t>
      </w:r>
      <w:r w:rsidR="00A0561A">
        <w:t>den samme alle faser?</w:t>
      </w:r>
      <w:r w:rsidR="00F62A75">
        <w:t xml:space="preserve"> Og der står også andre ressourcer nævnt</w:t>
      </w:r>
      <w:r w:rsidR="0093473B">
        <w:t xml:space="preserve"> i teksten</w:t>
      </w:r>
      <w:r w:rsidR="00C24D40">
        <w:t xml:space="preserve">, som </w:t>
      </w:r>
      <w:r w:rsidR="004B096C">
        <w:t>hører til i andre faser fx analysefasen</w:t>
      </w:r>
      <w:r w:rsidR="00F62A75">
        <w:t>.</w:t>
      </w:r>
    </w:p>
    <w:p w14:paraId="6CC6F5CC" w14:textId="77777777" w:rsidR="00B644F8" w:rsidRDefault="00B644F8" w:rsidP="00B644F8">
      <w:pPr>
        <w:pStyle w:val="Brdtekst"/>
      </w:pPr>
    </w:p>
    <w:p w14:paraId="6B52F599" w14:textId="156366AA" w:rsidR="00B644F8" w:rsidRPr="00B644F8" w:rsidRDefault="00B644F8" w:rsidP="00B644F8">
      <w:pPr>
        <w:pStyle w:val="Brdtekst"/>
      </w:pPr>
      <w:r>
        <w:t xml:space="preserve">Jeg vil anbefale at der </w:t>
      </w:r>
      <w:r w:rsidR="00EC7FED">
        <w:t xml:space="preserve">enten </w:t>
      </w:r>
      <w:r>
        <w:t xml:space="preserve">byttes om, så analysefasens organisation står her </w:t>
      </w:r>
      <w:r w:rsidR="00334AFC">
        <w:t xml:space="preserve">i stedet for organisationen for gennemførselsfasen, </w:t>
      </w:r>
      <w:r>
        <w:t xml:space="preserve">eller </w:t>
      </w:r>
      <w:r w:rsidR="00EC7FED">
        <w:t>endnu bedre, at der står</w:t>
      </w:r>
      <w:r>
        <w:t xml:space="preserve"> i skemaet </w:t>
      </w:r>
      <w:r w:rsidR="00EC7FED">
        <w:t>hvis en ressource kun</w:t>
      </w:r>
      <w:r>
        <w:t xml:space="preserve"> er analysefase eller kun er gennemførelse. Mange af res</w:t>
      </w:r>
      <w:r w:rsidR="00EC7FED">
        <w:t>sourcerne stå jo alligevel begge steder.</w:t>
      </w:r>
      <w:r w:rsidR="0093473B">
        <w:t xml:space="preserve"> Så sparer man også et bilag.</w:t>
      </w:r>
    </w:p>
  </w:comment>
  <w:comment w:id="292" w:author="Mia Pagh" w:date="2022-07-26T10:35:00Z" w:initials="MP">
    <w:p w14:paraId="1BBC9E35" w14:textId="5B5755E6" w:rsidR="00DA4F04" w:rsidRDefault="00DA4F04">
      <w:pPr>
        <w:pStyle w:val="Kommentartekst"/>
      </w:pPr>
      <w:r>
        <w:rPr>
          <w:rStyle w:val="Kommentarhenvisning"/>
        </w:rPr>
        <w:annotationRef/>
      </w:r>
      <w:r>
        <w:t>De</w:t>
      </w:r>
      <w:r w:rsidR="007C5EFD">
        <w:t>tte har været vendt flere gange</w:t>
      </w:r>
      <w:r w:rsidR="00CF4F6C">
        <w:t xml:space="preserve">, og da dokumentet lever </w:t>
      </w:r>
      <w:r w:rsidR="007F460D">
        <w:t>gennem analysefasen</w:t>
      </w:r>
      <w:r w:rsidR="009428B6">
        <w:t>, plus det er denne organisering der er estimeret efter, fastholder vi denne opsætning.</w:t>
      </w:r>
    </w:p>
  </w:comment>
  <w:comment w:id="294" w:author="Monika Bruus-Nielsen" w:date="2022-06-28T14:53:00Z" w:initials="MBN">
    <w:p w14:paraId="4F5178BC" w14:textId="77777777" w:rsidR="00D642C4" w:rsidRDefault="00D642C4" w:rsidP="00D642C4">
      <w:pPr>
        <w:pStyle w:val="Kommentartekst"/>
      </w:pPr>
      <w:r>
        <w:rPr>
          <w:rStyle w:val="Kommentarhenvisning"/>
        </w:rPr>
        <w:annotationRef/>
      </w:r>
      <w:r>
        <w:t xml:space="preserve">Det er vel det absolutte minimumskrav, som der er fat i her. </w:t>
      </w:r>
    </w:p>
  </w:comment>
  <w:comment w:id="295" w:author="Monir Deni" w:date="2022-07-06T13:13:00Z" w:initials="MD">
    <w:p w14:paraId="16843F8B" w14:textId="66D33A05" w:rsidR="00DF1669" w:rsidRDefault="00DF1669">
      <w:pPr>
        <w:pStyle w:val="Kommentartekst"/>
      </w:pPr>
      <w:r>
        <w:rPr>
          <w:rStyle w:val="Kommentarhenvisning"/>
        </w:rPr>
        <w:annotationRef/>
      </w:r>
      <w:r>
        <w:t>Tilføjet yderliger faktor</w:t>
      </w:r>
    </w:p>
  </w:comment>
  <w:comment w:id="296" w:author="Helene O'Sullivan" w:date="2022-06-28T17:43:00Z" w:initials="HO">
    <w:p w14:paraId="4D00875A" w14:textId="04C36668" w:rsidR="3EB6356F" w:rsidRDefault="3EB6356F">
      <w:r>
        <w:t>jeg kan ikke læse nedenstående tekst i firkanten (hvis der er noget i den?)</w:t>
      </w:r>
      <w:r>
        <w:annotationRef/>
      </w:r>
    </w:p>
  </w:comment>
  <w:comment w:id="297" w:author="Mia Pagh" w:date="2022-07-05T18:01:00Z" w:initials="MPJ">
    <w:p w14:paraId="5CFFE2C0" w14:textId="347BCCB1" w:rsidR="00DF2DF0" w:rsidRDefault="00DF2DF0">
      <w:pPr>
        <w:pStyle w:val="Kommentartekst"/>
      </w:pPr>
      <w:r>
        <w:rPr>
          <w:rStyle w:val="Kommentarhenvisning"/>
        </w:rPr>
        <w:annotationRef/>
      </w:r>
      <w:r>
        <w:t xml:space="preserve">Boksen er slettet, da det </w:t>
      </w:r>
      <w:r w:rsidR="00724895">
        <w:t>ikke længere er gældende at STG-aftalen først udarbejdes i analysefasen. Den skal dog genbesøges i analysefasen</w:t>
      </w:r>
    </w:p>
  </w:comment>
  <w:comment w:id="302" w:author="Jacob Brok" w:date="2022-07-06T16:14:00Z" w:initials="JB">
    <w:p w14:paraId="0EBAF70B" w14:textId="684A3C9F" w:rsidR="00D30258" w:rsidRDefault="00D30258">
      <w:pPr>
        <w:pStyle w:val="Kommentartekst"/>
      </w:pPr>
      <w:r>
        <w:rPr>
          <w:rStyle w:val="Kommentarhenvisning"/>
        </w:rPr>
        <w:annotationRef/>
      </w:r>
      <w:r>
        <w:fldChar w:fldCharType="begin"/>
      </w:r>
      <w:r>
        <w:instrText xml:space="preserve"> HYPERLINK "mailto:Monir.Deni@UFST.DK" </w:instrText>
      </w:r>
      <w:bookmarkStart w:id="305" w:name="_@_ED7B286022D24145AFB4F6BE6617E2F6Z"/>
      <w:r>
        <w:rPr>
          <w:rStyle w:val="Omtal"/>
        </w:rPr>
        <w:fldChar w:fldCharType="separate"/>
      </w:r>
      <w:bookmarkEnd w:id="305"/>
      <w:r w:rsidRPr="00D30258">
        <w:rPr>
          <w:rStyle w:val="Omtal"/>
          <w:noProof/>
        </w:rPr>
        <w:t>@Monir Deni</w:t>
      </w:r>
      <w:r>
        <w:fldChar w:fldCharType="end"/>
      </w:r>
      <w:r>
        <w:t xml:space="preserve"> vil du </w:t>
      </w:r>
      <w:r w:rsidR="00FB1D1D">
        <w:t>dobbelttjekke allokeringsgraderne i tabellen</w:t>
      </w:r>
      <w:r w:rsidR="008A1E8D">
        <w:t xml:space="preserve"> op mod inputark og estimering.</w:t>
      </w:r>
    </w:p>
  </w:comment>
  <w:comment w:id="303" w:author="Monir Deni" w:date="2022-07-07T14:21:00Z" w:initials="MD">
    <w:p w14:paraId="1C7B10A2" w14:textId="1785212C" w:rsidR="0019535E" w:rsidRDefault="0019535E">
      <w:pPr>
        <w:pStyle w:val="Kommentartekst"/>
      </w:pPr>
      <w:r>
        <w:rPr>
          <w:rStyle w:val="Kommentarhenvisning"/>
        </w:rPr>
        <w:annotationRef/>
      </w:r>
      <w:r>
        <w:t>Oversigten er opdateret med mindre rettelser.</w:t>
      </w:r>
    </w:p>
  </w:comment>
  <w:comment w:id="306" w:author="Helle Sone Randrup" w:date="2022-06-28T16:01:00Z" w:initials="HR">
    <w:p w14:paraId="04B5F1E5" w14:textId="6F2B9ECB" w:rsidR="3EB6356F" w:rsidRDefault="3EB6356F">
      <w:r>
        <w:t>tænker vi reelt at der vil skulle bruges flere ressourcer i gennemførelsesfasen fra EP 4 end i analysefasen?</w:t>
      </w:r>
      <w:r>
        <w:annotationRef/>
      </w:r>
    </w:p>
  </w:comment>
  <w:comment w:id="307" w:author="Monir Deni" w:date="2022-07-05T12:31:00Z" w:initials="MD">
    <w:p w14:paraId="3708BCB6" w14:textId="1AE9EEF1" w:rsidR="000351F7" w:rsidRDefault="000351F7">
      <w:pPr>
        <w:pStyle w:val="Kommentartekst"/>
      </w:pPr>
      <w:r>
        <w:rPr>
          <w:rStyle w:val="Kommentarhenvisning"/>
        </w:rPr>
        <w:annotationRef/>
      </w:r>
      <w:r>
        <w:rPr>
          <w:rStyle w:val="Kommentarhenvisning"/>
        </w:rPr>
        <w:t xml:space="preserve">Analysefasen har vi nedjusteret </w:t>
      </w:r>
      <w:r w:rsidR="0098679C">
        <w:rPr>
          <w:rStyle w:val="Kommentarhenvisning"/>
        </w:rPr>
        <w:t>procesejeren til 30% - allokeringsgraderne er angivet i samråd med procesejeren</w:t>
      </w:r>
    </w:p>
  </w:comment>
  <w:comment w:id="308" w:author="Helle Sone Randrup" w:date="2022-06-28T15:55:00Z" w:initials="HR">
    <w:p w14:paraId="7EEB20E2" w14:textId="776E739D" w:rsidR="3EB6356F" w:rsidRDefault="3EB6356F">
      <w:r>
        <w:t>der mangler noget tekst</w:t>
      </w:r>
      <w:r>
        <w:annotationRef/>
      </w:r>
    </w:p>
  </w:comment>
  <w:comment w:id="309" w:author="Monir Deni" w:date="2022-07-05T12:32:00Z" w:initials="MD">
    <w:p w14:paraId="34F17D10" w14:textId="2915460C" w:rsidR="0098679C" w:rsidRDefault="0098679C">
      <w:pPr>
        <w:pStyle w:val="Kommentartekst"/>
      </w:pPr>
      <w:r>
        <w:rPr>
          <w:rStyle w:val="Kommentarhenvisning"/>
        </w:rPr>
        <w:annotationRef/>
      </w:r>
      <w:r>
        <w:t>Der var</w:t>
      </w:r>
      <w:r w:rsidR="00757868">
        <w:t xml:space="preserve"> lavet et linjeskifte, den fulde sammenhængende tekst bør fremgå nu</w:t>
      </w:r>
    </w:p>
  </w:comment>
  <w:comment w:id="314" w:author="Monika Bruus-Nielsen" w:date="2022-07-05T09:27:00Z" w:initials="MBN">
    <w:p w14:paraId="1340AF3A" w14:textId="77777777" w:rsidR="001849D4" w:rsidRDefault="001849D4" w:rsidP="001849D4">
      <w:pPr>
        <w:pStyle w:val="Kommentartekst"/>
      </w:pPr>
      <w:r>
        <w:rPr>
          <w:rStyle w:val="Kommentarhenvisning"/>
        </w:rPr>
        <w:annotationRef/>
      </w:r>
      <w:r>
        <w:t>Der er ikke konsistens ift. opdelingen i faser mv. Nogle ting handler om analysefase, men risiko 1 handler fx kun om scenarie 1.</w:t>
      </w:r>
    </w:p>
  </w:comment>
  <w:comment w:id="315" w:author="Monir Deni" w:date="2022-07-06T13:17:00Z" w:initials="MD">
    <w:p w14:paraId="0CC88E95" w14:textId="7F04E7B1" w:rsidR="00710635" w:rsidRDefault="00710635">
      <w:pPr>
        <w:pStyle w:val="Kommentartekst"/>
      </w:pPr>
      <w:r>
        <w:rPr>
          <w:rStyle w:val="Kommentarhenvisning"/>
        </w:rPr>
        <w:annotationRef/>
      </w:r>
      <w:r>
        <w:t>Fikset</w:t>
      </w:r>
    </w:p>
  </w:comment>
  <w:comment w:id="316" w:author="Helene O'Sullivan" w:date="2022-06-28T17:49:00Z" w:initials="HO">
    <w:p w14:paraId="26445394" w14:textId="29780BAC" w:rsidR="3EB6356F" w:rsidRDefault="3EB6356F">
      <w:r>
        <w:t>jeg forstår ikke denne risiko - hvad er dets årsag</w:t>
      </w:r>
      <w:r>
        <w:annotationRef/>
      </w:r>
    </w:p>
  </w:comment>
  <w:comment w:id="317" w:author="Monir Deni" w:date="2022-07-05T14:30:00Z" w:initials="MD">
    <w:p w14:paraId="027A0ED5" w14:textId="77777777" w:rsidR="00947E66" w:rsidRDefault="00947E66">
      <w:pPr>
        <w:pStyle w:val="Kommentartekst"/>
      </w:pPr>
      <w:r>
        <w:rPr>
          <w:rStyle w:val="Kommentarhenvisning"/>
        </w:rPr>
        <w:annotationRef/>
      </w:r>
      <w:r>
        <w:fldChar w:fldCharType="begin"/>
      </w:r>
      <w:r>
        <w:instrText xml:space="preserve"> HYPERLINK "mailto:Tomaz.Lokar@ufst.dk" </w:instrText>
      </w:r>
      <w:bookmarkStart w:id="320" w:name="_@_36654431017B430AA8FA2D57824A50F7Z"/>
      <w:r>
        <w:rPr>
          <w:rStyle w:val="Omtal"/>
        </w:rPr>
        <w:fldChar w:fldCharType="separate"/>
      </w:r>
      <w:bookmarkEnd w:id="320"/>
      <w:r w:rsidRPr="00947E66">
        <w:rPr>
          <w:rStyle w:val="Omtal"/>
          <w:noProof/>
        </w:rPr>
        <w:t>@Tomaz Lokar</w:t>
      </w:r>
      <w:r>
        <w:fldChar w:fldCharType="end"/>
      </w:r>
      <w:r>
        <w:t xml:space="preserve"> har du en forståelse af hvad denne risiko går ud på?</w:t>
      </w:r>
    </w:p>
    <w:p w14:paraId="13638728" w14:textId="544BFEC8" w:rsidR="00947E66" w:rsidRPr="00947E66" w:rsidRDefault="00947E66" w:rsidP="00947E66">
      <w:pPr>
        <w:pStyle w:val="Brdtekst"/>
      </w:pPr>
    </w:p>
  </w:comment>
  <w:comment w:id="318" w:author="Monir Deni" w:date="2022-07-06T14:44:00Z" w:initials="MD">
    <w:p w14:paraId="1A1C5F68" w14:textId="77777777" w:rsidR="00104B62" w:rsidRDefault="00104B62">
      <w:pPr>
        <w:pStyle w:val="Kommentartekst"/>
      </w:pPr>
      <w:r>
        <w:rPr>
          <w:rStyle w:val="Kommentarhenvisning"/>
        </w:rPr>
        <w:annotationRef/>
      </w:r>
      <w:r>
        <w:fldChar w:fldCharType="begin"/>
      </w:r>
      <w:r>
        <w:instrText xml:space="preserve"> HYPERLINK "mailto:Jacob.Brok@UFST.DK" </w:instrText>
      </w:r>
      <w:bookmarkStart w:id="321" w:name="_@_A504B32224AA4410B5FCB81354C7F262Z"/>
      <w:r>
        <w:rPr>
          <w:rStyle w:val="Omtal"/>
        </w:rPr>
        <w:fldChar w:fldCharType="separate"/>
      </w:r>
      <w:bookmarkEnd w:id="321"/>
      <w:r w:rsidRPr="00104B62">
        <w:rPr>
          <w:rStyle w:val="Omtal"/>
          <w:noProof/>
        </w:rPr>
        <w:t>@Jacob Brok</w:t>
      </w:r>
      <w:r>
        <w:fldChar w:fldCharType="end"/>
      </w:r>
      <w:r>
        <w:t xml:space="preserve"> Tomaz er på ferie, har du en anelsen om hvad der </w:t>
      </w:r>
      <w:r w:rsidR="00BB444E">
        <w:t>ligger bag denne risiko?</w:t>
      </w:r>
    </w:p>
    <w:p w14:paraId="221741CD" w14:textId="1EED8BE4" w:rsidR="00BB444E" w:rsidRPr="00BB444E" w:rsidRDefault="00BB444E" w:rsidP="00BB444E">
      <w:pPr>
        <w:pStyle w:val="Brdtekst"/>
      </w:pPr>
    </w:p>
  </w:comment>
  <w:comment w:id="319" w:author="Jacob Brok" w:date="2022-07-06T15:30:00Z" w:initials="JB">
    <w:p w14:paraId="2497A692" w14:textId="29FC3AB2" w:rsidR="348EDFED" w:rsidRDefault="348EDFED">
      <w:pPr>
        <w:pStyle w:val="Kommentartekst"/>
      </w:pPr>
      <w:r>
        <w:fldChar w:fldCharType="begin"/>
      </w:r>
      <w:r>
        <w:instrText xml:space="preserve"> HYPERLINK "mailto:Monir.Deni@UFST.DK"</w:instrText>
      </w:r>
      <w:bookmarkStart w:id="322" w:name="_@_4FBD5E1DA4984D379F0D14B30FCBE79FZ"/>
      <w:r>
        <w:fldChar w:fldCharType="separate"/>
      </w:r>
      <w:bookmarkEnd w:id="322"/>
      <w:r w:rsidRPr="348EDFED">
        <w:rPr>
          <w:rStyle w:val="Omtal"/>
          <w:noProof/>
        </w:rPr>
        <w:t>@Monir Deni</w:t>
      </w:r>
      <w:r>
        <w:fldChar w:fldCharType="end"/>
      </w:r>
      <w:r>
        <w:t xml:space="preserve"> Det specifikke må knytte sig til EU-kommunikationen, og de mange problemer og incidents, som det medfører som følge af utilstrækkelig specifikation af krav til data og ændringer/opdateringer af felter. Vi kan automatiserer mange valideringer, men i OSM2 er vi nød til at lade manglefulde VIRK registreringer slippe igennem, således at efterfølgende angivelser kan relateres til en VIRK i UVIR.  Såfremt valideringsregler ift. skema og felter, bliver for basal, kan potentielt medfører tilsvarende for SMV, hvor flere registreringerne skal behandles manuelt. Altså valideringerne forudsat i epics er for basale, hvilket enten medfører yderligere udvikling eller øget manuel sagsbehandling.  I SMV har vi med det nye scope forudsat at den  endelige godkendelse af momsfritagelsen foretages ved at sagsbehandler "trykker godkend" i løsningen, dog primært ift. omsætningsgrænser, men kan potentielt også være ift. mangelfylde registreringsdata.  Summa summarum minimalløsningen kan vise sig at være utilstrækkelig, når vi analysere på forretningskrav og EU-specifikationerne. </w:t>
      </w:r>
      <w:r>
        <w:rPr>
          <w:rStyle w:val="Kommentarhenvisning"/>
        </w:rPr>
        <w:annotationRef/>
      </w:r>
    </w:p>
  </w:comment>
  <w:comment w:id="323" w:author="Helene O'Sullivan" w:date="2022-06-28T17:48:00Z" w:initials="HO">
    <w:p w14:paraId="08CECCD5" w14:textId="14F3560F" w:rsidR="3EB6356F" w:rsidRDefault="3EB6356F">
      <w:r>
        <w:t>jeg forstår ikke helt mitigeringen</w:t>
      </w:r>
      <w:r>
        <w:annotationRef/>
      </w:r>
    </w:p>
  </w:comment>
  <w:comment w:id="324" w:author="Helene O'Sullivan" w:date="2022-06-28T17:50:00Z" w:initials="HO">
    <w:p w14:paraId="50EEFCEF" w14:textId="481CAE90" w:rsidR="3EB6356F" w:rsidRDefault="3EB6356F">
      <w:r>
        <w:t xml:space="preserve">tror projektet kan komme til kort her </w:t>
      </w:r>
      <w:r>
        <w:annotationRef/>
      </w:r>
    </w:p>
  </w:comment>
  <w:comment w:id="325" w:author="Helene O'Sullivan" w:date="2022-06-28T17:51:00Z" w:initials="HO">
    <w:p w14:paraId="41343433" w14:textId="7219A14E" w:rsidR="3EB6356F" w:rsidRDefault="3EB6356F">
      <w:r>
        <w:t>hvis risikoen indtræffer</w:t>
      </w:r>
      <w:r>
        <w:annotationRef/>
      </w:r>
    </w:p>
    <w:p w14:paraId="146314DB" w14:textId="1D96CAF8" w:rsidR="3EB6356F" w:rsidRDefault="3EB6356F"/>
  </w:comment>
  <w:comment w:id="326" w:author="Monir Deni" w:date="2022-07-05T14:31:00Z" w:initials="MD">
    <w:p w14:paraId="18946090" w14:textId="57887FAC" w:rsidR="00947E66" w:rsidRDefault="00947E66">
      <w:pPr>
        <w:pStyle w:val="Kommentartekst"/>
      </w:pPr>
      <w:r>
        <w:rPr>
          <w:rStyle w:val="Kommentarhenvisning"/>
        </w:rPr>
        <w:annotationRef/>
      </w:r>
      <w:r w:rsidR="003C286E">
        <w:t>Projektet ejer vel risikoen, men kan vælge at eskalere hv</w:t>
      </w:r>
      <w:r w:rsidR="00BB444E">
        <w:t>i</w:t>
      </w:r>
      <w:r w:rsidR="003C286E">
        <w:t>s der kommer problemer ?</w:t>
      </w:r>
    </w:p>
  </w:comment>
  <w:comment w:id="327" w:author="Jacob Brok" w:date="2022-07-06T15:39:00Z" w:initials="JB">
    <w:p w14:paraId="41E40DB8" w14:textId="79D4B009" w:rsidR="0066542B" w:rsidRDefault="0066542B">
      <w:pPr>
        <w:pStyle w:val="Kommentartekst"/>
      </w:pPr>
      <w:r>
        <w:rPr>
          <w:rStyle w:val="Kommentarhenvisning"/>
        </w:rPr>
        <w:annotationRef/>
      </w:r>
      <w:r w:rsidR="008302B0">
        <w:fldChar w:fldCharType="begin"/>
      </w:r>
      <w:r w:rsidR="008302B0">
        <w:instrText xml:space="preserve"> HYPERLINK "mailto:Monir.Deni@UFST.DK" </w:instrText>
      </w:r>
      <w:bookmarkStart w:id="328" w:name="_@_4B17688E020D4E1BA766E63C0190D4D5Z"/>
      <w:r w:rsidR="008302B0">
        <w:rPr>
          <w:rStyle w:val="Omtal"/>
        </w:rPr>
        <w:fldChar w:fldCharType="separate"/>
      </w:r>
      <w:bookmarkEnd w:id="328"/>
      <w:r w:rsidR="008302B0" w:rsidRPr="008302B0">
        <w:rPr>
          <w:rStyle w:val="Omtal"/>
          <w:noProof/>
        </w:rPr>
        <w:t>@Monir Deni</w:t>
      </w:r>
      <w:r w:rsidR="008302B0">
        <w:fldChar w:fldCharType="end"/>
      </w:r>
      <w:r w:rsidR="008302B0">
        <w:t xml:space="preserve"> tilføje under mitigering at projektet vil samarbejde med SKTST, Erhverv om afklaring af krav og evt. behov for eksklaring til direktører</w:t>
      </w:r>
    </w:p>
  </w:comment>
  <w:comment w:id="329" w:author="Helene O'Sullivan" w:date="2022-06-28T17:52:00Z" w:initials="HO">
    <w:p w14:paraId="540489FC" w14:textId="5BA1C757" w:rsidR="3EB6356F" w:rsidRDefault="3EB6356F">
      <w:r>
        <w:t>vel ikke markedsafklaring og teknisk løsning?</w:t>
      </w:r>
      <w:r>
        <w:annotationRef/>
      </w:r>
    </w:p>
  </w:comment>
  <w:comment w:id="330" w:author="Monir Deni" w:date="2022-07-06T14:46:00Z" w:initials="MD">
    <w:p w14:paraId="7689BDFB" w14:textId="3C65C91D" w:rsidR="00717904" w:rsidRDefault="00717904">
      <w:pPr>
        <w:pStyle w:val="Kommentartekst"/>
      </w:pPr>
      <w:r>
        <w:rPr>
          <w:rStyle w:val="Kommentarhenvisning"/>
        </w:rPr>
        <w:annotationRef/>
      </w:r>
      <w:r w:rsidR="00FA52CB">
        <w:t xml:space="preserve"> </w:t>
      </w:r>
    </w:p>
  </w:comment>
  <w:comment w:id="331" w:author="Simon Aaskov Thomsen" w:date="2022-07-08T14:17:00Z" w:initials="SAT">
    <w:p w14:paraId="71F6BD02" w14:textId="62383AC5" w:rsidR="00227212" w:rsidRDefault="00227212">
      <w:pPr>
        <w:pStyle w:val="Kommentartekst"/>
      </w:pPr>
      <w:r>
        <w:rPr>
          <w:rStyle w:val="Kommentarhenvisning"/>
        </w:rPr>
        <w:annotationRef/>
      </w:r>
      <w:r>
        <w:t xml:space="preserve">Risikoen er vel </w:t>
      </w:r>
      <w:r w:rsidR="00083FB3">
        <w:t xml:space="preserve">i kategorien </w:t>
      </w:r>
      <w:r>
        <w:t>teknisk løsning</w:t>
      </w:r>
      <w:r w:rsidR="00083FB3">
        <w:t xml:space="preserve"> (som hedder </w:t>
      </w:r>
      <w:r w:rsidR="005F5490">
        <w:t>”</w:t>
      </w:r>
      <w:r w:rsidR="00083FB3">
        <w:t>Markedsafklaring og teknisk løsning”</w:t>
      </w:r>
      <w:r w:rsidR="005F5490">
        <w:t>)</w:t>
      </w:r>
    </w:p>
  </w:comment>
  <w:comment w:id="332" w:author="Mia Pagh" w:date="2022-07-08T14:20:00Z" w:initials="MPJ">
    <w:p w14:paraId="13B1AF5F" w14:textId="5B8308A2" w:rsidR="002D7C2C" w:rsidRDefault="00C87F26">
      <w:pPr>
        <w:pStyle w:val="Kommentartekst"/>
        <w:rPr>
          <w:rFonts w:ascii="Arial" w:hAnsi="Arial" w:cs="Arial"/>
          <w:sz w:val="10"/>
          <w:szCs w:val="10"/>
          <w:shd w:val="clear" w:color="auto" w:fill="F8F8F8"/>
        </w:rPr>
      </w:pPr>
      <w:r>
        <w:rPr>
          <w:rStyle w:val="Kommentarhenvisning"/>
        </w:rPr>
        <w:annotationRef/>
      </w:r>
      <w:r w:rsidR="002D7C2C">
        <w:rPr>
          <w:rFonts w:ascii="Arial" w:hAnsi="Arial" w:cs="Arial"/>
          <w:sz w:val="10"/>
          <w:szCs w:val="10"/>
          <w:shd w:val="clear" w:color="auto" w:fill="F8F8F8"/>
        </w:rPr>
        <w:t>De 5 typer</w:t>
      </w:r>
      <w:r w:rsidR="00F23FA8">
        <w:rPr>
          <w:rFonts w:ascii="Arial" w:hAnsi="Arial" w:cs="Arial"/>
          <w:sz w:val="10"/>
          <w:szCs w:val="10"/>
          <w:shd w:val="clear" w:color="auto" w:fill="F8F8F8"/>
        </w:rPr>
        <w:t xml:space="preserve"> jf. DIGST</w:t>
      </w:r>
      <w:r w:rsidR="002D7C2C">
        <w:rPr>
          <w:rFonts w:ascii="Arial" w:hAnsi="Arial" w:cs="Arial"/>
          <w:sz w:val="10"/>
          <w:szCs w:val="10"/>
          <w:shd w:val="clear" w:color="auto" w:fill="F8F8F8"/>
        </w:rPr>
        <w:t xml:space="preserve">: </w:t>
      </w:r>
      <w:r w:rsidR="002D7C2C">
        <w:rPr>
          <w:rFonts w:ascii="Arial" w:hAnsi="Arial" w:cs="Arial"/>
          <w:sz w:val="10"/>
          <w:szCs w:val="10"/>
          <w:shd w:val="clear" w:color="auto" w:fill="F8F8F8"/>
        </w:rPr>
        <w:br/>
      </w:r>
      <w:r w:rsidR="002D7C2C">
        <w:rPr>
          <w:rFonts w:ascii="Arial" w:hAnsi="Arial" w:cs="Arial"/>
          <w:sz w:val="10"/>
          <w:szCs w:val="10"/>
          <w:shd w:val="clear" w:color="auto" w:fill="F8F8F8"/>
        </w:rPr>
        <w:br/>
        <w:t xml:space="preserve">Forretningsmæssige forhold: Potentielle hændelser, der omhandler det forretnings-mæssige grundlag for projektet Herunder økonomiske estimater, fraset hændelser der falder under de andre kategorier. </w:t>
      </w:r>
    </w:p>
    <w:p w14:paraId="2B5DD322" w14:textId="042ED518" w:rsidR="002D7C2C" w:rsidRDefault="002D7C2C">
      <w:pPr>
        <w:pStyle w:val="Kommentartekst"/>
        <w:rPr>
          <w:rFonts w:ascii="Arial" w:hAnsi="Arial" w:cs="Arial"/>
          <w:sz w:val="10"/>
          <w:szCs w:val="10"/>
          <w:shd w:val="clear" w:color="auto" w:fill="F8F8F8"/>
        </w:rPr>
      </w:pPr>
      <w:r>
        <w:rPr>
          <w:rFonts w:ascii="Arial" w:hAnsi="Arial" w:cs="Arial"/>
          <w:sz w:val="10"/>
          <w:szCs w:val="10"/>
          <w:shd w:val="clear" w:color="auto" w:fill="F8F8F8"/>
        </w:rPr>
        <w:br/>
        <w:t xml:space="preserve">Projektets / programmets tilrettelæggelse:Potentielle hændelser, der omhandler det projekttekni-ske setup, scope, organisationens modenhed og plan-lægning af projektet / programmet. </w:t>
      </w:r>
      <w:r>
        <w:rPr>
          <w:rFonts w:ascii="Arial" w:hAnsi="Arial" w:cs="Arial"/>
          <w:sz w:val="10"/>
          <w:szCs w:val="10"/>
          <w:shd w:val="clear" w:color="auto" w:fill="F8F8F8"/>
        </w:rPr>
        <w:br/>
      </w:r>
    </w:p>
    <w:p w14:paraId="09B1AEF3" w14:textId="77777777" w:rsidR="002D7C2C" w:rsidRDefault="002D7C2C">
      <w:pPr>
        <w:pStyle w:val="Kommentartekst"/>
        <w:rPr>
          <w:rFonts w:ascii="Arial" w:hAnsi="Arial" w:cs="Arial"/>
          <w:sz w:val="10"/>
          <w:szCs w:val="10"/>
          <w:shd w:val="clear" w:color="auto" w:fill="F8F8F8"/>
        </w:rPr>
      </w:pPr>
      <w:r>
        <w:rPr>
          <w:rFonts w:ascii="Arial" w:hAnsi="Arial" w:cs="Arial"/>
          <w:sz w:val="10"/>
          <w:szCs w:val="10"/>
          <w:shd w:val="clear" w:color="auto" w:fill="F8F8F8"/>
        </w:rPr>
        <w:t>Markedsafklaring og teknisk løsning: Potentielle hændelser, der omhandler markedsafklarin-gen og den tekniske løsnings opfyldelse af kvalitetskrav og sikkerhed.</w:t>
      </w:r>
    </w:p>
    <w:p w14:paraId="27936269" w14:textId="77777777" w:rsidR="002D7C2C" w:rsidRDefault="002D7C2C">
      <w:pPr>
        <w:pStyle w:val="Kommentartekst"/>
        <w:rPr>
          <w:rFonts w:ascii="Arial" w:hAnsi="Arial" w:cs="Arial"/>
          <w:sz w:val="10"/>
          <w:szCs w:val="10"/>
          <w:shd w:val="clear" w:color="auto" w:fill="F8F8F8"/>
        </w:rPr>
      </w:pPr>
    </w:p>
    <w:p w14:paraId="242A8AA3" w14:textId="77777777" w:rsidR="002D7C2C" w:rsidRDefault="002D7C2C">
      <w:pPr>
        <w:pStyle w:val="Kommentartekst"/>
        <w:rPr>
          <w:rFonts w:ascii="Arial" w:hAnsi="Arial" w:cs="Arial"/>
          <w:sz w:val="10"/>
          <w:szCs w:val="10"/>
          <w:shd w:val="clear" w:color="auto" w:fill="F8F8F8"/>
        </w:rPr>
      </w:pPr>
      <w:r>
        <w:rPr>
          <w:rFonts w:ascii="Arial" w:hAnsi="Arial" w:cs="Arial"/>
          <w:sz w:val="10"/>
          <w:szCs w:val="10"/>
          <w:shd w:val="clear" w:color="auto" w:fill="F8F8F8"/>
        </w:rPr>
        <w:t>Interessenter:Potentielle hændelser, der omhandler interessenters ageren og interessevaretagelse.</w:t>
      </w:r>
    </w:p>
    <w:p w14:paraId="7563F9B2" w14:textId="77777777" w:rsidR="002D7C2C" w:rsidRDefault="002D7C2C">
      <w:pPr>
        <w:pStyle w:val="Kommentartekst"/>
        <w:rPr>
          <w:rFonts w:ascii="Arial" w:hAnsi="Arial" w:cs="Arial"/>
          <w:sz w:val="10"/>
          <w:szCs w:val="10"/>
          <w:shd w:val="clear" w:color="auto" w:fill="F8F8F8"/>
        </w:rPr>
      </w:pPr>
    </w:p>
    <w:p w14:paraId="2FBA2B95" w14:textId="40E03BD4" w:rsidR="00C87F26" w:rsidRDefault="002D7C2C">
      <w:pPr>
        <w:pStyle w:val="Kommentartekst"/>
      </w:pPr>
      <w:r>
        <w:rPr>
          <w:rFonts w:ascii="Arial" w:hAnsi="Arial" w:cs="Arial"/>
          <w:sz w:val="10"/>
          <w:szCs w:val="10"/>
          <w:shd w:val="clear" w:color="auto" w:fill="F8F8F8"/>
        </w:rPr>
        <w:t>Slutbrugere og slutprodukt: Potentielle hændelser, der omhandler slutbrugernes inddragelse og slutproduktets opfyldelse af slutbruger-nes behov.</w:t>
      </w:r>
    </w:p>
  </w:comment>
  <w:comment w:id="333" w:author="Monir Deni" w:date="2022-07-12T11:40:00Z" w:initials="MD">
    <w:p w14:paraId="1B86BEB0" w14:textId="7666BD73" w:rsidR="00753BB6" w:rsidRDefault="00753BB6">
      <w:pPr>
        <w:pStyle w:val="Kommentartekst"/>
      </w:pPr>
      <w:r>
        <w:rPr>
          <w:rStyle w:val="Kommentarhenvisning"/>
        </w:rPr>
        <w:annotationRef/>
      </w:r>
      <w:r>
        <w:t>Markedsafklaring er den korrekte betegnelse og bibeholdes</w:t>
      </w:r>
    </w:p>
  </w:comment>
  <w:comment w:id="334" w:author="Helene O'Sullivan" w:date="2022-06-28T17:53:00Z" w:initials="HO">
    <w:p w14:paraId="6F1A0828" w14:textId="15235537" w:rsidR="3EB6356F" w:rsidRDefault="3EB6356F">
      <w:r>
        <w:t>+ arkitekt tilknyttet projektet</w:t>
      </w:r>
      <w:r>
        <w:annotationRef/>
      </w:r>
    </w:p>
  </w:comment>
  <w:comment w:id="335" w:author="Monir Deni" w:date="2022-07-06T14:48:00Z" w:initials="MD">
    <w:p w14:paraId="33EC4A25" w14:textId="5186CE35" w:rsidR="001E49F2" w:rsidRDefault="001E49F2">
      <w:pPr>
        <w:pStyle w:val="Kommentartekst"/>
      </w:pPr>
      <w:r>
        <w:rPr>
          <w:rStyle w:val="Kommentarhenvisning"/>
        </w:rPr>
        <w:annotationRef/>
      </w:r>
      <w:r>
        <w:rPr>
          <w:rStyle w:val="Kommentarhenvisning"/>
        </w:rPr>
        <w:t>Arkitekt er tilføjet i teksten</w:t>
      </w:r>
    </w:p>
  </w:comment>
  <w:comment w:id="349" w:author="Mette Crisp Vestergaard" w:date="2022-07-19T14:39:00Z" w:initials="MCV">
    <w:p w14:paraId="09DA06D2" w14:textId="63713E97" w:rsidR="00CE2F74" w:rsidRDefault="00CE2F74">
      <w:pPr>
        <w:pStyle w:val="Kommentartekst"/>
      </w:pPr>
      <w:r>
        <w:rPr>
          <w:rStyle w:val="Kommentarhenvisning"/>
        </w:rPr>
        <w:annotationRef/>
      </w:r>
      <w:r>
        <w:t xml:space="preserve">Er der tale om at systemet behandler </w:t>
      </w:r>
      <w:r w:rsidR="00A70F6A">
        <w:t xml:space="preserve">og videreformidler uden mennesker er inde over til sagsbehandling? Hvis ikke bør det omformuleres så det ikke misforstås. </w:t>
      </w:r>
    </w:p>
  </w:comment>
  <w:comment w:id="350" w:author="Mia Pagh" w:date="2022-07-26T10:45:00Z" w:initials="MP">
    <w:p w14:paraId="786FC156" w14:textId="6D72E620" w:rsidR="005D7695" w:rsidRDefault="005D7695">
      <w:pPr>
        <w:pStyle w:val="Kommentartekst"/>
      </w:pPr>
      <w:r>
        <w:rPr>
          <w:rStyle w:val="Kommentarhenvisning"/>
        </w:rPr>
        <w:annotationRef/>
      </w:r>
      <w:r>
        <w:t>omformuleret</w:t>
      </w:r>
    </w:p>
  </w:comment>
  <w:comment w:id="351" w:author="Mette Crisp Vestergaard" w:date="2022-07-19T14:48:00Z" w:initials="MCV">
    <w:p w14:paraId="43132E1B" w14:textId="77777777" w:rsidR="00963D06" w:rsidRDefault="00963D06">
      <w:pPr>
        <w:pStyle w:val="Kommentartekst"/>
      </w:pPr>
      <w:r>
        <w:rPr>
          <w:rStyle w:val="Kommentarhenvisning"/>
        </w:rPr>
        <w:annotationRef/>
      </w:r>
      <w:r>
        <w:t>Igen – er der ikke valgt løsning?</w:t>
      </w:r>
    </w:p>
    <w:p w14:paraId="620E1D33" w14:textId="77777777" w:rsidR="00963D06" w:rsidRPr="00963D06" w:rsidRDefault="00963D06" w:rsidP="00963D06">
      <w:pPr>
        <w:pStyle w:val="Brdtekst"/>
      </w:pPr>
    </w:p>
    <w:p w14:paraId="350FF3A6" w14:textId="2DF48035" w:rsidR="00963D06" w:rsidRPr="00963D06" w:rsidRDefault="00963D06" w:rsidP="00963D06">
      <w:pPr>
        <w:pStyle w:val="Brdtekst"/>
      </w:pPr>
      <w:r>
        <w:t>Hvis der er, er det så nødvendigt at beskrive begge løsninger? Kunne man ikke nøjes med at uddybe løsningen for det valgte scenarie, da det er det</w:t>
      </w:r>
      <w:r w:rsidR="005E777E">
        <w:t>,</w:t>
      </w:r>
      <w:r>
        <w:t xml:space="preserve"> der er væsentligt og det ville beskrivelsesmæssigt her i dokumentet kunne holdes mere simpelt.</w:t>
      </w:r>
    </w:p>
  </w:comment>
  <w:comment w:id="352" w:author="Mia Pagh" w:date="2022-07-21T13:35:00Z" w:initials="MPJ">
    <w:p w14:paraId="2ABE18DC" w14:textId="6918AA74" w:rsidR="00D761BF" w:rsidRDefault="00D761BF">
      <w:pPr>
        <w:pStyle w:val="Kommentartekst"/>
      </w:pPr>
      <w:r>
        <w:rPr>
          <w:rStyle w:val="Kommentarhenvisning"/>
        </w:rPr>
        <w:annotationRef/>
      </w:r>
      <w:r>
        <w:t>Løsningsvalg er ikke tage</w:t>
      </w:r>
      <w:r w:rsidR="00A573F4">
        <w:t xml:space="preserve">t, hvorfor begge valg skal belyses. STG </w:t>
      </w:r>
      <w:r w:rsidR="002D4500">
        <w:t>er kommet med anbefaling. Tilrettes i analysefasen, når valget er truffet.</w:t>
      </w:r>
    </w:p>
  </w:comment>
  <w:comment w:id="353" w:author="Mette Crisp Vestergaard" w:date="2022-07-19T14:51:00Z" w:initials="MCV">
    <w:p w14:paraId="2BFA3A52" w14:textId="324582A0" w:rsidR="00963D06" w:rsidRDefault="00963D06">
      <w:pPr>
        <w:pStyle w:val="Kommentartekst"/>
      </w:pPr>
      <w:r>
        <w:rPr>
          <w:rStyle w:val="Kommentarhenvisning"/>
        </w:rPr>
        <w:annotationRef/>
      </w:r>
      <w:r>
        <w:t>Dansk ord?</w:t>
      </w:r>
    </w:p>
  </w:comment>
  <w:comment w:id="354" w:author="Mia Pagh" w:date="2022-07-26T10:47:00Z" w:initials="MP">
    <w:p w14:paraId="51147592" w14:textId="37F20ABF" w:rsidR="00014948" w:rsidRDefault="00014948">
      <w:pPr>
        <w:pStyle w:val="Kommentartekst"/>
      </w:pPr>
      <w:r>
        <w:rPr>
          <w:rStyle w:val="Kommentarhenvisning"/>
        </w:rPr>
        <w:annotationRef/>
      </w:r>
      <w:r>
        <w:t>Findes ikke et godt dansk ord</w:t>
      </w:r>
    </w:p>
  </w:comment>
  <w:comment w:id="360" w:author="Mette Crisp Vestergaard" w:date="2022-07-19T15:49:00Z" w:initials="MCV">
    <w:p w14:paraId="3C1EE06A" w14:textId="27DB9C74" w:rsidR="000B57C0" w:rsidRDefault="000B57C0">
      <w:pPr>
        <w:pStyle w:val="Kommentartekst"/>
      </w:pPr>
      <w:r>
        <w:rPr>
          <w:rStyle w:val="Kommentarhenvisning"/>
        </w:rPr>
        <w:annotationRef/>
      </w:r>
      <w:r>
        <w:t xml:space="preserve">Hele afsnit 3.1.1. er formuleret i IT-fagsprog, som kan gøre det vanskeligt for andre at vurdere om den tekniske løsning er </w:t>
      </w:r>
      <w:r w:rsidR="002B245F">
        <w:t>tilstrækkelig</w:t>
      </w:r>
      <w:r w:rsidR="00A309E8">
        <w:t xml:space="preserve">t </w:t>
      </w:r>
      <w:r>
        <w:t>dækkende ift. behov</w:t>
      </w:r>
      <w:r w:rsidR="002B245F">
        <w:t xml:space="preserve"> og krav</w:t>
      </w:r>
      <w:r>
        <w:t>.</w:t>
      </w:r>
    </w:p>
    <w:p w14:paraId="22A41251" w14:textId="77777777" w:rsidR="000B57C0" w:rsidRDefault="000B57C0" w:rsidP="000B57C0">
      <w:pPr>
        <w:pStyle w:val="Brdtekst"/>
      </w:pPr>
    </w:p>
    <w:p w14:paraId="1EAF37BF" w14:textId="75AB219A" w:rsidR="000B57C0" w:rsidRDefault="000B57C0" w:rsidP="000B57C0">
      <w:pPr>
        <w:pStyle w:val="Brdtekst"/>
      </w:pPr>
      <w:r>
        <w:t>Jeg er med på, at det er den tekniske løsning</w:t>
      </w:r>
      <w:r w:rsidR="00A309E8">
        <w:t>,</w:t>
      </w:r>
      <w:r>
        <w:t xml:space="preserve"> der beskrives her, men et par forslag til at gøre det mere læsbart for andre kunne være:</w:t>
      </w:r>
    </w:p>
    <w:p w14:paraId="1E086E8C" w14:textId="6978A7F2" w:rsidR="000B57C0" w:rsidRDefault="000B57C0" w:rsidP="000B57C0">
      <w:pPr>
        <w:pStyle w:val="Brdtekst"/>
        <w:numPr>
          <w:ilvl w:val="0"/>
          <w:numId w:val="90"/>
        </w:numPr>
      </w:pPr>
      <w:r>
        <w:t>at omformulere dele ved at bruge de tilsvarende ord vi har på dansk, fx brugergrænseflade i stedet for frontend</w:t>
      </w:r>
    </w:p>
    <w:p w14:paraId="5ADC54CF" w14:textId="0D0901F8" w:rsidR="000B57C0" w:rsidRDefault="000B57C0" w:rsidP="000B57C0">
      <w:pPr>
        <w:pStyle w:val="Brdtekst"/>
        <w:numPr>
          <w:ilvl w:val="0"/>
          <w:numId w:val="90"/>
        </w:numPr>
      </w:pPr>
      <w:r>
        <w:t>-at være konsekvent i at bruge de samme begreber for de samme ting, i stedet for flere forskellige fagudtryk, fx backend, microservices, services m.fl.</w:t>
      </w:r>
    </w:p>
    <w:p w14:paraId="20E3184C" w14:textId="77777777" w:rsidR="000B57C0" w:rsidRDefault="000B57C0" w:rsidP="000B57C0">
      <w:pPr>
        <w:pStyle w:val="Brdtekst"/>
        <w:numPr>
          <w:ilvl w:val="0"/>
          <w:numId w:val="90"/>
        </w:numPr>
      </w:pPr>
      <w:r>
        <w:t>-supplere med en ordliste</w:t>
      </w:r>
    </w:p>
    <w:p w14:paraId="40F2CFEB" w14:textId="38FE9DE3" w:rsidR="000B57C0" w:rsidRPr="000B57C0" w:rsidRDefault="000B57C0" w:rsidP="000B57C0">
      <w:pPr>
        <w:pStyle w:val="Brdtekst"/>
        <w:numPr>
          <w:ilvl w:val="0"/>
          <w:numId w:val="90"/>
        </w:numPr>
      </w:pPr>
      <w:r>
        <w:t xml:space="preserve">-undgå at noget bliver for indforstået, fx </w:t>
      </w:r>
      <w:r w:rsidR="001E0AB7">
        <w:t>”</w:t>
      </w:r>
      <w:r w:rsidRPr="00514503">
        <w:t xml:space="preserve">kører på </w:t>
      </w:r>
      <w:r>
        <w:t>é</w:t>
      </w:r>
      <w:r w:rsidRPr="00514503">
        <w:t xml:space="preserve">n eller flere (skalerbare) </w:t>
      </w:r>
      <w:r>
        <w:t>D</w:t>
      </w:r>
      <w:r w:rsidRPr="00514503">
        <w:t>ocker containers</w:t>
      </w:r>
      <w:r w:rsidR="001E0AB7">
        <w:t>” her skal man kende til Docker containers for at vide</w:t>
      </w:r>
      <w:r w:rsidR="00447D39">
        <w:t>,</w:t>
      </w:r>
      <w:r w:rsidR="001E0AB7">
        <w:t xml:space="preserve"> om det er et godt eller skidt valg, og for at man kan vurdere</w:t>
      </w:r>
      <w:r w:rsidR="00D56D8D">
        <w:t>,</w:t>
      </w:r>
      <w:r w:rsidR="001E0AB7">
        <w:t xml:space="preserve"> om der bør være flere</w:t>
      </w:r>
      <w:r w:rsidR="00537398">
        <w:t xml:space="preserve"> af dem</w:t>
      </w:r>
      <w:r w:rsidR="001E0AB7">
        <w:t xml:space="preserve">. </w:t>
      </w:r>
      <w:r w:rsidR="00537398">
        <w:t>I sådanne tilfælde</w:t>
      </w:r>
      <w:r w:rsidR="001E0AB7">
        <w:t xml:space="preserve"> bør det vurderes</w:t>
      </w:r>
      <w:r w:rsidR="00537398">
        <w:t>,</w:t>
      </w:r>
      <w:r w:rsidR="001E0AB7">
        <w:t xml:space="preserve"> om der mangler mere information i teksten, som kan være i en enkelt sætning</w:t>
      </w:r>
      <w:r w:rsidR="00537398">
        <w:t xml:space="preserve"> eller</w:t>
      </w:r>
      <w:r w:rsidR="001E0AB7">
        <w:t xml:space="preserve"> i en fodnote</w:t>
      </w:r>
      <w:r w:rsidR="00537398">
        <w:t xml:space="preserve"> -</w:t>
      </w:r>
      <w:r w:rsidR="001E0AB7">
        <w:t xml:space="preserve"> eller hvis mere omfattende</w:t>
      </w:r>
      <w:r w:rsidR="00537398">
        <w:t>,</w:t>
      </w:r>
      <w:r w:rsidR="001E0AB7">
        <w:t xml:space="preserve"> i et bilag med de tekniske forklaringer</w:t>
      </w:r>
    </w:p>
  </w:comment>
  <w:comment w:id="362" w:author="Mette Crisp Vestergaard" w:date="2022-07-19T15:12:00Z" w:initials="MCV">
    <w:p w14:paraId="6D074B3E" w14:textId="77777777" w:rsidR="003E7A7F" w:rsidRDefault="003E7A7F" w:rsidP="003E7A7F">
      <w:pPr>
        <w:pStyle w:val="Kommentartekst"/>
      </w:pPr>
      <w:r>
        <w:rPr>
          <w:rStyle w:val="Kommentarhenvisning"/>
        </w:rPr>
        <w:annotationRef/>
      </w:r>
      <w:r>
        <w:t>Er det her kun scenarie 1 eller dækker det begge scenarier?</w:t>
      </w:r>
    </w:p>
  </w:comment>
  <w:comment w:id="363" w:author="Mia Pagh" w:date="2022-07-21T13:41:00Z" w:initials="MPJ">
    <w:p w14:paraId="4BDE7D23" w14:textId="77777777" w:rsidR="003E7A7F" w:rsidRDefault="003E7A7F" w:rsidP="003E7A7F">
      <w:pPr>
        <w:pStyle w:val="Kommentartekst"/>
      </w:pPr>
      <w:r>
        <w:rPr>
          <w:rStyle w:val="Kommentarhenvisning"/>
        </w:rPr>
        <w:annotationRef/>
      </w:r>
      <w:r>
        <w:t>Har forsøgt at gøre det tydeligt ved at tilføje ovenstående</w:t>
      </w:r>
    </w:p>
  </w:comment>
  <w:comment w:id="364" w:author="Jacob Brok" w:date="2022-07-05T14:06:00Z" w:initials="JB">
    <w:p w14:paraId="1230AD0C" w14:textId="01628AEA" w:rsidR="00D43DAF" w:rsidRDefault="00D43DAF">
      <w:pPr>
        <w:pStyle w:val="Kommentartekst"/>
      </w:pPr>
      <w:r>
        <w:rPr>
          <w:rStyle w:val="Kommentarhenvisning"/>
        </w:rPr>
        <w:annotationRef/>
      </w:r>
      <w:r>
        <w:t>Nyt!</w:t>
      </w:r>
    </w:p>
  </w:comment>
  <w:comment w:id="365" w:author="Mette Crisp Vestergaard" w:date="2022-07-19T15:08:00Z" w:initials="MCV">
    <w:p w14:paraId="02267BC4" w14:textId="5690BDDB" w:rsidR="001076CC" w:rsidRDefault="001076CC">
      <w:pPr>
        <w:pStyle w:val="Kommentartekst"/>
      </w:pPr>
      <w:r>
        <w:rPr>
          <w:rStyle w:val="Kommentarhenvisning"/>
        </w:rPr>
        <w:annotationRef/>
      </w:r>
      <w:r w:rsidR="009B1D22">
        <w:t xml:space="preserve">Bevægelige dele?  Det lyder som det har arme </w:t>
      </w:r>
      <w:r w:rsidR="009B1D22">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366" w:author="Mette Crisp Vestergaard" w:date="2022-07-19T15:11:00Z" w:initials="MCV">
    <w:p w14:paraId="7EC2238F" w14:textId="19CBB509" w:rsidR="009B1D22" w:rsidRDefault="009B1D22">
      <w:pPr>
        <w:pStyle w:val="Kommentartekst"/>
      </w:pPr>
      <w:r>
        <w:rPr>
          <w:rStyle w:val="Kommentarhenvisning"/>
        </w:rPr>
        <w:annotationRef/>
      </w:r>
      <w:r>
        <w:t>Mangler der formatering her?</w:t>
      </w:r>
    </w:p>
  </w:comment>
  <w:comment w:id="367" w:author="Simon Aaskov Thomsen" w:date="2022-07-08T12:48:00Z" w:initials="ST">
    <w:p w14:paraId="7FC1242C" w14:textId="66EDFEF9" w:rsidR="72EFB634" w:rsidRDefault="72EFB634">
      <w:pPr>
        <w:pStyle w:val="Kommentartekst"/>
      </w:pPr>
      <w:r>
        <w:t>menes der, "selv om alle har en mulighed"?</w:t>
      </w:r>
      <w:r>
        <w:rPr>
          <w:rStyle w:val="Kommentarhenvisning"/>
        </w:rPr>
        <w:annotationRef/>
      </w:r>
    </w:p>
  </w:comment>
  <w:comment w:id="369" w:author="Mette Crisp Vestergaard" w:date="2022-07-19T15:20:00Z" w:initials="MCV">
    <w:p w14:paraId="2D3A707C" w14:textId="4E457482" w:rsidR="004E7850" w:rsidRDefault="004E7850">
      <w:pPr>
        <w:pStyle w:val="Kommentartekst"/>
      </w:pPr>
      <w:r>
        <w:rPr>
          <w:rStyle w:val="Kommentarhenvisning"/>
        </w:rPr>
        <w:annotationRef/>
      </w:r>
      <w:r w:rsidR="00A63637">
        <w:t>antager at det er</w:t>
      </w:r>
      <w:r>
        <w:t xml:space="preserve"> en bestemt ord</w:t>
      </w:r>
      <w:r w:rsidR="00A63637">
        <w:t>r</w:t>
      </w:r>
      <w:r>
        <w:t>ekode</w:t>
      </w:r>
      <w:r w:rsidR="00FD098D">
        <w:t xml:space="preserve">. Det er </w:t>
      </w:r>
      <w:r w:rsidR="00050A75">
        <w:t>noget indforstået formuleret</w:t>
      </w:r>
      <w:r w:rsidR="009F7933">
        <w:t>.</w:t>
      </w:r>
      <w:r>
        <w:t xml:space="preserve"> </w:t>
      </w:r>
    </w:p>
  </w:comment>
  <w:comment w:id="370" w:author="Mia Pagh" w:date="2022-07-25T20:32:00Z" w:initials="MPJ">
    <w:p w14:paraId="2861E416" w14:textId="2AAFE4A1" w:rsidR="001C38F6" w:rsidRDefault="001C38F6">
      <w:pPr>
        <w:pStyle w:val="Kommentartekst"/>
      </w:pPr>
      <w:r>
        <w:rPr>
          <w:rStyle w:val="Kommentarhenvisning"/>
        </w:rPr>
        <w:annotationRef/>
      </w:r>
      <w:r>
        <w:t>Planlægning?</w:t>
      </w:r>
    </w:p>
  </w:comment>
  <w:comment w:id="375" w:author="Mette Crisp Vestergaard" w:date="2022-07-20T11:14:00Z" w:initials="MCV">
    <w:p w14:paraId="7A64583D" w14:textId="5B5E2296" w:rsidR="009F7933" w:rsidRDefault="009F7933">
      <w:pPr>
        <w:pStyle w:val="Kommentartekst"/>
      </w:pPr>
      <w:r>
        <w:rPr>
          <w:rStyle w:val="Kommentarhenvisning"/>
        </w:rPr>
        <w:annotationRef/>
      </w:r>
      <w:r w:rsidR="00250D51">
        <w:t xml:space="preserve">Det her afsnit </w:t>
      </w:r>
      <w:r w:rsidR="003C42EF">
        <w:t>fremst</w:t>
      </w:r>
      <w:r w:rsidR="00595AEA">
        <w:t>od</w:t>
      </w:r>
      <w:r w:rsidR="00250D51">
        <w:t xml:space="preserve"> anderledes</w:t>
      </w:r>
      <w:r w:rsidR="003C42EF">
        <w:t xml:space="preserve"> end resten af dokumentet</w:t>
      </w:r>
      <w:r w:rsidR="00595AEA">
        <w:t>, pga. de</w:t>
      </w:r>
      <w:r w:rsidR="00290A50">
        <w:t xml:space="preserve"> tekst</w:t>
      </w:r>
      <w:r w:rsidR="00F94329">
        <w:t>tunge punktopstillinger.</w:t>
      </w:r>
    </w:p>
  </w:comment>
  <w:comment w:id="440" w:author="Mette Crisp Vestergaard" w:date="2022-07-13T15:30:00Z" w:initials="MCV">
    <w:p w14:paraId="1C310872" w14:textId="35D0DBDE" w:rsidR="00266C05" w:rsidRDefault="00266C05">
      <w:pPr>
        <w:pStyle w:val="Kommentartekst"/>
        <w:rPr>
          <w:noProof/>
        </w:rPr>
      </w:pPr>
      <w:r>
        <w:rPr>
          <w:rStyle w:val="Kommentarhenvisning"/>
        </w:rPr>
        <w:annotationRef/>
      </w:r>
      <w:r w:rsidR="00D25495">
        <w:rPr>
          <w:noProof/>
        </w:rPr>
        <w:t>Overvej om hvert bilag bør starte på en ny side. Det bliver mere overskueligt, når der er så mange tekst</w:t>
      </w:r>
      <w:r w:rsidR="00537398">
        <w:rPr>
          <w:noProof/>
        </w:rPr>
        <w:t>-</w:t>
      </w:r>
      <w:r w:rsidR="00D25495">
        <w:rPr>
          <w:noProof/>
        </w:rPr>
        <w:t xml:space="preserve"> og tabeltunge bilag.</w:t>
      </w:r>
    </w:p>
    <w:p w14:paraId="4C51B6F7" w14:textId="12532EA4" w:rsidR="00390F7D" w:rsidRPr="00390F7D" w:rsidRDefault="00390F7D" w:rsidP="00390F7D">
      <w:pPr>
        <w:pStyle w:val="Brdtekst"/>
      </w:pPr>
    </w:p>
  </w:comment>
  <w:comment w:id="446" w:author="Mette Crisp Vestergaard" w:date="2022-07-13T15:21:00Z" w:initials="MCV">
    <w:p w14:paraId="531D157D" w14:textId="48956058" w:rsidR="00EF6496" w:rsidRPr="00FD7ABA" w:rsidRDefault="00EF6496" w:rsidP="00EF6496">
      <w:pPr>
        <w:pStyle w:val="Kommentartekst"/>
        <w:rPr>
          <w:b/>
          <w:bCs/>
        </w:rPr>
      </w:pPr>
      <w:r>
        <w:rPr>
          <w:rStyle w:val="Kommentarhenvisning"/>
        </w:rPr>
        <w:annotationRef/>
      </w:r>
      <w:r>
        <w:rPr>
          <w:rStyle w:val="Kommentarhenvisning"/>
        </w:rPr>
        <w:annotationRef/>
      </w:r>
      <w:r w:rsidRPr="00FD7ABA">
        <w:rPr>
          <w:b/>
          <w:bCs/>
        </w:rPr>
        <w:t xml:space="preserve">Hele dette bilag mangler at blive rettet for font, tekststørrelse, </w:t>
      </w:r>
      <w:r>
        <w:rPr>
          <w:b/>
          <w:bCs/>
        </w:rPr>
        <w:t>mellemrum mellem afsnit</w:t>
      </w:r>
      <w:r w:rsidR="00266C05">
        <w:rPr>
          <w:b/>
          <w:bCs/>
        </w:rPr>
        <w:t xml:space="preserve">, fjernelse af fed skrift </w:t>
      </w:r>
      <w:r>
        <w:rPr>
          <w:b/>
          <w:bCs/>
        </w:rPr>
        <w:t>osv. så det ligner resten af dokumentet. Derudover er der mange forkert</w:t>
      </w:r>
      <w:r w:rsidR="00266C05">
        <w:rPr>
          <w:b/>
          <w:bCs/>
        </w:rPr>
        <w:t>e</w:t>
      </w:r>
      <w:r>
        <w:rPr>
          <w:b/>
          <w:bCs/>
        </w:rPr>
        <w:t xml:space="preserve"> </w:t>
      </w:r>
      <w:r w:rsidRPr="00FD7ABA">
        <w:rPr>
          <w:b/>
          <w:bCs/>
        </w:rPr>
        <w:t xml:space="preserve">mellemrum mellem ord og bogstaver </w:t>
      </w:r>
      <w:r>
        <w:rPr>
          <w:b/>
          <w:bCs/>
        </w:rPr>
        <w:t>afsnit</w:t>
      </w:r>
      <w:r w:rsidR="00E1078A">
        <w:rPr>
          <w:b/>
          <w:bCs/>
        </w:rPr>
        <w:t xml:space="preserve">, </w:t>
      </w:r>
      <w:r w:rsidRPr="00FD7ABA">
        <w:rPr>
          <w:b/>
          <w:bCs/>
        </w:rPr>
        <w:t>osv.</w:t>
      </w:r>
      <w:r w:rsidR="00266C05">
        <w:rPr>
          <w:b/>
          <w:bCs/>
        </w:rPr>
        <w:t xml:space="preserve">  </w:t>
      </w:r>
    </w:p>
    <w:p w14:paraId="70A9258C" w14:textId="3CA85394" w:rsidR="00EF6496" w:rsidRDefault="00EF6496">
      <w:pPr>
        <w:pStyle w:val="Kommentartekst"/>
      </w:pPr>
    </w:p>
  </w:comment>
  <w:comment w:id="447" w:author="Mia Pagh" w:date="2022-07-22T18:57:00Z" w:initials="MPJ">
    <w:p w14:paraId="6818404E" w14:textId="772B2F66" w:rsidR="00211FD5" w:rsidRDefault="00211FD5">
      <w:pPr>
        <w:pStyle w:val="Kommentartekst"/>
      </w:pPr>
      <w:r>
        <w:rPr>
          <w:rStyle w:val="Kommentarhenvisning"/>
        </w:rPr>
        <w:annotationRef/>
      </w:r>
      <w:r>
        <w:t>Gennemskrevet</w:t>
      </w:r>
    </w:p>
  </w:comment>
  <w:comment w:id="448" w:author="Simon Aaskov Thomsen" w:date="2022-07-08T12:57:00Z" w:initials="ST">
    <w:p w14:paraId="62597C67" w14:textId="77777777" w:rsidR="00916E33" w:rsidRDefault="00916E33" w:rsidP="00916E33">
      <w:pPr>
        <w:pStyle w:val="Kommentartekst"/>
      </w:pPr>
      <w:r>
        <w:fldChar w:fldCharType="begin"/>
      </w:r>
      <w:r>
        <w:instrText xml:space="preserve"> HYPERLINK "mailto:Lars.Koervell@sktst.dk"</w:instrText>
      </w:r>
      <w:bookmarkStart w:id="450" w:name="_@_1D0D60204CDB486192E98ACFF62DCCCFZ"/>
      <w:r>
        <w:fldChar w:fldCharType="separate"/>
      </w:r>
      <w:bookmarkEnd w:id="450"/>
      <w:r w:rsidRPr="45DCF475">
        <w:rPr>
          <w:rStyle w:val="Omtal"/>
          <w:noProof/>
        </w:rPr>
        <w:t>@Lars Kørvell</w:t>
      </w:r>
      <w:r>
        <w:fldChar w:fldCharType="end"/>
      </w:r>
      <w:r>
        <w:t xml:space="preserve"> har tilpasset notatet og indarbejder ændringerne vedr. B2B primo august.</w:t>
      </w:r>
      <w:r>
        <w:rPr>
          <w:rStyle w:val="Kommentarhenvisning"/>
        </w:rPr>
        <w:annotationRef/>
      </w:r>
    </w:p>
  </w:comment>
  <w:comment w:id="449" w:author="Lars Kørvell" w:date="2022-07-08T15:47:00Z" w:initials="LK">
    <w:p w14:paraId="1E06558F" w14:textId="77777777" w:rsidR="00916E33" w:rsidRDefault="00916E33" w:rsidP="00916E33">
      <w:pPr>
        <w:pStyle w:val="Kommentartekst"/>
      </w:pPr>
      <w:r>
        <w:fldChar w:fldCharType="begin"/>
      </w:r>
      <w:r>
        <w:instrText xml:space="preserve"> HYPERLINK "mailto:Simon.Thomsen@sktst.dk"</w:instrText>
      </w:r>
      <w:bookmarkStart w:id="451" w:name="_@_3668257587614D50B0EF743323B88499Z"/>
      <w:r>
        <w:fldChar w:fldCharType="separate"/>
      </w:r>
      <w:bookmarkEnd w:id="451"/>
      <w:r w:rsidRPr="7BAE3E7F">
        <w:rPr>
          <w:rStyle w:val="Omtal"/>
          <w:noProof/>
        </w:rPr>
        <w:t>@Simon Aaskov Thomsen</w:t>
      </w:r>
      <w:r>
        <w:fldChar w:fldCharType="end"/>
      </w:r>
      <w:r>
        <w:t xml:space="preserve"> og jeg har ligeledes tilpasset dette dokument, således at der nu kun indgår et mindre segment af B2B i estimatet jfr. den juridiske afklaring med Jura Moms. </w:t>
      </w:r>
      <w:r>
        <w:rPr>
          <w:rStyle w:val="Kommentarhenvisning"/>
        </w:rPr>
        <w:annotationRef/>
      </w:r>
    </w:p>
  </w:comment>
  <w:comment w:id="452" w:author="Mia Pagh" w:date="2022-07-07T10:44:00Z" w:initials="MPJ">
    <w:p w14:paraId="63074550" w14:textId="1BCE4041" w:rsidR="00FF4060" w:rsidRDefault="00FF4060">
      <w:pPr>
        <w:pStyle w:val="Kommentartekst"/>
      </w:pPr>
      <w:r>
        <w:rPr>
          <w:rStyle w:val="Kommentarhenvisning"/>
        </w:rPr>
        <w:annotationRef/>
      </w:r>
      <w:r>
        <w:t>Skal dette ikke tilrettes i forhold til at B2B ikke er ”relevante”?</w:t>
      </w:r>
    </w:p>
  </w:comment>
  <w:comment w:id="453" w:author="Simon Aaskov Thomsen" w:date="2022-07-08T14:24:00Z" w:initials="SAT">
    <w:p w14:paraId="15B161A5" w14:textId="220D38BE" w:rsidR="0054497A" w:rsidRDefault="0054497A">
      <w:pPr>
        <w:pStyle w:val="Kommentartekst"/>
      </w:pPr>
      <w:r>
        <w:rPr>
          <w:rStyle w:val="Kommentarhenvisning"/>
        </w:rPr>
        <w:annotationRef/>
      </w:r>
      <w:r>
        <w:t>Tilpasset</w:t>
      </w:r>
    </w:p>
  </w:comment>
  <w:comment w:id="455" w:author="Mette Crisp Vestergaard" w:date="2022-07-19T16:09:00Z" w:initials="MCV">
    <w:p w14:paraId="33BFA820" w14:textId="3C530872" w:rsidR="00537398" w:rsidRDefault="00537398">
      <w:pPr>
        <w:pStyle w:val="Kommentartekst"/>
      </w:pPr>
      <w:r>
        <w:rPr>
          <w:rStyle w:val="Kommentarhenvisning"/>
        </w:rPr>
        <w:annotationRef/>
      </w:r>
      <w:r>
        <w:t xml:space="preserve">I afsnittet Juridisk Omfang </w:t>
      </w:r>
      <w:r w:rsidR="00713718">
        <w:t xml:space="preserve">tidligere i </w:t>
      </w:r>
      <w:r w:rsidR="00641F7E">
        <w:t xml:space="preserve">dokumentet </w:t>
      </w:r>
      <w:r>
        <w:t>står</w:t>
      </w:r>
      <w:r w:rsidR="00713718">
        <w:t>,</w:t>
      </w:r>
      <w:r>
        <w:t xml:space="preserve"> at den forvaltningsretlige konsekvensanalyse er under udarbejdelse - så der er vel ikke et selvstændigt dokument at se</w:t>
      </w:r>
      <w:r w:rsidR="00641F7E">
        <w:t xml:space="preserve"> endnu</w:t>
      </w:r>
      <w:r>
        <w:t>?</w:t>
      </w:r>
    </w:p>
    <w:p w14:paraId="793A85F8" w14:textId="27370EF4" w:rsidR="00537398" w:rsidRPr="00537398" w:rsidRDefault="00537398" w:rsidP="00537398">
      <w:pPr>
        <w:pStyle w:val="Brdtekst"/>
      </w:pPr>
      <w:r>
        <w:t>Hvis det allerede foreligger, evt. i et foreløbigt udkast, bør der henvises til det med korrekt kildeanvisning og gerne et link, hvis det ikke kan vedlægges som bilag. Og</w:t>
      </w:r>
      <w:r w:rsidR="00E007E3">
        <w:t xml:space="preserve"> så bør afsnittet Juridisk Omfang omformuleres sprogligt, så man ikke tror</w:t>
      </w:r>
      <w:r w:rsidR="00641F7E">
        <w:t>,</w:t>
      </w:r>
      <w:r w:rsidR="00E007E3">
        <w:t xml:space="preserve"> at det ikke findes.</w:t>
      </w:r>
    </w:p>
  </w:comment>
  <w:comment w:id="456" w:author="Mia Pagh" w:date="2022-07-21T13:52:00Z" w:initials="MPJ">
    <w:p w14:paraId="115992FA" w14:textId="3618ED2F" w:rsidR="00191D95" w:rsidRDefault="00191D95">
      <w:pPr>
        <w:pStyle w:val="Kommentartekst"/>
      </w:pPr>
      <w:r>
        <w:rPr>
          <w:rStyle w:val="Kommentarhenvisning"/>
        </w:rPr>
        <w:annotationRef/>
      </w:r>
      <w:r>
        <w:t xml:space="preserve">Det vedhæftes som separat bilag, da det er </w:t>
      </w:r>
      <w:r w:rsidR="00FD6CBE">
        <w:t>18 sider stort dokument</w:t>
      </w:r>
      <w:r w:rsidR="00932B55">
        <w:t xml:space="preserve">. </w:t>
      </w:r>
      <w:r w:rsidR="00894018">
        <w:t xml:space="preserve">Sendes ud sammen med resterende materiale. </w:t>
      </w:r>
      <w:r w:rsidR="00932B55">
        <w:t xml:space="preserve">Det er er foreløbigt dokument, som arbejdes videre med i analysefasen. </w:t>
      </w:r>
    </w:p>
  </w:comment>
  <w:comment w:id="458" w:author="Helle Sone Randrup" w:date="2022-06-28T15:43:00Z" w:initials="HR">
    <w:p w14:paraId="338CDAE4" w14:textId="77777777" w:rsidR="00D30437" w:rsidRDefault="00D30437" w:rsidP="00D30437">
      <w:r>
        <w:t>hvorfor når den udvikles udenfor OSM? jf. også nedenfor hvor det fremgår at det er eksterne udviklere</w:t>
      </w:r>
      <w:r>
        <w:annotationRef/>
      </w:r>
    </w:p>
  </w:comment>
  <w:comment w:id="459" w:author="Monir Deni" w:date="2022-07-05T12:20:00Z" w:initials="MD">
    <w:p w14:paraId="3DB61D0B" w14:textId="77777777" w:rsidR="00D30437" w:rsidRDefault="00D30437" w:rsidP="00D30437">
      <w:pPr>
        <w:pStyle w:val="Kommentartekst"/>
      </w:pPr>
      <w:r>
        <w:rPr>
          <w:rStyle w:val="Kommentarhenvisning"/>
        </w:rPr>
        <w:annotationRef/>
      </w:r>
      <w:r>
        <w:t>Den forudsætning som er givet i Scenarie 2 er, at udviklerne vil kunne få adgang til informationer og erfaringer OSM2 projektet da der kan være mange ligheder, dette har også båret sit præg i selve estimering af Scenarie 2.</w:t>
      </w:r>
    </w:p>
  </w:comment>
  <w:comment w:id="460" w:author="Mette Crisp Vestergaard" w:date="2022-07-19T16:22:00Z" w:initials="MCV">
    <w:p w14:paraId="667C8268" w14:textId="338BAA4C" w:rsidR="00EF082C" w:rsidRDefault="00EF082C">
      <w:pPr>
        <w:pStyle w:val="Kommentartekst"/>
      </w:pPr>
      <w:r>
        <w:rPr>
          <w:rStyle w:val="Kommentarhenvisning"/>
        </w:rPr>
        <w:annotationRef/>
      </w:r>
      <w:r>
        <w:t>Dobbelt eller en anden type epics end forretningsepics?</w:t>
      </w:r>
    </w:p>
  </w:comment>
  <w:comment w:id="461" w:author="Helene O'Sullivan" w:date="2022-06-28T17:19:00Z" w:initials="HO">
    <w:p w14:paraId="0E84FC07" w14:textId="77777777" w:rsidR="00D30437" w:rsidRDefault="00D30437" w:rsidP="00D30437">
      <w:r>
        <w:t>har brug for at vide om det forventes at være en større del af risikopuljen? pt. har vi udtalt til bl.a. DEP at vi forventer at risikopuljen mindskes ifm. analysefasen. Og ikke at estimaterne samtidig forøges.</w:t>
      </w:r>
      <w:r>
        <w:annotationRef/>
      </w:r>
    </w:p>
  </w:comment>
  <w:comment w:id="462" w:author="Monir Deni" w:date="2022-07-05T12:23:00Z" w:initials="MD">
    <w:p w14:paraId="1EC54188" w14:textId="77777777" w:rsidR="00D30437" w:rsidRDefault="00D30437" w:rsidP="00D30437">
      <w:r>
        <w:rPr>
          <w:rStyle w:val="Kommentarhenvisning"/>
        </w:rPr>
        <w:annotationRef/>
      </w:r>
      <w:r>
        <w:t>Ift. dialogen med DEP, så ændrer dette ikke på vores forventning ift. at risikopuljen mindskes.</w:t>
      </w:r>
    </w:p>
    <w:p w14:paraId="106FBF99" w14:textId="77777777" w:rsidR="00D30437" w:rsidRDefault="00D30437" w:rsidP="00D30437">
      <w:r>
        <w:t xml:space="preserve">Da det pågældende blev skrevet så vi ind i et system med flere integrationer, og hvor der ikke var undersøgt på den modsatte systemside, hvorvidt disse udstiller et integrationspunkt med de efterspurgte data. Det gjaldt ift. validering af omsætning op mod andre af vores systemer.  Derfor helt berettiget af have det med som usikkerhed ift. estimatet.  Dette er jo sidenhen bortfaldet. </w:t>
      </w:r>
    </w:p>
    <w:p w14:paraId="2A16051C" w14:textId="77777777" w:rsidR="00D30437" w:rsidRDefault="00D30437" w:rsidP="00D30437"/>
    <w:p w14:paraId="29CEC350" w14:textId="77777777" w:rsidR="00D30437" w:rsidRDefault="00D30437" w:rsidP="00D30437">
      <w:r>
        <w:t>I lav automatiserings scope forventer vi integration til ES, Workszone, datawarehouse, Vies on the web, A&amp;D, NTSE +  flere tekniske fælleskomponenter, såsom CLS, AD, DCS.  OSM2 har allerede integrationer til disse, og vi ved at fx ES, Workzone mfl. udstiller en standard webservice. Ift. fx Workzone har vi i epic beskrivelsen kun indhold der understøttes af eksisterende webservices; ’Opret sag’,  ’Upload dok’.</w:t>
      </w:r>
    </w:p>
    <w:p w14:paraId="7C279A1E" w14:textId="77777777" w:rsidR="00D30437" w:rsidRDefault="00D30437" w:rsidP="00D30437"/>
    <w:p w14:paraId="16506ABC" w14:textId="77777777" w:rsidR="00D30437" w:rsidRDefault="00D30437" w:rsidP="00D30437">
      <w:r>
        <w:t>Så i forhold til viden om tilretninger i andre systemer, så står relativt oplyste ift. analysedybden i foranalysen.  </w:t>
      </w:r>
    </w:p>
    <w:p w14:paraId="261B6F43" w14:textId="77777777" w:rsidR="00D30437" w:rsidRDefault="00D30437" w:rsidP="00D30437">
      <w:pPr>
        <w:pStyle w:val="Kommentartekst"/>
      </w:pPr>
    </w:p>
  </w:comment>
  <w:comment w:id="463" w:author="Helene O'Sullivan" w:date="2022-06-28T17:23:00Z" w:initials="HO">
    <w:p w14:paraId="05882354" w14:textId="77777777" w:rsidR="00D30437" w:rsidRDefault="00D30437" w:rsidP="00D30437">
      <w:r>
        <w:t>hvorfor gøres dette ikke i OSM2 teamet</w:t>
      </w:r>
      <w:r>
        <w:annotationRef/>
      </w:r>
    </w:p>
  </w:comment>
  <w:comment w:id="464" w:author="Monir Deni" w:date="2022-07-12T11:42:00Z" w:initials="MD">
    <w:p w14:paraId="40005219" w14:textId="7C14156E" w:rsidR="00753BB6" w:rsidRDefault="00753BB6">
      <w:pPr>
        <w:pStyle w:val="Kommentartekst"/>
      </w:pPr>
      <w:r>
        <w:rPr>
          <w:rStyle w:val="Kommentarhenvisning"/>
        </w:rPr>
        <w:annotationRef/>
      </w:r>
      <w:r>
        <w:t>DevOps Levere grundlæggende infrastruktur og værktøjer som OSM2 bygger ovenpå</w:t>
      </w:r>
    </w:p>
  </w:comment>
  <w:comment w:id="465" w:author="Mette Crisp Vestergaard" w:date="2022-07-19T16:25:00Z" w:initials="MCV">
    <w:p w14:paraId="494234A1" w14:textId="66C50C0D" w:rsidR="00706A88" w:rsidRDefault="00706A88">
      <w:pPr>
        <w:pStyle w:val="Kommentartekst"/>
      </w:pPr>
      <w:r>
        <w:rPr>
          <w:rStyle w:val="Kommentarhenvisning"/>
        </w:rPr>
        <w:annotationRef/>
      </w:r>
      <w:r>
        <w:t>Er det sket? Eller vil det ske senere? Der er uoverensstemmelse i den grammatiske tid, så man bliver i tvivl. Men hvis der er taget stilling, så mangler det i skemaet.</w:t>
      </w:r>
    </w:p>
  </w:comment>
  <w:comment w:id="466" w:author="Mette Crisp Vestergaard" w:date="2022-07-20T11:32:00Z" w:initials="MCV">
    <w:p w14:paraId="6AC5CA84" w14:textId="32507FD1" w:rsidR="00F55858" w:rsidRDefault="00F55858">
      <w:pPr>
        <w:pStyle w:val="Kommentartekst"/>
      </w:pPr>
      <w:r>
        <w:rPr>
          <w:rStyle w:val="Kommentarhenvisning"/>
        </w:rPr>
        <w:annotationRef/>
      </w:r>
      <w:r>
        <w:t>Er det realistisk når det ene scenarie bygger på kendte komponenter og det andet er et helt nyt system?</w:t>
      </w:r>
    </w:p>
  </w:comment>
  <w:comment w:id="467" w:author="Mette Crisp Vestergaard" w:date="2022-07-20T11:39:00Z" w:initials="MCV">
    <w:p w14:paraId="0BE8ABB3" w14:textId="214E9FBE" w:rsidR="00236E79" w:rsidRDefault="00236E79">
      <w:pPr>
        <w:pStyle w:val="Kommentartekst"/>
      </w:pPr>
      <w:r>
        <w:rPr>
          <w:rStyle w:val="Kommentarhenvisning"/>
        </w:rPr>
        <w:annotationRef/>
      </w:r>
      <w:r w:rsidR="003D5163">
        <w:t>Hører dette til under overskriften it-infrastruktur og drift?</w:t>
      </w:r>
    </w:p>
  </w:comment>
  <w:comment w:id="470" w:author="Mette Crisp Vestergaard" w:date="2022-07-20T11:45:00Z" w:initials="MCV">
    <w:p w14:paraId="55844C58" w14:textId="7F79B58F" w:rsidR="00FF22AC" w:rsidRDefault="00FF22AC">
      <w:pPr>
        <w:pStyle w:val="Kommentartekst"/>
      </w:pPr>
      <w:r>
        <w:rPr>
          <w:rStyle w:val="Kommentarhenvisning"/>
        </w:rPr>
        <w:annotationRef/>
      </w:r>
      <w:r>
        <w:t xml:space="preserve">Interne hvad? </w:t>
      </w:r>
      <w:r w:rsidR="00F01942">
        <w:t>Er det ressourcer? Det er gennemgående i teksten i dette afsnit, at der bare står interne og eksterne m.v. uden at det er nævnt hvad det er. Teksten bør tilrettes.</w:t>
      </w:r>
    </w:p>
  </w:comment>
  <w:comment w:id="471" w:author="Mia Pagh" w:date="2022-07-21T14:00:00Z" w:initials="MPJ">
    <w:p w14:paraId="58E3A3E4" w14:textId="3C9B2D02" w:rsidR="005A41E9" w:rsidRDefault="005A41E9">
      <w:pPr>
        <w:pStyle w:val="Kommentartekst"/>
      </w:pPr>
      <w:r>
        <w:rPr>
          <w:rStyle w:val="Kommentarhenvisning"/>
        </w:rPr>
        <w:annotationRef/>
      </w:r>
      <w:r>
        <w:t>tilrettet</w:t>
      </w:r>
    </w:p>
  </w:comment>
  <w:comment w:id="468" w:author="Helene O'Sullivan" w:date="2022-06-28T17:34:00Z" w:initials="HO">
    <w:p w14:paraId="52BFF3A7" w14:textId="77777777" w:rsidR="00D30437" w:rsidRDefault="00D30437" w:rsidP="00D30437">
      <w:r>
        <w:t>sourcingsnit for analysefasen skal ligge før den for gennemførselsfasen</w:t>
      </w:r>
      <w:r>
        <w:annotationRef/>
      </w:r>
    </w:p>
  </w:comment>
  <w:comment w:id="469" w:author="Jacob Brok" w:date="2022-07-05T10:49:00Z" w:initials="JB">
    <w:p w14:paraId="28F338F8" w14:textId="77777777" w:rsidR="00D30437" w:rsidRDefault="00D30437" w:rsidP="00D30437">
      <w:pPr>
        <w:pStyle w:val="Kommentartekst"/>
      </w:pPr>
      <w:r>
        <w:rPr>
          <w:rStyle w:val="Kommentarhenvisning"/>
        </w:rPr>
        <w:annotationRef/>
      </w:r>
      <w:r>
        <w:t>Er flyttet rundt</w:t>
      </w:r>
    </w:p>
  </w:comment>
  <w:comment w:id="472" w:author="Simon Aaskov Thomsen" w:date="2022-07-08T12:58:00Z" w:initials="ST">
    <w:p w14:paraId="6862CB84" w14:textId="20F39E39" w:rsidR="45DCF475" w:rsidRDefault="45DCF475">
      <w:pPr>
        <w:pStyle w:val="Kommentartekst"/>
      </w:pPr>
      <w:r>
        <w:t>18%</w:t>
      </w:r>
      <w:r>
        <w:rPr>
          <w:rStyle w:val="Kommentarhenvisning"/>
        </w:rPr>
        <w:annotationRef/>
      </w:r>
    </w:p>
  </w:comment>
  <w:comment w:id="473" w:author="Monir Deni" w:date="2022-07-12T11:45:00Z" w:initials="MD">
    <w:p w14:paraId="27FB4514" w14:textId="15556FF4" w:rsidR="0027149E" w:rsidRDefault="0027149E">
      <w:pPr>
        <w:pStyle w:val="Kommentartekst"/>
      </w:pPr>
      <w:r>
        <w:rPr>
          <w:rStyle w:val="Kommentarhenvisning"/>
        </w:rPr>
        <w:annotationRef/>
      </w:r>
      <w:r>
        <w:t xml:space="preserve">Ca. tal er angivet, </w:t>
      </w:r>
    </w:p>
  </w:comment>
  <w:comment w:id="474" w:author="Helene O'Sullivan" w:date="2022-06-28T17:39:00Z" w:initials="HO">
    <w:p w14:paraId="15DD39C5" w14:textId="77777777" w:rsidR="00D30437" w:rsidRDefault="00D30437" w:rsidP="00D30437">
      <w:r>
        <w:t>er det ikke sådan, at i sc 2 er alt nyudvikling?</w:t>
      </w:r>
      <w:r>
        <w:annotationRef/>
      </w:r>
    </w:p>
  </w:comment>
  <w:comment w:id="475" w:author="Monir Deni" w:date="2022-07-05T12:23:00Z" w:initials="MD">
    <w:p w14:paraId="62FDEC78" w14:textId="77777777" w:rsidR="00D30437" w:rsidRDefault="00D30437" w:rsidP="00D30437">
      <w:pPr>
        <w:pStyle w:val="Kommentartekst"/>
      </w:pPr>
      <w:r>
        <w:rPr>
          <w:rStyle w:val="Kommentarhenvisning"/>
        </w:rPr>
        <w:annotationRef/>
      </w:r>
    </w:p>
  </w:comment>
  <w:comment w:id="476" w:author="Kasper Skaaning" w:date="2022-07-05T14:16:00Z" w:initials="KS">
    <w:p w14:paraId="42659062" w14:textId="77777777" w:rsidR="00D30437" w:rsidRDefault="00D30437" w:rsidP="00D30437">
      <w:pPr>
        <w:pStyle w:val="Kommentartekst"/>
      </w:pPr>
      <w:r>
        <w:t>Tilrettet</w:t>
      </w:r>
      <w:r>
        <w:rPr>
          <w:rStyle w:val="Kommentarhenvisning"/>
        </w:rPr>
        <w:annotationRef/>
      </w:r>
    </w:p>
  </w:comment>
  <w:comment w:id="477" w:author="Helene O'Sullivan" w:date="2022-06-28T17:40:00Z" w:initials="HO">
    <w:p w14:paraId="4D60E2CE" w14:textId="77777777" w:rsidR="00D30437" w:rsidRDefault="00D30437" w:rsidP="00D30437">
      <w:r>
        <w:t>jeg savner at vi skriver at risikopuljen er sat til 40% for scenarie 1</w:t>
      </w:r>
      <w:r>
        <w:annotationRef/>
      </w:r>
    </w:p>
  </w:comment>
  <w:comment w:id="478" w:author="Monir Deni" w:date="2022-07-05T12:24:00Z" w:initials="MD">
    <w:p w14:paraId="18E9E58F" w14:textId="77777777" w:rsidR="00D30437" w:rsidRDefault="00D30437" w:rsidP="00D30437">
      <w:pPr>
        <w:pStyle w:val="Kommentartekst"/>
      </w:pPr>
      <w:r>
        <w:rPr>
          <w:rStyle w:val="Kommentarhenvisning"/>
        </w:rPr>
        <w:annotationRef/>
      </w:r>
      <w:r>
        <w:fldChar w:fldCharType="begin"/>
      </w:r>
      <w:r>
        <w:instrText xml:space="preserve"> HYPERLINK "mailto:Kasper.Skaaning@ufst.dk" </w:instrText>
      </w:r>
      <w:bookmarkStart w:id="480" w:name="_@_990D91E2DD3845C8B8204546E548D9A7Z"/>
      <w:r>
        <w:rPr>
          <w:rStyle w:val="Omtal"/>
        </w:rPr>
        <w:fldChar w:fldCharType="separate"/>
      </w:r>
      <w:bookmarkEnd w:id="480"/>
      <w:r w:rsidRPr="00825EF7">
        <w:rPr>
          <w:rStyle w:val="Omtal"/>
          <w:noProof/>
        </w:rPr>
        <w:t>@Kasper Skaaning</w:t>
      </w:r>
      <w:r>
        <w:fldChar w:fldCharType="end"/>
      </w:r>
      <w:r>
        <w:t xml:space="preserve"> har du mulighed for at lave et skriv angående Scenarie 1 er 40% udfra de karakteristika der nu er givet</w:t>
      </w:r>
    </w:p>
  </w:comment>
  <w:comment w:id="479" w:author="Kasper Skaaning" w:date="2022-07-05T14:16:00Z" w:initials="KS">
    <w:p w14:paraId="601867EE" w14:textId="77777777" w:rsidR="00D30437" w:rsidRDefault="00D30437" w:rsidP="00D30437">
      <w:pPr>
        <w:pStyle w:val="Kommentartekst"/>
      </w:pPr>
      <w:r>
        <w:t>Tilrettet</w:t>
      </w:r>
      <w:r>
        <w:rPr>
          <w:rStyle w:val="Kommentarhenvisning"/>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5D1BE3" w15:done="1"/>
  <w15:commentEx w15:paraId="1CE8954E" w15:paraIdParent="595D1BE3" w15:done="1"/>
  <w15:commentEx w15:paraId="0872A800" w15:done="1"/>
  <w15:commentEx w15:paraId="333A5897" w15:paraIdParent="0872A800" w15:done="1"/>
  <w15:commentEx w15:paraId="5F687CC7" w15:done="1"/>
  <w15:commentEx w15:paraId="636C7B3E" w15:paraIdParent="5F687CC7" w15:done="1"/>
  <w15:commentEx w15:paraId="004C32BC" w15:done="1"/>
  <w15:commentEx w15:paraId="28A119EB" w15:done="1"/>
  <w15:commentEx w15:paraId="686A4276" w15:paraIdParent="28A119EB" w15:done="1"/>
  <w15:commentEx w15:paraId="793B50BB" w15:done="1"/>
  <w15:commentEx w15:paraId="00090208" w15:paraIdParent="793B50BB" w15:done="1"/>
  <w15:commentEx w15:paraId="6651AA36" w15:done="1"/>
  <w15:commentEx w15:paraId="0F4A1409" w15:done="1"/>
  <w15:commentEx w15:paraId="7A2C65FB" w15:paraIdParent="0F4A1409" w15:done="1"/>
  <w15:commentEx w15:paraId="74A89708" w15:done="1"/>
  <w15:commentEx w15:paraId="76A02662" w15:paraIdParent="74A89708" w15:done="1"/>
  <w15:commentEx w15:paraId="6ADA52BE" w15:done="0"/>
  <w15:commentEx w15:paraId="093CDB1B" w15:done="1"/>
  <w15:commentEx w15:paraId="4E34C66D" w15:done="0"/>
  <w15:commentEx w15:paraId="4D401B40" w15:done="1"/>
  <w15:commentEx w15:paraId="79D7B0C3" w15:paraIdParent="4D401B40" w15:done="1"/>
  <w15:commentEx w15:paraId="681BF226" w15:paraIdParent="4D401B40" w15:done="1"/>
  <w15:commentEx w15:paraId="1361CE98" w15:done="1"/>
  <w15:commentEx w15:paraId="1064AF00" w15:paraIdParent="1361CE98" w15:done="1"/>
  <w15:commentEx w15:paraId="58510FA5" w15:done="1"/>
  <w15:commentEx w15:paraId="27E2643B" w15:done="1"/>
  <w15:commentEx w15:paraId="150B04BE" w15:paraIdParent="27E2643B" w15:done="1"/>
  <w15:commentEx w15:paraId="4691475D" w15:done="1"/>
  <w15:commentEx w15:paraId="1F3AD1D4" w15:paraIdParent="4691475D" w15:done="1"/>
  <w15:commentEx w15:paraId="1CC22CC3" w15:done="0"/>
  <w15:commentEx w15:paraId="5414A50B" w15:done="1"/>
  <w15:commentEx w15:paraId="520D66B0" w15:done="1"/>
  <w15:commentEx w15:paraId="1B53FF05" w15:paraIdParent="520D66B0" w15:done="1"/>
  <w15:commentEx w15:paraId="56904F9A" w15:done="1"/>
  <w15:commentEx w15:paraId="2E61359E" w15:paraIdParent="56904F9A" w15:done="1"/>
  <w15:commentEx w15:paraId="50D37581" w15:done="1"/>
  <w15:commentEx w15:paraId="48987498" w15:done="1"/>
  <w15:commentEx w15:paraId="34132BF3" w15:done="0"/>
  <w15:commentEx w15:paraId="6C959D49" w15:done="1"/>
  <w15:commentEx w15:paraId="4D4B02B0" w15:paraIdParent="6C959D49" w15:done="1"/>
  <w15:commentEx w15:paraId="4BC5AFB0" w15:done="1"/>
  <w15:commentEx w15:paraId="43063A0C" w15:done="1"/>
  <w15:commentEx w15:paraId="6B10EF88" w15:done="1"/>
  <w15:commentEx w15:paraId="5E5D47E9" w15:done="0"/>
  <w15:commentEx w15:paraId="2F7EA976" w15:done="1"/>
  <w15:commentEx w15:paraId="51E919FF" w15:done="1"/>
  <w15:commentEx w15:paraId="6F96AF59" w15:paraIdParent="51E919FF" w15:done="1"/>
  <w15:commentEx w15:paraId="0A56EEF8" w15:paraIdParent="51E919FF" w15:done="1"/>
  <w15:commentEx w15:paraId="50D2963A" w15:done="1"/>
  <w15:commentEx w15:paraId="0AEC58D3" w15:paraIdParent="50D2963A" w15:done="1"/>
  <w15:commentEx w15:paraId="40CDDF16" w15:paraIdParent="50D2963A" w15:done="1"/>
  <w15:commentEx w15:paraId="5918D33B" w15:done="1"/>
  <w15:commentEx w15:paraId="6FBF533F" w15:done="1"/>
  <w15:commentEx w15:paraId="7450E458" w15:done="1"/>
  <w15:commentEx w15:paraId="6D31F991" w15:paraIdParent="7450E458" w15:done="1"/>
  <w15:commentEx w15:paraId="1A9FD06E" w15:done="1"/>
  <w15:commentEx w15:paraId="317EAD7B" w15:paraIdParent="1A9FD06E" w15:done="1"/>
  <w15:commentEx w15:paraId="3359AADD" w15:done="1"/>
  <w15:commentEx w15:paraId="3AB6D633" w15:done="1"/>
  <w15:commentEx w15:paraId="5FBBB593" w15:paraIdParent="3AB6D633" w15:done="1"/>
  <w15:commentEx w15:paraId="7FD71763" w15:paraIdParent="3AB6D633" w15:done="1"/>
  <w15:commentEx w15:paraId="0008C56D" w15:paraIdParent="3AB6D633" w15:done="1"/>
  <w15:commentEx w15:paraId="3C9409B4" w15:done="1"/>
  <w15:commentEx w15:paraId="1645099D" w15:paraIdParent="3C9409B4" w15:done="1"/>
  <w15:commentEx w15:paraId="718E7E4F" w15:paraIdParent="3C9409B4" w15:done="1"/>
  <w15:commentEx w15:paraId="02909856" w15:paraIdParent="3C9409B4" w15:done="1"/>
  <w15:commentEx w15:paraId="5150B54F" w15:paraIdParent="3C9409B4" w15:done="1"/>
  <w15:commentEx w15:paraId="41F5EF48" w15:paraIdParent="3C9409B4" w15:done="1"/>
  <w15:commentEx w15:paraId="135B9C55" w15:paraIdParent="3C9409B4" w15:done="1"/>
  <w15:commentEx w15:paraId="2A904498" w15:done="1"/>
  <w15:commentEx w15:paraId="2B9ECA32" w15:paraIdParent="2A904498" w15:done="1"/>
  <w15:commentEx w15:paraId="785974D9" w15:done="1"/>
  <w15:commentEx w15:paraId="65FC7B10" w15:paraIdParent="785974D9" w15:done="1"/>
  <w15:commentEx w15:paraId="1FA3E23A" w15:paraIdParent="785974D9" w15:done="1"/>
  <w15:commentEx w15:paraId="78B5F488" w15:done="1"/>
  <w15:commentEx w15:paraId="03437ABE" w15:paraIdParent="78B5F488" w15:done="1"/>
  <w15:commentEx w15:paraId="6193476C" w15:paraIdParent="78B5F488" w15:done="1"/>
  <w15:commentEx w15:paraId="4FA2A11C" w15:done="0"/>
  <w15:commentEx w15:paraId="561CFB00" w15:done="0"/>
  <w15:commentEx w15:paraId="0E3735C8" w15:done="0"/>
  <w15:commentEx w15:paraId="0B343225" w15:done="1"/>
  <w15:commentEx w15:paraId="4D2A3252" w15:paraIdParent="0B343225" w15:done="1"/>
  <w15:commentEx w15:paraId="5D3CCA2B" w15:done="1"/>
  <w15:commentEx w15:paraId="276967A2" w15:paraIdParent="5D3CCA2B" w15:done="1"/>
  <w15:commentEx w15:paraId="68302CC3" w15:done="1"/>
  <w15:commentEx w15:paraId="7D6F32C1" w15:paraIdParent="68302CC3" w15:done="1"/>
  <w15:commentEx w15:paraId="61F57A06" w15:done="1"/>
  <w15:commentEx w15:paraId="5C228EFA" w15:done="1"/>
  <w15:commentEx w15:paraId="7AF3F950" w15:paraIdParent="5C228EFA" w15:done="1"/>
  <w15:commentEx w15:paraId="5CEACEE6" w15:done="1"/>
  <w15:commentEx w15:paraId="53262519" w15:done="1"/>
  <w15:commentEx w15:paraId="6CCF9B6A" w15:paraIdParent="53262519" w15:done="1"/>
  <w15:commentEx w15:paraId="0ABA933A" w15:paraIdParent="53262519" w15:done="1"/>
  <w15:commentEx w15:paraId="2DF28E43" w15:done="1"/>
  <w15:commentEx w15:paraId="244E7A00" w15:paraIdParent="2DF28E43" w15:done="1"/>
  <w15:commentEx w15:paraId="04BD6C52" w15:done="1"/>
  <w15:commentEx w15:paraId="5B6D36DE" w15:paraIdParent="04BD6C52" w15:done="1"/>
  <w15:commentEx w15:paraId="5822F8E3" w15:paraIdParent="04BD6C52" w15:done="1"/>
  <w15:commentEx w15:paraId="011916AF" w15:done="1"/>
  <w15:commentEx w15:paraId="47C6ADF4" w15:paraIdParent="011916AF" w15:done="1"/>
  <w15:commentEx w15:paraId="1D193A82" w15:done="1"/>
  <w15:commentEx w15:paraId="018E040F" w15:paraIdParent="1D193A82" w15:done="1"/>
  <w15:commentEx w15:paraId="7AB8FBFC" w15:done="1"/>
  <w15:commentEx w15:paraId="44F27A62" w15:paraIdParent="7AB8FBFC" w15:done="1"/>
  <w15:commentEx w15:paraId="259EF37F" w15:done="1"/>
  <w15:commentEx w15:paraId="625233C4" w15:paraIdParent="259EF37F" w15:done="1"/>
  <w15:commentEx w15:paraId="0112A32C" w15:done="1"/>
  <w15:commentEx w15:paraId="512D4E7B" w15:paraIdParent="0112A32C" w15:done="1"/>
  <w15:commentEx w15:paraId="68B760B3" w15:done="1"/>
  <w15:commentEx w15:paraId="44764473" w15:done="1"/>
  <w15:commentEx w15:paraId="218335CE" w15:paraIdParent="44764473" w15:done="1"/>
  <w15:commentEx w15:paraId="6DCB78AF" w15:done="1"/>
  <w15:commentEx w15:paraId="540EB018" w15:paraIdParent="6DCB78AF" w15:done="1"/>
  <w15:commentEx w15:paraId="3912163E" w15:done="1"/>
  <w15:commentEx w15:paraId="7327FBB7" w15:paraIdParent="3912163E" w15:done="1"/>
  <w15:commentEx w15:paraId="73E07428" w15:done="1"/>
  <w15:commentEx w15:paraId="0A82BEE8" w15:paraIdParent="73E07428" w15:done="1"/>
  <w15:commentEx w15:paraId="399FCEA5" w15:done="1"/>
  <w15:commentEx w15:paraId="2F0F2541" w15:done="1"/>
  <w15:commentEx w15:paraId="33D38D03" w15:done="1"/>
  <w15:commentEx w15:paraId="55D57598" w15:paraIdParent="33D38D03" w15:done="1"/>
  <w15:commentEx w15:paraId="732E218B" w15:paraIdParent="33D38D03" w15:done="1"/>
  <w15:commentEx w15:paraId="6785EF48" w15:paraIdParent="33D38D03" w15:done="1"/>
  <w15:commentEx w15:paraId="03E1A697" w15:done="1"/>
  <w15:commentEx w15:paraId="68241290" w15:paraIdParent="03E1A697" w15:done="1"/>
  <w15:commentEx w15:paraId="4F6551D3" w15:done="1"/>
  <w15:commentEx w15:paraId="37E9FF20" w15:done="1"/>
  <w15:commentEx w15:paraId="270DE6F7" w15:done="1"/>
  <w15:commentEx w15:paraId="4EC63B2C" w15:paraIdParent="270DE6F7" w15:done="1"/>
  <w15:commentEx w15:paraId="7A4CD0D2" w15:done="1"/>
  <w15:commentEx w15:paraId="3E184D9F" w15:paraIdParent="7A4CD0D2" w15:done="1"/>
  <w15:commentEx w15:paraId="21B46054" w15:done="1"/>
  <w15:commentEx w15:paraId="1E389B26" w15:paraIdParent="21B46054" w15:done="1"/>
  <w15:commentEx w15:paraId="51094AE1" w15:done="1"/>
  <w15:commentEx w15:paraId="5B690712" w15:paraIdParent="51094AE1" w15:done="1"/>
  <w15:commentEx w15:paraId="4CE7DF8A" w15:done="1"/>
  <w15:commentEx w15:paraId="4D391F1F" w15:done="1"/>
  <w15:commentEx w15:paraId="13DBC194" w15:paraIdParent="4D391F1F" w15:done="1"/>
  <w15:commentEx w15:paraId="38DDF619" w15:done="1"/>
  <w15:commentEx w15:paraId="42E1DAFA" w15:paraIdParent="38DDF619" w15:done="1"/>
  <w15:commentEx w15:paraId="1455451B" w15:done="1"/>
  <w15:commentEx w15:paraId="700AFB48" w15:paraIdParent="1455451B" w15:done="1"/>
  <w15:commentEx w15:paraId="7C1F3B0E" w15:done="1"/>
  <w15:commentEx w15:paraId="1D9DCD15" w15:paraIdParent="7C1F3B0E" w15:done="1"/>
  <w15:commentEx w15:paraId="075493D4" w15:done="1"/>
  <w15:commentEx w15:paraId="166DFF0E" w15:paraIdParent="075493D4" w15:done="1"/>
  <w15:commentEx w15:paraId="691EA335" w15:paraIdParent="075493D4" w15:done="1"/>
  <w15:commentEx w15:paraId="0CDCB685" w15:paraIdParent="075493D4" w15:done="1"/>
  <w15:commentEx w15:paraId="57E2C8BC" w15:done="1"/>
  <w15:commentEx w15:paraId="6C714886" w15:paraIdParent="57E2C8BC" w15:done="1"/>
  <w15:commentEx w15:paraId="6B52F599" w15:done="1"/>
  <w15:commentEx w15:paraId="1BBC9E35" w15:paraIdParent="6B52F599" w15:done="1"/>
  <w15:commentEx w15:paraId="4F5178BC" w15:done="1"/>
  <w15:commentEx w15:paraId="16843F8B" w15:paraIdParent="4F5178BC" w15:done="1"/>
  <w15:commentEx w15:paraId="4D00875A" w15:done="1"/>
  <w15:commentEx w15:paraId="5CFFE2C0" w15:paraIdParent="4D00875A" w15:done="1"/>
  <w15:commentEx w15:paraId="0EBAF70B" w15:done="1"/>
  <w15:commentEx w15:paraId="1C7B10A2" w15:paraIdParent="0EBAF70B" w15:done="1"/>
  <w15:commentEx w15:paraId="04B5F1E5" w15:done="1"/>
  <w15:commentEx w15:paraId="3708BCB6" w15:paraIdParent="04B5F1E5" w15:done="1"/>
  <w15:commentEx w15:paraId="7EEB20E2" w15:done="1"/>
  <w15:commentEx w15:paraId="34F17D10" w15:paraIdParent="7EEB20E2" w15:done="1"/>
  <w15:commentEx w15:paraId="1340AF3A" w15:done="1"/>
  <w15:commentEx w15:paraId="0CC88E95" w15:paraIdParent="1340AF3A" w15:done="1"/>
  <w15:commentEx w15:paraId="26445394" w15:done="1"/>
  <w15:commentEx w15:paraId="13638728" w15:paraIdParent="26445394" w15:done="1"/>
  <w15:commentEx w15:paraId="221741CD" w15:paraIdParent="26445394" w15:done="1"/>
  <w15:commentEx w15:paraId="2497A692" w15:paraIdParent="26445394" w15:done="1"/>
  <w15:commentEx w15:paraId="08CECCD5" w15:done="1"/>
  <w15:commentEx w15:paraId="50EEFCEF" w15:done="1"/>
  <w15:commentEx w15:paraId="146314DB" w15:paraIdParent="50EEFCEF" w15:done="1"/>
  <w15:commentEx w15:paraId="18946090" w15:paraIdParent="50EEFCEF" w15:done="1"/>
  <w15:commentEx w15:paraId="41E40DB8" w15:paraIdParent="50EEFCEF" w15:done="1"/>
  <w15:commentEx w15:paraId="540489FC" w15:done="1"/>
  <w15:commentEx w15:paraId="7689BDFB" w15:paraIdParent="540489FC" w15:done="1"/>
  <w15:commentEx w15:paraId="71F6BD02" w15:paraIdParent="540489FC" w15:done="1"/>
  <w15:commentEx w15:paraId="2FBA2B95" w15:paraIdParent="540489FC" w15:done="1"/>
  <w15:commentEx w15:paraId="1B86BEB0" w15:paraIdParent="540489FC" w15:done="1"/>
  <w15:commentEx w15:paraId="6F1A0828" w15:done="1"/>
  <w15:commentEx w15:paraId="33EC4A25" w15:paraIdParent="6F1A0828" w15:done="1"/>
  <w15:commentEx w15:paraId="09DA06D2" w15:done="1"/>
  <w15:commentEx w15:paraId="786FC156" w15:paraIdParent="09DA06D2" w15:done="1"/>
  <w15:commentEx w15:paraId="350FF3A6" w15:done="1"/>
  <w15:commentEx w15:paraId="2ABE18DC" w15:paraIdParent="350FF3A6" w15:done="1"/>
  <w15:commentEx w15:paraId="2BFA3A52" w15:done="1"/>
  <w15:commentEx w15:paraId="51147592" w15:paraIdParent="2BFA3A52" w15:done="1"/>
  <w15:commentEx w15:paraId="40F2CFEB" w15:done="0"/>
  <w15:commentEx w15:paraId="6D074B3E" w15:done="0"/>
  <w15:commentEx w15:paraId="4BDE7D23" w15:paraIdParent="6D074B3E" w15:done="0"/>
  <w15:commentEx w15:paraId="1230AD0C" w15:done="1"/>
  <w15:commentEx w15:paraId="02267BC4" w15:done="0"/>
  <w15:commentEx w15:paraId="7EC2238F" w15:done="1"/>
  <w15:commentEx w15:paraId="7FC1242C" w15:done="1"/>
  <w15:commentEx w15:paraId="2D3A707C" w15:done="0"/>
  <w15:commentEx w15:paraId="2861E416" w15:done="0"/>
  <w15:commentEx w15:paraId="7A64583D" w15:done="1"/>
  <w15:commentEx w15:paraId="4C51B6F7" w15:done="1"/>
  <w15:commentEx w15:paraId="70A9258C" w15:done="1"/>
  <w15:commentEx w15:paraId="6818404E" w15:paraIdParent="70A9258C" w15:done="1"/>
  <w15:commentEx w15:paraId="62597C67" w15:done="1"/>
  <w15:commentEx w15:paraId="1E06558F" w15:paraIdParent="62597C67" w15:done="1"/>
  <w15:commentEx w15:paraId="63074550" w15:done="1"/>
  <w15:commentEx w15:paraId="15B161A5" w15:paraIdParent="63074550" w15:done="1"/>
  <w15:commentEx w15:paraId="793A85F8" w15:done="0"/>
  <w15:commentEx w15:paraId="115992FA" w15:paraIdParent="793A85F8" w15:done="0"/>
  <w15:commentEx w15:paraId="338CDAE4" w15:done="1"/>
  <w15:commentEx w15:paraId="3DB61D0B" w15:paraIdParent="338CDAE4" w15:done="1"/>
  <w15:commentEx w15:paraId="667C8268" w15:done="0"/>
  <w15:commentEx w15:paraId="0E84FC07" w15:done="1"/>
  <w15:commentEx w15:paraId="261B6F43" w15:paraIdParent="0E84FC07" w15:done="1"/>
  <w15:commentEx w15:paraId="05882354" w15:done="1"/>
  <w15:commentEx w15:paraId="40005219" w15:paraIdParent="05882354" w15:done="1"/>
  <w15:commentEx w15:paraId="494234A1" w15:done="0"/>
  <w15:commentEx w15:paraId="6AC5CA84" w15:done="0"/>
  <w15:commentEx w15:paraId="0BE8ABB3" w15:done="0"/>
  <w15:commentEx w15:paraId="55844C58" w15:done="1"/>
  <w15:commentEx w15:paraId="58E3A3E4" w15:paraIdParent="55844C58" w15:done="1"/>
  <w15:commentEx w15:paraId="52BFF3A7" w15:done="1"/>
  <w15:commentEx w15:paraId="28F338F8" w15:paraIdParent="52BFF3A7" w15:done="1"/>
  <w15:commentEx w15:paraId="6862CB84" w15:done="1"/>
  <w15:commentEx w15:paraId="27FB4514" w15:paraIdParent="6862CB84" w15:done="1"/>
  <w15:commentEx w15:paraId="15DD39C5" w15:done="1"/>
  <w15:commentEx w15:paraId="62FDEC78" w15:paraIdParent="15DD39C5" w15:done="1"/>
  <w15:commentEx w15:paraId="42659062" w15:paraIdParent="15DD39C5" w15:done="1"/>
  <w15:commentEx w15:paraId="4D60E2CE" w15:done="1"/>
  <w15:commentEx w15:paraId="18E9E58F" w15:paraIdParent="4D60E2CE" w15:done="1"/>
  <w15:commentEx w15:paraId="601867EE" w15:paraIdParent="4D60E2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64D67B" w16cex:dateUtc="2022-06-27T11:12:00Z"/>
  <w16cex:commentExtensible w16cex:durableId="2667F732" w16cex:dateUtc="2022-06-30T08:19:00Z"/>
  <w16cex:commentExtensible w16cex:durableId="2679174E" w16cex:dateUtc="2022-07-13T08:05:00Z"/>
  <w16cex:commentExtensible w16cex:durableId="2683A937" w16cex:dateUtc="2022-07-21T08:23:00Z"/>
  <w16cex:commentExtensible w16cex:durableId="26658647" w16cex:dateUtc="2022-06-28T11:53:00Z"/>
  <w16cex:commentExtensible w16cex:durableId="26700A10" w16cex:dateUtc="2022-07-06T11:18:00Z"/>
  <w16cex:commentExtensible w16cex:durableId="543D2960" w16cex:dateUtc="2022-06-27T11:14:00Z"/>
  <w16cex:commentExtensible w16cex:durableId="26793B54" w16cex:dateUtc="2022-07-13T10:38:00Z"/>
  <w16cex:commentExtensible w16cex:durableId="2684FCBC" w16cex:dateUtc="2022-07-22T08:36:00Z"/>
  <w16cex:commentExtensible w16cex:durableId="796391BF" w16cex:dateUtc="2022-06-27T11:17:00Z"/>
  <w16cex:commentExtensible w16cex:durableId="266957EE" w16cex:dateUtc="2022-07-01T09:24:00Z"/>
  <w16cex:commentExtensible w16cex:durableId="26716668" w16cex:dateUtc="2022-07-07T12:04:00Z"/>
  <w16cex:commentExtensible w16cex:durableId="267BD11F" w16cex:dateUtc="2022-07-15T09:42:00Z"/>
  <w16cex:commentExtensible w16cex:durableId="26897E27" w16cex:dateUtc="2022-07-25T18:39:00Z"/>
  <w16cex:commentExtensible w16cex:durableId="267BD295" w16cex:dateUtc="2022-07-15T09:48:00Z"/>
  <w16cex:commentExtensible w16cex:durableId="2683A9CF" w16cex:dateUtc="2022-07-21T08:32:00Z"/>
  <w16cex:commentExtensible w16cex:durableId="267BDA02" w16cex:dateUtc="2022-07-15T10:20:00Z"/>
  <w16cex:commentExtensible w16cex:durableId="266EE3BA" w16cex:dateUtc="2022-07-05T14:22:00Z"/>
  <w16cex:commentExtensible w16cex:durableId="267BDA28" w16cex:dateUtc="2022-07-15T10:20:00Z"/>
  <w16cex:commentExtensible w16cex:durableId="267BD818" w16cex:dateUtc="2022-07-15T10:12:00Z"/>
  <w16cex:commentExtensible w16cex:durableId="26890BE2" w16cex:dateUtc="2022-07-25T10:30:00Z"/>
  <w16cex:commentExtensible w16cex:durableId="26890BE3" w16cex:dateUtc="2022-07-25T10:32:00Z"/>
  <w16cex:commentExtensible w16cex:durableId="267BDC30" w16cex:dateUtc="2022-07-15T10:29:00Z"/>
  <w16cex:commentExtensible w16cex:durableId="26890C0B" w16cex:dateUtc="2022-07-25T10:33:00Z"/>
  <w16cex:commentExtensible w16cex:durableId="268506C0" w16cex:dateUtc="2022-07-22T09:21:00Z"/>
  <w16cex:commentExtensible w16cex:durableId="267FFAD0" w16cex:dateUtc="2022-07-18T13:29:00Z"/>
  <w16cex:commentExtensible w16cex:durableId="2683AC1E" w16cex:dateUtc="2022-07-21T08:42:00Z"/>
  <w16cex:commentExtensible w16cex:durableId="267BE2C2" w16cex:dateUtc="2022-07-15T10:57:00Z"/>
  <w16cex:commentExtensible w16cex:durableId="268A5CAD" w16cex:dateUtc="2022-07-26T10:29:00Z"/>
  <w16cex:commentExtensible w16cex:durableId="2ECBDFDA" w16cex:dateUtc="2022-06-28T07:22:00Z"/>
  <w16cex:commentExtensible w16cex:durableId="266FCEDF" w16cex:dateUtc="2022-07-06T07:05:00Z"/>
  <w16cex:commentExtensible w16cex:durableId="26655929" w16cex:dateUtc="2022-06-28T08:40:00Z"/>
  <w16cex:commentExtensible w16cex:durableId="266FCEF5" w16cex:dateUtc="2022-07-06T07:05:00Z"/>
  <w16cex:commentExtensible w16cex:durableId="26811F6A" w16cex:dateUtc="2022-07-19T10:17:00Z"/>
  <w16cex:commentExtensible w16cex:durableId="268A2EB3" w16cex:dateUtc="2022-07-26T07:13:00Z"/>
  <w16cex:commentExtensible w16cex:durableId="26811F4D" w16cex:dateUtc="2022-07-19T10:17:00Z"/>
  <w16cex:commentExtensible w16cex:durableId="0B24DD86" w16cex:dateUtc="2022-06-28T07:20:00Z"/>
  <w16cex:commentExtensible w16cex:durableId="267BEB4A" w16cex:dateUtc="2022-07-15T11:34:00Z"/>
  <w16cex:commentExtensible w16cex:durableId="267BF06A" w16cex:dateUtc="2022-07-15T11:55:00Z"/>
  <w16cex:commentExtensible w16cex:durableId="268A31B7" w16cex:dateUtc="2022-07-26T07:26:00Z"/>
  <w16cex:commentExtensible w16cex:durableId="267BF0D8" w16cex:dateUtc="2022-07-15T11:57:00Z"/>
  <w16cex:commentExtensible w16cex:durableId="267BEFD6" w16cex:dateUtc="2022-07-15T11:53:00Z"/>
  <w16cex:commentExtensible w16cex:durableId="267BF00C" w16cex:dateUtc="2022-07-15T11:54:00Z"/>
  <w16cex:commentExtensible w16cex:durableId="267BEE9B" w16cex:dateUtc="2022-07-15T11:46:00Z"/>
  <w16cex:commentExtensible w16cex:durableId="267FC8DD" w16cex:dateUtc="2022-07-18T09:56:00Z"/>
  <w16cex:commentExtensible w16cex:durableId="653A4C76" w16cex:dateUtc="2022-06-28T08:57:00Z"/>
  <w16cex:commentExtensible w16cex:durableId="2667FA58" w16cex:dateUtc="2022-06-30T08:32:00Z"/>
  <w16cex:commentExtensible w16cex:durableId="266FD1AE" w16cex:dateUtc="2022-07-06T07:17:00Z"/>
  <w16cex:commentExtensible w16cex:durableId="2181F52B" w16cex:dateUtc="2022-06-28T13:26:00Z"/>
  <w16cex:commentExtensible w16cex:durableId="2667F9D5" w16cex:dateUtc="2022-06-30T08:30:00Z"/>
  <w16cex:commentExtensible w16cex:durableId="267671A9" w16cex:dateUtc="2022-07-11T07:53:00Z"/>
  <w16cex:commentExtensible w16cex:durableId="266FD249" w16cex:dateUtc="2022-07-06T07:20:00Z"/>
  <w16cex:commentExtensible w16cex:durableId="266FD243" w16cex:dateUtc="2022-07-06T07:20:00Z"/>
  <w16cex:commentExtensible w16cex:durableId="2671381F" w16cex:dateUtc="2022-07-07T08:42:00Z"/>
  <w16cex:commentExtensible w16cex:durableId="2671706B" w16cex:dateUtc="2022-07-07T12:47:00Z"/>
  <w16cex:commentExtensible w16cex:durableId="26713843" w16cex:dateUtc="2022-07-07T08:47:00Z"/>
  <w16cex:commentExtensible w16cex:durableId="2671705C" w16cex:dateUtc="2022-07-07T12:46:00Z"/>
  <w16cex:commentExtensible w16cex:durableId="266FD384" w16cex:dateUtc="2022-07-06T07:23:00Z"/>
  <w16cex:commentExtensible w16cex:durableId="7C081BFF" w16cex:dateUtc="2022-06-28T09:00:00Z"/>
  <w16cex:commentExtensible w16cex:durableId="2667FC9A" w16cex:dateUtc="2022-06-30T08:42:00Z"/>
  <w16cex:commentExtensible w16cex:durableId="799A426F" w16cex:dateUtc="2022-07-08T06:08:00Z"/>
  <w16cex:commentExtensible w16cex:durableId="267278BA" w16cex:dateUtc="2022-07-08T07:34:00Z"/>
  <w16cex:commentExtensible w16cex:durableId="265EA5A9" w16cex:dateUtc="2022-06-23T06:41:00Z"/>
  <w16cex:commentExtensible w16cex:durableId="265ED534" w16cex:dateUtc="2022-06-23T09:59:00Z"/>
  <w16cex:commentExtensible w16cex:durableId="4EF02CD9" w16cex:dateUtc="2022-06-23T15:22:00Z"/>
  <w16cex:commentExtensible w16cex:durableId="2660086D" w16cex:dateUtc="2022-06-24T07:54:00Z"/>
  <w16cex:commentExtensible w16cex:durableId="28C3B4DA" w16cex:dateUtc="2022-07-08T06:11:00Z"/>
  <w16cex:commentExtensible w16cex:durableId="45F396F5" w16cex:dateUtc="2022-07-08T13:14:00Z"/>
  <w16cex:commentExtensible w16cex:durableId="267670D9" w16cex:dateUtc="2022-07-11T07:50:00Z"/>
  <w16cex:commentExtensible w16cex:durableId="7CD7BA40" w16cex:dateUtc="2022-06-28T13:34:00Z"/>
  <w16cex:commentExtensible w16cex:durableId="2667FCE5" w16cex:dateUtc="2022-06-30T08:43:00Z"/>
  <w16cex:commentExtensible w16cex:durableId="3AA9FCAA" w16cex:dateUtc="2022-06-28T13:37:00Z"/>
  <w16cex:commentExtensible w16cex:durableId="267170D7" w16cex:dateUtc="2022-07-07T12:48:00Z"/>
  <w16cex:commentExtensible w16cex:durableId="267FD4A3" w16cex:dateUtc="2022-07-18T10:46:00Z"/>
  <w16cex:commentExtensible w16cex:durableId="26658C2D" w16cex:dateUtc="2022-06-28T12:18:00Z"/>
  <w16cex:commentExtensible w16cex:durableId="267011A5" w16cex:dateUtc="2022-07-06T11:50:00Z"/>
  <w16cex:commentExtensible w16cex:durableId="2672A9B3" w16cex:dateUtc="2022-07-08T11:03:00Z"/>
  <w16cex:commentExtensible w16cex:durableId="267FD1B2" w16cex:dateUtc="2022-07-18T10:33:00Z"/>
  <w16cex:commentExtensible w16cex:durableId="267FDA61" w16cex:dateUtc="2022-07-18T11:10:00Z"/>
  <w16cex:commentExtensible w16cex:durableId="267FDB7A" w16cex:dateUtc="2022-07-18T11:15:00Z"/>
  <w16cex:commentExtensible w16cex:durableId="268109A6" w16cex:dateUtc="2022-07-19T08:44:00Z"/>
  <w16cex:commentExtensible w16cex:durableId="2683B247" w16cex:dateUtc="2022-07-21T09:08:00Z"/>
  <w16cex:commentExtensible w16cex:durableId="267FDCAE" w16cex:dateUtc="2022-07-18T11:20:00Z"/>
  <w16cex:commentExtensible w16cex:durableId="2683B15F" w16cex:dateUtc="2022-07-21T09:05:00Z"/>
  <w16cex:commentExtensible w16cex:durableId="267FDDF7" w16cex:dateUtc="2022-07-18T11:26:00Z"/>
  <w16cex:commentExtensible w16cex:durableId="26850BB0" w16cex:dateUtc="2022-07-22T09:42:00Z"/>
  <w16cex:commentExtensible w16cex:durableId="267FDDB3" w16cex:dateUtc="2022-07-18T11:25:00Z"/>
  <w16cex:commentExtensible w16cex:durableId="2665906C" w16cex:dateUtc="2022-06-28T12:36:00Z"/>
  <w16cex:commentExtensible w16cex:durableId="267011DF" w16cex:dateUtc="2022-07-06T11:51:00Z"/>
  <w16cex:commentExtensible w16cex:durableId="26850F26" w16cex:dateUtc="2022-07-22T09:57:00Z"/>
  <w16cex:commentExtensible w16cex:durableId="76AE601C" w16cex:dateUtc="2022-06-28T13:30:00Z"/>
  <w16cex:commentExtensible w16cex:durableId="266966B9" w16cex:dateUtc="2022-07-01T10:27:00Z"/>
  <w16cex:commentExtensible w16cex:durableId="081545FF" w16cex:dateUtc="2022-07-06T13:30:00Z"/>
  <w16cex:commentExtensible w16cex:durableId="0DEFD4CD" w16cex:dateUtc="2022-06-28T13:31:00Z"/>
  <w16cex:commentExtensible w16cex:durableId="266966EF" w16cex:dateUtc="2022-07-01T10:28:00Z"/>
  <w16cex:commentExtensible w16cex:durableId="548B9D72" w16cex:dateUtc="2022-06-28T13:34:00Z"/>
  <w16cex:commentExtensible w16cex:durableId="266EA9D5" w16cex:dateUtc="2022-07-05T10:15:00Z"/>
  <w16cex:commentExtensible w16cex:durableId="26713E04" w16cex:dateUtc="2022-07-07T09:12:00Z"/>
  <w16cex:commentExtensible w16cex:durableId="267FED28" w16cex:dateUtc="2022-07-18T12:31:00Z"/>
  <w16cex:commentExtensible w16cex:durableId="2683B42D" w16cex:dateUtc="2022-07-21T09:17:00Z"/>
  <w16cex:commentExtensible w16cex:durableId="267FED33" w16cex:dateUtc="2022-07-18T12:31:00Z"/>
  <w16cex:commentExtensible w16cex:durableId="2683B444" w16cex:dateUtc="2022-07-21T09:17:00Z"/>
  <w16cex:commentExtensible w16cex:durableId="2672B367" w16cex:dateUtc="2022-07-08T11:45:00Z"/>
  <w16cex:commentExtensible w16cex:durableId="2676A1A1" w16cex:dateUtc="2022-07-11T11:18:00Z"/>
  <w16cex:commentExtensible w16cex:durableId="4C350BC7" w16cex:dateUtc="2022-06-28T13:32:00Z"/>
  <w16cex:commentExtensible w16cex:durableId="266EAA8B" w16cex:dateUtc="2022-07-05T10:18:00Z"/>
  <w16cex:commentExtensible w16cex:durableId="2672B32A" w16cex:dateUtc="2022-07-08T11:44:00Z"/>
  <w16cex:commentExtensible w16cex:durableId="2676A190" w16cex:dateUtc="2022-07-11T11:18:00Z"/>
  <w16cex:commentExtensible w16cex:durableId="267FF4CD" w16cex:dateUtc="2022-07-18T13:03:00Z"/>
  <w16cex:commentExtensible w16cex:durableId="1AA5C03B" w16cex:dateUtc="2022-06-28T15:04:00Z"/>
  <w16cex:commentExtensible w16cex:durableId="2667FF15" w16cex:dateUtc="2022-06-30T08:53:00Z"/>
  <w16cex:commentExtensible w16cex:durableId="42067AAD" w16cex:dateUtc="2022-06-28T15:07:00Z"/>
  <w16cex:commentExtensible w16cex:durableId="2667FFA3" w16cex:dateUtc="2022-06-30T08:55:00Z"/>
  <w16cex:commentExtensible w16cex:durableId="2672BE02" w16cex:dateUtc="2022-07-08T12:30:00Z"/>
  <w16cex:commentExtensible w16cex:durableId="2676A260" w16cex:dateUtc="2022-07-11T11:21:00Z"/>
  <w16cex:commentExtensible w16cex:durableId="2672BDD8" w16cex:dateUtc="2022-07-08T12:29:00Z"/>
  <w16cex:commentExtensible w16cex:durableId="2676A26B" w16cex:dateUtc="2022-07-11T11:21:00Z"/>
  <w16cex:commentExtensible w16cex:durableId="267FFD42" w16cex:dateUtc="2022-07-18T13:39:00Z"/>
  <w16cex:commentExtensible w16cex:durableId="261D22E8" w16cex:dateUtc="2022-05-04T14:06:00Z"/>
  <w16cex:commentExtensible w16cex:durableId="26601BAC" w16cex:dateUtc="2022-06-24T09:17:00Z"/>
  <w16cex:commentExtensible w16cex:durableId="2672B47F" w16cex:dateUtc="2022-07-08T11:49:00Z"/>
  <w16cex:commentExtensible w16cex:durableId="5B3F45E1" w16cex:dateUtc="2022-07-12T09:21:00Z"/>
  <w16cex:commentExtensible w16cex:durableId="267FFCA9" w16cex:dateUtc="2022-07-18T13:37:00Z"/>
  <w16cex:commentExtensible w16cex:durableId="268967F5" w16cex:dateUtc="2022-07-25T17:05:00Z"/>
  <w16cex:commentExtensible w16cex:durableId="26852DC0" w16cex:dateUtc="2022-07-22T12:08:00Z"/>
  <w16cex:commentExtensible w16cex:durableId="266FD7A5" w16cex:dateUtc="2022-07-06T07:43:00Z"/>
  <w16cex:commentExtensible w16cex:durableId="267FFDCC" w16cex:dateUtc="2022-07-18T13:42:00Z"/>
  <w16cex:commentExtensible w16cex:durableId="268A3EB6" w16cex:dateUtc="2022-07-26T08:21:00Z"/>
  <w16cex:commentExtensible w16cex:durableId="2676A8CF" w16cex:dateUtc="2022-07-11T11:49:00Z"/>
  <w16cex:commentExtensible w16cex:durableId="2677DA71" w16cex:dateUtc="2022-07-12T09:28:00Z"/>
  <w16cex:commentExtensible w16cex:durableId="267FFEE7" w16cex:dateUtc="2022-07-18T13:46:00Z"/>
  <w16cex:commentExtensible w16cex:durableId="26891124" w16cex:dateUtc="2022-07-25T10:55:00Z"/>
  <w16cex:commentExtensible w16cex:durableId="7CE17D91" w16cex:dateUtc="2022-06-28T13:40:00Z"/>
  <w16cex:commentExtensible w16cex:durableId="26680034" w16cex:dateUtc="2022-06-30T08:57:00Z"/>
  <w16cex:commentExtensible w16cex:durableId="266FD935" w16cex:dateUtc="2022-07-06T07:49:00Z"/>
  <w16cex:commentExtensible w16cex:durableId="26659394" w16cex:dateUtc="2022-06-28T12:49:00Z"/>
  <w16cex:commentExtensible w16cex:durableId="266FEC07" w16cex:dateUtc="2022-07-06T09:09:00Z"/>
  <w16cex:commentExtensible w16cex:durableId="266FEE29" w16cex:dateUtc="2022-07-06T09:19:00Z"/>
  <w16cex:commentExtensible w16cex:durableId="2670227A" w16cex:dateUtc="2022-07-06T13:02:00Z"/>
  <w16cex:commentExtensible w16cex:durableId="4BB92FAB" w16cex:dateUtc="2022-06-28T13:50:00Z"/>
  <w16cex:commentExtensible w16cex:durableId="266803E1" w16cex:dateUtc="2022-06-30T09:13:00Z"/>
  <w16cex:commentExtensible w16cex:durableId="26801307" w16cex:dateUtc="2022-07-18T15:12:00Z"/>
  <w16cex:commentExtensible w16cex:durableId="2683D2C3" w16cex:dateUtc="2022-07-21T11:27:00Z"/>
  <w16cex:commentExtensible w16cex:durableId="26659411" w16cex:dateUtc="2022-06-28T12:52:00Z"/>
  <w16cex:commentExtensible w16cex:durableId="26700895" w16cex:dateUtc="2022-07-06T11:11:00Z"/>
  <w16cex:commentExtensible w16cex:durableId="2672B7A9" w16cex:dateUtc="2022-07-08T12:03:00Z"/>
  <w16cex:commentExtensible w16cex:durableId="2677DA72" w16cex:dateUtc="2022-07-12T09:32:00Z"/>
  <w16cex:commentExtensible w16cex:durableId="268015CF" w16cex:dateUtc="2022-07-18T15:24:00Z"/>
  <w16cex:commentExtensible w16cex:durableId="26891418" w16cex:dateUtc="2022-07-25T11:07:00Z"/>
  <w16cex:commentExtensible w16cex:durableId="268112C2" w16cex:dateUtc="2022-07-19T09:23:00Z"/>
  <w16cex:commentExtensible w16cex:durableId="268A41F6" w16cex:dateUtc="2022-07-26T08:35:00Z"/>
  <w16cex:commentExtensible w16cex:durableId="26659457" w16cex:dateUtc="2022-06-28T12:53:00Z"/>
  <w16cex:commentExtensible w16cex:durableId="267008EB" w16cex:dateUtc="2022-07-06T11:13:00Z"/>
  <w16cex:commentExtensible w16cex:durableId="7A595942" w16cex:dateUtc="2022-06-28T15:43:00Z"/>
  <w16cex:commentExtensible w16cex:durableId="266EFB61" w16cex:dateUtc="2022-07-05T16:01:00Z"/>
  <w16cex:commentExtensible w16cex:durableId="267033C0" w16cex:dateUtc="2022-07-06T14:14:00Z"/>
  <w16cex:commentExtensible w16cex:durableId="26716A53" w16cex:dateUtc="2022-07-07T12:21:00Z"/>
  <w16cex:commentExtensible w16cex:durableId="0E1C3EA9" w16cex:dateUtc="2022-06-28T14:01:00Z"/>
  <w16cex:commentExtensible w16cex:durableId="266EAD8F" w16cex:dateUtc="2022-07-05T10:31:00Z"/>
  <w16cex:commentExtensible w16cex:durableId="471E7682" w16cex:dateUtc="2022-06-28T13:55:00Z"/>
  <w16cex:commentExtensible w16cex:durableId="266EADD2" w16cex:dateUtc="2022-07-05T10:32:00Z"/>
  <w16cex:commentExtensible w16cex:durableId="266E827D" w16cex:dateUtc="2022-07-05T07:27:00Z"/>
  <w16cex:commentExtensible w16cex:durableId="267009ED" w16cex:dateUtc="2022-07-06T11:17:00Z"/>
  <w16cex:commentExtensible w16cex:durableId="5AC41789" w16cex:dateUtc="2022-06-28T15:49:00Z"/>
  <w16cex:commentExtensible w16cex:durableId="266EC993" w16cex:dateUtc="2022-07-05T12:30:00Z"/>
  <w16cex:commentExtensible w16cex:durableId="26701EB0" w16cex:dateUtc="2022-07-06T12:44:00Z"/>
  <w16cex:commentExtensible w16cex:durableId="37677CF0" w16cex:dateUtc="2022-07-06T13:30:00Z"/>
  <w16cex:commentExtensible w16cex:durableId="1BA93EFF" w16cex:dateUtc="2022-06-28T15:48:00Z"/>
  <w16cex:commentExtensible w16cex:durableId="50E9BE4B" w16cex:dateUtc="2022-06-28T15:50:00Z"/>
  <w16cex:commentExtensible w16cex:durableId="3826627C" w16cex:dateUtc="2022-06-28T15:51:00Z"/>
  <w16cex:commentExtensible w16cex:durableId="266EC9C7" w16cex:dateUtc="2022-07-05T12:31:00Z"/>
  <w16cex:commentExtensible w16cex:durableId="26702B27" w16cex:dateUtc="2022-07-06T13:39:00Z"/>
  <w16cex:commentExtensible w16cex:durableId="246B9FD4" w16cex:dateUtc="2022-06-28T15:52:00Z"/>
  <w16cex:commentExtensible w16cex:durableId="26701FAD" w16cex:dateUtc="2022-07-06T12:46:00Z"/>
  <w16cex:commentExtensible w16cex:durableId="2672BB0F" w16cex:dateUtc="2022-07-08T12:17:00Z"/>
  <w16cex:commentExtensible w16cex:durableId="2672BC99" w16cex:dateUtc="2022-07-08T12:20:00Z"/>
  <w16cex:commentExtensible w16cex:durableId="2677DC14" w16cex:dateUtc="2022-07-12T09:40:00Z"/>
  <w16cex:commentExtensible w16cex:durableId="61494A08" w16cex:dateUtc="2022-06-28T15:53:00Z"/>
  <w16cex:commentExtensible w16cex:durableId="26701FAF" w16cex:dateUtc="2022-07-06T12:48:00Z"/>
  <w16cex:commentExtensible w16cex:durableId="268140A2" w16cex:dateUtc="2022-07-19T12:39:00Z"/>
  <w16cex:commentExtensible w16cex:durableId="268A443C" w16cex:dateUtc="2022-07-26T08:45:00Z"/>
  <w16cex:commentExtensible w16cex:durableId="268142A5" w16cex:dateUtc="2022-07-19T12:48:00Z"/>
  <w16cex:commentExtensible w16cex:durableId="2683D4A8" w16cex:dateUtc="2022-07-21T11:35:00Z"/>
  <w16cex:commentExtensible w16cex:durableId="26814361" w16cex:dateUtc="2022-07-19T12:51:00Z"/>
  <w16cex:commentExtensible w16cex:durableId="268A44B4" w16cex:dateUtc="2022-07-26T08:47:00Z"/>
  <w16cex:commentExtensible w16cex:durableId="26815108" w16cex:dateUtc="2022-07-19T13:49:00Z"/>
  <w16cex:commentExtensible w16cex:durableId="2683E64D" w16cex:dateUtc="2022-07-19T13:12:00Z"/>
  <w16cex:commentExtensible w16cex:durableId="2683E64C" w16cex:dateUtc="2022-07-21T11:41:00Z"/>
  <w16cex:commentExtensible w16cex:durableId="266EC3DF" w16cex:dateUtc="2022-07-05T12:06:00Z"/>
  <w16cex:commentExtensible w16cex:durableId="2681476B" w16cex:dateUtc="2022-07-19T13:08:00Z"/>
  <w16cex:commentExtensible w16cex:durableId="26814805" w16cex:dateUtc="2022-07-19T13:11:00Z"/>
  <w16cex:commentExtensible w16cex:durableId="10100950" w16cex:dateUtc="2022-07-08T10:48:00Z"/>
  <w16cex:commentExtensible w16cex:durableId="26814A31" w16cex:dateUtc="2022-07-19T13:20:00Z"/>
  <w16cex:commentExtensible w16cex:durableId="26897C6F" w16cex:dateUtc="2022-07-25T18:32:00Z"/>
  <w16cex:commentExtensible w16cex:durableId="26826227" w16cex:dateUtc="2022-07-20T09:14:00Z"/>
  <w16cex:commentExtensible w16cex:durableId="2679637B" w16cex:dateUtc="2022-07-13T13:30:00Z"/>
  <w16cex:commentExtensible w16cex:durableId="26796162" w16cex:dateUtc="2022-07-13T13:21:00Z"/>
  <w16cex:commentExtensible w16cex:durableId="268571AE" w16cex:dateUtc="2022-07-22T16:57:00Z"/>
  <w16cex:commentExtensible w16cex:durableId="2683F0A2" w16cex:dateUtc="2022-07-08T10:57:00Z"/>
  <w16cex:commentExtensible w16cex:durableId="2683F0A1" w16cex:dateUtc="2022-07-08T13:47:00Z"/>
  <w16cex:commentExtensible w16cex:durableId="26713820" w16cex:dateUtc="2022-07-07T08:44:00Z"/>
  <w16cex:commentExtensible w16cex:durableId="2672BC8E" w16cex:dateUtc="2022-07-08T12:24:00Z"/>
  <w16cex:commentExtensible w16cex:durableId="268155A7" w16cex:dateUtc="2022-07-19T14:09:00Z"/>
  <w16cex:commentExtensible w16cex:durableId="2683D8B9" w16cex:dateUtc="2022-07-21T11:52:00Z"/>
  <w16cex:commentExtensible w16cex:durableId="26701FD3" w16cex:dateUtc="2022-06-28T13:43:00Z"/>
  <w16cex:commentExtensible w16cex:durableId="26701FD2" w16cex:dateUtc="2022-07-05T10:20:00Z"/>
  <w16cex:commentExtensible w16cex:durableId="268158B1" w16cex:dateUtc="2022-07-19T14:22:00Z"/>
  <w16cex:commentExtensible w16cex:durableId="26701FD1" w16cex:dateUtc="2022-06-28T15:19:00Z"/>
  <w16cex:commentExtensible w16cex:durableId="26701FD0" w16cex:dateUtc="2022-07-05T10:23:00Z"/>
  <w16cex:commentExtensible w16cex:durableId="26701FCF" w16cex:dateUtc="2022-06-28T15:23:00Z"/>
  <w16cex:commentExtensible w16cex:durableId="2677DCB5" w16cex:dateUtc="2022-07-12T09:42:00Z"/>
  <w16cex:commentExtensible w16cex:durableId="2681597C" w16cex:dateUtc="2022-07-19T14:25:00Z"/>
  <w16cex:commentExtensible w16cex:durableId="26826635" w16cex:dateUtc="2022-07-20T09:32:00Z"/>
  <w16cex:commentExtensible w16cex:durableId="268267F6" w16cex:dateUtc="2022-07-20T09:39:00Z"/>
  <w16cex:commentExtensible w16cex:durableId="2682693C" w16cex:dateUtc="2022-07-20T09:45:00Z"/>
  <w16cex:commentExtensible w16cex:durableId="2683DA7F" w16cex:dateUtc="2022-07-21T12:00:00Z"/>
  <w16cex:commentExtensible w16cex:durableId="26701FCE" w16cex:dateUtc="2022-06-28T15:34:00Z"/>
  <w16cex:commentExtensible w16cex:durableId="26701FCD" w16cex:dateUtc="2022-07-05T08:49:00Z"/>
  <w16cex:commentExtensible w16cex:durableId="54D27958" w16cex:dateUtc="2022-07-08T10:58:00Z"/>
  <w16cex:commentExtensible w16cex:durableId="2677DD44" w16cex:dateUtc="2022-07-12T09:45:00Z"/>
  <w16cex:commentExtensible w16cex:durableId="26701FCC" w16cex:dateUtc="2022-06-28T15:39:00Z"/>
  <w16cex:commentExtensible w16cex:durableId="26701FCB" w16cex:dateUtc="2022-07-05T10:23:00Z"/>
  <w16cex:commentExtensible w16cex:durableId="26701FCA" w16cex:dateUtc="2022-07-05T12:16:00Z"/>
  <w16cex:commentExtensible w16cex:durableId="26701FC9" w16cex:dateUtc="2022-06-28T15:40:00Z"/>
  <w16cex:commentExtensible w16cex:durableId="26701FC8" w16cex:dateUtc="2022-07-05T10:24:00Z"/>
  <w16cex:commentExtensible w16cex:durableId="26701FC7" w16cex:dateUtc="2022-07-05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5D1BE3" w16cid:durableId="2364D67B"/>
  <w16cid:commentId w16cid:paraId="1CE8954E" w16cid:durableId="2667F732"/>
  <w16cid:commentId w16cid:paraId="0872A800" w16cid:durableId="2679174E"/>
  <w16cid:commentId w16cid:paraId="333A5897" w16cid:durableId="2683A937"/>
  <w16cid:commentId w16cid:paraId="5F687CC7" w16cid:durableId="26658647"/>
  <w16cid:commentId w16cid:paraId="636C7B3E" w16cid:durableId="26700A10"/>
  <w16cid:commentId w16cid:paraId="004C32BC" w16cid:durableId="543D2960"/>
  <w16cid:commentId w16cid:paraId="28A119EB" w16cid:durableId="26793B54"/>
  <w16cid:commentId w16cid:paraId="686A4276" w16cid:durableId="2684FCBC"/>
  <w16cid:commentId w16cid:paraId="793B50BB" w16cid:durableId="796391BF"/>
  <w16cid:commentId w16cid:paraId="00090208" w16cid:durableId="266957EE"/>
  <w16cid:commentId w16cid:paraId="6651AA36" w16cid:durableId="26716668"/>
  <w16cid:commentId w16cid:paraId="0F4A1409" w16cid:durableId="267BD11F"/>
  <w16cid:commentId w16cid:paraId="7A2C65FB" w16cid:durableId="26897E27"/>
  <w16cid:commentId w16cid:paraId="74A89708" w16cid:durableId="267BD295"/>
  <w16cid:commentId w16cid:paraId="76A02662" w16cid:durableId="2683A9CF"/>
  <w16cid:commentId w16cid:paraId="6ADA52BE" w16cid:durableId="267BDA02"/>
  <w16cid:commentId w16cid:paraId="093CDB1B" w16cid:durableId="266EE3BA"/>
  <w16cid:commentId w16cid:paraId="4E34C66D" w16cid:durableId="267BDA28"/>
  <w16cid:commentId w16cid:paraId="4D401B40" w16cid:durableId="267BD818"/>
  <w16cid:commentId w16cid:paraId="79D7B0C3" w16cid:durableId="26890BE2"/>
  <w16cid:commentId w16cid:paraId="681BF226" w16cid:durableId="26890BE3"/>
  <w16cid:commentId w16cid:paraId="1361CE98" w16cid:durableId="267BDC30"/>
  <w16cid:commentId w16cid:paraId="1064AF00" w16cid:durableId="26890C0B"/>
  <w16cid:commentId w16cid:paraId="58510FA5" w16cid:durableId="268506C0"/>
  <w16cid:commentId w16cid:paraId="27E2643B" w16cid:durableId="267FFAD0"/>
  <w16cid:commentId w16cid:paraId="150B04BE" w16cid:durableId="2683AC1E"/>
  <w16cid:commentId w16cid:paraId="4691475D" w16cid:durableId="267BE2C2"/>
  <w16cid:commentId w16cid:paraId="1F3AD1D4" w16cid:durableId="268A5CAD"/>
  <w16cid:commentId w16cid:paraId="1CC22CC3" w16cid:durableId="2ECBDFDA"/>
  <w16cid:commentId w16cid:paraId="5414A50B" w16cid:durableId="266FCEDF"/>
  <w16cid:commentId w16cid:paraId="520D66B0" w16cid:durableId="26655929"/>
  <w16cid:commentId w16cid:paraId="1B53FF05" w16cid:durableId="266FCEF5"/>
  <w16cid:commentId w16cid:paraId="56904F9A" w16cid:durableId="26811F6A"/>
  <w16cid:commentId w16cid:paraId="2E61359E" w16cid:durableId="268A2EB3"/>
  <w16cid:commentId w16cid:paraId="50D37581" w16cid:durableId="26811F4D"/>
  <w16cid:commentId w16cid:paraId="48987498" w16cid:durableId="0B24DD86"/>
  <w16cid:commentId w16cid:paraId="34132BF3" w16cid:durableId="267BEB4A"/>
  <w16cid:commentId w16cid:paraId="6C959D49" w16cid:durableId="267BF06A"/>
  <w16cid:commentId w16cid:paraId="4D4B02B0" w16cid:durableId="268A31B7"/>
  <w16cid:commentId w16cid:paraId="4BC5AFB0" w16cid:durableId="267BF0D8"/>
  <w16cid:commentId w16cid:paraId="43063A0C" w16cid:durableId="267BEFD6"/>
  <w16cid:commentId w16cid:paraId="6B10EF88" w16cid:durableId="267BF00C"/>
  <w16cid:commentId w16cid:paraId="5E5D47E9" w16cid:durableId="267BEE9B"/>
  <w16cid:commentId w16cid:paraId="2F7EA976" w16cid:durableId="267FC8DD"/>
  <w16cid:commentId w16cid:paraId="51E919FF" w16cid:durableId="653A4C76"/>
  <w16cid:commentId w16cid:paraId="6F96AF59" w16cid:durableId="2667FA58"/>
  <w16cid:commentId w16cid:paraId="0A56EEF8" w16cid:durableId="266FD1AE"/>
  <w16cid:commentId w16cid:paraId="50D2963A" w16cid:durableId="2181F52B"/>
  <w16cid:commentId w16cid:paraId="0AEC58D3" w16cid:durableId="2667F9D5"/>
  <w16cid:commentId w16cid:paraId="40CDDF16" w16cid:durableId="267671A9"/>
  <w16cid:commentId w16cid:paraId="5918D33B" w16cid:durableId="266FD249"/>
  <w16cid:commentId w16cid:paraId="6FBF533F" w16cid:durableId="266FD243"/>
  <w16cid:commentId w16cid:paraId="7450E458" w16cid:durableId="2671381F"/>
  <w16cid:commentId w16cid:paraId="6D31F991" w16cid:durableId="2671706B"/>
  <w16cid:commentId w16cid:paraId="1A9FD06E" w16cid:durableId="26713843"/>
  <w16cid:commentId w16cid:paraId="317EAD7B" w16cid:durableId="2671705C"/>
  <w16cid:commentId w16cid:paraId="3359AADD" w16cid:durableId="266FD384"/>
  <w16cid:commentId w16cid:paraId="3AB6D633" w16cid:durableId="7C081BFF"/>
  <w16cid:commentId w16cid:paraId="5FBBB593" w16cid:durableId="2667FC9A"/>
  <w16cid:commentId w16cid:paraId="7FD71763" w16cid:durableId="799A426F"/>
  <w16cid:commentId w16cid:paraId="0008C56D" w16cid:durableId="267278BA"/>
  <w16cid:commentId w16cid:paraId="3C9409B4" w16cid:durableId="265EA5A9"/>
  <w16cid:commentId w16cid:paraId="1645099D" w16cid:durableId="265ED534"/>
  <w16cid:commentId w16cid:paraId="718E7E4F" w16cid:durableId="4EF02CD9"/>
  <w16cid:commentId w16cid:paraId="02909856" w16cid:durableId="2660086D"/>
  <w16cid:commentId w16cid:paraId="5150B54F" w16cid:durableId="28C3B4DA"/>
  <w16cid:commentId w16cid:paraId="41F5EF48" w16cid:durableId="45F396F5"/>
  <w16cid:commentId w16cid:paraId="135B9C55" w16cid:durableId="267670D9"/>
  <w16cid:commentId w16cid:paraId="2A904498" w16cid:durableId="7CD7BA40"/>
  <w16cid:commentId w16cid:paraId="2B9ECA32" w16cid:durableId="2667FCE5"/>
  <w16cid:commentId w16cid:paraId="785974D9" w16cid:durableId="3AA9FCAA"/>
  <w16cid:commentId w16cid:paraId="65FC7B10" w16cid:durableId="267170D7"/>
  <w16cid:commentId w16cid:paraId="1FA3E23A" w16cid:durableId="267FD4A3"/>
  <w16cid:commentId w16cid:paraId="78B5F488" w16cid:durableId="26658C2D"/>
  <w16cid:commentId w16cid:paraId="03437ABE" w16cid:durableId="267011A5"/>
  <w16cid:commentId w16cid:paraId="6193476C" w16cid:durableId="2672A9B3"/>
  <w16cid:commentId w16cid:paraId="4FA2A11C" w16cid:durableId="267FD1B2"/>
  <w16cid:commentId w16cid:paraId="561CFB00" w16cid:durableId="267FDA61"/>
  <w16cid:commentId w16cid:paraId="0E3735C8" w16cid:durableId="267FDB7A"/>
  <w16cid:commentId w16cid:paraId="0B343225" w16cid:durableId="268109A6"/>
  <w16cid:commentId w16cid:paraId="4D2A3252" w16cid:durableId="2683B247"/>
  <w16cid:commentId w16cid:paraId="5D3CCA2B" w16cid:durableId="267FDCAE"/>
  <w16cid:commentId w16cid:paraId="276967A2" w16cid:durableId="2683B15F"/>
  <w16cid:commentId w16cid:paraId="68302CC3" w16cid:durableId="267FDDF7"/>
  <w16cid:commentId w16cid:paraId="7D6F32C1" w16cid:durableId="26850BB0"/>
  <w16cid:commentId w16cid:paraId="61F57A06" w16cid:durableId="267FDDB3"/>
  <w16cid:commentId w16cid:paraId="5C228EFA" w16cid:durableId="2665906C"/>
  <w16cid:commentId w16cid:paraId="7AF3F950" w16cid:durableId="267011DF"/>
  <w16cid:commentId w16cid:paraId="5CEACEE6" w16cid:durableId="26850F26"/>
  <w16cid:commentId w16cid:paraId="53262519" w16cid:durableId="76AE601C"/>
  <w16cid:commentId w16cid:paraId="6CCF9B6A" w16cid:durableId="266966B9"/>
  <w16cid:commentId w16cid:paraId="0ABA933A" w16cid:durableId="081545FF"/>
  <w16cid:commentId w16cid:paraId="2DF28E43" w16cid:durableId="0DEFD4CD"/>
  <w16cid:commentId w16cid:paraId="244E7A00" w16cid:durableId="266966EF"/>
  <w16cid:commentId w16cid:paraId="04BD6C52" w16cid:durableId="548B9D72"/>
  <w16cid:commentId w16cid:paraId="5B6D36DE" w16cid:durableId="266EA9D5"/>
  <w16cid:commentId w16cid:paraId="5822F8E3" w16cid:durableId="26713E04"/>
  <w16cid:commentId w16cid:paraId="011916AF" w16cid:durableId="267FED28"/>
  <w16cid:commentId w16cid:paraId="47C6ADF4" w16cid:durableId="2683B42D"/>
  <w16cid:commentId w16cid:paraId="1D193A82" w16cid:durableId="267FED33"/>
  <w16cid:commentId w16cid:paraId="018E040F" w16cid:durableId="2683B444"/>
  <w16cid:commentId w16cid:paraId="7AB8FBFC" w16cid:durableId="2672B367"/>
  <w16cid:commentId w16cid:paraId="44F27A62" w16cid:durableId="2676A1A1"/>
  <w16cid:commentId w16cid:paraId="259EF37F" w16cid:durableId="4C350BC7"/>
  <w16cid:commentId w16cid:paraId="625233C4" w16cid:durableId="266EAA8B"/>
  <w16cid:commentId w16cid:paraId="0112A32C" w16cid:durableId="2672B32A"/>
  <w16cid:commentId w16cid:paraId="512D4E7B" w16cid:durableId="2676A190"/>
  <w16cid:commentId w16cid:paraId="68B760B3" w16cid:durableId="267FF4CD"/>
  <w16cid:commentId w16cid:paraId="44764473" w16cid:durableId="1AA5C03B"/>
  <w16cid:commentId w16cid:paraId="218335CE" w16cid:durableId="2667FF15"/>
  <w16cid:commentId w16cid:paraId="6DCB78AF" w16cid:durableId="42067AAD"/>
  <w16cid:commentId w16cid:paraId="540EB018" w16cid:durableId="2667FFA3"/>
  <w16cid:commentId w16cid:paraId="3912163E" w16cid:durableId="2672BE02"/>
  <w16cid:commentId w16cid:paraId="7327FBB7" w16cid:durableId="2676A260"/>
  <w16cid:commentId w16cid:paraId="73E07428" w16cid:durableId="2672BDD8"/>
  <w16cid:commentId w16cid:paraId="0A82BEE8" w16cid:durableId="2676A26B"/>
  <w16cid:commentId w16cid:paraId="399FCEA5" w16cid:durableId="266F4478"/>
  <w16cid:commentId w16cid:paraId="2F0F2541" w16cid:durableId="267FFD42"/>
  <w16cid:commentId w16cid:paraId="33D38D03" w16cid:durableId="261D22E8"/>
  <w16cid:commentId w16cid:paraId="55D57598" w16cid:durableId="26601BAC"/>
  <w16cid:commentId w16cid:paraId="732E218B" w16cid:durableId="2672B47F"/>
  <w16cid:commentId w16cid:paraId="6785EF48" w16cid:durableId="5B3F45E1"/>
  <w16cid:commentId w16cid:paraId="03E1A697" w16cid:durableId="267FFCA9"/>
  <w16cid:commentId w16cid:paraId="68241290" w16cid:durableId="268967F5"/>
  <w16cid:commentId w16cid:paraId="4F6551D3" w16cid:durableId="26852DC0"/>
  <w16cid:commentId w16cid:paraId="37E9FF20" w16cid:durableId="266FD7A5"/>
  <w16cid:commentId w16cid:paraId="270DE6F7" w16cid:durableId="267FFDCC"/>
  <w16cid:commentId w16cid:paraId="4EC63B2C" w16cid:durableId="268A3EB6"/>
  <w16cid:commentId w16cid:paraId="7A4CD0D2" w16cid:durableId="2676A8CF"/>
  <w16cid:commentId w16cid:paraId="3E184D9F" w16cid:durableId="2677DA71"/>
  <w16cid:commentId w16cid:paraId="21B46054" w16cid:durableId="267FFEE7"/>
  <w16cid:commentId w16cid:paraId="1E389B26" w16cid:durableId="26891124"/>
  <w16cid:commentId w16cid:paraId="51094AE1" w16cid:durableId="7CE17D91"/>
  <w16cid:commentId w16cid:paraId="5B690712" w16cid:durableId="26680034"/>
  <w16cid:commentId w16cid:paraId="4CE7DF8A" w16cid:durableId="266FD935"/>
  <w16cid:commentId w16cid:paraId="4D391F1F" w16cid:durableId="26659394"/>
  <w16cid:commentId w16cid:paraId="13DBC194" w16cid:durableId="266FEC07"/>
  <w16cid:commentId w16cid:paraId="38DDF619" w16cid:durableId="266FEE29"/>
  <w16cid:commentId w16cid:paraId="42E1DAFA" w16cid:durableId="2670227A"/>
  <w16cid:commentId w16cid:paraId="1455451B" w16cid:durableId="4BB92FAB"/>
  <w16cid:commentId w16cid:paraId="700AFB48" w16cid:durableId="266803E1"/>
  <w16cid:commentId w16cid:paraId="7C1F3B0E" w16cid:durableId="26801307"/>
  <w16cid:commentId w16cid:paraId="1D9DCD15" w16cid:durableId="2683D2C3"/>
  <w16cid:commentId w16cid:paraId="075493D4" w16cid:durableId="26659411"/>
  <w16cid:commentId w16cid:paraId="166DFF0E" w16cid:durableId="26700895"/>
  <w16cid:commentId w16cid:paraId="691EA335" w16cid:durableId="2672B7A9"/>
  <w16cid:commentId w16cid:paraId="0CDCB685" w16cid:durableId="2677DA72"/>
  <w16cid:commentId w16cid:paraId="57E2C8BC" w16cid:durableId="268015CF"/>
  <w16cid:commentId w16cid:paraId="6C714886" w16cid:durableId="26891418"/>
  <w16cid:commentId w16cid:paraId="6B52F599" w16cid:durableId="268112C2"/>
  <w16cid:commentId w16cid:paraId="1BBC9E35" w16cid:durableId="268A41F6"/>
  <w16cid:commentId w16cid:paraId="4F5178BC" w16cid:durableId="26659457"/>
  <w16cid:commentId w16cid:paraId="16843F8B" w16cid:durableId="267008EB"/>
  <w16cid:commentId w16cid:paraId="4D00875A" w16cid:durableId="7A595942"/>
  <w16cid:commentId w16cid:paraId="5CFFE2C0" w16cid:durableId="266EFB61"/>
  <w16cid:commentId w16cid:paraId="0EBAF70B" w16cid:durableId="267033C0"/>
  <w16cid:commentId w16cid:paraId="1C7B10A2" w16cid:durableId="26716A53"/>
  <w16cid:commentId w16cid:paraId="04B5F1E5" w16cid:durableId="0E1C3EA9"/>
  <w16cid:commentId w16cid:paraId="3708BCB6" w16cid:durableId="266EAD8F"/>
  <w16cid:commentId w16cid:paraId="7EEB20E2" w16cid:durableId="471E7682"/>
  <w16cid:commentId w16cid:paraId="34F17D10" w16cid:durableId="266EADD2"/>
  <w16cid:commentId w16cid:paraId="1340AF3A" w16cid:durableId="266E827D"/>
  <w16cid:commentId w16cid:paraId="0CC88E95" w16cid:durableId="267009ED"/>
  <w16cid:commentId w16cid:paraId="26445394" w16cid:durableId="5AC41789"/>
  <w16cid:commentId w16cid:paraId="13638728" w16cid:durableId="266EC993"/>
  <w16cid:commentId w16cid:paraId="221741CD" w16cid:durableId="26701EB0"/>
  <w16cid:commentId w16cid:paraId="2497A692" w16cid:durableId="37677CF0"/>
  <w16cid:commentId w16cid:paraId="08CECCD5" w16cid:durableId="1BA93EFF"/>
  <w16cid:commentId w16cid:paraId="50EEFCEF" w16cid:durableId="50E9BE4B"/>
  <w16cid:commentId w16cid:paraId="146314DB" w16cid:durableId="3826627C"/>
  <w16cid:commentId w16cid:paraId="18946090" w16cid:durableId="266EC9C7"/>
  <w16cid:commentId w16cid:paraId="41E40DB8" w16cid:durableId="26702B27"/>
  <w16cid:commentId w16cid:paraId="540489FC" w16cid:durableId="246B9FD4"/>
  <w16cid:commentId w16cid:paraId="7689BDFB" w16cid:durableId="26701FAD"/>
  <w16cid:commentId w16cid:paraId="71F6BD02" w16cid:durableId="2672BB0F"/>
  <w16cid:commentId w16cid:paraId="2FBA2B95" w16cid:durableId="2672BC99"/>
  <w16cid:commentId w16cid:paraId="1B86BEB0" w16cid:durableId="2677DC14"/>
  <w16cid:commentId w16cid:paraId="6F1A0828" w16cid:durableId="61494A08"/>
  <w16cid:commentId w16cid:paraId="33EC4A25" w16cid:durableId="26701FAF"/>
  <w16cid:commentId w16cid:paraId="09DA06D2" w16cid:durableId="268140A2"/>
  <w16cid:commentId w16cid:paraId="786FC156" w16cid:durableId="268A443C"/>
  <w16cid:commentId w16cid:paraId="350FF3A6" w16cid:durableId="268142A5"/>
  <w16cid:commentId w16cid:paraId="2ABE18DC" w16cid:durableId="2683D4A8"/>
  <w16cid:commentId w16cid:paraId="2BFA3A52" w16cid:durableId="26814361"/>
  <w16cid:commentId w16cid:paraId="51147592" w16cid:durableId="268A44B4"/>
  <w16cid:commentId w16cid:paraId="40F2CFEB" w16cid:durableId="26815108"/>
  <w16cid:commentId w16cid:paraId="6D074B3E" w16cid:durableId="2683E64D"/>
  <w16cid:commentId w16cid:paraId="4BDE7D23" w16cid:durableId="2683E64C"/>
  <w16cid:commentId w16cid:paraId="1230AD0C" w16cid:durableId="266EC3DF"/>
  <w16cid:commentId w16cid:paraId="02267BC4" w16cid:durableId="2681476B"/>
  <w16cid:commentId w16cid:paraId="7EC2238F" w16cid:durableId="26814805"/>
  <w16cid:commentId w16cid:paraId="7FC1242C" w16cid:durableId="10100950"/>
  <w16cid:commentId w16cid:paraId="2D3A707C" w16cid:durableId="26814A31"/>
  <w16cid:commentId w16cid:paraId="2861E416" w16cid:durableId="26897C6F"/>
  <w16cid:commentId w16cid:paraId="7A64583D" w16cid:durableId="26826227"/>
  <w16cid:commentId w16cid:paraId="4C51B6F7" w16cid:durableId="2679637B"/>
  <w16cid:commentId w16cid:paraId="70A9258C" w16cid:durableId="26796162"/>
  <w16cid:commentId w16cid:paraId="6818404E" w16cid:durableId="268571AE"/>
  <w16cid:commentId w16cid:paraId="62597C67" w16cid:durableId="2683F0A2"/>
  <w16cid:commentId w16cid:paraId="1E06558F" w16cid:durableId="2683F0A1"/>
  <w16cid:commentId w16cid:paraId="63074550" w16cid:durableId="26713820"/>
  <w16cid:commentId w16cid:paraId="15B161A5" w16cid:durableId="2672BC8E"/>
  <w16cid:commentId w16cid:paraId="793A85F8" w16cid:durableId="268155A7"/>
  <w16cid:commentId w16cid:paraId="115992FA" w16cid:durableId="2683D8B9"/>
  <w16cid:commentId w16cid:paraId="338CDAE4" w16cid:durableId="26701FD3"/>
  <w16cid:commentId w16cid:paraId="3DB61D0B" w16cid:durableId="26701FD2"/>
  <w16cid:commentId w16cid:paraId="667C8268" w16cid:durableId="268158B1"/>
  <w16cid:commentId w16cid:paraId="0E84FC07" w16cid:durableId="26701FD1"/>
  <w16cid:commentId w16cid:paraId="261B6F43" w16cid:durableId="26701FD0"/>
  <w16cid:commentId w16cid:paraId="05882354" w16cid:durableId="26701FCF"/>
  <w16cid:commentId w16cid:paraId="40005219" w16cid:durableId="2677DCB5"/>
  <w16cid:commentId w16cid:paraId="494234A1" w16cid:durableId="2681597C"/>
  <w16cid:commentId w16cid:paraId="6AC5CA84" w16cid:durableId="26826635"/>
  <w16cid:commentId w16cid:paraId="0BE8ABB3" w16cid:durableId="268267F6"/>
  <w16cid:commentId w16cid:paraId="55844C58" w16cid:durableId="2682693C"/>
  <w16cid:commentId w16cid:paraId="58E3A3E4" w16cid:durableId="2683DA7F"/>
  <w16cid:commentId w16cid:paraId="52BFF3A7" w16cid:durableId="26701FCE"/>
  <w16cid:commentId w16cid:paraId="28F338F8" w16cid:durableId="26701FCD"/>
  <w16cid:commentId w16cid:paraId="6862CB84" w16cid:durableId="54D27958"/>
  <w16cid:commentId w16cid:paraId="27FB4514" w16cid:durableId="2677DD44"/>
  <w16cid:commentId w16cid:paraId="15DD39C5" w16cid:durableId="26701FCC"/>
  <w16cid:commentId w16cid:paraId="62FDEC78" w16cid:durableId="26701FCB"/>
  <w16cid:commentId w16cid:paraId="42659062" w16cid:durableId="26701FCA"/>
  <w16cid:commentId w16cid:paraId="4D60E2CE" w16cid:durableId="26701FC9"/>
  <w16cid:commentId w16cid:paraId="18E9E58F" w16cid:durableId="26701FC8"/>
  <w16cid:commentId w16cid:paraId="601867EE" w16cid:durableId="26701F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8B81C" w14:textId="77777777" w:rsidR="00BA5595" w:rsidRDefault="00BA5595" w:rsidP="008353FB">
      <w:r>
        <w:separator/>
      </w:r>
    </w:p>
  </w:endnote>
  <w:endnote w:type="continuationSeparator" w:id="0">
    <w:p w14:paraId="36685E23" w14:textId="77777777" w:rsidR="00BA5595" w:rsidRDefault="00BA5595" w:rsidP="008353FB">
      <w:r>
        <w:continuationSeparator/>
      </w:r>
    </w:p>
  </w:endnote>
  <w:endnote w:type="continuationNotice" w:id="1">
    <w:p w14:paraId="07CD7D10" w14:textId="77777777" w:rsidR="00BA5595" w:rsidRDefault="00BA55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eiryo">
    <w:altName w:val="メイリオ"/>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3EB6356F" w14:paraId="3DD1B73F" w14:textId="77777777" w:rsidTr="00857E33">
      <w:tc>
        <w:tcPr>
          <w:tcW w:w="3210" w:type="dxa"/>
        </w:tcPr>
        <w:p w14:paraId="444AAF1D" w14:textId="1E4567D0" w:rsidR="3EB6356F" w:rsidRDefault="3EB6356F" w:rsidP="00857E33">
          <w:pPr>
            <w:pStyle w:val="Sidehoved"/>
            <w:ind w:left="-115"/>
          </w:pPr>
        </w:p>
      </w:tc>
      <w:tc>
        <w:tcPr>
          <w:tcW w:w="3210" w:type="dxa"/>
        </w:tcPr>
        <w:p w14:paraId="123FBFBD" w14:textId="1D55E8BB" w:rsidR="3EB6356F" w:rsidRDefault="3EB6356F" w:rsidP="00857E33">
          <w:pPr>
            <w:pStyle w:val="Sidehoved"/>
            <w:jc w:val="center"/>
          </w:pPr>
        </w:p>
      </w:tc>
      <w:tc>
        <w:tcPr>
          <w:tcW w:w="3210" w:type="dxa"/>
        </w:tcPr>
        <w:p w14:paraId="443EFB40" w14:textId="183A434B" w:rsidR="3EB6356F" w:rsidRDefault="3EB6356F" w:rsidP="00857E33">
          <w:pPr>
            <w:pStyle w:val="Sidehoved"/>
            <w:ind w:right="-115"/>
            <w:jc w:val="right"/>
          </w:pPr>
        </w:p>
      </w:tc>
    </w:tr>
  </w:tbl>
  <w:p w14:paraId="63ADE1C4" w14:textId="348BB49E" w:rsidR="001B2025" w:rsidRDefault="001B2025">
    <w:pPr>
      <w:pStyle w:val="Sidefod"/>
      <w:rPr>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000" w:firstRow="0" w:lastRow="0" w:firstColumn="0" w:lastColumn="0" w:noHBand="0" w:noVBand="0"/>
    </w:tblPr>
    <w:tblGrid>
      <w:gridCol w:w="9639"/>
    </w:tblGrid>
    <w:tr w:rsidR="00643EB6" w:rsidRPr="00F87075" w14:paraId="5969D8F9" w14:textId="77777777" w:rsidTr="00F87075">
      <w:trPr>
        <w:cantSplit/>
        <w:trHeight w:hRule="exact" w:val="567"/>
      </w:trPr>
      <w:tc>
        <w:tcPr>
          <w:tcW w:w="9639" w:type="dxa"/>
          <w:vAlign w:val="bottom"/>
        </w:tcPr>
        <w:p w14:paraId="5969D8F8" w14:textId="464570F2" w:rsidR="00643EB6" w:rsidRPr="00F87075" w:rsidRDefault="00643EB6" w:rsidP="00F87075">
          <w:pPr>
            <w:pStyle w:val="Sidefod-side1"/>
          </w:pPr>
          <w:r w:rsidRPr="00F87075">
            <w:t xml:space="preserve">Statens </w:t>
          </w:r>
          <w:sdt>
            <w:sdtPr>
              <w:id w:val="7670862"/>
              <w:docPartObj>
                <w:docPartGallery w:val="Page Numbers (Bottom of Page)"/>
                <w:docPartUnique/>
              </w:docPartObj>
            </w:sdtPr>
            <w:sdtContent>
              <w:r w:rsidRPr="00F87075">
                <w:t>it-projektmodel, Digitaliseringsstyrelsen</w:t>
              </w:r>
            </w:sdtContent>
          </w:sdt>
          <w:r w:rsidRPr="00F87075">
            <w:br/>
            <w:t xml:space="preserve">version </w:t>
          </w:r>
          <w:r>
            <w:t>2</w:t>
          </w:r>
          <w:r w:rsidRPr="00F87075">
            <w:t xml:space="preserve">.0 </w:t>
          </w:r>
        </w:p>
      </w:tc>
    </w:tr>
  </w:tbl>
  <w:p w14:paraId="5969D8FA" w14:textId="77777777" w:rsidR="00643EB6" w:rsidRPr="0039393F" w:rsidRDefault="00643EB6" w:rsidP="003549F3">
    <w:pPr>
      <w:pStyle w:val="Tabelafstandmin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000" w:firstRow="0" w:lastRow="0" w:firstColumn="0" w:lastColumn="0" w:noHBand="0" w:noVBand="0"/>
    </w:tblPr>
    <w:tblGrid>
      <w:gridCol w:w="8079"/>
      <w:gridCol w:w="1559"/>
    </w:tblGrid>
    <w:tr w:rsidR="00643EB6" w14:paraId="5969D8FE" w14:textId="77777777" w:rsidTr="0065473E">
      <w:trPr>
        <w:cantSplit/>
        <w:trHeight w:hRule="exact" w:val="567"/>
      </w:trPr>
      <w:tc>
        <w:tcPr>
          <w:tcW w:w="8080" w:type="dxa"/>
          <w:vAlign w:val="bottom"/>
        </w:tcPr>
        <w:p w14:paraId="5969D8FB" w14:textId="4DB94BA5" w:rsidR="00643EB6" w:rsidRDefault="00643EB6" w:rsidP="003549F3">
          <w:pPr>
            <w:pStyle w:val="Sidefod-metadata"/>
            <w:framePr w:hSpace="0" w:wrap="auto" w:vAnchor="margin" w:yAlign="inline"/>
            <w:suppressOverlap w:val="0"/>
          </w:pPr>
          <w:r w:rsidRPr="0039393F">
            <w:fldChar w:fldCharType="begin"/>
          </w:r>
          <w:r w:rsidRPr="0039393F">
            <w:instrText xml:space="preserve"> StyleRef "Forside - </w:instrText>
          </w:r>
          <w:r>
            <w:instrText>titel</w:instrText>
          </w:r>
          <w:r w:rsidRPr="0039393F">
            <w:instrText xml:space="preserve">" </w:instrText>
          </w:r>
          <w:r w:rsidRPr="0039393F">
            <w:fldChar w:fldCharType="separate"/>
          </w:r>
          <w:r w:rsidR="00666598">
            <w:t>Projektgrundlag (PG)</w:t>
          </w:r>
          <w:r w:rsidRPr="0039393F">
            <w:fldChar w:fldCharType="end"/>
          </w:r>
        </w:p>
        <w:p w14:paraId="5969D8FC" w14:textId="51F725EA" w:rsidR="00643EB6" w:rsidRPr="008222B1" w:rsidRDefault="00643EB6" w:rsidP="008222B1">
          <w:pPr>
            <w:pStyle w:val="Sidefod-metadata"/>
            <w:framePr w:hSpace="0" w:wrap="auto" w:vAnchor="margin" w:yAlign="inline"/>
            <w:suppressOverlap w:val="0"/>
          </w:pPr>
          <w:r>
            <w:rPr>
              <w:bCs/>
            </w:rPr>
            <w:fldChar w:fldCharType="begin"/>
          </w:r>
          <w:r>
            <w:rPr>
              <w:bCs/>
            </w:rPr>
            <w:instrText xml:space="preserve"> STYLEREF  "Forside - dokumentversion"  \* MERGEFORMAT </w:instrText>
          </w:r>
          <w:r>
            <w:rPr>
              <w:bCs/>
            </w:rPr>
            <w:fldChar w:fldCharType="separate"/>
          </w:r>
          <w:r w:rsidR="00666598">
            <w:rPr>
              <w:bCs/>
            </w:rPr>
            <w:t>Dokumentversion: Version</w:t>
          </w:r>
          <w:r w:rsidR="00666598" w:rsidRPr="00666598">
            <w:t xml:space="preserve"> 0.9.5</w:t>
          </w:r>
          <w:r>
            <w:fldChar w:fldCharType="end"/>
          </w:r>
        </w:p>
      </w:tc>
      <w:tc>
        <w:tcPr>
          <w:tcW w:w="1559" w:type="dxa"/>
          <w:vAlign w:val="bottom"/>
        </w:tcPr>
        <w:p w14:paraId="5969D8FD" w14:textId="32360023" w:rsidR="00643EB6" w:rsidRPr="003549F3" w:rsidRDefault="00643EB6" w:rsidP="003549F3">
          <w:pPr>
            <w:pStyle w:val="Sidefod"/>
          </w:pPr>
          <w:r w:rsidRPr="0039393F">
            <w:t xml:space="preserve">Side </w:t>
          </w:r>
          <w:r w:rsidRPr="0039393F">
            <w:fldChar w:fldCharType="begin"/>
          </w:r>
          <w:r w:rsidRPr="0039393F">
            <w:instrText xml:space="preserve"> Page </w:instrText>
          </w:r>
          <w:r w:rsidRPr="0039393F">
            <w:fldChar w:fldCharType="separate"/>
          </w:r>
          <w:r w:rsidR="0055169D">
            <w:rPr>
              <w:noProof/>
            </w:rPr>
            <w:t>22</w:t>
          </w:r>
          <w:r w:rsidRPr="0039393F">
            <w:fldChar w:fldCharType="end"/>
          </w:r>
          <w:r w:rsidRPr="0039393F">
            <w:t xml:space="preserve"> af </w:t>
          </w:r>
          <w:r>
            <w:rPr>
              <w:noProof/>
            </w:rPr>
            <w:fldChar w:fldCharType="begin"/>
          </w:r>
          <w:r>
            <w:rPr>
              <w:noProof/>
            </w:rPr>
            <w:instrText xml:space="preserve"> NumPages </w:instrText>
          </w:r>
          <w:r>
            <w:rPr>
              <w:noProof/>
            </w:rPr>
            <w:fldChar w:fldCharType="separate"/>
          </w:r>
          <w:r w:rsidR="0055169D">
            <w:rPr>
              <w:noProof/>
            </w:rPr>
            <w:t>38</w:t>
          </w:r>
          <w:r>
            <w:rPr>
              <w:noProof/>
            </w:rPr>
            <w:fldChar w:fldCharType="end"/>
          </w:r>
        </w:p>
      </w:tc>
    </w:tr>
  </w:tbl>
  <w:p w14:paraId="5969D8FF" w14:textId="77777777" w:rsidR="00643EB6" w:rsidRDefault="00643EB6" w:rsidP="00BC6727">
    <w:pPr>
      <w:pStyle w:val="Tabelafstandmini"/>
    </w:pPr>
  </w:p>
  <w:p w14:paraId="5969D900" w14:textId="77777777" w:rsidR="00643EB6" w:rsidRDefault="00643EB6" w:rsidP="00BB0A19">
    <w:pPr>
      <w:pStyle w:val="Tabelafstandmin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9D903" w14:textId="25854C9D" w:rsidR="00643EB6" w:rsidRDefault="00643EB6">
    <w:pPr>
      <w:pStyle w:val="Sidefod"/>
    </w:pPr>
    <w:r>
      <w:t xml:space="preserve">Side </w:t>
    </w:r>
    <w:r>
      <w:fldChar w:fldCharType="begin"/>
    </w:r>
    <w:r>
      <w:instrText xml:space="preserve"> Page </w:instrText>
    </w:r>
    <w:r>
      <w:fldChar w:fldCharType="separate"/>
    </w:r>
    <w:r>
      <w:rPr>
        <w:noProof/>
      </w:rPr>
      <w:t>3</w:t>
    </w:r>
    <w:r>
      <w:fldChar w:fldCharType="end"/>
    </w:r>
    <w:r>
      <w:t xml:space="preserve"> af </w:t>
    </w:r>
    <w:r>
      <w:rPr>
        <w:noProof/>
      </w:rPr>
      <w:fldChar w:fldCharType="begin"/>
    </w:r>
    <w:r>
      <w:rPr>
        <w:noProof/>
      </w:rPr>
      <w:instrText xml:space="preserve"> NumPages </w:instrText>
    </w:r>
    <w:r>
      <w:rPr>
        <w:noProof/>
      </w:rPr>
      <w:fldChar w:fldCharType="separate"/>
    </w:r>
    <w:r>
      <w:rPr>
        <w:noProof/>
      </w:rPr>
      <w:t>47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854D9" w14:textId="77777777" w:rsidR="00BA5595" w:rsidRDefault="00BA5595" w:rsidP="008353FB">
      <w:r>
        <w:separator/>
      </w:r>
    </w:p>
  </w:footnote>
  <w:footnote w:type="continuationSeparator" w:id="0">
    <w:p w14:paraId="3058B99B" w14:textId="77777777" w:rsidR="00BA5595" w:rsidRDefault="00BA5595" w:rsidP="008353FB">
      <w:r>
        <w:continuationSeparator/>
      </w:r>
    </w:p>
  </w:footnote>
  <w:footnote w:type="continuationNotice" w:id="1">
    <w:p w14:paraId="4E6FB378" w14:textId="77777777" w:rsidR="00BA5595" w:rsidRDefault="00BA5595"/>
  </w:footnote>
  <w:footnote w:id="2">
    <w:p w14:paraId="0E4CC2DA" w14:textId="659F019A" w:rsidR="00BD69C9" w:rsidDel="0068205F" w:rsidRDefault="00BD69C9" w:rsidP="00BD69C9">
      <w:pPr>
        <w:pStyle w:val="Fodnotetekst"/>
        <w:rPr>
          <w:del w:id="112" w:author="Mia Pagh" w:date="2022-07-11T10:26:00Z"/>
        </w:rPr>
      </w:pPr>
    </w:p>
  </w:footnote>
  <w:footnote w:id="3">
    <w:p w14:paraId="6651BF6A" w14:textId="3D44E14A" w:rsidR="00EE0278" w:rsidDel="0068205F" w:rsidRDefault="00EE0278" w:rsidP="00EE0278">
      <w:pPr>
        <w:pStyle w:val="Fodnotetekst"/>
        <w:rPr>
          <w:del w:id="115" w:author="Mia Pagh" w:date="2022-07-11T10:26:00Z"/>
        </w:rPr>
      </w:pPr>
    </w:p>
  </w:footnote>
  <w:footnote w:id="4">
    <w:p w14:paraId="4142EBB8" w14:textId="2DFA583E" w:rsidR="000F2F0B" w:rsidRDefault="000F2F0B">
      <w:pPr>
        <w:pStyle w:val="Fodnotetekst"/>
      </w:pPr>
      <w:r>
        <w:rPr>
          <w:rStyle w:val="Fodnotehenvisning"/>
        </w:rPr>
        <w:footnoteRef/>
      </w:r>
      <w:r>
        <w:t xml:space="preserve"> Business case udarbejd</w:t>
      </w:r>
      <w:r w:rsidR="007B671F">
        <w:t>es i analysefasen</w:t>
      </w:r>
    </w:p>
  </w:footnote>
  <w:footnote w:id="5">
    <w:p w14:paraId="5BB2080C" w14:textId="77C81569" w:rsidR="00F83040" w:rsidRDefault="00F83040">
      <w:pPr>
        <w:pStyle w:val="Fodnotetekst"/>
      </w:pPr>
      <w:r>
        <w:rPr>
          <w:rStyle w:val="Fodnotehenvisning"/>
        </w:rPr>
        <w:footnoteRef/>
      </w:r>
      <w:r>
        <w:t xml:space="preserve"> De samlede bruttogevinster indeholder kun den negative værdi af estimatet for den efterfølgende </w:t>
      </w:r>
      <w:r w:rsidR="4660C812">
        <w:t>it-</w:t>
      </w:r>
      <w:r>
        <w:t>drift og vedligehold</w:t>
      </w:r>
      <w:r w:rsidR="003D7CE6">
        <w:t xml:space="preserve"> </w:t>
      </w:r>
      <w:r w:rsidR="4660C812">
        <w:t xml:space="preserve">i Udviklings- og Forenklingsstyrelsen, driftsudgifter i SKTST </w:t>
      </w:r>
      <w:r w:rsidR="003D7CE6">
        <w:t xml:space="preserve">samt </w:t>
      </w:r>
      <w:r w:rsidR="00EF7DE0">
        <w:t>gevinst G5</w:t>
      </w:r>
      <w:r>
        <w:t xml:space="preserve">, </w:t>
      </w:r>
      <w:r w:rsidR="4660C812">
        <w:t>fordi</w:t>
      </w:r>
      <w:r>
        <w:t xml:space="preserve"> der ikke er identificeret økonomiske gevinster ved </w:t>
      </w:r>
      <w:r w:rsidR="302FCACE">
        <w:t>projektet</w:t>
      </w:r>
      <w:r>
        <w:t xml:space="preserve">. </w:t>
      </w:r>
      <w:r w:rsidR="00D8052C">
        <w:t>Bruttogevinste</w:t>
      </w:r>
      <w:r w:rsidR="00402EC2">
        <w:t xml:space="preserve">rne er opgjort som </w:t>
      </w:r>
      <w:r w:rsidR="00A30762">
        <w:t>de samlede gevinster efter 8 år efter idriftsættelse af den tekniske løsning.</w:t>
      </w:r>
      <w:r>
        <w:t xml:space="preserve">   </w:t>
      </w:r>
    </w:p>
  </w:footnote>
  <w:footnote w:id="6">
    <w:p w14:paraId="65C6CD1A" w14:textId="105E8101" w:rsidR="4660C812" w:rsidRDefault="4660C812" w:rsidP="4660C812">
      <w:pPr>
        <w:pStyle w:val="Fodnotetekst"/>
      </w:pPr>
      <w:r w:rsidRPr="4660C812">
        <w:rPr>
          <w:rStyle w:val="Fodnotehenvisning"/>
        </w:rPr>
        <w:footnoteRef/>
      </w:r>
      <w:r>
        <w:t xml:space="preserve">De samlede bruttogevinster indeholder kun den negative værdi af estimatet for den efterfølgende </w:t>
      </w:r>
      <w:r w:rsidR="0078131F">
        <w:t>it-</w:t>
      </w:r>
      <w:r>
        <w:t xml:space="preserve">drift og vedligehold </w:t>
      </w:r>
      <w:r w:rsidR="0078131F">
        <w:t xml:space="preserve">i Udviklings- og Forenklingsstyrelsen, driftsudgifter i SKTST </w:t>
      </w:r>
      <w:r>
        <w:t xml:space="preserve">samt gevinst G5, </w:t>
      </w:r>
      <w:r w:rsidR="0078131F">
        <w:t>fordi</w:t>
      </w:r>
      <w:r>
        <w:t xml:space="preserve"> der ikke er identificeret økonomiske gevinster ved </w:t>
      </w:r>
      <w:r w:rsidR="0078131F">
        <w:t>projektet. Bruttogevinsterne er opgjort som de samlede gevinster efter 8 år efter idriftsættelse af den tekniske løsning</w:t>
      </w:r>
      <w:r>
        <w:t xml:space="preserve">.   </w:t>
      </w:r>
    </w:p>
  </w:footnote>
  <w:footnote w:id="7">
    <w:p w14:paraId="548EFE13" w14:textId="2358194D" w:rsidR="006475C9" w:rsidRDefault="006475C9">
      <w:pPr>
        <w:pStyle w:val="Fodnotetekst"/>
      </w:pPr>
      <w:r>
        <w:rPr>
          <w:rStyle w:val="Fodnotehenvisning"/>
        </w:rPr>
        <w:footnoteRef/>
      </w:r>
      <w:r>
        <w:t xml:space="preserve"> Udfyldes som del af </w:t>
      </w:r>
      <w:r w:rsidR="00112447">
        <w:t xml:space="preserve">indtastningen </w:t>
      </w:r>
      <w:r w:rsidR="00E44725">
        <w:t>i Statens Business Case Model i analysefasen</w:t>
      </w:r>
    </w:p>
  </w:footnote>
  <w:footnote w:id="8">
    <w:p w14:paraId="7657DA80" w14:textId="53EFDFA8" w:rsidR="4660C812" w:rsidRDefault="4660C812" w:rsidP="4660C812">
      <w:pPr>
        <w:pStyle w:val="Fodnotetekst"/>
      </w:pPr>
      <w:r w:rsidRPr="4660C812">
        <w:rPr>
          <w:rStyle w:val="Fodnotehenvisning"/>
        </w:rPr>
        <w:footnoteRef/>
      </w:r>
      <w:r>
        <w:t xml:space="preserve"> Udfyldes som del af indtastningen i Statens Business Case Model i analysefasen</w:t>
      </w:r>
    </w:p>
  </w:footnote>
  <w:footnote w:id="9">
    <w:p w14:paraId="67647D78" w14:textId="1C383A5F" w:rsidR="00E632F7" w:rsidRDefault="00E632F7">
      <w:pPr>
        <w:pStyle w:val="Fodnotetekst"/>
      </w:pPr>
      <w:r>
        <w:rPr>
          <w:rStyle w:val="Fodnotehenvisning"/>
        </w:rPr>
        <w:footnoteRef/>
      </w:r>
      <w:r>
        <w:t xml:space="preserve"> </w:t>
      </w:r>
      <w:r w:rsidR="00836A00">
        <w:t>Ændringsdirektiv til d</w:t>
      </w:r>
      <w:r w:rsidR="00836A00" w:rsidRPr="00867228">
        <w:t>irektiv</w:t>
      </w:r>
      <w:r w:rsidR="00836A00">
        <w:t xml:space="preserve"> 2006/112/EF</w:t>
      </w:r>
      <w:r w:rsidR="00836A00" w:rsidRPr="00867228">
        <w:t xml:space="preserve"> og forordning</w:t>
      </w:r>
      <w:r w:rsidR="00836A00">
        <w:t xml:space="preserve"> (EU) nr.</w:t>
      </w:r>
      <w:r w:rsidR="00836A00" w:rsidRPr="00867228">
        <w:t xml:space="preserve"> </w:t>
      </w:r>
      <w:r w:rsidR="00836A00">
        <w:t>904/</w:t>
      </w:r>
      <w:r w:rsidR="00836A00" w:rsidRPr="00867228">
        <w:t>2</w:t>
      </w:r>
      <w:r w:rsidR="00836A00">
        <w:t>010</w:t>
      </w:r>
      <w:r w:rsidR="00836A00" w:rsidRPr="00867228">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3EB6356F" w14:paraId="18545200" w14:textId="77777777" w:rsidTr="00857E33">
      <w:tc>
        <w:tcPr>
          <w:tcW w:w="3210" w:type="dxa"/>
        </w:tcPr>
        <w:p w14:paraId="638F0F27" w14:textId="686DD427" w:rsidR="3EB6356F" w:rsidRDefault="3EB6356F" w:rsidP="00857E33">
          <w:pPr>
            <w:pStyle w:val="Sidehoved"/>
            <w:ind w:left="-115"/>
          </w:pPr>
        </w:p>
      </w:tc>
      <w:tc>
        <w:tcPr>
          <w:tcW w:w="3210" w:type="dxa"/>
        </w:tcPr>
        <w:p w14:paraId="6BAFBDFD" w14:textId="6D48A0F7" w:rsidR="3EB6356F" w:rsidRDefault="3EB6356F" w:rsidP="00857E33">
          <w:pPr>
            <w:pStyle w:val="Sidehoved"/>
            <w:jc w:val="center"/>
          </w:pPr>
        </w:p>
      </w:tc>
      <w:tc>
        <w:tcPr>
          <w:tcW w:w="3210" w:type="dxa"/>
        </w:tcPr>
        <w:p w14:paraId="0156D739" w14:textId="2F2554A0" w:rsidR="3EB6356F" w:rsidRDefault="3EB6356F" w:rsidP="00857E33">
          <w:pPr>
            <w:pStyle w:val="Sidehoved"/>
            <w:ind w:right="-115"/>
            <w:jc w:val="right"/>
          </w:pPr>
        </w:p>
      </w:tc>
    </w:tr>
  </w:tbl>
  <w:p w14:paraId="585A2BC6" w14:textId="55979231" w:rsidR="001B2025" w:rsidRDefault="001B2025">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3EB6356F" w14:paraId="57C416E2" w14:textId="77777777" w:rsidTr="00857E33">
      <w:tc>
        <w:tcPr>
          <w:tcW w:w="3210" w:type="dxa"/>
        </w:tcPr>
        <w:p w14:paraId="12FF3FAE" w14:textId="2C5FA3D3" w:rsidR="3EB6356F" w:rsidRDefault="3EB6356F" w:rsidP="00857E33">
          <w:pPr>
            <w:pStyle w:val="Sidehoved"/>
            <w:ind w:left="-115"/>
          </w:pPr>
        </w:p>
      </w:tc>
      <w:tc>
        <w:tcPr>
          <w:tcW w:w="3210" w:type="dxa"/>
        </w:tcPr>
        <w:p w14:paraId="3E33BAC8" w14:textId="68AD4D42" w:rsidR="3EB6356F" w:rsidRDefault="3EB6356F" w:rsidP="00857E33">
          <w:pPr>
            <w:pStyle w:val="Sidehoved"/>
            <w:jc w:val="center"/>
          </w:pPr>
        </w:p>
      </w:tc>
      <w:tc>
        <w:tcPr>
          <w:tcW w:w="3210" w:type="dxa"/>
        </w:tcPr>
        <w:p w14:paraId="5B731521" w14:textId="34AF3F99" w:rsidR="3EB6356F" w:rsidRDefault="3EB6356F" w:rsidP="00857E33">
          <w:pPr>
            <w:pStyle w:val="Sidehoved"/>
            <w:ind w:right="-115"/>
            <w:jc w:val="right"/>
          </w:pPr>
        </w:p>
      </w:tc>
    </w:tr>
  </w:tbl>
  <w:p w14:paraId="7CA44F06" w14:textId="31F4E80D" w:rsidR="001B2025" w:rsidRDefault="001B2025">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9D901" w14:textId="0E325D4F" w:rsidR="00643EB6" w:rsidRDefault="00643EB6" w:rsidP="00391063">
    <w:pPr>
      <w:pStyle w:val="Sidehoved"/>
    </w:pPr>
    <w:r>
      <w:fldChar w:fldCharType="begin"/>
    </w:r>
    <w:r>
      <w:instrText xml:space="preserve"> StyleRef "</w:instrText>
    </w:r>
    <w:r w:rsidRPr="00F20539">
      <w:instrText>Forside - titel</w:instrText>
    </w:r>
    <w:r>
      <w:instrText xml:space="preserve">" </w:instrText>
    </w:r>
    <w:r>
      <w:fldChar w:fldCharType="separate"/>
    </w:r>
    <w:r>
      <w:rPr>
        <w:noProof/>
      </w:rPr>
      <w:t>Projektgrundlag (PG)</w:t>
    </w:r>
    <w:r>
      <w:fldChar w:fldCharType="end"/>
    </w:r>
    <w:r>
      <w:t xml:space="preserve"> – </w:t>
    </w:r>
    <w:r>
      <w:fldChar w:fldCharType="begin"/>
    </w:r>
    <w:r>
      <w:instrText xml:space="preserve"> StyleRef "</w:instrText>
    </w:r>
    <w:r w:rsidRPr="003332C2">
      <w:instrText>Forside - projektnavn</w:instrText>
    </w:r>
    <w:r>
      <w:instrText xml:space="preserve">" </w:instrText>
    </w:r>
    <w:r>
      <w:fldChar w:fldCharType="separate"/>
    </w:r>
    <w:r>
      <w:rPr>
        <w:noProof/>
      </w:rPr>
      <w:t>[Skriv projektets navn]</w:t>
    </w:r>
    <w:r>
      <w:fldChar w:fldCharType="end"/>
    </w:r>
  </w:p>
  <w:p w14:paraId="5969D902" w14:textId="27F774F5" w:rsidR="00643EB6" w:rsidRDefault="00643EB6" w:rsidP="00391063">
    <w:pPr>
      <w:pStyle w:val="Sidehoved"/>
    </w:pPr>
    <w:r>
      <w:rPr>
        <w:noProof/>
      </w:rPr>
      <w:fldChar w:fldCharType="begin"/>
    </w:r>
    <w:r>
      <w:rPr>
        <w:noProof/>
      </w:rPr>
      <w:instrText xml:space="preserve"> StyleRef 1 \n </w:instrText>
    </w:r>
    <w:r>
      <w:rPr>
        <w:noProof/>
      </w:rPr>
      <w:fldChar w:fldCharType="separate"/>
    </w:r>
    <w:r>
      <w:rPr>
        <w:noProof/>
      </w:rPr>
      <w:t>0</w:t>
    </w:r>
    <w:r>
      <w:rPr>
        <w:noProof/>
      </w:rPr>
      <w:fldChar w:fldCharType="end"/>
    </w:r>
    <w:r>
      <w:t xml:space="preserve">. </w:t>
    </w:r>
    <w:r>
      <w:rPr>
        <w:noProof/>
      </w:rPr>
      <w:fldChar w:fldCharType="begin"/>
    </w:r>
    <w:r>
      <w:rPr>
        <w:noProof/>
      </w:rPr>
      <w:instrText xml:space="preserve"> StyleRef 1 </w:instrText>
    </w:r>
    <w:r>
      <w:rPr>
        <w:noProof/>
      </w:rPr>
      <w:fldChar w:fldCharType="separate"/>
    </w:r>
    <w:r>
      <w:rPr>
        <w:noProof/>
      </w:rPr>
      <w:t>Indledning, læsevejledning og nuværende status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284644"/>
    <w:lvl w:ilvl="0">
      <w:start w:val="1"/>
      <w:numFmt w:val="decimal"/>
      <w:lvlText w:val="%1."/>
      <w:lvlJc w:val="left"/>
      <w:pPr>
        <w:tabs>
          <w:tab w:val="num" w:pos="360"/>
        </w:tabs>
        <w:ind w:left="360" w:hanging="360"/>
      </w:pPr>
    </w:lvl>
  </w:abstractNum>
  <w:abstractNum w:abstractNumId="1" w15:restartNumberingAfterBreak="0">
    <w:nsid w:val="0234376E"/>
    <w:multiLevelType w:val="multilevel"/>
    <w:tmpl w:val="782832A4"/>
    <w:styleLink w:val="ListStyleBullet"/>
    <w:lvl w:ilvl="0">
      <w:start w:val="1"/>
      <w:numFmt w:val="bullet"/>
      <w:pStyle w:val="Opstilling-punkttegn"/>
      <w:lvlText w:val=""/>
      <w:lvlJc w:val="left"/>
      <w:pPr>
        <w:tabs>
          <w:tab w:val="num" w:pos="567"/>
        </w:tabs>
        <w:ind w:left="567" w:hanging="283"/>
      </w:pPr>
      <w:rPr>
        <w:rFonts w:ascii="Symbol" w:hAnsi="Symbol" w:hint="default"/>
        <w:color w:val="auto"/>
      </w:rPr>
    </w:lvl>
    <w:lvl w:ilvl="1">
      <w:start w:val="1"/>
      <w:numFmt w:val="bullet"/>
      <w:pStyle w:val="Opstilling-punkttegn2"/>
      <w:lvlText w:val="–"/>
      <w:lvlJc w:val="left"/>
      <w:pPr>
        <w:tabs>
          <w:tab w:val="num" w:pos="851"/>
        </w:tabs>
        <w:ind w:left="851" w:hanging="284"/>
      </w:pPr>
      <w:rPr>
        <w:rFonts w:ascii="Calibri" w:hAnsi="Calibri" w:hint="default"/>
        <w:color w:val="auto"/>
      </w:rPr>
    </w:lvl>
    <w:lvl w:ilvl="2">
      <w:start w:val="1"/>
      <w:numFmt w:val="bullet"/>
      <w:pStyle w:val="Opstilling-punkttegn3"/>
      <w:lvlText w:val="–"/>
      <w:lvlJc w:val="left"/>
      <w:pPr>
        <w:tabs>
          <w:tab w:val="num" w:pos="1134"/>
        </w:tabs>
        <w:ind w:left="1134" w:hanging="283"/>
      </w:pPr>
      <w:rPr>
        <w:rFonts w:ascii="Calibri" w:hAnsi="Calibri" w:hint="default"/>
        <w:color w:val="auto"/>
      </w:rPr>
    </w:lvl>
    <w:lvl w:ilvl="3">
      <w:start w:val="1"/>
      <w:numFmt w:val="bullet"/>
      <w:pStyle w:val="Opstilling-punkttegn4"/>
      <w:lvlText w:val="–"/>
      <w:lvlJc w:val="left"/>
      <w:pPr>
        <w:tabs>
          <w:tab w:val="num" w:pos="1418"/>
        </w:tabs>
        <w:ind w:left="1418" w:hanging="284"/>
      </w:pPr>
      <w:rPr>
        <w:rFonts w:ascii="Calibri" w:hAnsi="Calibri" w:hint="default"/>
        <w:color w:val="auto"/>
      </w:rPr>
    </w:lvl>
    <w:lvl w:ilvl="4">
      <w:start w:val="1"/>
      <w:numFmt w:val="bullet"/>
      <w:pStyle w:val="Opstilling-punkttegn5"/>
      <w:lvlText w:val="–"/>
      <w:lvlJc w:val="left"/>
      <w:pPr>
        <w:tabs>
          <w:tab w:val="num" w:pos="1701"/>
        </w:tabs>
        <w:ind w:left="1701" w:hanging="283"/>
      </w:pPr>
      <w:rPr>
        <w:rFonts w:ascii="Calibri" w:hAnsi="Calibri" w:hint="default"/>
        <w:color w:val="auto"/>
      </w:rPr>
    </w:lvl>
    <w:lvl w:ilvl="5">
      <w:start w:val="1"/>
      <w:numFmt w:val="none"/>
      <w:suff w:val="nothing"/>
      <w:lvlText w:val=""/>
      <w:lvlJc w:val="left"/>
      <w:pPr>
        <w:ind w:left="0" w:firstLine="0"/>
      </w:pPr>
      <w:rPr>
        <w:rFonts w:hint="default"/>
        <w:color w:val="auto"/>
      </w:rPr>
    </w:lvl>
    <w:lvl w:ilvl="6">
      <w:start w:val="1"/>
      <w:numFmt w:val="none"/>
      <w:suff w:val="nothing"/>
      <w:lvlText w:val=""/>
      <w:lvlJc w:val="left"/>
      <w:pPr>
        <w:ind w:left="0" w:firstLine="0"/>
      </w:pPr>
      <w:rPr>
        <w:rFonts w:hint="default"/>
        <w:color w:val="auto"/>
      </w:rPr>
    </w:lvl>
    <w:lvl w:ilvl="7">
      <w:start w:val="1"/>
      <w:numFmt w:val="none"/>
      <w:suff w:val="nothing"/>
      <w:lvlText w:val=""/>
      <w:lvlJc w:val="left"/>
      <w:pPr>
        <w:ind w:left="0" w:firstLine="0"/>
      </w:pPr>
      <w:rPr>
        <w:rFonts w:hint="default"/>
        <w:color w:val="auto"/>
      </w:rPr>
    </w:lvl>
    <w:lvl w:ilvl="8">
      <w:start w:val="1"/>
      <w:numFmt w:val="none"/>
      <w:suff w:val="nothing"/>
      <w:lvlText w:val=""/>
      <w:lvlJc w:val="left"/>
      <w:pPr>
        <w:ind w:left="0" w:firstLine="0"/>
      </w:pPr>
      <w:rPr>
        <w:rFonts w:hint="default"/>
        <w:color w:val="auto"/>
      </w:rPr>
    </w:lvl>
  </w:abstractNum>
  <w:abstractNum w:abstractNumId="2" w15:restartNumberingAfterBreak="0">
    <w:nsid w:val="02D84A0F"/>
    <w:multiLevelType w:val="hybridMultilevel"/>
    <w:tmpl w:val="45183E9C"/>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05C578E5"/>
    <w:multiLevelType w:val="hybridMultilevel"/>
    <w:tmpl w:val="38825E80"/>
    <w:lvl w:ilvl="0" w:tplc="FBDE00E2">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2D0E33"/>
    <w:multiLevelType w:val="hybridMultilevel"/>
    <w:tmpl w:val="CEF892EA"/>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7130D78"/>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7CC41D7"/>
    <w:multiLevelType w:val="hybridMultilevel"/>
    <w:tmpl w:val="35C886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7D222DA"/>
    <w:multiLevelType w:val="hybridMultilevel"/>
    <w:tmpl w:val="8780B2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A9E026A"/>
    <w:multiLevelType w:val="hybridMultilevel"/>
    <w:tmpl w:val="42AAFA6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9" w15:restartNumberingAfterBreak="0">
    <w:nsid w:val="0BB01715"/>
    <w:multiLevelType w:val="multilevel"/>
    <w:tmpl w:val="0406001D"/>
    <w:styleLink w:val="1ai"/>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CA71A2C"/>
    <w:multiLevelType w:val="hybridMultilevel"/>
    <w:tmpl w:val="9766A4D4"/>
    <w:lvl w:ilvl="0" w:tplc="772073BA">
      <w:start w:val="4"/>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0D1B71F2"/>
    <w:multiLevelType w:val="hybridMultilevel"/>
    <w:tmpl w:val="BD5AA2F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start w:val="1"/>
      <w:numFmt w:val="lowerRoman"/>
      <w:lvlText w:val="%3."/>
      <w:lvlJc w:val="right"/>
      <w:pPr>
        <w:ind w:left="1800" w:hanging="180"/>
      </w:pPr>
    </w:lvl>
    <w:lvl w:ilvl="3" w:tplc="0406000F">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15:restartNumberingAfterBreak="0">
    <w:nsid w:val="0E2F5E8F"/>
    <w:multiLevelType w:val="hybridMultilevel"/>
    <w:tmpl w:val="A8E272D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0E37766D"/>
    <w:multiLevelType w:val="multilevel"/>
    <w:tmpl w:val="D4704656"/>
    <w:styleLink w:val="ListStyleHeading"/>
    <w:lvl w:ilvl="0">
      <w:numFmt w:val="decimal"/>
      <w:pStyle w:val="Overskrift1"/>
      <w:lvlText w:val="%1."/>
      <w:lvlJc w:val="left"/>
      <w:pPr>
        <w:tabs>
          <w:tab w:val="num" w:pos="567"/>
        </w:tabs>
        <w:ind w:left="567" w:hanging="567"/>
      </w:pPr>
      <w:rPr>
        <w:rFonts w:hint="default"/>
        <w:color w:val="auto"/>
        <w:sz w:val="32"/>
      </w:rPr>
    </w:lvl>
    <w:lvl w:ilvl="1">
      <w:start w:val="1"/>
      <w:numFmt w:val="decimal"/>
      <w:pStyle w:val="Overskrift2"/>
      <w:lvlText w:val="%1.%2"/>
      <w:lvlJc w:val="left"/>
      <w:pPr>
        <w:tabs>
          <w:tab w:val="num" w:pos="1673"/>
        </w:tabs>
        <w:ind w:left="1673" w:hanging="680"/>
      </w:pPr>
      <w:rPr>
        <w:rFonts w:hint="default"/>
        <w:sz w:val="26"/>
      </w:rPr>
    </w:lvl>
    <w:lvl w:ilvl="2">
      <w:start w:val="1"/>
      <w:numFmt w:val="decimal"/>
      <w:pStyle w:val="Overskrift3"/>
      <w:lvlText w:val="%1.%2.%3"/>
      <w:lvlJc w:val="left"/>
      <w:pPr>
        <w:tabs>
          <w:tab w:val="num" w:pos="3913"/>
        </w:tabs>
        <w:ind w:left="3913" w:hanging="794"/>
      </w:pPr>
      <w:rPr>
        <w:rFonts w:hint="default"/>
        <w:sz w:val="24"/>
      </w:rPr>
    </w:lvl>
    <w:lvl w:ilvl="3">
      <w:start w:val="1"/>
      <w:numFmt w:val="none"/>
      <w:pStyle w:val="Overskrift4"/>
      <w:suff w:val="nothing"/>
      <w:lvlText w:val=""/>
      <w:lvlJc w:val="left"/>
      <w:pPr>
        <w:ind w:left="0" w:firstLine="0"/>
      </w:pPr>
      <w:rPr>
        <w:rFonts w:hint="default"/>
        <w:sz w:val="22"/>
      </w:rPr>
    </w:lvl>
    <w:lvl w:ilvl="4">
      <w:start w:val="1"/>
      <w:numFmt w:val="none"/>
      <w:pStyle w:val="Overskrift5"/>
      <w:suff w:val="nothing"/>
      <w:lvlText w:val=""/>
      <w:lvlJc w:val="left"/>
      <w:pPr>
        <w:ind w:left="0" w:firstLine="0"/>
      </w:pPr>
      <w:rPr>
        <w:rFonts w:hint="default"/>
        <w:sz w:val="22"/>
      </w:rPr>
    </w:lvl>
    <w:lvl w:ilvl="5">
      <w:start w:val="1"/>
      <w:numFmt w:val="none"/>
      <w:pStyle w:val="Overskrift6"/>
      <w:suff w:val="nothing"/>
      <w:lvlText w:val=""/>
      <w:lvlJc w:val="left"/>
      <w:pPr>
        <w:ind w:left="0" w:firstLine="0"/>
      </w:pPr>
      <w:rPr>
        <w:rFonts w:hint="default"/>
        <w:sz w:val="22"/>
      </w:rPr>
    </w:lvl>
    <w:lvl w:ilvl="6">
      <w:start w:val="1"/>
      <w:numFmt w:val="none"/>
      <w:pStyle w:val="Overskrift7"/>
      <w:suff w:val="nothing"/>
      <w:lvlText w:val=""/>
      <w:lvlJc w:val="left"/>
      <w:pPr>
        <w:ind w:left="0" w:firstLine="0"/>
      </w:pPr>
      <w:rPr>
        <w:rFonts w:hint="default"/>
        <w:sz w:val="22"/>
      </w:rPr>
    </w:lvl>
    <w:lvl w:ilvl="7">
      <w:start w:val="1"/>
      <w:numFmt w:val="none"/>
      <w:pStyle w:val="Overskrift8"/>
      <w:suff w:val="nothing"/>
      <w:lvlText w:val=""/>
      <w:lvlJc w:val="left"/>
      <w:pPr>
        <w:ind w:left="0" w:firstLine="0"/>
      </w:pPr>
      <w:rPr>
        <w:rFonts w:hint="default"/>
        <w:sz w:val="22"/>
      </w:rPr>
    </w:lvl>
    <w:lvl w:ilvl="8">
      <w:start w:val="1"/>
      <w:numFmt w:val="none"/>
      <w:pStyle w:val="Overskrift9"/>
      <w:suff w:val="nothing"/>
      <w:lvlText w:val=""/>
      <w:lvlJc w:val="left"/>
      <w:pPr>
        <w:ind w:left="0" w:firstLine="0"/>
      </w:pPr>
      <w:rPr>
        <w:rFonts w:hint="default"/>
        <w:sz w:val="22"/>
      </w:rPr>
    </w:lvl>
  </w:abstractNum>
  <w:abstractNum w:abstractNumId="14" w15:restartNumberingAfterBreak="0">
    <w:nsid w:val="0F8F02C5"/>
    <w:multiLevelType w:val="hybridMultilevel"/>
    <w:tmpl w:val="6DACE7F2"/>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1009516D"/>
    <w:multiLevelType w:val="multilevel"/>
    <w:tmpl w:val="1FBCB0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0A42705"/>
    <w:multiLevelType w:val="hybridMultilevel"/>
    <w:tmpl w:val="3C9240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2E9284B"/>
    <w:multiLevelType w:val="hybridMultilevel"/>
    <w:tmpl w:val="1D86F4C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15:restartNumberingAfterBreak="0">
    <w:nsid w:val="142C12E5"/>
    <w:multiLevelType w:val="multilevel"/>
    <w:tmpl w:val="FD843C4E"/>
    <w:lvl w:ilvl="0">
      <w:start w:val="1"/>
      <w:numFmt w:val="bullet"/>
      <w:lvlText w:val=""/>
      <w:lvlJc w:val="left"/>
      <w:pPr>
        <w:tabs>
          <w:tab w:val="num" w:pos="283"/>
        </w:tabs>
        <w:ind w:left="283" w:hanging="283"/>
      </w:pPr>
      <w:rPr>
        <w:rFonts w:ascii="Symbol" w:hAnsi="Symbol" w:hint="default"/>
        <w:b w:val="0"/>
        <w:color w:val="auto"/>
        <w:sz w:val="20"/>
      </w:rPr>
    </w:lvl>
    <w:lvl w:ilvl="1">
      <w:start w:val="1"/>
      <w:numFmt w:val="lowerLetter"/>
      <w:lvlText w:val="%2."/>
      <w:lvlJc w:val="left"/>
      <w:pPr>
        <w:tabs>
          <w:tab w:val="num" w:pos="567"/>
        </w:tabs>
        <w:ind w:left="567" w:hanging="284"/>
      </w:pPr>
      <w:rPr>
        <w:rFonts w:cs="Times New Roman" w:hint="default"/>
        <w:b w:val="0"/>
        <w:color w:val="auto"/>
        <w:sz w:val="20"/>
      </w:rPr>
    </w:lvl>
    <w:lvl w:ilvl="2">
      <w:start w:val="1"/>
      <w:numFmt w:val="lowerLetter"/>
      <w:lvlText w:val="%3."/>
      <w:lvlJc w:val="left"/>
      <w:pPr>
        <w:tabs>
          <w:tab w:val="num" w:pos="850"/>
        </w:tabs>
        <w:ind w:left="850" w:hanging="283"/>
      </w:pPr>
      <w:rPr>
        <w:rFonts w:cs="Times New Roman" w:hint="default"/>
        <w:b w:val="0"/>
        <w:color w:val="auto"/>
        <w:sz w:val="20"/>
      </w:rPr>
    </w:lvl>
    <w:lvl w:ilvl="3">
      <w:start w:val="1"/>
      <w:numFmt w:val="lowerLetter"/>
      <w:lvlText w:val="%4."/>
      <w:lvlJc w:val="left"/>
      <w:pPr>
        <w:tabs>
          <w:tab w:val="num" w:pos="1134"/>
        </w:tabs>
        <w:ind w:left="1134" w:hanging="284"/>
      </w:pPr>
      <w:rPr>
        <w:rFonts w:cs="Times New Roman" w:hint="default"/>
        <w:b w:val="0"/>
        <w:color w:val="auto"/>
        <w:sz w:val="20"/>
      </w:rPr>
    </w:lvl>
    <w:lvl w:ilvl="4">
      <w:start w:val="1"/>
      <w:numFmt w:val="lowerLetter"/>
      <w:lvlText w:val="%5."/>
      <w:lvlJc w:val="left"/>
      <w:pPr>
        <w:tabs>
          <w:tab w:val="num" w:pos="1417"/>
        </w:tabs>
        <w:ind w:left="1417" w:hanging="283"/>
      </w:pPr>
      <w:rPr>
        <w:rFonts w:cs="Times New Roman" w:hint="default"/>
        <w:b w:val="0"/>
        <w:color w:val="auto"/>
        <w:sz w:val="20"/>
      </w:rPr>
    </w:lvl>
    <w:lvl w:ilvl="5">
      <w:start w:val="1"/>
      <w:numFmt w:val="none"/>
      <w:suff w:val="nothing"/>
      <w:lvlText w:val=""/>
      <w:lvlJc w:val="left"/>
      <w:pPr>
        <w:ind w:left="425" w:hanging="425"/>
      </w:pPr>
      <w:rPr>
        <w:rFonts w:ascii="Franklin Gothic Medium" w:hAnsi="Franklin Gothic Medium" w:cs="Times New Roman" w:hint="default"/>
        <w:b w:val="0"/>
        <w:color w:val="auto"/>
        <w:sz w:val="22"/>
      </w:rPr>
    </w:lvl>
    <w:lvl w:ilvl="6">
      <w:start w:val="1"/>
      <w:numFmt w:val="none"/>
      <w:suff w:val="nothing"/>
      <w:lvlText w:val=""/>
      <w:lvlJc w:val="left"/>
      <w:pPr>
        <w:ind w:left="425" w:hanging="425"/>
      </w:pPr>
      <w:rPr>
        <w:rFonts w:ascii="Franklin Gothic Medium" w:hAnsi="Franklin Gothic Medium" w:cs="Times New Roman" w:hint="default"/>
        <w:b w:val="0"/>
        <w:color w:val="auto"/>
        <w:sz w:val="22"/>
      </w:rPr>
    </w:lvl>
    <w:lvl w:ilvl="7">
      <w:start w:val="1"/>
      <w:numFmt w:val="none"/>
      <w:suff w:val="nothing"/>
      <w:lvlText w:val=""/>
      <w:lvlJc w:val="left"/>
      <w:pPr>
        <w:ind w:left="425" w:hanging="425"/>
      </w:pPr>
      <w:rPr>
        <w:rFonts w:ascii="Franklin Gothic Medium" w:hAnsi="Franklin Gothic Medium" w:cs="Times New Roman" w:hint="default"/>
        <w:b w:val="0"/>
        <w:color w:val="auto"/>
        <w:sz w:val="22"/>
      </w:rPr>
    </w:lvl>
    <w:lvl w:ilvl="8">
      <w:start w:val="1"/>
      <w:numFmt w:val="none"/>
      <w:suff w:val="nothing"/>
      <w:lvlText w:val=""/>
      <w:lvlJc w:val="left"/>
      <w:pPr>
        <w:ind w:left="425" w:hanging="425"/>
      </w:pPr>
      <w:rPr>
        <w:rFonts w:ascii="Franklin Gothic Medium" w:hAnsi="Franklin Gothic Medium" w:cs="Times New Roman" w:hint="default"/>
        <w:b w:val="0"/>
        <w:color w:val="auto"/>
        <w:sz w:val="22"/>
      </w:rPr>
    </w:lvl>
  </w:abstractNum>
  <w:abstractNum w:abstractNumId="19" w15:restartNumberingAfterBreak="0">
    <w:nsid w:val="149B27FF"/>
    <w:multiLevelType w:val="multilevel"/>
    <w:tmpl w:val="0406001F"/>
    <w:styleLink w:val="111111"/>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6E1582B"/>
    <w:multiLevelType w:val="hybridMultilevel"/>
    <w:tmpl w:val="2A3801EE"/>
    <w:lvl w:ilvl="0" w:tplc="DDC0B764">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1" w15:restartNumberingAfterBreak="0">
    <w:nsid w:val="173577CF"/>
    <w:multiLevelType w:val="hybridMultilevel"/>
    <w:tmpl w:val="0FA20E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7A36CCA"/>
    <w:multiLevelType w:val="hybridMultilevel"/>
    <w:tmpl w:val="928A47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8715FFA"/>
    <w:multiLevelType w:val="hybridMultilevel"/>
    <w:tmpl w:val="CEF892EA"/>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8867622"/>
    <w:multiLevelType w:val="hybridMultilevel"/>
    <w:tmpl w:val="B65A34C8"/>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94C220A"/>
    <w:multiLevelType w:val="hybridMultilevel"/>
    <w:tmpl w:val="14962E46"/>
    <w:lvl w:ilvl="0" w:tplc="7B7E34FC">
      <w:start w:val="1"/>
      <w:numFmt w:val="bullet"/>
      <w:lvlText w:val="•"/>
      <w:lvlJc w:val="left"/>
      <w:pPr>
        <w:tabs>
          <w:tab w:val="num" w:pos="360"/>
        </w:tabs>
        <w:ind w:left="360" w:hanging="360"/>
      </w:pPr>
      <w:rPr>
        <w:rFonts w:ascii="Arial" w:hAnsi="Arial" w:hint="default"/>
      </w:rPr>
    </w:lvl>
    <w:lvl w:ilvl="1" w:tplc="26587168" w:tentative="1">
      <w:start w:val="1"/>
      <w:numFmt w:val="bullet"/>
      <w:lvlText w:val="•"/>
      <w:lvlJc w:val="left"/>
      <w:pPr>
        <w:tabs>
          <w:tab w:val="num" w:pos="1080"/>
        </w:tabs>
        <w:ind w:left="1080" w:hanging="360"/>
      </w:pPr>
      <w:rPr>
        <w:rFonts w:ascii="Arial" w:hAnsi="Arial" w:hint="default"/>
      </w:rPr>
    </w:lvl>
    <w:lvl w:ilvl="2" w:tplc="FD0EBF30" w:tentative="1">
      <w:start w:val="1"/>
      <w:numFmt w:val="bullet"/>
      <w:lvlText w:val="•"/>
      <w:lvlJc w:val="left"/>
      <w:pPr>
        <w:tabs>
          <w:tab w:val="num" w:pos="1800"/>
        </w:tabs>
        <w:ind w:left="1800" w:hanging="360"/>
      </w:pPr>
      <w:rPr>
        <w:rFonts w:ascii="Arial" w:hAnsi="Arial" w:hint="default"/>
      </w:rPr>
    </w:lvl>
    <w:lvl w:ilvl="3" w:tplc="44B689A4" w:tentative="1">
      <w:start w:val="1"/>
      <w:numFmt w:val="bullet"/>
      <w:lvlText w:val="•"/>
      <w:lvlJc w:val="left"/>
      <w:pPr>
        <w:tabs>
          <w:tab w:val="num" w:pos="2520"/>
        </w:tabs>
        <w:ind w:left="2520" w:hanging="360"/>
      </w:pPr>
      <w:rPr>
        <w:rFonts w:ascii="Arial" w:hAnsi="Arial" w:hint="default"/>
      </w:rPr>
    </w:lvl>
    <w:lvl w:ilvl="4" w:tplc="00B6C394" w:tentative="1">
      <w:start w:val="1"/>
      <w:numFmt w:val="bullet"/>
      <w:lvlText w:val="•"/>
      <w:lvlJc w:val="left"/>
      <w:pPr>
        <w:tabs>
          <w:tab w:val="num" w:pos="3240"/>
        </w:tabs>
        <w:ind w:left="3240" w:hanging="360"/>
      </w:pPr>
      <w:rPr>
        <w:rFonts w:ascii="Arial" w:hAnsi="Arial" w:hint="default"/>
      </w:rPr>
    </w:lvl>
    <w:lvl w:ilvl="5" w:tplc="918C1B14" w:tentative="1">
      <w:start w:val="1"/>
      <w:numFmt w:val="bullet"/>
      <w:lvlText w:val="•"/>
      <w:lvlJc w:val="left"/>
      <w:pPr>
        <w:tabs>
          <w:tab w:val="num" w:pos="3960"/>
        </w:tabs>
        <w:ind w:left="3960" w:hanging="360"/>
      </w:pPr>
      <w:rPr>
        <w:rFonts w:ascii="Arial" w:hAnsi="Arial" w:hint="default"/>
      </w:rPr>
    </w:lvl>
    <w:lvl w:ilvl="6" w:tplc="47946984" w:tentative="1">
      <w:start w:val="1"/>
      <w:numFmt w:val="bullet"/>
      <w:lvlText w:val="•"/>
      <w:lvlJc w:val="left"/>
      <w:pPr>
        <w:tabs>
          <w:tab w:val="num" w:pos="4680"/>
        </w:tabs>
        <w:ind w:left="4680" w:hanging="360"/>
      </w:pPr>
      <w:rPr>
        <w:rFonts w:ascii="Arial" w:hAnsi="Arial" w:hint="default"/>
      </w:rPr>
    </w:lvl>
    <w:lvl w:ilvl="7" w:tplc="60DEAB56" w:tentative="1">
      <w:start w:val="1"/>
      <w:numFmt w:val="bullet"/>
      <w:lvlText w:val="•"/>
      <w:lvlJc w:val="left"/>
      <w:pPr>
        <w:tabs>
          <w:tab w:val="num" w:pos="5400"/>
        </w:tabs>
        <w:ind w:left="5400" w:hanging="360"/>
      </w:pPr>
      <w:rPr>
        <w:rFonts w:ascii="Arial" w:hAnsi="Arial" w:hint="default"/>
      </w:rPr>
    </w:lvl>
    <w:lvl w:ilvl="8" w:tplc="6FF6CDA4"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1FCF6DCF"/>
    <w:multiLevelType w:val="hybridMultilevel"/>
    <w:tmpl w:val="B9E28404"/>
    <w:lvl w:ilvl="0" w:tplc="FCF6F7FA">
      <w:start w:val="1"/>
      <w:numFmt w:val="decimal"/>
      <w:lvlText w:val="%1."/>
      <w:lvlJc w:val="left"/>
      <w:pPr>
        <w:ind w:left="360" w:hanging="360"/>
      </w:pPr>
      <w:rPr>
        <w:sz w:val="20"/>
        <w:szCs w:val="2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224F6531"/>
    <w:multiLevelType w:val="hybridMultilevel"/>
    <w:tmpl w:val="C68C6050"/>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24D1249B"/>
    <w:multiLevelType w:val="hybridMultilevel"/>
    <w:tmpl w:val="E9448EC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9" w15:restartNumberingAfterBreak="0">
    <w:nsid w:val="25515104"/>
    <w:multiLevelType w:val="hybridMultilevel"/>
    <w:tmpl w:val="7A06AD2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0" w15:restartNumberingAfterBreak="0">
    <w:nsid w:val="29D926CF"/>
    <w:multiLevelType w:val="multilevel"/>
    <w:tmpl w:val="FD843C4E"/>
    <w:lvl w:ilvl="0">
      <w:start w:val="1"/>
      <w:numFmt w:val="bullet"/>
      <w:lvlText w:val=""/>
      <w:lvlJc w:val="left"/>
      <w:pPr>
        <w:tabs>
          <w:tab w:val="num" w:pos="283"/>
        </w:tabs>
        <w:ind w:left="283" w:hanging="283"/>
      </w:pPr>
      <w:rPr>
        <w:rFonts w:ascii="Symbol" w:hAnsi="Symbol" w:hint="default"/>
        <w:b w:val="0"/>
        <w:color w:val="auto"/>
        <w:sz w:val="20"/>
      </w:rPr>
    </w:lvl>
    <w:lvl w:ilvl="1">
      <w:start w:val="1"/>
      <w:numFmt w:val="lowerLetter"/>
      <w:lvlText w:val="%2."/>
      <w:lvlJc w:val="left"/>
      <w:pPr>
        <w:tabs>
          <w:tab w:val="num" w:pos="567"/>
        </w:tabs>
        <w:ind w:left="567" w:hanging="284"/>
      </w:pPr>
      <w:rPr>
        <w:rFonts w:cs="Times New Roman" w:hint="default"/>
        <w:b w:val="0"/>
        <w:color w:val="auto"/>
        <w:sz w:val="20"/>
      </w:rPr>
    </w:lvl>
    <w:lvl w:ilvl="2">
      <w:start w:val="1"/>
      <w:numFmt w:val="lowerLetter"/>
      <w:lvlText w:val="%3."/>
      <w:lvlJc w:val="left"/>
      <w:pPr>
        <w:tabs>
          <w:tab w:val="num" w:pos="850"/>
        </w:tabs>
        <w:ind w:left="850" w:hanging="283"/>
      </w:pPr>
      <w:rPr>
        <w:rFonts w:cs="Times New Roman" w:hint="default"/>
        <w:b w:val="0"/>
        <w:color w:val="auto"/>
        <w:sz w:val="20"/>
      </w:rPr>
    </w:lvl>
    <w:lvl w:ilvl="3">
      <w:start w:val="1"/>
      <w:numFmt w:val="lowerLetter"/>
      <w:lvlText w:val="%4."/>
      <w:lvlJc w:val="left"/>
      <w:pPr>
        <w:tabs>
          <w:tab w:val="num" w:pos="1134"/>
        </w:tabs>
        <w:ind w:left="1134" w:hanging="284"/>
      </w:pPr>
      <w:rPr>
        <w:rFonts w:cs="Times New Roman" w:hint="default"/>
        <w:b w:val="0"/>
        <w:color w:val="auto"/>
        <w:sz w:val="20"/>
      </w:rPr>
    </w:lvl>
    <w:lvl w:ilvl="4">
      <w:start w:val="1"/>
      <w:numFmt w:val="lowerLetter"/>
      <w:lvlText w:val="%5."/>
      <w:lvlJc w:val="left"/>
      <w:pPr>
        <w:tabs>
          <w:tab w:val="num" w:pos="1417"/>
        </w:tabs>
        <w:ind w:left="1417" w:hanging="283"/>
      </w:pPr>
      <w:rPr>
        <w:rFonts w:cs="Times New Roman" w:hint="default"/>
        <w:b w:val="0"/>
        <w:color w:val="auto"/>
        <w:sz w:val="20"/>
      </w:rPr>
    </w:lvl>
    <w:lvl w:ilvl="5">
      <w:start w:val="1"/>
      <w:numFmt w:val="none"/>
      <w:suff w:val="nothing"/>
      <w:lvlText w:val=""/>
      <w:lvlJc w:val="left"/>
      <w:pPr>
        <w:ind w:left="425" w:hanging="425"/>
      </w:pPr>
      <w:rPr>
        <w:rFonts w:ascii="Franklin Gothic Medium" w:hAnsi="Franklin Gothic Medium" w:cs="Times New Roman" w:hint="default"/>
        <w:b w:val="0"/>
        <w:color w:val="auto"/>
        <w:sz w:val="22"/>
      </w:rPr>
    </w:lvl>
    <w:lvl w:ilvl="6">
      <w:start w:val="1"/>
      <w:numFmt w:val="none"/>
      <w:suff w:val="nothing"/>
      <w:lvlText w:val=""/>
      <w:lvlJc w:val="left"/>
      <w:pPr>
        <w:ind w:left="425" w:hanging="425"/>
      </w:pPr>
      <w:rPr>
        <w:rFonts w:ascii="Franklin Gothic Medium" w:hAnsi="Franklin Gothic Medium" w:cs="Times New Roman" w:hint="default"/>
        <w:b w:val="0"/>
        <w:color w:val="auto"/>
        <w:sz w:val="22"/>
      </w:rPr>
    </w:lvl>
    <w:lvl w:ilvl="7">
      <w:start w:val="1"/>
      <w:numFmt w:val="none"/>
      <w:suff w:val="nothing"/>
      <w:lvlText w:val=""/>
      <w:lvlJc w:val="left"/>
      <w:pPr>
        <w:ind w:left="425" w:hanging="425"/>
      </w:pPr>
      <w:rPr>
        <w:rFonts w:ascii="Franklin Gothic Medium" w:hAnsi="Franklin Gothic Medium" w:cs="Times New Roman" w:hint="default"/>
        <w:b w:val="0"/>
        <w:color w:val="auto"/>
        <w:sz w:val="22"/>
      </w:rPr>
    </w:lvl>
    <w:lvl w:ilvl="8">
      <w:start w:val="1"/>
      <w:numFmt w:val="none"/>
      <w:suff w:val="nothing"/>
      <w:lvlText w:val=""/>
      <w:lvlJc w:val="left"/>
      <w:pPr>
        <w:ind w:left="425" w:hanging="425"/>
      </w:pPr>
      <w:rPr>
        <w:rFonts w:ascii="Franklin Gothic Medium" w:hAnsi="Franklin Gothic Medium" w:cs="Times New Roman" w:hint="default"/>
        <w:b w:val="0"/>
        <w:color w:val="auto"/>
        <w:sz w:val="22"/>
      </w:rPr>
    </w:lvl>
  </w:abstractNum>
  <w:abstractNum w:abstractNumId="31" w15:restartNumberingAfterBreak="0">
    <w:nsid w:val="2A9003CE"/>
    <w:multiLevelType w:val="hybridMultilevel"/>
    <w:tmpl w:val="70889776"/>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2DE15788"/>
    <w:multiLevelType w:val="hybridMultilevel"/>
    <w:tmpl w:val="A96E6030"/>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32B80337"/>
    <w:multiLevelType w:val="hybridMultilevel"/>
    <w:tmpl w:val="15A26C90"/>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4" w15:restartNumberingAfterBreak="0">
    <w:nsid w:val="354A1386"/>
    <w:multiLevelType w:val="multilevel"/>
    <w:tmpl w:val="54E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50427D"/>
    <w:multiLevelType w:val="hybridMultilevel"/>
    <w:tmpl w:val="A9F4A82C"/>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37685BCB"/>
    <w:multiLevelType w:val="multilevel"/>
    <w:tmpl w:val="4EB83D9A"/>
    <w:styleLink w:val="ListStyleTableNumber"/>
    <w:lvl w:ilvl="0">
      <w:start w:val="1"/>
      <w:numFmt w:val="decimal"/>
      <w:lvlRestart w:val="0"/>
      <w:pStyle w:val="Tabel-opstilling-talellerbogst"/>
      <w:lvlText w:val="%1."/>
      <w:lvlJc w:val="left"/>
      <w:pPr>
        <w:tabs>
          <w:tab w:val="num" w:pos="284"/>
        </w:tabs>
        <w:ind w:left="284" w:hanging="284"/>
      </w:pPr>
      <w:rPr>
        <w:rFonts w:asciiTheme="minorHAnsi" w:hAnsiTheme="minorHAnsi" w:cs="Arial" w:hint="default"/>
        <w:b w:val="0"/>
        <w:color w:val="auto"/>
        <w:sz w:val="20"/>
      </w:rPr>
    </w:lvl>
    <w:lvl w:ilvl="1">
      <w:start w:val="1"/>
      <w:numFmt w:val="lowerLetter"/>
      <w:pStyle w:val="Tabel-opstilling-talellerbogst2"/>
      <w:lvlText w:val="%2."/>
      <w:lvlJc w:val="left"/>
      <w:pPr>
        <w:tabs>
          <w:tab w:val="num" w:pos="567"/>
        </w:tabs>
        <w:ind w:left="567" w:hanging="283"/>
      </w:pPr>
      <w:rPr>
        <w:rFonts w:asciiTheme="minorHAnsi" w:hAnsiTheme="minorHAnsi" w:cs="Times New Roman" w:hint="default"/>
        <w:b w:val="0"/>
        <w:i w:val="0"/>
        <w:color w:val="auto"/>
        <w:sz w:val="20"/>
      </w:rPr>
    </w:lvl>
    <w:lvl w:ilvl="2">
      <w:start w:val="1"/>
      <w:numFmt w:val="none"/>
      <w:lvlText w:val=""/>
      <w:lvlJc w:val="left"/>
      <w:pPr>
        <w:ind w:left="0" w:firstLine="0"/>
      </w:pPr>
      <w:rPr>
        <w:rFonts w:asciiTheme="minorHAnsi" w:hAnsiTheme="minorHAnsi" w:cs="Times New Roman" w:hint="default"/>
        <w:b w:val="0"/>
        <w:color w:val="auto"/>
        <w:sz w:val="20"/>
      </w:rPr>
    </w:lvl>
    <w:lvl w:ilvl="3">
      <w:start w:val="1"/>
      <w:numFmt w:val="none"/>
      <w:lvlText w:val=""/>
      <w:lvlJc w:val="left"/>
      <w:pPr>
        <w:ind w:left="0" w:firstLine="0"/>
      </w:pPr>
      <w:rPr>
        <w:rFonts w:asciiTheme="minorHAnsi" w:hAnsiTheme="minorHAnsi" w:cs="Times New Roman" w:hint="default"/>
        <w:b w:val="0"/>
        <w:color w:val="auto"/>
        <w:sz w:val="20"/>
      </w:rPr>
    </w:lvl>
    <w:lvl w:ilvl="4">
      <w:start w:val="1"/>
      <w:numFmt w:val="none"/>
      <w:lvlText w:val=""/>
      <w:lvlJc w:val="left"/>
      <w:pPr>
        <w:ind w:left="0" w:firstLine="0"/>
      </w:pPr>
      <w:rPr>
        <w:rFonts w:asciiTheme="minorHAnsi" w:hAnsiTheme="minorHAnsi" w:cs="Times New Roman" w:hint="default"/>
        <w:b w:val="0"/>
        <w:color w:val="auto"/>
        <w:sz w:val="20"/>
      </w:rPr>
    </w:lvl>
    <w:lvl w:ilvl="5">
      <w:start w:val="1"/>
      <w:numFmt w:val="none"/>
      <w:lvlText w:val=""/>
      <w:lvlJc w:val="left"/>
      <w:pPr>
        <w:ind w:left="0" w:firstLine="0"/>
      </w:pPr>
      <w:rPr>
        <w:rFonts w:asciiTheme="minorHAnsi" w:hAnsiTheme="minorHAnsi" w:cs="Times New Roman" w:hint="default"/>
        <w:b w:val="0"/>
        <w:color w:val="auto"/>
        <w:sz w:val="20"/>
      </w:rPr>
    </w:lvl>
    <w:lvl w:ilvl="6">
      <w:start w:val="1"/>
      <w:numFmt w:val="none"/>
      <w:lvlText w:val=""/>
      <w:lvlJc w:val="left"/>
      <w:pPr>
        <w:ind w:left="0" w:firstLine="0"/>
      </w:pPr>
      <w:rPr>
        <w:rFonts w:asciiTheme="minorHAnsi" w:hAnsiTheme="minorHAnsi" w:cs="Times New Roman" w:hint="default"/>
        <w:b w:val="0"/>
        <w:color w:val="auto"/>
        <w:sz w:val="20"/>
      </w:rPr>
    </w:lvl>
    <w:lvl w:ilvl="7">
      <w:start w:val="1"/>
      <w:numFmt w:val="none"/>
      <w:lvlText w:val=""/>
      <w:lvlJc w:val="left"/>
      <w:pPr>
        <w:ind w:left="0" w:firstLine="0"/>
      </w:pPr>
      <w:rPr>
        <w:rFonts w:asciiTheme="minorHAnsi" w:hAnsiTheme="minorHAnsi" w:cs="Times New Roman" w:hint="default"/>
        <w:b w:val="0"/>
        <w:color w:val="auto"/>
        <w:sz w:val="20"/>
      </w:rPr>
    </w:lvl>
    <w:lvl w:ilvl="8">
      <w:start w:val="1"/>
      <w:numFmt w:val="none"/>
      <w:lvlText w:val=""/>
      <w:lvlJc w:val="left"/>
      <w:pPr>
        <w:ind w:left="0" w:firstLine="0"/>
      </w:pPr>
      <w:rPr>
        <w:rFonts w:asciiTheme="minorHAnsi" w:hAnsiTheme="minorHAnsi" w:cs="Times New Roman" w:hint="default"/>
        <w:b w:val="0"/>
        <w:color w:val="auto"/>
        <w:sz w:val="20"/>
      </w:rPr>
    </w:lvl>
  </w:abstractNum>
  <w:abstractNum w:abstractNumId="37" w15:restartNumberingAfterBreak="0">
    <w:nsid w:val="37C0029C"/>
    <w:multiLevelType w:val="multilevel"/>
    <w:tmpl w:val="297E383C"/>
    <w:styleLink w:val="ArtikelSektion"/>
    <w:lvl w:ilvl="0">
      <w:start w:val="1"/>
      <w:numFmt w:val="upperRoman"/>
      <w:lvlText w:val="Article %1."/>
      <w:lvlJc w:val="left"/>
      <w:pPr>
        <w:ind w:left="0" w:firstLine="0"/>
      </w:pPr>
      <w:rPr>
        <w:color w:val="auto"/>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38403F5D"/>
    <w:multiLevelType w:val="hybridMultilevel"/>
    <w:tmpl w:val="FB7459BA"/>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9" w15:restartNumberingAfterBreak="0">
    <w:nsid w:val="3A951A51"/>
    <w:multiLevelType w:val="multilevel"/>
    <w:tmpl w:val="54E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4B59C7"/>
    <w:multiLevelType w:val="hybridMultilevel"/>
    <w:tmpl w:val="0B10D38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1" w15:restartNumberingAfterBreak="0">
    <w:nsid w:val="3C182946"/>
    <w:multiLevelType w:val="hybridMultilevel"/>
    <w:tmpl w:val="B7B4E1E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2" w15:restartNumberingAfterBreak="0">
    <w:nsid w:val="3C857FD9"/>
    <w:multiLevelType w:val="hybridMultilevel"/>
    <w:tmpl w:val="D57A35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E5326A5"/>
    <w:multiLevelType w:val="hybridMultilevel"/>
    <w:tmpl w:val="BD5AA2F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start w:val="1"/>
      <w:numFmt w:val="lowerRoman"/>
      <w:lvlText w:val="%3."/>
      <w:lvlJc w:val="right"/>
      <w:pPr>
        <w:ind w:left="1800" w:hanging="180"/>
      </w:pPr>
    </w:lvl>
    <w:lvl w:ilvl="3" w:tplc="0406000F">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4" w15:restartNumberingAfterBreak="0">
    <w:nsid w:val="439C04D2"/>
    <w:multiLevelType w:val="hybridMultilevel"/>
    <w:tmpl w:val="70A62CF2"/>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43AF53B1"/>
    <w:multiLevelType w:val="hybridMultilevel"/>
    <w:tmpl w:val="60225B4E"/>
    <w:lvl w:ilvl="0" w:tplc="E83E0E56">
      <w:start w:val="3"/>
      <w:numFmt w:val="bullet"/>
      <w:lvlText w:val="-"/>
      <w:lvlJc w:val="left"/>
      <w:pPr>
        <w:ind w:left="643" w:hanging="360"/>
      </w:pPr>
      <w:rPr>
        <w:rFonts w:ascii="Calibri" w:eastAsiaTheme="minorEastAsia" w:hAnsi="Calibri" w:cs="Calibri" w:hint="default"/>
      </w:rPr>
    </w:lvl>
    <w:lvl w:ilvl="1" w:tplc="04060003" w:tentative="1">
      <w:start w:val="1"/>
      <w:numFmt w:val="bullet"/>
      <w:lvlText w:val="o"/>
      <w:lvlJc w:val="left"/>
      <w:pPr>
        <w:ind w:left="1363" w:hanging="360"/>
      </w:pPr>
      <w:rPr>
        <w:rFonts w:ascii="Courier New" w:hAnsi="Courier New" w:cs="Courier New" w:hint="default"/>
      </w:rPr>
    </w:lvl>
    <w:lvl w:ilvl="2" w:tplc="04060005" w:tentative="1">
      <w:start w:val="1"/>
      <w:numFmt w:val="bullet"/>
      <w:lvlText w:val=""/>
      <w:lvlJc w:val="left"/>
      <w:pPr>
        <w:ind w:left="2083" w:hanging="360"/>
      </w:pPr>
      <w:rPr>
        <w:rFonts w:ascii="Wingdings" w:hAnsi="Wingdings" w:hint="default"/>
      </w:rPr>
    </w:lvl>
    <w:lvl w:ilvl="3" w:tplc="04060001" w:tentative="1">
      <w:start w:val="1"/>
      <w:numFmt w:val="bullet"/>
      <w:lvlText w:val=""/>
      <w:lvlJc w:val="left"/>
      <w:pPr>
        <w:ind w:left="2803" w:hanging="360"/>
      </w:pPr>
      <w:rPr>
        <w:rFonts w:ascii="Symbol" w:hAnsi="Symbol" w:hint="default"/>
      </w:rPr>
    </w:lvl>
    <w:lvl w:ilvl="4" w:tplc="04060003" w:tentative="1">
      <w:start w:val="1"/>
      <w:numFmt w:val="bullet"/>
      <w:lvlText w:val="o"/>
      <w:lvlJc w:val="left"/>
      <w:pPr>
        <w:ind w:left="3523" w:hanging="360"/>
      </w:pPr>
      <w:rPr>
        <w:rFonts w:ascii="Courier New" w:hAnsi="Courier New" w:cs="Courier New" w:hint="default"/>
      </w:rPr>
    </w:lvl>
    <w:lvl w:ilvl="5" w:tplc="04060005" w:tentative="1">
      <w:start w:val="1"/>
      <w:numFmt w:val="bullet"/>
      <w:lvlText w:val=""/>
      <w:lvlJc w:val="left"/>
      <w:pPr>
        <w:ind w:left="4243" w:hanging="360"/>
      </w:pPr>
      <w:rPr>
        <w:rFonts w:ascii="Wingdings" w:hAnsi="Wingdings" w:hint="default"/>
      </w:rPr>
    </w:lvl>
    <w:lvl w:ilvl="6" w:tplc="04060001" w:tentative="1">
      <w:start w:val="1"/>
      <w:numFmt w:val="bullet"/>
      <w:lvlText w:val=""/>
      <w:lvlJc w:val="left"/>
      <w:pPr>
        <w:ind w:left="4963" w:hanging="360"/>
      </w:pPr>
      <w:rPr>
        <w:rFonts w:ascii="Symbol" w:hAnsi="Symbol" w:hint="default"/>
      </w:rPr>
    </w:lvl>
    <w:lvl w:ilvl="7" w:tplc="04060003" w:tentative="1">
      <w:start w:val="1"/>
      <w:numFmt w:val="bullet"/>
      <w:lvlText w:val="o"/>
      <w:lvlJc w:val="left"/>
      <w:pPr>
        <w:ind w:left="5683" w:hanging="360"/>
      </w:pPr>
      <w:rPr>
        <w:rFonts w:ascii="Courier New" w:hAnsi="Courier New" w:cs="Courier New" w:hint="default"/>
      </w:rPr>
    </w:lvl>
    <w:lvl w:ilvl="8" w:tplc="04060005" w:tentative="1">
      <w:start w:val="1"/>
      <w:numFmt w:val="bullet"/>
      <w:lvlText w:val=""/>
      <w:lvlJc w:val="left"/>
      <w:pPr>
        <w:ind w:left="6403" w:hanging="360"/>
      </w:pPr>
      <w:rPr>
        <w:rFonts w:ascii="Wingdings" w:hAnsi="Wingdings" w:hint="default"/>
      </w:rPr>
    </w:lvl>
  </w:abstractNum>
  <w:abstractNum w:abstractNumId="46" w15:restartNumberingAfterBreak="0">
    <w:nsid w:val="448552EA"/>
    <w:multiLevelType w:val="hybridMultilevel"/>
    <w:tmpl w:val="FA0AE7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4492617D"/>
    <w:multiLevelType w:val="hybridMultilevel"/>
    <w:tmpl w:val="A96E6030"/>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8" w15:restartNumberingAfterBreak="0">
    <w:nsid w:val="44D145F7"/>
    <w:multiLevelType w:val="hybridMultilevel"/>
    <w:tmpl w:val="AA4A6D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45242F38"/>
    <w:multiLevelType w:val="multilevel"/>
    <w:tmpl w:val="4EB83D9A"/>
    <w:numStyleLink w:val="ListStyleTableNumber"/>
  </w:abstractNum>
  <w:abstractNum w:abstractNumId="50" w15:restartNumberingAfterBreak="0">
    <w:nsid w:val="47C34A23"/>
    <w:multiLevelType w:val="hybridMultilevel"/>
    <w:tmpl w:val="EAA42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8A9523D"/>
    <w:multiLevelType w:val="hybridMultilevel"/>
    <w:tmpl w:val="71BA5E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9A039E1"/>
    <w:multiLevelType w:val="hybridMultilevel"/>
    <w:tmpl w:val="F7C4D190"/>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53" w15:restartNumberingAfterBreak="0">
    <w:nsid w:val="49E40271"/>
    <w:multiLevelType w:val="hybridMultilevel"/>
    <w:tmpl w:val="9500C1E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4" w15:restartNumberingAfterBreak="0">
    <w:nsid w:val="4AB836EB"/>
    <w:multiLevelType w:val="hybridMultilevel"/>
    <w:tmpl w:val="A8E272D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5" w15:restartNumberingAfterBreak="0">
    <w:nsid w:val="4C9B0958"/>
    <w:multiLevelType w:val="hybridMultilevel"/>
    <w:tmpl w:val="4C3866FC"/>
    <w:lvl w:ilvl="0" w:tplc="27F8AA64">
      <w:start w:val="2"/>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4E1B3A66"/>
    <w:multiLevelType w:val="hybridMultilevel"/>
    <w:tmpl w:val="4474A630"/>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57" w15:restartNumberingAfterBreak="0">
    <w:nsid w:val="4E62390A"/>
    <w:multiLevelType w:val="hybridMultilevel"/>
    <w:tmpl w:val="F8624D5C"/>
    <w:lvl w:ilvl="0" w:tplc="4FEC9380">
      <w:start w:val="3"/>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EB709F3"/>
    <w:multiLevelType w:val="hybridMultilevel"/>
    <w:tmpl w:val="A96E6030"/>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9" w15:restartNumberingAfterBreak="0">
    <w:nsid w:val="4F3A2CDC"/>
    <w:multiLevelType w:val="hybridMultilevel"/>
    <w:tmpl w:val="0082BCB4"/>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50A21A2E"/>
    <w:multiLevelType w:val="multilevel"/>
    <w:tmpl w:val="F06AA7D2"/>
    <w:styleLink w:val="ListStyleNumber"/>
    <w:lvl w:ilvl="0">
      <w:start w:val="1"/>
      <w:numFmt w:val="decimal"/>
      <w:lvlText w:val="%1."/>
      <w:lvlJc w:val="left"/>
      <w:pPr>
        <w:tabs>
          <w:tab w:val="num" w:pos="284"/>
        </w:tabs>
        <w:ind w:left="284" w:hanging="284"/>
      </w:pPr>
      <w:rPr>
        <w:rFonts w:asciiTheme="minorHAnsi" w:hAnsiTheme="minorHAnsi" w:cs="Calibri" w:hint="default"/>
        <w:color w:val="auto"/>
        <w:sz w:val="22"/>
      </w:rPr>
    </w:lvl>
    <w:lvl w:ilvl="1">
      <w:start w:val="1"/>
      <w:numFmt w:val="lowerLetter"/>
      <w:pStyle w:val="Opstilling-talellerbogst2"/>
      <w:lvlText w:val="%2."/>
      <w:lvlJc w:val="left"/>
      <w:pPr>
        <w:tabs>
          <w:tab w:val="num" w:pos="567"/>
        </w:tabs>
        <w:ind w:left="568" w:hanging="284"/>
      </w:pPr>
      <w:rPr>
        <w:rFonts w:asciiTheme="minorHAnsi" w:hAnsiTheme="minorHAnsi" w:cs="Calibri" w:hint="default"/>
        <w:color w:val="auto"/>
        <w:sz w:val="22"/>
      </w:rPr>
    </w:lvl>
    <w:lvl w:ilvl="2">
      <w:start w:val="1"/>
      <w:numFmt w:val="lowerLetter"/>
      <w:pStyle w:val="Opstilling-talellerbogst3"/>
      <w:lvlText w:val="%3."/>
      <w:lvlJc w:val="left"/>
      <w:pPr>
        <w:tabs>
          <w:tab w:val="num" w:pos="851"/>
        </w:tabs>
        <w:ind w:left="852" w:hanging="284"/>
      </w:pPr>
      <w:rPr>
        <w:rFonts w:asciiTheme="minorHAnsi" w:hAnsiTheme="minorHAnsi" w:cs="Calibri" w:hint="default"/>
        <w:color w:val="auto"/>
        <w:sz w:val="22"/>
      </w:rPr>
    </w:lvl>
    <w:lvl w:ilvl="3">
      <w:start w:val="1"/>
      <w:numFmt w:val="lowerLetter"/>
      <w:pStyle w:val="Opstilling-talellerbogst4"/>
      <w:lvlText w:val="%4."/>
      <w:lvlJc w:val="left"/>
      <w:pPr>
        <w:tabs>
          <w:tab w:val="num" w:pos="1134"/>
        </w:tabs>
        <w:ind w:left="1136" w:hanging="284"/>
      </w:pPr>
      <w:rPr>
        <w:rFonts w:asciiTheme="minorHAnsi" w:hAnsiTheme="minorHAnsi" w:cs="Calibri" w:hint="default"/>
        <w:color w:val="auto"/>
        <w:sz w:val="22"/>
      </w:rPr>
    </w:lvl>
    <w:lvl w:ilvl="4">
      <w:start w:val="1"/>
      <w:numFmt w:val="lowerLetter"/>
      <w:pStyle w:val="Opstilling-talellerbogst5"/>
      <w:lvlText w:val="%5."/>
      <w:lvlJc w:val="left"/>
      <w:pPr>
        <w:tabs>
          <w:tab w:val="num" w:pos="1418"/>
        </w:tabs>
        <w:ind w:left="1420" w:hanging="284"/>
      </w:pPr>
      <w:rPr>
        <w:rFonts w:asciiTheme="minorHAnsi" w:hAnsiTheme="minorHAnsi" w:cs="Calibri" w:hint="default"/>
        <w:color w:val="auto"/>
        <w:sz w:val="22"/>
      </w:rPr>
    </w:lvl>
    <w:lvl w:ilvl="5">
      <w:start w:val="1"/>
      <w:numFmt w:val="none"/>
      <w:suff w:val="nothing"/>
      <w:lvlText w:val=""/>
      <w:lvlJc w:val="left"/>
      <w:pPr>
        <w:ind w:left="1418" w:firstLine="2"/>
      </w:pPr>
      <w:rPr>
        <w:rFonts w:asciiTheme="minorHAnsi" w:hAnsiTheme="minorHAnsi" w:cs="Calibri" w:hint="default"/>
        <w:color w:val="auto"/>
        <w:sz w:val="22"/>
      </w:rPr>
    </w:lvl>
    <w:lvl w:ilvl="6">
      <w:start w:val="1"/>
      <w:numFmt w:val="none"/>
      <w:suff w:val="nothing"/>
      <w:lvlText w:val=""/>
      <w:lvlJc w:val="left"/>
      <w:pPr>
        <w:ind w:left="1418" w:firstLine="0"/>
      </w:pPr>
      <w:rPr>
        <w:rFonts w:asciiTheme="minorHAnsi" w:hAnsiTheme="minorHAnsi" w:cs="Calibri" w:hint="default"/>
        <w:color w:val="auto"/>
        <w:sz w:val="22"/>
      </w:rPr>
    </w:lvl>
    <w:lvl w:ilvl="7">
      <w:start w:val="1"/>
      <w:numFmt w:val="none"/>
      <w:suff w:val="nothing"/>
      <w:lvlText w:val="%8"/>
      <w:lvlJc w:val="left"/>
      <w:pPr>
        <w:ind w:left="1418" w:firstLine="0"/>
      </w:pPr>
      <w:rPr>
        <w:rFonts w:asciiTheme="minorHAnsi" w:hAnsiTheme="minorHAnsi" w:cs="Calibri" w:hint="default"/>
        <w:color w:val="auto"/>
        <w:sz w:val="22"/>
      </w:rPr>
    </w:lvl>
    <w:lvl w:ilvl="8">
      <w:start w:val="1"/>
      <w:numFmt w:val="none"/>
      <w:lvlText w:val="%9"/>
      <w:lvlJc w:val="left"/>
      <w:pPr>
        <w:ind w:left="1418" w:firstLine="0"/>
      </w:pPr>
      <w:rPr>
        <w:rFonts w:asciiTheme="minorHAnsi" w:hAnsiTheme="minorHAnsi" w:cs="Calibri" w:hint="default"/>
        <w:color w:val="auto"/>
        <w:sz w:val="22"/>
      </w:rPr>
    </w:lvl>
  </w:abstractNum>
  <w:abstractNum w:abstractNumId="61" w15:restartNumberingAfterBreak="0">
    <w:nsid w:val="50D5359C"/>
    <w:multiLevelType w:val="multilevel"/>
    <w:tmpl w:val="FD843C4E"/>
    <w:lvl w:ilvl="0">
      <w:start w:val="1"/>
      <w:numFmt w:val="bullet"/>
      <w:lvlText w:val=""/>
      <w:lvlJc w:val="left"/>
      <w:pPr>
        <w:tabs>
          <w:tab w:val="num" w:pos="283"/>
        </w:tabs>
        <w:ind w:left="283" w:hanging="283"/>
      </w:pPr>
      <w:rPr>
        <w:rFonts w:ascii="Symbol" w:hAnsi="Symbol" w:hint="default"/>
        <w:b w:val="0"/>
        <w:color w:val="auto"/>
        <w:sz w:val="20"/>
      </w:rPr>
    </w:lvl>
    <w:lvl w:ilvl="1">
      <w:start w:val="1"/>
      <w:numFmt w:val="lowerLetter"/>
      <w:lvlText w:val="%2."/>
      <w:lvlJc w:val="left"/>
      <w:pPr>
        <w:tabs>
          <w:tab w:val="num" w:pos="567"/>
        </w:tabs>
        <w:ind w:left="567" w:hanging="284"/>
      </w:pPr>
      <w:rPr>
        <w:rFonts w:cs="Times New Roman" w:hint="default"/>
        <w:b w:val="0"/>
        <w:color w:val="auto"/>
        <w:sz w:val="20"/>
      </w:rPr>
    </w:lvl>
    <w:lvl w:ilvl="2">
      <w:start w:val="1"/>
      <w:numFmt w:val="lowerLetter"/>
      <w:lvlText w:val="%3."/>
      <w:lvlJc w:val="left"/>
      <w:pPr>
        <w:tabs>
          <w:tab w:val="num" w:pos="850"/>
        </w:tabs>
        <w:ind w:left="850" w:hanging="283"/>
      </w:pPr>
      <w:rPr>
        <w:rFonts w:cs="Times New Roman" w:hint="default"/>
        <w:b w:val="0"/>
        <w:color w:val="auto"/>
        <w:sz w:val="20"/>
      </w:rPr>
    </w:lvl>
    <w:lvl w:ilvl="3">
      <w:start w:val="1"/>
      <w:numFmt w:val="lowerLetter"/>
      <w:lvlText w:val="%4."/>
      <w:lvlJc w:val="left"/>
      <w:pPr>
        <w:tabs>
          <w:tab w:val="num" w:pos="1134"/>
        </w:tabs>
        <w:ind w:left="1134" w:hanging="284"/>
      </w:pPr>
      <w:rPr>
        <w:rFonts w:cs="Times New Roman" w:hint="default"/>
        <w:b w:val="0"/>
        <w:color w:val="auto"/>
        <w:sz w:val="20"/>
      </w:rPr>
    </w:lvl>
    <w:lvl w:ilvl="4">
      <w:start w:val="1"/>
      <w:numFmt w:val="lowerLetter"/>
      <w:lvlText w:val="%5."/>
      <w:lvlJc w:val="left"/>
      <w:pPr>
        <w:tabs>
          <w:tab w:val="num" w:pos="1417"/>
        </w:tabs>
        <w:ind w:left="1417" w:hanging="283"/>
      </w:pPr>
      <w:rPr>
        <w:rFonts w:cs="Times New Roman" w:hint="default"/>
        <w:b w:val="0"/>
        <w:color w:val="auto"/>
        <w:sz w:val="20"/>
      </w:rPr>
    </w:lvl>
    <w:lvl w:ilvl="5">
      <w:start w:val="1"/>
      <w:numFmt w:val="none"/>
      <w:suff w:val="nothing"/>
      <w:lvlText w:val=""/>
      <w:lvlJc w:val="left"/>
      <w:pPr>
        <w:ind w:left="425" w:hanging="425"/>
      </w:pPr>
      <w:rPr>
        <w:rFonts w:ascii="Franklin Gothic Medium" w:hAnsi="Franklin Gothic Medium" w:cs="Times New Roman" w:hint="default"/>
        <w:b w:val="0"/>
        <w:color w:val="auto"/>
        <w:sz w:val="22"/>
      </w:rPr>
    </w:lvl>
    <w:lvl w:ilvl="6">
      <w:start w:val="1"/>
      <w:numFmt w:val="none"/>
      <w:suff w:val="nothing"/>
      <w:lvlText w:val=""/>
      <w:lvlJc w:val="left"/>
      <w:pPr>
        <w:ind w:left="425" w:hanging="425"/>
      </w:pPr>
      <w:rPr>
        <w:rFonts w:ascii="Franklin Gothic Medium" w:hAnsi="Franklin Gothic Medium" w:cs="Times New Roman" w:hint="default"/>
        <w:b w:val="0"/>
        <w:color w:val="auto"/>
        <w:sz w:val="22"/>
      </w:rPr>
    </w:lvl>
    <w:lvl w:ilvl="7">
      <w:start w:val="1"/>
      <w:numFmt w:val="none"/>
      <w:suff w:val="nothing"/>
      <w:lvlText w:val=""/>
      <w:lvlJc w:val="left"/>
      <w:pPr>
        <w:ind w:left="425" w:hanging="425"/>
      </w:pPr>
      <w:rPr>
        <w:rFonts w:ascii="Franklin Gothic Medium" w:hAnsi="Franklin Gothic Medium" w:cs="Times New Roman" w:hint="default"/>
        <w:b w:val="0"/>
        <w:color w:val="auto"/>
        <w:sz w:val="22"/>
      </w:rPr>
    </w:lvl>
    <w:lvl w:ilvl="8">
      <w:start w:val="1"/>
      <w:numFmt w:val="none"/>
      <w:suff w:val="nothing"/>
      <w:lvlText w:val=""/>
      <w:lvlJc w:val="left"/>
      <w:pPr>
        <w:ind w:left="425" w:hanging="425"/>
      </w:pPr>
      <w:rPr>
        <w:rFonts w:ascii="Franklin Gothic Medium" w:hAnsi="Franklin Gothic Medium" w:cs="Times New Roman" w:hint="default"/>
        <w:b w:val="0"/>
        <w:color w:val="auto"/>
        <w:sz w:val="22"/>
      </w:rPr>
    </w:lvl>
  </w:abstractNum>
  <w:abstractNum w:abstractNumId="62" w15:restartNumberingAfterBreak="0">
    <w:nsid w:val="50E4075D"/>
    <w:multiLevelType w:val="hybridMultilevel"/>
    <w:tmpl w:val="5D04CD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1707315"/>
    <w:multiLevelType w:val="hybridMultilevel"/>
    <w:tmpl w:val="8A9AD6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5340034C"/>
    <w:multiLevelType w:val="hybridMultilevel"/>
    <w:tmpl w:val="43A46E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43E28AC"/>
    <w:multiLevelType w:val="hybridMultilevel"/>
    <w:tmpl w:val="0588A02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6" w15:restartNumberingAfterBreak="0">
    <w:nsid w:val="56CF792B"/>
    <w:multiLevelType w:val="hybridMultilevel"/>
    <w:tmpl w:val="7D78069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67" w15:restartNumberingAfterBreak="0">
    <w:nsid w:val="58601588"/>
    <w:multiLevelType w:val="hybridMultilevel"/>
    <w:tmpl w:val="5AF01802"/>
    <w:lvl w:ilvl="0" w:tplc="04060001">
      <w:start w:val="1"/>
      <w:numFmt w:val="bullet"/>
      <w:lvlText w:val=""/>
      <w:lvlJc w:val="left"/>
      <w:pPr>
        <w:ind w:left="1003" w:hanging="360"/>
      </w:pPr>
      <w:rPr>
        <w:rFonts w:ascii="Symbol" w:hAnsi="Symbol" w:hint="default"/>
      </w:rPr>
    </w:lvl>
    <w:lvl w:ilvl="1" w:tplc="04060003" w:tentative="1">
      <w:start w:val="1"/>
      <w:numFmt w:val="bullet"/>
      <w:lvlText w:val="o"/>
      <w:lvlJc w:val="left"/>
      <w:pPr>
        <w:ind w:left="1723" w:hanging="360"/>
      </w:pPr>
      <w:rPr>
        <w:rFonts w:ascii="Courier New" w:hAnsi="Courier New" w:cs="Courier New" w:hint="default"/>
      </w:rPr>
    </w:lvl>
    <w:lvl w:ilvl="2" w:tplc="04060005" w:tentative="1">
      <w:start w:val="1"/>
      <w:numFmt w:val="bullet"/>
      <w:lvlText w:val=""/>
      <w:lvlJc w:val="left"/>
      <w:pPr>
        <w:ind w:left="2443" w:hanging="360"/>
      </w:pPr>
      <w:rPr>
        <w:rFonts w:ascii="Wingdings" w:hAnsi="Wingdings" w:hint="default"/>
      </w:rPr>
    </w:lvl>
    <w:lvl w:ilvl="3" w:tplc="04060001" w:tentative="1">
      <w:start w:val="1"/>
      <w:numFmt w:val="bullet"/>
      <w:lvlText w:val=""/>
      <w:lvlJc w:val="left"/>
      <w:pPr>
        <w:ind w:left="3163" w:hanging="360"/>
      </w:pPr>
      <w:rPr>
        <w:rFonts w:ascii="Symbol" w:hAnsi="Symbol" w:hint="default"/>
      </w:rPr>
    </w:lvl>
    <w:lvl w:ilvl="4" w:tplc="04060003" w:tentative="1">
      <w:start w:val="1"/>
      <w:numFmt w:val="bullet"/>
      <w:lvlText w:val="o"/>
      <w:lvlJc w:val="left"/>
      <w:pPr>
        <w:ind w:left="3883" w:hanging="360"/>
      </w:pPr>
      <w:rPr>
        <w:rFonts w:ascii="Courier New" w:hAnsi="Courier New" w:cs="Courier New" w:hint="default"/>
      </w:rPr>
    </w:lvl>
    <w:lvl w:ilvl="5" w:tplc="04060005" w:tentative="1">
      <w:start w:val="1"/>
      <w:numFmt w:val="bullet"/>
      <w:lvlText w:val=""/>
      <w:lvlJc w:val="left"/>
      <w:pPr>
        <w:ind w:left="4603" w:hanging="360"/>
      </w:pPr>
      <w:rPr>
        <w:rFonts w:ascii="Wingdings" w:hAnsi="Wingdings" w:hint="default"/>
      </w:rPr>
    </w:lvl>
    <w:lvl w:ilvl="6" w:tplc="04060001" w:tentative="1">
      <w:start w:val="1"/>
      <w:numFmt w:val="bullet"/>
      <w:lvlText w:val=""/>
      <w:lvlJc w:val="left"/>
      <w:pPr>
        <w:ind w:left="5323" w:hanging="360"/>
      </w:pPr>
      <w:rPr>
        <w:rFonts w:ascii="Symbol" w:hAnsi="Symbol" w:hint="default"/>
      </w:rPr>
    </w:lvl>
    <w:lvl w:ilvl="7" w:tplc="04060003" w:tentative="1">
      <w:start w:val="1"/>
      <w:numFmt w:val="bullet"/>
      <w:lvlText w:val="o"/>
      <w:lvlJc w:val="left"/>
      <w:pPr>
        <w:ind w:left="6043" w:hanging="360"/>
      </w:pPr>
      <w:rPr>
        <w:rFonts w:ascii="Courier New" w:hAnsi="Courier New" w:cs="Courier New" w:hint="default"/>
      </w:rPr>
    </w:lvl>
    <w:lvl w:ilvl="8" w:tplc="04060005" w:tentative="1">
      <w:start w:val="1"/>
      <w:numFmt w:val="bullet"/>
      <w:lvlText w:val=""/>
      <w:lvlJc w:val="left"/>
      <w:pPr>
        <w:ind w:left="6763" w:hanging="360"/>
      </w:pPr>
      <w:rPr>
        <w:rFonts w:ascii="Wingdings" w:hAnsi="Wingdings" w:hint="default"/>
      </w:rPr>
    </w:lvl>
  </w:abstractNum>
  <w:abstractNum w:abstractNumId="68" w15:restartNumberingAfterBreak="0">
    <w:nsid w:val="58A91F04"/>
    <w:multiLevelType w:val="hybridMultilevel"/>
    <w:tmpl w:val="1DD0200A"/>
    <w:lvl w:ilvl="0" w:tplc="83B2DFB4">
      <w:start w:val="1"/>
      <w:numFmt w:val="bullet"/>
      <w:lvlText w:val="•"/>
      <w:lvlJc w:val="left"/>
      <w:pPr>
        <w:tabs>
          <w:tab w:val="num" w:pos="360"/>
        </w:tabs>
        <w:ind w:left="360" w:hanging="360"/>
      </w:pPr>
      <w:rPr>
        <w:rFonts w:ascii="Arial" w:hAnsi="Arial" w:hint="default"/>
      </w:rPr>
    </w:lvl>
    <w:lvl w:ilvl="1" w:tplc="B2284E2E" w:tentative="1">
      <w:start w:val="1"/>
      <w:numFmt w:val="bullet"/>
      <w:lvlText w:val="•"/>
      <w:lvlJc w:val="left"/>
      <w:pPr>
        <w:tabs>
          <w:tab w:val="num" w:pos="1080"/>
        </w:tabs>
        <w:ind w:left="1080" w:hanging="360"/>
      </w:pPr>
      <w:rPr>
        <w:rFonts w:ascii="Arial" w:hAnsi="Arial" w:hint="default"/>
      </w:rPr>
    </w:lvl>
    <w:lvl w:ilvl="2" w:tplc="A98C0ED2" w:tentative="1">
      <w:start w:val="1"/>
      <w:numFmt w:val="bullet"/>
      <w:lvlText w:val="•"/>
      <w:lvlJc w:val="left"/>
      <w:pPr>
        <w:tabs>
          <w:tab w:val="num" w:pos="1800"/>
        </w:tabs>
        <w:ind w:left="1800" w:hanging="360"/>
      </w:pPr>
      <w:rPr>
        <w:rFonts w:ascii="Arial" w:hAnsi="Arial" w:hint="default"/>
      </w:rPr>
    </w:lvl>
    <w:lvl w:ilvl="3" w:tplc="DE8C53C4" w:tentative="1">
      <w:start w:val="1"/>
      <w:numFmt w:val="bullet"/>
      <w:lvlText w:val="•"/>
      <w:lvlJc w:val="left"/>
      <w:pPr>
        <w:tabs>
          <w:tab w:val="num" w:pos="2520"/>
        </w:tabs>
        <w:ind w:left="2520" w:hanging="360"/>
      </w:pPr>
      <w:rPr>
        <w:rFonts w:ascii="Arial" w:hAnsi="Arial" w:hint="default"/>
      </w:rPr>
    </w:lvl>
    <w:lvl w:ilvl="4" w:tplc="E656122A" w:tentative="1">
      <w:start w:val="1"/>
      <w:numFmt w:val="bullet"/>
      <w:lvlText w:val="•"/>
      <w:lvlJc w:val="left"/>
      <w:pPr>
        <w:tabs>
          <w:tab w:val="num" w:pos="3240"/>
        </w:tabs>
        <w:ind w:left="3240" w:hanging="360"/>
      </w:pPr>
      <w:rPr>
        <w:rFonts w:ascii="Arial" w:hAnsi="Arial" w:hint="default"/>
      </w:rPr>
    </w:lvl>
    <w:lvl w:ilvl="5" w:tplc="26981F14" w:tentative="1">
      <w:start w:val="1"/>
      <w:numFmt w:val="bullet"/>
      <w:lvlText w:val="•"/>
      <w:lvlJc w:val="left"/>
      <w:pPr>
        <w:tabs>
          <w:tab w:val="num" w:pos="3960"/>
        </w:tabs>
        <w:ind w:left="3960" w:hanging="360"/>
      </w:pPr>
      <w:rPr>
        <w:rFonts w:ascii="Arial" w:hAnsi="Arial" w:hint="default"/>
      </w:rPr>
    </w:lvl>
    <w:lvl w:ilvl="6" w:tplc="97BEBAEE" w:tentative="1">
      <w:start w:val="1"/>
      <w:numFmt w:val="bullet"/>
      <w:lvlText w:val="•"/>
      <w:lvlJc w:val="left"/>
      <w:pPr>
        <w:tabs>
          <w:tab w:val="num" w:pos="4680"/>
        </w:tabs>
        <w:ind w:left="4680" w:hanging="360"/>
      </w:pPr>
      <w:rPr>
        <w:rFonts w:ascii="Arial" w:hAnsi="Arial" w:hint="default"/>
      </w:rPr>
    </w:lvl>
    <w:lvl w:ilvl="7" w:tplc="CC2411B4" w:tentative="1">
      <w:start w:val="1"/>
      <w:numFmt w:val="bullet"/>
      <w:lvlText w:val="•"/>
      <w:lvlJc w:val="left"/>
      <w:pPr>
        <w:tabs>
          <w:tab w:val="num" w:pos="5400"/>
        </w:tabs>
        <w:ind w:left="5400" w:hanging="360"/>
      </w:pPr>
      <w:rPr>
        <w:rFonts w:ascii="Arial" w:hAnsi="Arial" w:hint="default"/>
      </w:rPr>
    </w:lvl>
    <w:lvl w:ilvl="8" w:tplc="74984E6C" w:tentative="1">
      <w:start w:val="1"/>
      <w:numFmt w:val="bullet"/>
      <w:lvlText w:val="•"/>
      <w:lvlJc w:val="left"/>
      <w:pPr>
        <w:tabs>
          <w:tab w:val="num" w:pos="6120"/>
        </w:tabs>
        <w:ind w:left="6120" w:hanging="360"/>
      </w:pPr>
      <w:rPr>
        <w:rFonts w:ascii="Arial" w:hAnsi="Arial" w:hint="default"/>
      </w:rPr>
    </w:lvl>
  </w:abstractNum>
  <w:abstractNum w:abstractNumId="69" w15:restartNumberingAfterBreak="0">
    <w:nsid w:val="5AE128DC"/>
    <w:multiLevelType w:val="hybridMultilevel"/>
    <w:tmpl w:val="943C503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0" w15:restartNumberingAfterBreak="0">
    <w:nsid w:val="5F1459C3"/>
    <w:multiLevelType w:val="multilevel"/>
    <w:tmpl w:val="AD88B36C"/>
    <w:lvl w:ilvl="0">
      <w:start w:val="1"/>
      <w:numFmt w:val="bullet"/>
      <w:lvlText w:val=""/>
      <w:lvlJc w:val="left"/>
      <w:pPr>
        <w:tabs>
          <w:tab w:val="num" w:pos="283"/>
        </w:tabs>
        <w:ind w:left="283" w:hanging="283"/>
      </w:pPr>
      <w:rPr>
        <w:rFonts w:ascii="Symbol" w:hAnsi="Symbol" w:hint="default"/>
        <w:b w:val="0"/>
        <w:color w:val="auto"/>
        <w:sz w:val="20"/>
      </w:rPr>
    </w:lvl>
    <w:lvl w:ilvl="1">
      <w:start w:val="1"/>
      <w:numFmt w:val="lowerLetter"/>
      <w:lvlText w:val="%2."/>
      <w:lvlJc w:val="left"/>
      <w:pPr>
        <w:tabs>
          <w:tab w:val="num" w:pos="567"/>
        </w:tabs>
        <w:ind w:left="567" w:hanging="284"/>
      </w:pPr>
      <w:rPr>
        <w:rFonts w:cs="Times New Roman" w:hint="default"/>
        <w:b w:val="0"/>
        <w:color w:val="auto"/>
        <w:sz w:val="20"/>
      </w:rPr>
    </w:lvl>
    <w:lvl w:ilvl="2">
      <w:start w:val="1"/>
      <w:numFmt w:val="lowerLetter"/>
      <w:lvlText w:val="%3."/>
      <w:lvlJc w:val="left"/>
      <w:pPr>
        <w:tabs>
          <w:tab w:val="num" w:pos="850"/>
        </w:tabs>
        <w:ind w:left="850" w:hanging="283"/>
      </w:pPr>
      <w:rPr>
        <w:rFonts w:cs="Times New Roman" w:hint="default"/>
        <w:b w:val="0"/>
        <w:color w:val="auto"/>
        <w:sz w:val="20"/>
      </w:rPr>
    </w:lvl>
    <w:lvl w:ilvl="3">
      <w:start w:val="1"/>
      <w:numFmt w:val="lowerLetter"/>
      <w:lvlText w:val="%4."/>
      <w:lvlJc w:val="left"/>
      <w:pPr>
        <w:tabs>
          <w:tab w:val="num" w:pos="1134"/>
        </w:tabs>
        <w:ind w:left="1134" w:hanging="284"/>
      </w:pPr>
      <w:rPr>
        <w:rFonts w:cs="Times New Roman" w:hint="default"/>
        <w:b w:val="0"/>
        <w:color w:val="auto"/>
        <w:sz w:val="20"/>
      </w:rPr>
    </w:lvl>
    <w:lvl w:ilvl="4">
      <w:start w:val="1"/>
      <w:numFmt w:val="lowerLetter"/>
      <w:lvlText w:val="%5."/>
      <w:lvlJc w:val="left"/>
      <w:pPr>
        <w:tabs>
          <w:tab w:val="num" w:pos="1417"/>
        </w:tabs>
        <w:ind w:left="1417" w:hanging="283"/>
      </w:pPr>
      <w:rPr>
        <w:rFonts w:cs="Times New Roman" w:hint="default"/>
        <w:b w:val="0"/>
        <w:color w:val="auto"/>
        <w:sz w:val="20"/>
      </w:rPr>
    </w:lvl>
    <w:lvl w:ilvl="5">
      <w:start w:val="1"/>
      <w:numFmt w:val="none"/>
      <w:suff w:val="nothing"/>
      <w:lvlText w:val=""/>
      <w:lvlJc w:val="left"/>
      <w:pPr>
        <w:ind w:left="425" w:hanging="425"/>
      </w:pPr>
      <w:rPr>
        <w:rFonts w:ascii="Franklin Gothic Medium" w:hAnsi="Franklin Gothic Medium" w:cs="Times New Roman" w:hint="default"/>
        <w:b w:val="0"/>
        <w:color w:val="auto"/>
        <w:sz w:val="22"/>
      </w:rPr>
    </w:lvl>
    <w:lvl w:ilvl="6">
      <w:start w:val="1"/>
      <w:numFmt w:val="none"/>
      <w:suff w:val="nothing"/>
      <w:lvlText w:val=""/>
      <w:lvlJc w:val="left"/>
      <w:pPr>
        <w:ind w:left="425" w:hanging="425"/>
      </w:pPr>
      <w:rPr>
        <w:rFonts w:ascii="Franklin Gothic Medium" w:hAnsi="Franklin Gothic Medium" w:cs="Times New Roman" w:hint="default"/>
        <w:b w:val="0"/>
        <w:color w:val="auto"/>
        <w:sz w:val="22"/>
      </w:rPr>
    </w:lvl>
    <w:lvl w:ilvl="7">
      <w:start w:val="1"/>
      <w:numFmt w:val="none"/>
      <w:suff w:val="nothing"/>
      <w:lvlText w:val=""/>
      <w:lvlJc w:val="left"/>
      <w:pPr>
        <w:ind w:left="425" w:hanging="425"/>
      </w:pPr>
      <w:rPr>
        <w:rFonts w:ascii="Franklin Gothic Medium" w:hAnsi="Franklin Gothic Medium" w:cs="Times New Roman" w:hint="default"/>
        <w:b w:val="0"/>
        <w:color w:val="auto"/>
        <w:sz w:val="22"/>
      </w:rPr>
    </w:lvl>
    <w:lvl w:ilvl="8">
      <w:start w:val="1"/>
      <w:numFmt w:val="none"/>
      <w:suff w:val="nothing"/>
      <w:lvlText w:val=""/>
      <w:lvlJc w:val="left"/>
      <w:pPr>
        <w:ind w:left="425" w:hanging="425"/>
      </w:pPr>
      <w:rPr>
        <w:rFonts w:ascii="Franklin Gothic Medium" w:hAnsi="Franklin Gothic Medium" w:cs="Times New Roman" w:hint="default"/>
        <w:b w:val="0"/>
        <w:color w:val="auto"/>
        <w:sz w:val="22"/>
      </w:rPr>
    </w:lvl>
  </w:abstractNum>
  <w:abstractNum w:abstractNumId="71" w15:restartNumberingAfterBreak="0">
    <w:nsid w:val="604A4812"/>
    <w:multiLevelType w:val="hybridMultilevel"/>
    <w:tmpl w:val="9446AD82"/>
    <w:lvl w:ilvl="0" w:tplc="AD82BEF0">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61B36581"/>
    <w:multiLevelType w:val="hybridMultilevel"/>
    <w:tmpl w:val="BD3AE67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3" w15:restartNumberingAfterBreak="0">
    <w:nsid w:val="61BE6F23"/>
    <w:multiLevelType w:val="hybridMultilevel"/>
    <w:tmpl w:val="B86E0DDE"/>
    <w:lvl w:ilvl="0" w:tplc="27F8AA64">
      <w:start w:val="2"/>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647406BD"/>
    <w:multiLevelType w:val="hybridMultilevel"/>
    <w:tmpl w:val="6DACE7F2"/>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65023F1C"/>
    <w:multiLevelType w:val="hybridMultilevel"/>
    <w:tmpl w:val="9C6EB040"/>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6599717A"/>
    <w:multiLevelType w:val="hybridMultilevel"/>
    <w:tmpl w:val="A9F4A82C"/>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6733685C"/>
    <w:multiLevelType w:val="hybridMultilevel"/>
    <w:tmpl w:val="B4C6B5A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68E86925"/>
    <w:multiLevelType w:val="multilevel"/>
    <w:tmpl w:val="32147EA4"/>
    <w:lvl w:ilvl="0">
      <w:start w:val="1"/>
      <w:numFmt w:val="bullet"/>
      <w:lvlRestart w:val="0"/>
      <w:pStyle w:val="Tabel-opstilling-punkttegn"/>
      <w:lvlText w:val=""/>
      <w:lvlJc w:val="left"/>
      <w:pPr>
        <w:tabs>
          <w:tab w:val="num" w:pos="567"/>
        </w:tabs>
        <w:ind w:left="567" w:hanging="283"/>
      </w:pPr>
      <w:rPr>
        <w:rFonts w:ascii="Symbol" w:hAnsi="Symbol" w:hint="default"/>
        <w:b w:val="0"/>
        <w:color w:val="auto"/>
        <w:sz w:val="20"/>
      </w:rPr>
    </w:lvl>
    <w:lvl w:ilvl="1">
      <w:start w:val="1"/>
      <w:numFmt w:val="bullet"/>
      <w:pStyle w:val="Tabel-opstilling-punkttegn2"/>
      <w:lvlText w:val="–"/>
      <w:lvlJc w:val="left"/>
      <w:pPr>
        <w:tabs>
          <w:tab w:val="num" w:pos="851"/>
        </w:tabs>
        <w:ind w:left="851" w:hanging="284"/>
      </w:pPr>
      <w:rPr>
        <w:rFonts w:ascii="Calibri" w:hAnsi="Calibri" w:hint="default"/>
        <w:b w:val="0"/>
        <w:color w:val="00454E"/>
        <w:sz w:val="20"/>
      </w:rPr>
    </w:lvl>
    <w:lvl w:ilvl="2">
      <w:start w:val="1"/>
      <w:numFmt w:val="none"/>
      <w:suff w:val="nothing"/>
      <w:lvlText w:val=""/>
      <w:lvlJc w:val="left"/>
      <w:pPr>
        <w:ind w:left="0" w:firstLine="0"/>
      </w:pPr>
      <w:rPr>
        <w:rFonts w:ascii="Franklin Gothic Medium" w:hAnsi="Franklin Gothic Medium" w:cs="Times New Roman" w:hint="default"/>
        <w:b w:val="0"/>
        <w:color w:val="auto"/>
        <w:sz w:val="28"/>
      </w:rPr>
    </w:lvl>
    <w:lvl w:ilvl="3">
      <w:start w:val="1"/>
      <w:numFmt w:val="none"/>
      <w:suff w:val="nothing"/>
      <w:lvlText w:val=""/>
      <w:lvlJc w:val="left"/>
      <w:pPr>
        <w:ind w:left="0" w:firstLine="0"/>
      </w:pPr>
      <w:rPr>
        <w:rFonts w:ascii="Franklin Gothic Medium" w:hAnsi="Franklin Gothic Medium" w:cs="Times New Roman" w:hint="default"/>
        <w:b w:val="0"/>
        <w:color w:val="auto"/>
        <w:sz w:val="22"/>
      </w:rPr>
    </w:lvl>
    <w:lvl w:ilvl="4">
      <w:start w:val="1"/>
      <w:numFmt w:val="none"/>
      <w:suff w:val="nothing"/>
      <w:lvlText w:val=""/>
      <w:lvlJc w:val="left"/>
      <w:pPr>
        <w:ind w:left="0" w:firstLine="0"/>
      </w:pPr>
      <w:rPr>
        <w:rFonts w:ascii="Franklin Gothic Medium" w:hAnsi="Franklin Gothic Medium" w:cs="Times New Roman" w:hint="default"/>
        <w:b w:val="0"/>
        <w:color w:val="auto"/>
        <w:sz w:val="22"/>
      </w:rPr>
    </w:lvl>
    <w:lvl w:ilvl="5">
      <w:start w:val="1"/>
      <w:numFmt w:val="none"/>
      <w:suff w:val="nothing"/>
      <w:lvlText w:val=""/>
      <w:lvlJc w:val="left"/>
      <w:pPr>
        <w:ind w:left="0" w:firstLine="0"/>
      </w:pPr>
      <w:rPr>
        <w:rFonts w:ascii="Franklin Gothic Medium" w:hAnsi="Franklin Gothic Medium" w:cs="Times New Roman" w:hint="default"/>
        <w:b w:val="0"/>
        <w:color w:val="auto"/>
        <w:sz w:val="22"/>
      </w:rPr>
    </w:lvl>
    <w:lvl w:ilvl="6">
      <w:start w:val="1"/>
      <w:numFmt w:val="none"/>
      <w:suff w:val="nothing"/>
      <w:lvlText w:val=""/>
      <w:lvlJc w:val="left"/>
      <w:pPr>
        <w:ind w:left="0" w:firstLine="0"/>
      </w:pPr>
      <w:rPr>
        <w:rFonts w:ascii="Franklin Gothic Medium" w:hAnsi="Franklin Gothic Medium" w:cs="Times New Roman" w:hint="default"/>
        <w:b w:val="0"/>
        <w:color w:val="auto"/>
        <w:sz w:val="22"/>
      </w:rPr>
    </w:lvl>
    <w:lvl w:ilvl="7">
      <w:start w:val="1"/>
      <w:numFmt w:val="none"/>
      <w:suff w:val="nothing"/>
      <w:lvlText w:val=""/>
      <w:lvlJc w:val="left"/>
      <w:pPr>
        <w:ind w:left="0" w:firstLine="0"/>
      </w:pPr>
      <w:rPr>
        <w:rFonts w:ascii="Franklin Gothic Medium" w:hAnsi="Franklin Gothic Medium" w:cs="Times New Roman" w:hint="default"/>
        <w:b w:val="0"/>
        <w:color w:val="auto"/>
        <w:sz w:val="22"/>
      </w:rPr>
    </w:lvl>
    <w:lvl w:ilvl="8">
      <w:start w:val="1"/>
      <w:numFmt w:val="none"/>
      <w:suff w:val="nothing"/>
      <w:lvlText w:val=""/>
      <w:lvlJc w:val="left"/>
      <w:pPr>
        <w:ind w:left="0" w:firstLine="0"/>
      </w:pPr>
      <w:rPr>
        <w:rFonts w:ascii="Franklin Gothic Medium" w:hAnsi="Franklin Gothic Medium" w:cs="Times New Roman" w:hint="default"/>
        <w:b w:val="0"/>
        <w:color w:val="auto"/>
        <w:sz w:val="22"/>
      </w:rPr>
    </w:lvl>
  </w:abstractNum>
  <w:abstractNum w:abstractNumId="79" w15:restartNumberingAfterBreak="0">
    <w:nsid w:val="697D3135"/>
    <w:multiLevelType w:val="hybridMultilevel"/>
    <w:tmpl w:val="07B4FC0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A905320"/>
    <w:multiLevelType w:val="multilevel"/>
    <w:tmpl w:val="816A3956"/>
    <w:lvl w:ilvl="0">
      <w:start w:val="1"/>
      <w:numFmt w:val="decimal"/>
      <w:lvlRestart w:val="0"/>
      <w:pStyle w:val="Opstilling-talellerbogst"/>
      <w:lvlText w:val="%1."/>
      <w:lvlJc w:val="left"/>
      <w:pPr>
        <w:tabs>
          <w:tab w:val="num" w:pos="283"/>
        </w:tabs>
        <w:ind w:left="283" w:hanging="283"/>
      </w:pPr>
      <w:rPr>
        <w:rFonts w:asciiTheme="minorHAnsi" w:hAnsiTheme="minorHAnsi" w:cs="Arial" w:hint="default"/>
        <w:b w:val="0"/>
        <w:color w:val="auto"/>
        <w:sz w:val="22"/>
        <w:szCs w:val="22"/>
      </w:rPr>
    </w:lvl>
    <w:lvl w:ilvl="1">
      <w:start w:val="1"/>
      <w:numFmt w:val="lowerLetter"/>
      <w:lvlText w:val="%2."/>
      <w:lvlJc w:val="left"/>
      <w:pPr>
        <w:tabs>
          <w:tab w:val="num" w:pos="567"/>
        </w:tabs>
        <w:ind w:left="567" w:hanging="284"/>
      </w:pPr>
      <w:rPr>
        <w:rFonts w:cs="Times New Roman" w:hint="default"/>
        <w:b w:val="0"/>
        <w:color w:val="auto"/>
        <w:sz w:val="20"/>
      </w:rPr>
    </w:lvl>
    <w:lvl w:ilvl="2">
      <w:start w:val="1"/>
      <w:numFmt w:val="lowerLetter"/>
      <w:lvlText w:val="%3."/>
      <w:lvlJc w:val="left"/>
      <w:pPr>
        <w:tabs>
          <w:tab w:val="num" w:pos="850"/>
        </w:tabs>
        <w:ind w:left="850" w:hanging="283"/>
      </w:pPr>
      <w:rPr>
        <w:rFonts w:cs="Times New Roman" w:hint="default"/>
        <w:b w:val="0"/>
        <w:color w:val="auto"/>
        <w:sz w:val="20"/>
      </w:rPr>
    </w:lvl>
    <w:lvl w:ilvl="3">
      <w:start w:val="1"/>
      <w:numFmt w:val="lowerLetter"/>
      <w:lvlText w:val="%4."/>
      <w:lvlJc w:val="left"/>
      <w:pPr>
        <w:tabs>
          <w:tab w:val="num" w:pos="1134"/>
        </w:tabs>
        <w:ind w:left="1134" w:hanging="284"/>
      </w:pPr>
      <w:rPr>
        <w:rFonts w:cs="Times New Roman" w:hint="default"/>
        <w:b w:val="0"/>
        <w:color w:val="auto"/>
        <w:sz w:val="20"/>
      </w:rPr>
    </w:lvl>
    <w:lvl w:ilvl="4">
      <w:start w:val="1"/>
      <w:numFmt w:val="lowerLetter"/>
      <w:lvlText w:val="%5."/>
      <w:lvlJc w:val="left"/>
      <w:pPr>
        <w:tabs>
          <w:tab w:val="num" w:pos="1417"/>
        </w:tabs>
        <w:ind w:left="1417" w:hanging="283"/>
      </w:pPr>
      <w:rPr>
        <w:rFonts w:cs="Times New Roman" w:hint="default"/>
        <w:b w:val="0"/>
        <w:color w:val="auto"/>
        <w:sz w:val="20"/>
      </w:rPr>
    </w:lvl>
    <w:lvl w:ilvl="5">
      <w:start w:val="1"/>
      <w:numFmt w:val="none"/>
      <w:suff w:val="nothing"/>
      <w:lvlText w:val=""/>
      <w:lvlJc w:val="left"/>
      <w:pPr>
        <w:ind w:left="425" w:hanging="425"/>
      </w:pPr>
      <w:rPr>
        <w:rFonts w:ascii="Franklin Gothic Medium" w:hAnsi="Franklin Gothic Medium" w:cs="Times New Roman" w:hint="default"/>
        <w:b w:val="0"/>
        <w:color w:val="auto"/>
        <w:sz w:val="22"/>
      </w:rPr>
    </w:lvl>
    <w:lvl w:ilvl="6">
      <w:start w:val="1"/>
      <w:numFmt w:val="none"/>
      <w:suff w:val="nothing"/>
      <w:lvlText w:val=""/>
      <w:lvlJc w:val="left"/>
      <w:pPr>
        <w:ind w:left="425" w:hanging="425"/>
      </w:pPr>
      <w:rPr>
        <w:rFonts w:ascii="Franklin Gothic Medium" w:hAnsi="Franklin Gothic Medium" w:cs="Times New Roman" w:hint="default"/>
        <w:b w:val="0"/>
        <w:color w:val="auto"/>
        <w:sz w:val="22"/>
      </w:rPr>
    </w:lvl>
    <w:lvl w:ilvl="7">
      <w:start w:val="1"/>
      <w:numFmt w:val="none"/>
      <w:suff w:val="nothing"/>
      <w:lvlText w:val=""/>
      <w:lvlJc w:val="left"/>
      <w:pPr>
        <w:ind w:left="425" w:hanging="425"/>
      </w:pPr>
      <w:rPr>
        <w:rFonts w:ascii="Franklin Gothic Medium" w:hAnsi="Franklin Gothic Medium" w:cs="Times New Roman" w:hint="default"/>
        <w:b w:val="0"/>
        <w:color w:val="auto"/>
        <w:sz w:val="22"/>
      </w:rPr>
    </w:lvl>
    <w:lvl w:ilvl="8">
      <w:start w:val="1"/>
      <w:numFmt w:val="none"/>
      <w:suff w:val="nothing"/>
      <w:lvlText w:val=""/>
      <w:lvlJc w:val="left"/>
      <w:pPr>
        <w:ind w:left="425" w:hanging="425"/>
      </w:pPr>
      <w:rPr>
        <w:rFonts w:ascii="Franklin Gothic Medium" w:hAnsi="Franklin Gothic Medium" w:cs="Times New Roman" w:hint="default"/>
        <w:b w:val="0"/>
        <w:color w:val="auto"/>
        <w:sz w:val="22"/>
      </w:rPr>
    </w:lvl>
  </w:abstractNum>
  <w:abstractNum w:abstractNumId="81" w15:restartNumberingAfterBreak="0">
    <w:nsid w:val="6C9A157D"/>
    <w:multiLevelType w:val="hybridMultilevel"/>
    <w:tmpl w:val="40AC9BA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2" w15:restartNumberingAfterBreak="0">
    <w:nsid w:val="6CA41D64"/>
    <w:multiLevelType w:val="multilevel"/>
    <w:tmpl w:val="FD843C4E"/>
    <w:lvl w:ilvl="0">
      <w:start w:val="1"/>
      <w:numFmt w:val="bullet"/>
      <w:lvlText w:val=""/>
      <w:lvlJc w:val="left"/>
      <w:pPr>
        <w:tabs>
          <w:tab w:val="num" w:pos="283"/>
        </w:tabs>
        <w:ind w:left="283" w:hanging="283"/>
      </w:pPr>
      <w:rPr>
        <w:rFonts w:ascii="Symbol" w:hAnsi="Symbol" w:hint="default"/>
        <w:b w:val="0"/>
        <w:color w:val="auto"/>
        <w:sz w:val="20"/>
      </w:rPr>
    </w:lvl>
    <w:lvl w:ilvl="1">
      <w:start w:val="1"/>
      <w:numFmt w:val="lowerLetter"/>
      <w:lvlText w:val="%2."/>
      <w:lvlJc w:val="left"/>
      <w:pPr>
        <w:tabs>
          <w:tab w:val="num" w:pos="567"/>
        </w:tabs>
        <w:ind w:left="567" w:hanging="284"/>
      </w:pPr>
      <w:rPr>
        <w:rFonts w:cs="Times New Roman" w:hint="default"/>
        <w:b w:val="0"/>
        <w:color w:val="auto"/>
        <w:sz w:val="20"/>
      </w:rPr>
    </w:lvl>
    <w:lvl w:ilvl="2">
      <w:start w:val="1"/>
      <w:numFmt w:val="lowerLetter"/>
      <w:lvlText w:val="%3."/>
      <w:lvlJc w:val="left"/>
      <w:pPr>
        <w:tabs>
          <w:tab w:val="num" w:pos="850"/>
        </w:tabs>
        <w:ind w:left="850" w:hanging="283"/>
      </w:pPr>
      <w:rPr>
        <w:rFonts w:cs="Times New Roman" w:hint="default"/>
        <w:b w:val="0"/>
        <w:color w:val="auto"/>
        <w:sz w:val="20"/>
      </w:rPr>
    </w:lvl>
    <w:lvl w:ilvl="3">
      <w:start w:val="1"/>
      <w:numFmt w:val="lowerLetter"/>
      <w:lvlText w:val="%4."/>
      <w:lvlJc w:val="left"/>
      <w:pPr>
        <w:tabs>
          <w:tab w:val="num" w:pos="1134"/>
        </w:tabs>
        <w:ind w:left="1134" w:hanging="284"/>
      </w:pPr>
      <w:rPr>
        <w:rFonts w:cs="Times New Roman" w:hint="default"/>
        <w:b w:val="0"/>
        <w:color w:val="auto"/>
        <w:sz w:val="20"/>
      </w:rPr>
    </w:lvl>
    <w:lvl w:ilvl="4">
      <w:start w:val="1"/>
      <w:numFmt w:val="lowerLetter"/>
      <w:lvlText w:val="%5."/>
      <w:lvlJc w:val="left"/>
      <w:pPr>
        <w:tabs>
          <w:tab w:val="num" w:pos="1417"/>
        </w:tabs>
        <w:ind w:left="1417" w:hanging="283"/>
      </w:pPr>
      <w:rPr>
        <w:rFonts w:cs="Times New Roman" w:hint="default"/>
        <w:b w:val="0"/>
        <w:color w:val="auto"/>
        <w:sz w:val="20"/>
      </w:rPr>
    </w:lvl>
    <w:lvl w:ilvl="5">
      <w:start w:val="1"/>
      <w:numFmt w:val="none"/>
      <w:suff w:val="nothing"/>
      <w:lvlText w:val=""/>
      <w:lvlJc w:val="left"/>
      <w:pPr>
        <w:ind w:left="425" w:hanging="425"/>
      </w:pPr>
      <w:rPr>
        <w:rFonts w:ascii="Franklin Gothic Medium" w:hAnsi="Franklin Gothic Medium" w:cs="Times New Roman" w:hint="default"/>
        <w:b w:val="0"/>
        <w:color w:val="auto"/>
        <w:sz w:val="22"/>
      </w:rPr>
    </w:lvl>
    <w:lvl w:ilvl="6">
      <w:start w:val="1"/>
      <w:numFmt w:val="none"/>
      <w:suff w:val="nothing"/>
      <w:lvlText w:val=""/>
      <w:lvlJc w:val="left"/>
      <w:pPr>
        <w:ind w:left="425" w:hanging="425"/>
      </w:pPr>
      <w:rPr>
        <w:rFonts w:ascii="Franklin Gothic Medium" w:hAnsi="Franklin Gothic Medium" w:cs="Times New Roman" w:hint="default"/>
        <w:b w:val="0"/>
        <w:color w:val="auto"/>
        <w:sz w:val="22"/>
      </w:rPr>
    </w:lvl>
    <w:lvl w:ilvl="7">
      <w:start w:val="1"/>
      <w:numFmt w:val="none"/>
      <w:suff w:val="nothing"/>
      <w:lvlText w:val=""/>
      <w:lvlJc w:val="left"/>
      <w:pPr>
        <w:ind w:left="425" w:hanging="425"/>
      </w:pPr>
      <w:rPr>
        <w:rFonts w:ascii="Franklin Gothic Medium" w:hAnsi="Franklin Gothic Medium" w:cs="Times New Roman" w:hint="default"/>
        <w:b w:val="0"/>
        <w:color w:val="auto"/>
        <w:sz w:val="22"/>
      </w:rPr>
    </w:lvl>
    <w:lvl w:ilvl="8">
      <w:start w:val="1"/>
      <w:numFmt w:val="none"/>
      <w:suff w:val="nothing"/>
      <w:lvlText w:val=""/>
      <w:lvlJc w:val="left"/>
      <w:pPr>
        <w:ind w:left="425" w:hanging="425"/>
      </w:pPr>
      <w:rPr>
        <w:rFonts w:ascii="Franklin Gothic Medium" w:hAnsi="Franklin Gothic Medium" w:cs="Times New Roman" w:hint="default"/>
        <w:b w:val="0"/>
        <w:color w:val="auto"/>
        <w:sz w:val="22"/>
      </w:rPr>
    </w:lvl>
  </w:abstractNum>
  <w:abstractNum w:abstractNumId="83" w15:restartNumberingAfterBreak="0">
    <w:nsid w:val="71F46128"/>
    <w:multiLevelType w:val="hybridMultilevel"/>
    <w:tmpl w:val="C5303C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73793F14"/>
    <w:multiLevelType w:val="hybridMultilevel"/>
    <w:tmpl w:val="31785542"/>
    <w:lvl w:ilvl="0" w:tplc="27F8AA64">
      <w:start w:val="2"/>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74511C3D"/>
    <w:multiLevelType w:val="hybridMultilevel"/>
    <w:tmpl w:val="27CE957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785473E2"/>
    <w:multiLevelType w:val="hybridMultilevel"/>
    <w:tmpl w:val="1E82C1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78C3249C"/>
    <w:multiLevelType w:val="multilevel"/>
    <w:tmpl w:val="32147EA4"/>
    <w:styleLink w:val="ListStyleTableBullet"/>
    <w:lvl w:ilvl="0">
      <w:start w:val="1"/>
      <w:numFmt w:val="bullet"/>
      <w:lvlRestart w:val="0"/>
      <w:lvlText w:val=""/>
      <w:lvlJc w:val="left"/>
      <w:pPr>
        <w:tabs>
          <w:tab w:val="num" w:pos="567"/>
        </w:tabs>
        <w:ind w:left="567" w:hanging="283"/>
      </w:pPr>
      <w:rPr>
        <w:rFonts w:ascii="Symbol" w:hAnsi="Symbol" w:hint="default"/>
        <w:b w:val="0"/>
        <w:color w:val="auto"/>
        <w:sz w:val="20"/>
      </w:rPr>
    </w:lvl>
    <w:lvl w:ilvl="1">
      <w:start w:val="1"/>
      <w:numFmt w:val="bullet"/>
      <w:lvlText w:val="–"/>
      <w:lvlJc w:val="left"/>
      <w:pPr>
        <w:tabs>
          <w:tab w:val="num" w:pos="851"/>
        </w:tabs>
        <w:ind w:left="851" w:hanging="284"/>
      </w:pPr>
      <w:rPr>
        <w:rFonts w:ascii="Calibri" w:hAnsi="Calibri" w:hint="default"/>
        <w:b w:val="0"/>
        <w:color w:val="00454E"/>
        <w:sz w:val="20"/>
      </w:rPr>
    </w:lvl>
    <w:lvl w:ilvl="2">
      <w:start w:val="1"/>
      <w:numFmt w:val="none"/>
      <w:suff w:val="nothing"/>
      <w:lvlText w:val=""/>
      <w:lvlJc w:val="left"/>
      <w:pPr>
        <w:ind w:left="0" w:firstLine="0"/>
      </w:pPr>
      <w:rPr>
        <w:rFonts w:ascii="Franklin Gothic Medium" w:hAnsi="Franklin Gothic Medium" w:cs="Times New Roman" w:hint="default"/>
        <w:b w:val="0"/>
        <w:color w:val="auto"/>
        <w:sz w:val="28"/>
      </w:rPr>
    </w:lvl>
    <w:lvl w:ilvl="3">
      <w:start w:val="1"/>
      <w:numFmt w:val="none"/>
      <w:suff w:val="nothing"/>
      <w:lvlText w:val=""/>
      <w:lvlJc w:val="left"/>
      <w:pPr>
        <w:ind w:left="0" w:firstLine="0"/>
      </w:pPr>
      <w:rPr>
        <w:rFonts w:ascii="Franklin Gothic Medium" w:hAnsi="Franklin Gothic Medium" w:cs="Times New Roman" w:hint="default"/>
        <w:b w:val="0"/>
        <w:color w:val="auto"/>
        <w:sz w:val="22"/>
      </w:rPr>
    </w:lvl>
    <w:lvl w:ilvl="4">
      <w:start w:val="1"/>
      <w:numFmt w:val="none"/>
      <w:suff w:val="nothing"/>
      <w:lvlText w:val=""/>
      <w:lvlJc w:val="left"/>
      <w:pPr>
        <w:ind w:left="0" w:firstLine="0"/>
      </w:pPr>
      <w:rPr>
        <w:rFonts w:ascii="Franklin Gothic Medium" w:hAnsi="Franklin Gothic Medium" w:cs="Times New Roman" w:hint="default"/>
        <w:b w:val="0"/>
        <w:color w:val="auto"/>
        <w:sz w:val="22"/>
      </w:rPr>
    </w:lvl>
    <w:lvl w:ilvl="5">
      <w:start w:val="1"/>
      <w:numFmt w:val="none"/>
      <w:suff w:val="nothing"/>
      <w:lvlText w:val=""/>
      <w:lvlJc w:val="left"/>
      <w:pPr>
        <w:ind w:left="0" w:firstLine="0"/>
      </w:pPr>
      <w:rPr>
        <w:rFonts w:ascii="Franklin Gothic Medium" w:hAnsi="Franklin Gothic Medium" w:cs="Times New Roman" w:hint="default"/>
        <w:b w:val="0"/>
        <w:color w:val="auto"/>
        <w:sz w:val="22"/>
      </w:rPr>
    </w:lvl>
    <w:lvl w:ilvl="6">
      <w:start w:val="1"/>
      <w:numFmt w:val="none"/>
      <w:suff w:val="nothing"/>
      <w:lvlText w:val=""/>
      <w:lvlJc w:val="left"/>
      <w:pPr>
        <w:ind w:left="0" w:firstLine="0"/>
      </w:pPr>
      <w:rPr>
        <w:rFonts w:ascii="Franklin Gothic Medium" w:hAnsi="Franklin Gothic Medium" w:cs="Times New Roman" w:hint="default"/>
        <w:b w:val="0"/>
        <w:color w:val="auto"/>
        <w:sz w:val="22"/>
      </w:rPr>
    </w:lvl>
    <w:lvl w:ilvl="7">
      <w:start w:val="1"/>
      <w:numFmt w:val="none"/>
      <w:suff w:val="nothing"/>
      <w:lvlText w:val=""/>
      <w:lvlJc w:val="left"/>
      <w:pPr>
        <w:ind w:left="0" w:firstLine="0"/>
      </w:pPr>
      <w:rPr>
        <w:rFonts w:ascii="Franklin Gothic Medium" w:hAnsi="Franklin Gothic Medium" w:cs="Times New Roman" w:hint="default"/>
        <w:b w:val="0"/>
        <w:color w:val="auto"/>
        <w:sz w:val="22"/>
      </w:rPr>
    </w:lvl>
    <w:lvl w:ilvl="8">
      <w:start w:val="1"/>
      <w:numFmt w:val="none"/>
      <w:suff w:val="nothing"/>
      <w:lvlText w:val=""/>
      <w:lvlJc w:val="left"/>
      <w:pPr>
        <w:ind w:left="0" w:firstLine="0"/>
      </w:pPr>
      <w:rPr>
        <w:rFonts w:ascii="Franklin Gothic Medium" w:hAnsi="Franklin Gothic Medium" w:cs="Times New Roman" w:hint="default"/>
        <w:b w:val="0"/>
        <w:color w:val="auto"/>
        <w:sz w:val="22"/>
      </w:rPr>
    </w:lvl>
  </w:abstractNum>
  <w:abstractNum w:abstractNumId="88" w15:restartNumberingAfterBreak="0">
    <w:nsid w:val="7C812339"/>
    <w:multiLevelType w:val="hybridMultilevel"/>
    <w:tmpl w:val="B65A34C8"/>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7C8D109C"/>
    <w:multiLevelType w:val="hybridMultilevel"/>
    <w:tmpl w:val="B0428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7C953E0F"/>
    <w:multiLevelType w:val="multilevel"/>
    <w:tmpl w:val="FD843C4E"/>
    <w:lvl w:ilvl="0">
      <w:start w:val="1"/>
      <w:numFmt w:val="bullet"/>
      <w:lvlText w:val=""/>
      <w:lvlJc w:val="left"/>
      <w:pPr>
        <w:tabs>
          <w:tab w:val="num" w:pos="283"/>
        </w:tabs>
        <w:ind w:left="283" w:hanging="283"/>
      </w:pPr>
      <w:rPr>
        <w:rFonts w:ascii="Symbol" w:hAnsi="Symbol" w:hint="default"/>
        <w:b w:val="0"/>
        <w:color w:val="auto"/>
        <w:sz w:val="20"/>
      </w:rPr>
    </w:lvl>
    <w:lvl w:ilvl="1">
      <w:start w:val="1"/>
      <w:numFmt w:val="lowerLetter"/>
      <w:lvlText w:val="%2."/>
      <w:lvlJc w:val="left"/>
      <w:pPr>
        <w:tabs>
          <w:tab w:val="num" w:pos="567"/>
        </w:tabs>
        <w:ind w:left="567" w:hanging="284"/>
      </w:pPr>
      <w:rPr>
        <w:rFonts w:cs="Times New Roman" w:hint="default"/>
        <w:b w:val="0"/>
        <w:color w:val="auto"/>
        <w:sz w:val="20"/>
      </w:rPr>
    </w:lvl>
    <w:lvl w:ilvl="2">
      <w:start w:val="1"/>
      <w:numFmt w:val="lowerLetter"/>
      <w:lvlText w:val="%3."/>
      <w:lvlJc w:val="left"/>
      <w:pPr>
        <w:tabs>
          <w:tab w:val="num" w:pos="850"/>
        </w:tabs>
        <w:ind w:left="850" w:hanging="283"/>
      </w:pPr>
      <w:rPr>
        <w:rFonts w:cs="Times New Roman" w:hint="default"/>
        <w:b w:val="0"/>
        <w:color w:val="auto"/>
        <w:sz w:val="20"/>
      </w:rPr>
    </w:lvl>
    <w:lvl w:ilvl="3">
      <w:start w:val="1"/>
      <w:numFmt w:val="lowerLetter"/>
      <w:lvlText w:val="%4."/>
      <w:lvlJc w:val="left"/>
      <w:pPr>
        <w:tabs>
          <w:tab w:val="num" w:pos="1134"/>
        </w:tabs>
        <w:ind w:left="1134" w:hanging="284"/>
      </w:pPr>
      <w:rPr>
        <w:rFonts w:cs="Times New Roman" w:hint="default"/>
        <w:b w:val="0"/>
        <w:color w:val="auto"/>
        <w:sz w:val="20"/>
      </w:rPr>
    </w:lvl>
    <w:lvl w:ilvl="4">
      <w:start w:val="1"/>
      <w:numFmt w:val="lowerLetter"/>
      <w:lvlText w:val="%5."/>
      <w:lvlJc w:val="left"/>
      <w:pPr>
        <w:tabs>
          <w:tab w:val="num" w:pos="1417"/>
        </w:tabs>
        <w:ind w:left="1417" w:hanging="283"/>
      </w:pPr>
      <w:rPr>
        <w:rFonts w:cs="Times New Roman" w:hint="default"/>
        <w:b w:val="0"/>
        <w:color w:val="auto"/>
        <w:sz w:val="20"/>
      </w:rPr>
    </w:lvl>
    <w:lvl w:ilvl="5">
      <w:start w:val="1"/>
      <w:numFmt w:val="none"/>
      <w:suff w:val="nothing"/>
      <w:lvlText w:val=""/>
      <w:lvlJc w:val="left"/>
      <w:pPr>
        <w:ind w:left="425" w:hanging="425"/>
      </w:pPr>
      <w:rPr>
        <w:rFonts w:ascii="Franklin Gothic Medium" w:hAnsi="Franklin Gothic Medium" w:cs="Times New Roman" w:hint="default"/>
        <w:b w:val="0"/>
        <w:color w:val="auto"/>
        <w:sz w:val="22"/>
      </w:rPr>
    </w:lvl>
    <w:lvl w:ilvl="6">
      <w:start w:val="1"/>
      <w:numFmt w:val="none"/>
      <w:suff w:val="nothing"/>
      <w:lvlText w:val=""/>
      <w:lvlJc w:val="left"/>
      <w:pPr>
        <w:ind w:left="425" w:hanging="425"/>
      </w:pPr>
      <w:rPr>
        <w:rFonts w:ascii="Franklin Gothic Medium" w:hAnsi="Franklin Gothic Medium" w:cs="Times New Roman" w:hint="default"/>
        <w:b w:val="0"/>
        <w:color w:val="auto"/>
        <w:sz w:val="22"/>
      </w:rPr>
    </w:lvl>
    <w:lvl w:ilvl="7">
      <w:start w:val="1"/>
      <w:numFmt w:val="none"/>
      <w:suff w:val="nothing"/>
      <w:lvlText w:val=""/>
      <w:lvlJc w:val="left"/>
      <w:pPr>
        <w:ind w:left="425" w:hanging="425"/>
      </w:pPr>
      <w:rPr>
        <w:rFonts w:ascii="Franklin Gothic Medium" w:hAnsi="Franklin Gothic Medium" w:cs="Times New Roman" w:hint="default"/>
        <w:b w:val="0"/>
        <w:color w:val="auto"/>
        <w:sz w:val="22"/>
      </w:rPr>
    </w:lvl>
    <w:lvl w:ilvl="8">
      <w:start w:val="1"/>
      <w:numFmt w:val="none"/>
      <w:suff w:val="nothing"/>
      <w:lvlText w:val=""/>
      <w:lvlJc w:val="left"/>
      <w:pPr>
        <w:ind w:left="425" w:hanging="425"/>
      </w:pPr>
      <w:rPr>
        <w:rFonts w:ascii="Franklin Gothic Medium" w:hAnsi="Franklin Gothic Medium" w:cs="Times New Roman" w:hint="default"/>
        <w:b w:val="0"/>
        <w:color w:val="auto"/>
        <w:sz w:val="22"/>
      </w:rPr>
    </w:lvl>
  </w:abstractNum>
  <w:abstractNum w:abstractNumId="91" w15:restartNumberingAfterBreak="0">
    <w:nsid w:val="7D074D96"/>
    <w:multiLevelType w:val="hybridMultilevel"/>
    <w:tmpl w:val="8DA0DD84"/>
    <w:lvl w:ilvl="0" w:tplc="FCF6F7FA">
      <w:start w:val="1"/>
      <w:numFmt w:val="decimal"/>
      <w:lvlText w:val="%1."/>
      <w:lvlJc w:val="left"/>
      <w:pPr>
        <w:ind w:left="360" w:hanging="360"/>
      </w:pPr>
      <w:rPr>
        <w:sz w:val="20"/>
        <w:szCs w:val="2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7E210A3D"/>
    <w:multiLevelType w:val="hybridMultilevel"/>
    <w:tmpl w:val="523645D0"/>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2088765639">
    <w:abstractNumId w:val="19"/>
  </w:num>
  <w:num w:numId="2" w16cid:durableId="1333877380">
    <w:abstractNumId w:val="9"/>
  </w:num>
  <w:num w:numId="3" w16cid:durableId="400759916">
    <w:abstractNumId w:val="37"/>
  </w:num>
  <w:num w:numId="4" w16cid:durableId="376121758">
    <w:abstractNumId w:val="80"/>
  </w:num>
  <w:num w:numId="5" w16cid:durableId="1313218938">
    <w:abstractNumId w:val="1"/>
  </w:num>
  <w:num w:numId="6" w16cid:durableId="566499756">
    <w:abstractNumId w:val="13"/>
  </w:num>
  <w:num w:numId="7" w16cid:durableId="827133515">
    <w:abstractNumId w:val="60"/>
  </w:num>
  <w:num w:numId="8" w16cid:durableId="901793890">
    <w:abstractNumId w:val="87"/>
  </w:num>
  <w:num w:numId="9" w16cid:durableId="1808551867">
    <w:abstractNumId w:val="36"/>
  </w:num>
  <w:num w:numId="10" w16cid:durableId="292097873">
    <w:abstractNumId w:val="78"/>
  </w:num>
  <w:num w:numId="11" w16cid:durableId="748773050">
    <w:abstractNumId w:val="49"/>
  </w:num>
  <w:num w:numId="12" w16cid:durableId="1017123925">
    <w:abstractNumId w:val="56"/>
  </w:num>
  <w:num w:numId="13" w16cid:durableId="1394042427">
    <w:abstractNumId w:val="28"/>
  </w:num>
  <w:num w:numId="14" w16cid:durableId="1202403881">
    <w:abstractNumId w:val="53"/>
  </w:num>
  <w:num w:numId="15" w16cid:durableId="1817910957">
    <w:abstractNumId w:val="24"/>
  </w:num>
  <w:num w:numId="16" w16cid:durableId="1934587258">
    <w:abstractNumId w:val="84"/>
  </w:num>
  <w:num w:numId="17" w16cid:durableId="1183545958">
    <w:abstractNumId w:val="73"/>
  </w:num>
  <w:num w:numId="18" w16cid:durableId="660501019">
    <w:abstractNumId w:val="38"/>
  </w:num>
  <w:num w:numId="19" w16cid:durableId="353428">
    <w:abstractNumId w:val="34"/>
  </w:num>
  <w:num w:numId="20" w16cid:durableId="901872536">
    <w:abstractNumId w:val="39"/>
  </w:num>
  <w:num w:numId="21" w16cid:durableId="1247495387">
    <w:abstractNumId w:val="62"/>
  </w:num>
  <w:num w:numId="22" w16cid:durableId="306514286">
    <w:abstractNumId w:val="85"/>
  </w:num>
  <w:num w:numId="23" w16cid:durableId="1213541940">
    <w:abstractNumId w:val="22"/>
  </w:num>
  <w:num w:numId="24" w16cid:durableId="1628005431">
    <w:abstractNumId w:val="46"/>
  </w:num>
  <w:num w:numId="25" w16cid:durableId="1976058677">
    <w:abstractNumId w:val="83"/>
  </w:num>
  <w:num w:numId="26" w16cid:durableId="488256630">
    <w:abstractNumId w:val="89"/>
  </w:num>
  <w:num w:numId="27" w16cid:durableId="2046102953">
    <w:abstractNumId w:val="42"/>
  </w:num>
  <w:num w:numId="28" w16cid:durableId="1835686111">
    <w:abstractNumId w:val="27"/>
  </w:num>
  <w:num w:numId="29" w16cid:durableId="1221792096">
    <w:abstractNumId w:val="20"/>
  </w:num>
  <w:num w:numId="30" w16cid:durableId="1491482508">
    <w:abstractNumId w:val="54"/>
  </w:num>
  <w:num w:numId="31" w16cid:durableId="819732459">
    <w:abstractNumId w:val="12"/>
  </w:num>
  <w:num w:numId="32" w16cid:durableId="382754281">
    <w:abstractNumId w:val="16"/>
  </w:num>
  <w:num w:numId="33" w16cid:durableId="694160822">
    <w:abstractNumId w:val="2"/>
  </w:num>
  <w:num w:numId="34" w16cid:durableId="281303836">
    <w:abstractNumId w:val="91"/>
  </w:num>
  <w:num w:numId="35" w16cid:durableId="293222295">
    <w:abstractNumId w:val="74"/>
  </w:num>
  <w:num w:numId="36" w16cid:durableId="1355765083">
    <w:abstractNumId w:val="4"/>
  </w:num>
  <w:num w:numId="37" w16cid:durableId="848565922">
    <w:abstractNumId w:val="35"/>
  </w:num>
  <w:num w:numId="38" w16cid:durableId="1644309114">
    <w:abstractNumId w:val="76"/>
  </w:num>
  <w:num w:numId="39" w16cid:durableId="738019418">
    <w:abstractNumId w:val="33"/>
  </w:num>
  <w:num w:numId="40" w16cid:durableId="1894658867">
    <w:abstractNumId w:val="52"/>
  </w:num>
  <w:num w:numId="41" w16cid:durableId="472261524">
    <w:abstractNumId w:val="8"/>
  </w:num>
  <w:num w:numId="42" w16cid:durableId="2048989540">
    <w:abstractNumId w:val="11"/>
  </w:num>
  <w:num w:numId="43" w16cid:durableId="163863862">
    <w:abstractNumId w:val="43"/>
  </w:num>
  <w:num w:numId="44" w16cid:durableId="1036736936">
    <w:abstractNumId w:val="51"/>
  </w:num>
  <w:num w:numId="45" w16cid:durableId="565922529">
    <w:abstractNumId w:val="14"/>
  </w:num>
  <w:num w:numId="46" w16cid:durableId="1799906701">
    <w:abstractNumId w:val="81"/>
  </w:num>
  <w:num w:numId="47" w16cid:durableId="444035609">
    <w:abstractNumId w:val="41"/>
  </w:num>
  <w:num w:numId="48" w16cid:durableId="51395166">
    <w:abstractNumId w:val="31"/>
  </w:num>
  <w:num w:numId="49" w16cid:durableId="43413112">
    <w:abstractNumId w:val="75"/>
  </w:num>
  <w:num w:numId="50" w16cid:durableId="175196853">
    <w:abstractNumId w:val="26"/>
  </w:num>
  <w:num w:numId="51" w16cid:durableId="418407632">
    <w:abstractNumId w:val="29"/>
  </w:num>
  <w:num w:numId="52" w16cid:durableId="593782106">
    <w:abstractNumId w:val="88"/>
  </w:num>
  <w:num w:numId="53" w16cid:durableId="378170904">
    <w:abstractNumId w:val="5"/>
  </w:num>
  <w:num w:numId="54" w16cid:durableId="1485583500">
    <w:abstractNumId w:val="15"/>
  </w:num>
  <w:num w:numId="55" w16cid:durableId="308680058">
    <w:abstractNumId w:val="48"/>
  </w:num>
  <w:num w:numId="56" w16cid:durableId="1375085519">
    <w:abstractNumId w:val="6"/>
  </w:num>
  <w:num w:numId="57" w16cid:durableId="1716661822">
    <w:abstractNumId w:val="7"/>
  </w:num>
  <w:num w:numId="58" w16cid:durableId="193917458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57305241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436946787">
    <w:abstractNumId w:val="71"/>
  </w:num>
  <w:num w:numId="61" w16cid:durableId="1956013412">
    <w:abstractNumId w:val="3"/>
  </w:num>
  <w:num w:numId="62" w16cid:durableId="447359189">
    <w:abstractNumId w:val="77"/>
  </w:num>
  <w:num w:numId="63" w16cid:durableId="74086685">
    <w:abstractNumId w:val="70"/>
  </w:num>
  <w:num w:numId="64" w16cid:durableId="1659307543">
    <w:abstractNumId w:val="90"/>
  </w:num>
  <w:num w:numId="65" w16cid:durableId="2058965387">
    <w:abstractNumId w:val="82"/>
  </w:num>
  <w:num w:numId="66" w16cid:durableId="1259362914">
    <w:abstractNumId w:val="30"/>
  </w:num>
  <w:num w:numId="67" w16cid:durableId="400098710">
    <w:abstractNumId w:val="61"/>
  </w:num>
  <w:num w:numId="68" w16cid:durableId="951788929">
    <w:abstractNumId w:val="18"/>
  </w:num>
  <w:num w:numId="69" w16cid:durableId="348991384">
    <w:abstractNumId w:val="45"/>
  </w:num>
  <w:num w:numId="70" w16cid:durableId="401105412">
    <w:abstractNumId w:val="47"/>
  </w:num>
  <w:num w:numId="71" w16cid:durableId="1072311506">
    <w:abstractNumId w:val="44"/>
  </w:num>
  <w:num w:numId="72" w16cid:durableId="2090496050">
    <w:abstractNumId w:val="59"/>
  </w:num>
  <w:num w:numId="73" w16cid:durableId="1202328688">
    <w:abstractNumId w:val="32"/>
  </w:num>
  <w:num w:numId="74" w16cid:durableId="1018505192">
    <w:abstractNumId w:val="23"/>
  </w:num>
  <w:num w:numId="75" w16cid:durableId="757018622">
    <w:abstractNumId w:val="58"/>
  </w:num>
  <w:num w:numId="76" w16cid:durableId="1055933376">
    <w:abstractNumId w:val="92"/>
  </w:num>
  <w:num w:numId="77" w16cid:durableId="886986242">
    <w:abstractNumId w:val="25"/>
  </w:num>
  <w:num w:numId="78" w16cid:durableId="98989647">
    <w:abstractNumId w:val="17"/>
  </w:num>
  <w:num w:numId="79" w16cid:durableId="1296788328">
    <w:abstractNumId w:val="21"/>
  </w:num>
  <w:num w:numId="80" w16cid:durableId="1300458552">
    <w:abstractNumId w:val="68"/>
  </w:num>
  <w:num w:numId="81" w16cid:durableId="726032269">
    <w:abstractNumId w:val="40"/>
  </w:num>
  <w:num w:numId="82" w16cid:durableId="150101675">
    <w:abstractNumId w:val="72"/>
  </w:num>
  <w:num w:numId="83" w16cid:durableId="1415978945">
    <w:abstractNumId w:val="50"/>
  </w:num>
  <w:num w:numId="84" w16cid:durableId="85343943">
    <w:abstractNumId w:val="0"/>
  </w:num>
  <w:num w:numId="85" w16cid:durableId="627323600">
    <w:abstractNumId w:val="69"/>
  </w:num>
  <w:num w:numId="86" w16cid:durableId="1734043132">
    <w:abstractNumId w:val="10"/>
  </w:num>
  <w:num w:numId="87" w16cid:durableId="303434253">
    <w:abstractNumId w:val="55"/>
  </w:num>
  <w:num w:numId="88" w16cid:durableId="1967807726">
    <w:abstractNumId w:val="63"/>
  </w:num>
  <w:num w:numId="89" w16cid:durableId="1528180105">
    <w:abstractNumId w:val="67"/>
  </w:num>
  <w:num w:numId="90" w16cid:durableId="1798185429">
    <w:abstractNumId w:val="57"/>
  </w:num>
  <w:num w:numId="91" w16cid:durableId="43255928">
    <w:abstractNumId w:val="65"/>
  </w:num>
  <w:num w:numId="92" w16cid:durableId="2082366777">
    <w:abstractNumId w:val="66"/>
  </w:num>
  <w:num w:numId="93" w16cid:durableId="23487715">
    <w:abstractNumId w:val="86"/>
  </w:num>
  <w:num w:numId="94" w16cid:durableId="445849578">
    <w:abstractNumId w:val="64"/>
  </w:num>
  <w:num w:numId="95" w16cid:durableId="189879366">
    <w:abstractNumId w:val="80"/>
  </w:num>
  <w:num w:numId="96" w16cid:durableId="1104037986">
    <w:abstractNumId w:val="80"/>
  </w:num>
  <w:num w:numId="97" w16cid:durableId="566845256">
    <w:abstractNumId w:val="79"/>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lle Sone Randrup">
    <w15:presenceInfo w15:providerId="AD" w15:userId="S::Helle.Randrup@sktst.dk::2b4b9360-7f3e-4861-844c-0ea445804ef6"/>
  </w15:person>
  <w15:person w15:author="Monir Deni">
    <w15:presenceInfo w15:providerId="AD" w15:userId="S::Monir.Deni@UFST.DK::84506c55-5b22-461b-8793-2b5139913572"/>
  </w15:person>
  <w15:person w15:author="Mia Pagh">
    <w15:presenceInfo w15:providerId="AD" w15:userId="S::Mia.Pagh.Jensen@ufst.dk::e5fb207a-7a77-4ed1-829b-c97b34bc6de0"/>
  </w15:person>
  <w15:person w15:author="Monika Bruus-Nielsen">
    <w15:presenceInfo w15:providerId="AD" w15:userId="S::Monika.Bruus-Nielsen@sktst.dk::d91e685b-5cc4-4d5f-9b3a-9bf9cb988963"/>
  </w15:person>
  <w15:person w15:author="Jacob Brok">
    <w15:presenceInfo w15:providerId="AD" w15:userId="S::jacob.brok@ufst.dk::59d249c6-e7b8-4915-939d-9d569aabba5c"/>
  </w15:person>
  <w15:person w15:author="Jacob Brok [2]">
    <w15:presenceInfo w15:providerId="AD" w15:userId="S::Jacob.Brok@UFST.DK::59d249c6-e7b8-4915-939d-9d569aabba5c"/>
  </w15:person>
  <w15:person w15:author="Marjan Ristevski">
    <w15:presenceInfo w15:providerId="None" w15:userId="Marjan Ristevski"/>
  </w15:person>
  <w15:person w15:author="Lars Kørvell">
    <w15:presenceInfo w15:providerId="AD" w15:userId="S::lars.koervell@sktst.dk::3bccbc4a-a8aa-4e3c-976b-38ffdc4867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567"/>
  <w:autoHyphenation/>
  <w:hyphenationZone w:val="425"/>
  <w:defaultTableStyle w:val="Tabel-Normal"/>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Bottom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lor_Shading" w:val="217,217,217"/>
    <w:docVar w:name="Color_TableBorders" w:val="128,128,128"/>
    <w:docVar w:name="DocTools_STM_AddEmptyPara" w:val="1"/>
    <w:docVar w:name="DocType" w:val="MPK skabelon - myndighed"/>
  </w:docVars>
  <w:rsids>
    <w:rsidRoot w:val="00952A0B"/>
    <w:rsid w:val="0000006B"/>
    <w:rsid w:val="00000357"/>
    <w:rsid w:val="0000066D"/>
    <w:rsid w:val="00001173"/>
    <w:rsid w:val="00001529"/>
    <w:rsid w:val="000015E2"/>
    <w:rsid w:val="00001892"/>
    <w:rsid w:val="00001A5B"/>
    <w:rsid w:val="00001E08"/>
    <w:rsid w:val="00001EE2"/>
    <w:rsid w:val="000021B7"/>
    <w:rsid w:val="00002745"/>
    <w:rsid w:val="00003347"/>
    <w:rsid w:val="00003776"/>
    <w:rsid w:val="00003929"/>
    <w:rsid w:val="00003B19"/>
    <w:rsid w:val="00003B79"/>
    <w:rsid w:val="00003F16"/>
    <w:rsid w:val="000040FA"/>
    <w:rsid w:val="00004239"/>
    <w:rsid w:val="00004A71"/>
    <w:rsid w:val="00004DAF"/>
    <w:rsid w:val="00004FB3"/>
    <w:rsid w:val="0000524E"/>
    <w:rsid w:val="00005305"/>
    <w:rsid w:val="00005636"/>
    <w:rsid w:val="00005A0F"/>
    <w:rsid w:val="00005C9C"/>
    <w:rsid w:val="00005D84"/>
    <w:rsid w:val="00005FA0"/>
    <w:rsid w:val="000061AB"/>
    <w:rsid w:val="00006407"/>
    <w:rsid w:val="0000649E"/>
    <w:rsid w:val="000066D2"/>
    <w:rsid w:val="0000676A"/>
    <w:rsid w:val="0000711E"/>
    <w:rsid w:val="000072F9"/>
    <w:rsid w:val="000075AC"/>
    <w:rsid w:val="000075F4"/>
    <w:rsid w:val="000079E5"/>
    <w:rsid w:val="00007A8A"/>
    <w:rsid w:val="000100E6"/>
    <w:rsid w:val="00010428"/>
    <w:rsid w:val="0001058B"/>
    <w:rsid w:val="000105F1"/>
    <w:rsid w:val="00010826"/>
    <w:rsid w:val="000108E6"/>
    <w:rsid w:val="000109AE"/>
    <w:rsid w:val="00010A8A"/>
    <w:rsid w:val="00010F59"/>
    <w:rsid w:val="000113E7"/>
    <w:rsid w:val="00011443"/>
    <w:rsid w:val="00011763"/>
    <w:rsid w:val="00011CAD"/>
    <w:rsid w:val="00011F80"/>
    <w:rsid w:val="00011FDB"/>
    <w:rsid w:val="0001214B"/>
    <w:rsid w:val="000121C5"/>
    <w:rsid w:val="00012875"/>
    <w:rsid w:val="0001288E"/>
    <w:rsid w:val="000129EB"/>
    <w:rsid w:val="00012BC8"/>
    <w:rsid w:val="00012CC7"/>
    <w:rsid w:val="00013343"/>
    <w:rsid w:val="000136DF"/>
    <w:rsid w:val="000138A6"/>
    <w:rsid w:val="00013A59"/>
    <w:rsid w:val="00013B50"/>
    <w:rsid w:val="00013C46"/>
    <w:rsid w:val="00013DD7"/>
    <w:rsid w:val="000141F3"/>
    <w:rsid w:val="000142C7"/>
    <w:rsid w:val="00014793"/>
    <w:rsid w:val="00014909"/>
    <w:rsid w:val="00014948"/>
    <w:rsid w:val="00014A8A"/>
    <w:rsid w:val="00014F2C"/>
    <w:rsid w:val="00015321"/>
    <w:rsid w:val="00015477"/>
    <w:rsid w:val="0001572E"/>
    <w:rsid w:val="00015B1D"/>
    <w:rsid w:val="00015B4C"/>
    <w:rsid w:val="00015B67"/>
    <w:rsid w:val="00015CB6"/>
    <w:rsid w:val="000161D2"/>
    <w:rsid w:val="000166A0"/>
    <w:rsid w:val="00016F4B"/>
    <w:rsid w:val="000172FB"/>
    <w:rsid w:val="00017302"/>
    <w:rsid w:val="00017370"/>
    <w:rsid w:val="000174A5"/>
    <w:rsid w:val="00017566"/>
    <w:rsid w:val="00017CC8"/>
    <w:rsid w:val="00017FE9"/>
    <w:rsid w:val="0002042B"/>
    <w:rsid w:val="00020C16"/>
    <w:rsid w:val="00020F95"/>
    <w:rsid w:val="00021152"/>
    <w:rsid w:val="0002124A"/>
    <w:rsid w:val="00021795"/>
    <w:rsid w:val="0002210B"/>
    <w:rsid w:val="0002238B"/>
    <w:rsid w:val="0002278B"/>
    <w:rsid w:val="0002297C"/>
    <w:rsid w:val="00022CCF"/>
    <w:rsid w:val="00022DF6"/>
    <w:rsid w:val="00022DF7"/>
    <w:rsid w:val="00023260"/>
    <w:rsid w:val="000233B1"/>
    <w:rsid w:val="00023721"/>
    <w:rsid w:val="00023773"/>
    <w:rsid w:val="000239CD"/>
    <w:rsid w:val="00023FCB"/>
    <w:rsid w:val="00024199"/>
    <w:rsid w:val="0002461A"/>
    <w:rsid w:val="00024891"/>
    <w:rsid w:val="00024BED"/>
    <w:rsid w:val="00024C3D"/>
    <w:rsid w:val="00024DE1"/>
    <w:rsid w:val="00024F11"/>
    <w:rsid w:val="00025513"/>
    <w:rsid w:val="000256F2"/>
    <w:rsid w:val="00026285"/>
    <w:rsid w:val="00026D63"/>
    <w:rsid w:val="00026ED4"/>
    <w:rsid w:val="0002705C"/>
    <w:rsid w:val="00027060"/>
    <w:rsid w:val="00027577"/>
    <w:rsid w:val="00027614"/>
    <w:rsid w:val="00027D3A"/>
    <w:rsid w:val="00027D58"/>
    <w:rsid w:val="00027EC0"/>
    <w:rsid w:val="00030175"/>
    <w:rsid w:val="00030821"/>
    <w:rsid w:val="00030880"/>
    <w:rsid w:val="00030E90"/>
    <w:rsid w:val="000310E3"/>
    <w:rsid w:val="00031617"/>
    <w:rsid w:val="000317B2"/>
    <w:rsid w:val="00031A99"/>
    <w:rsid w:val="00031B9E"/>
    <w:rsid w:val="000322C2"/>
    <w:rsid w:val="00032455"/>
    <w:rsid w:val="000326CB"/>
    <w:rsid w:val="0003278F"/>
    <w:rsid w:val="00032B76"/>
    <w:rsid w:val="00032DF7"/>
    <w:rsid w:val="00033363"/>
    <w:rsid w:val="000334F2"/>
    <w:rsid w:val="00033878"/>
    <w:rsid w:val="000338BE"/>
    <w:rsid w:val="00033B09"/>
    <w:rsid w:val="00033B2D"/>
    <w:rsid w:val="00034066"/>
    <w:rsid w:val="000340A2"/>
    <w:rsid w:val="00034391"/>
    <w:rsid w:val="000343EB"/>
    <w:rsid w:val="00034760"/>
    <w:rsid w:val="0003481E"/>
    <w:rsid w:val="0003489C"/>
    <w:rsid w:val="00034B4B"/>
    <w:rsid w:val="00034C71"/>
    <w:rsid w:val="00034E6B"/>
    <w:rsid w:val="00035100"/>
    <w:rsid w:val="00035113"/>
    <w:rsid w:val="000351F7"/>
    <w:rsid w:val="00035210"/>
    <w:rsid w:val="000353A8"/>
    <w:rsid w:val="0003542E"/>
    <w:rsid w:val="0003558D"/>
    <w:rsid w:val="000356C8"/>
    <w:rsid w:val="000357F1"/>
    <w:rsid w:val="00035C39"/>
    <w:rsid w:val="0003682E"/>
    <w:rsid w:val="00036D9B"/>
    <w:rsid w:val="00036DB4"/>
    <w:rsid w:val="00037273"/>
    <w:rsid w:val="000376A2"/>
    <w:rsid w:val="00037AD8"/>
    <w:rsid w:val="00037E4E"/>
    <w:rsid w:val="000407AF"/>
    <w:rsid w:val="00041319"/>
    <w:rsid w:val="000415F4"/>
    <w:rsid w:val="00041F51"/>
    <w:rsid w:val="000428C9"/>
    <w:rsid w:val="000429CA"/>
    <w:rsid w:val="00043210"/>
    <w:rsid w:val="0004336A"/>
    <w:rsid w:val="00043417"/>
    <w:rsid w:val="000434A1"/>
    <w:rsid w:val="000437DB"/>
    <w:rsid w:val="00043C27"/>
    <w:rsid w:val="00043DE1"/>
    <w:rsid w:val="00043F14"/>
    <w:rsid w:val="0004404C"/>
    <w:rsid w:val="00044489"/>
    <w:rsid w:val="00044927"/>
    <w:rsid w:val="000449B3"/>
    <w:rsid w:val="00044B5F"/>
    <w:rsid w:val="00044C22"/>
    <w:rsid w:val="00044C2E"/>
    <w:rsid w:val="00044E88"/>
    <w:rsid w:val="00044E8D"/>
    <w:rsid w:val="000451E1"/>
    <w:rsid w:val="00045CCF"/>
    <w:rsid w:val="00045DB5"/>
    <w:rsid w:val="0004643A"/>
    <w:rsid w:val="00046A25"/>
    <w:rsid w:val="00046BEF"/>
    <w:rsid w:val="00046D51"/>
    <w:rsid w:val="00046E18"/>
    <w:rsid w:val="00046E82"/>
    <w:rsid w:val="00046F6A"/>
    <w:rsid w:val="000474CA"/>
    <w:rsid w:val="000474D7"/>
    <w:rsid w:val="00047A61"/>
    <w:rsid w:val="00047BDA"/>
    <w:rsid w:val="00047EF2"/>
    <w:rsid w:val="00047F70"/>
    <w:rsid w:val="00050A75"/>
    <w:rsid w:val="00050AE6"/>
    <w:rsid w:val="00050D13"/>
    <w:rsid w:val="00050DD7"/>
    <w:rsid w:val="00051091"/>
    <w:rsid w:val="000511D8"/>
    <w:rsid w:val="00051937"/>
    <w:rsid w:val="000519F6"/>
    <w:rsid w:val="00051BF1"/>
    <w:rsid w:val="00051CA5"/>
    <w:rsid w:val="00051F26"/>
    <w:rsid w:val="00051F31"/>
    <w:rsid w:val="0005216E"/>
    <w:rsid w:val="00052273"/>
    <w:rsid w:val="00052667"/>
    <w:rsid w:val="00052724"/>
    <w:rsid w:val="00052CE0"/>
    <w:rsid w:val="00052F04"/>
    <w:rsid w:val="00052F92"/>
    <w:rsid w:val="000532BB"/>
    <w:rsid w:val="00053549"/>
    <w:rsid w:val="00053BF4"/>
    <w:rsid w:val="00053D73"/>
    <w:rsid w:val="00054520"/>
    <w:rsid w:val="000546AB"/>
    <w:rsid w:val="00054888"/>
    <w:rsid w:val="00054D3C"/>
    <w:rsid w:val="00054FA5"/>
    <w:rsid w:val="00055166"/>
    <w:rsid w:val="000551BB"/>
    <w:rsid w:val="00055564"/>
    <w:rsid w:val="0005577C"/>
    <w:rsid w:val="000558CF"/>
    <w:rsid w:val="00055BF6"/>
    <w:rsid w:val="00055E30"/>
    <w:rsid w:val="0005628E"/>
    <w:rsid w:val="00056EC8"/>
    <w:rsid w:val="0005703A"/>
    <w:rsid w:val="000572B8"/>
    <w:rsid w:val="00057341"/>
    <w:rsid w:val="00057547"/>
    <w:rsid w:val="000579C3"/>
    <w:rsid w:val="00057B41"/>
    <w:rsid w:val="0006013A"/>
    <w:rsid w:val="00060151"/>
    <w:rsid w:val="0006060E"/>
    <w:rsid w:val="000606B0"/>
    <w:rsid w:val="00060EEE"/>
    <w:rsid w:val="00060FE5"/>
    <w:rsid w:val="0006104A"/>
    <w:rsid w:val="000612AF"/>
    <w:rsid w:val="000615F6"/>
    <w:rsid w:val="00061854"/>
    <w:rsid w:val="000618FD"/>
    <w:rsid w:val="00061A3D"/>
    <w:rsid w:val="00061B26"/>
    <w:rsid w:val="00061C32"/>
    <w:rsid w:val="0006200E"/>
    <w:rsid w:val="000620A7"/>
    <w:rsid w:val="000624D6"/>
    <w:rsid w:val="000625D6"/>
    <w:rsid w:val="000626DC"/>
    <w:rsid w:val="00062A1B"/>
    <w:rsid w:val="00062C0B"/>
    <w:rsid w:val="00062E91"/>
    <w:rsid w:val="00062F35"/>
    <w:rsid w:val="00063218"/>
    <w:rsid w:val="000632A6"/>
    <w:rsid w:val="000632F8"/>
    <w:rsid w:val="000633CC"/>
    <w:rsid w:val="000634FD"/>
    <w:rsid w:val="000635D8"/>
    <w:rsid w:val="000635FB"/>
    <w:rsid w:val="000637E3"/>
    <w:rsid w:val="0006397B"/>
    <w:rsid w:val="00063CC6"/>
    <w:rsid w:val="00063E06"/>
    <w:rsid w:val="000641C4"/>
    <w:rsid w:val="00064465"/>
    <w:rsid w:val="000645A7"/>
    <w:rsid w:val="00064804"/>
    <w:rsid w:val="00064817"/>
    <w:rsid w:val="00064AEB"/>
    <w:rsid w:val="00064B45"/>
    <w:rsid w:val="00064BA8"/>
    <w:rsid w:val="00064BFF"/>
    <w:rsid w:val="00064CB1"/>
    <w:rsid w:val="00064F7E"/>
    <w:rsid w:val="0006569B"/>
    <w:rsid w:val="00065B90"/>
    <w:rsid w:val="00065C8F"/>
    <w:rsid w:val="00066095"/>
    <w:rsid w:val="000665B2"/>
    <w:rsid w:val="00066702"/>
    <w:rsid w:val="0006679F"/>
    <w:rsid w:val="00066909"/>
    <w:rsid w:val="00067020"/>
    <w:rsid w:val="0006702D"/>
    <w:rsid w:val="000672DD"/>
    <w:rsid w:val="00067654"/>
    <w:rsid w:val="0007003F"/>
    <w:rsid w:val="0007038D"/>
    <w:rsid w:val="00070DB2"/>
    <w:rsid w:val="00071210"/>
    <w:rsid w:val="00071410"/>
    <w:rsid w:val="0007212B"/>
    <w:rsid w:val="000722F0"/>
    <w:rsid w:val="00072B6E"/>
    <w:rsid w:val="00072B91"/>
    <w:rsid w:val="00072B92"/>
    <w:rsid w:val="00072BEC"/>
    <w:rsid w:val="00072FC4"/>
    <w:rsid w:val="000739AF"/>
    <w:rsid w:val="00073A52"/>
    <w:rsid w:val="00073AA9"/>
    <w:rsid w:val="00073EE4"/>
    <w:rsid w:val="000741C2"/>
    <w:rsid w:val="000741F0"/>
    <w:rsid w:val="000745DF"/>
    <w:rsid w:val="000746CD"/>
    <w:rsid w:val="0007492F"/>
    <w:rsid w:val="00074D15"/>
    <w:rsid w:val="000751F8"/>
    <w:rsid w:val="0007543F"/>
    <w:rsid w:val="0007558D"/>
    <w:rsid w:val="000757BB"/>
    <w:rsid w:val="0007591C"/>
    <w:rsid w:val="00075A17"/>
    <w:rsid w:val="00075A43"/>
    <w:rsid w:val="00075B24"/>
    <w:rsid w:val="00075D11"/>
    <w:rsid w:val="00076130"/>
    <w:rsid w:val="00076158"/>
    <w:rsid w:val="0007619B"/>
    <w:rsid w:val="0007664E"/>
    <w:rsid w:val="00076659"/>
    <w:rsid w:val="000767A2"/>
    <w:rsid w:val="00076ABD"/>
    <w:rsid w:val="00076EEC"/>
    <w:rsid w:val="00076FD1"/>
    <w:rsid w:val="0007717B"/>
    <w:rsid w:val="0007723E"/>
    <w:rsid w:val="000774F2"/>
    <w:rsid w:val="0007760B"/>
    <w:rsid w:val="000779F2"/>
    <w:rsid w:val="00077A64"/>
    <w:rsid w:val="00077AD7"/>
    <w:rsid w:val="00077E63"/>
    <w:rsid w:val="00077EBD"/>
    <w:rsid w:val="00080267"/>
    <w:rsid w:val="000803C5"/>
    <w:rsid w:val="00080546"/>
    <w:rsid w:val="00080551"/>
    <w:rsid w:val="000805AC"/>
    <w:rsid w:val="00080858"/>
    <w:rsid w:val="0008096E"/>
    <w:rsid w:val="00080A38"/>
    <w:rsid w:val="00080AD0"/>
    <w:rsid w:val="00080B2C"/>
    <w:rsid w:val="00080B62"/>
    <w:rsid w:val="00080CC2"/>
    <w:rsid w:val="00080D02"/>
    <w:rsid w:val="00080F1D"/>
    <w:rsid w:val="000811C1"/>
    <w:rsid w:val="000812A8"/>
    <w:rsid w:val="0008137A"/>
    <w:rsid w:val="0008166C"/>
    <w:rsid w:val="0008171A"/>
    <w:rsid w:val="000817FF"/>
    <w:rsid w:val="00081870"/>
    <w:rsid w:val="00081917"/>
    <w:rsid w:val="00081A03"/>
    <w:rsid w:val="00081A4C"/>
    <w:rsid w:val="00081F3E"/>
    <w:rsid w:val="000823A2"/>
    <w:rsid w:val="000825A4"/>
    <w:rsid w:val="00082A18"/>
    <w:rsid w:val="00082AEE"/>
    <w:rsid w:val="00082C2D"/>
    <w:rsid w:val="00083073"/>
    <w:rsid w:val="0008323E"/>
    <w:rsid w:val="000833FE"/>
    <w:rsid w:val="00083450"/>
    <w:rsid w:val="00083458"/>
    <w:rsid w:val="00083B00"/>
    <w:rsid w:val="00083C51"/>
    <w:rsid w:val="00083D19"/>
    <w:rsid w:val="00083DAD"/>
    <w:rsid w:val="00083FB3"/>
    <w:rsid w:val="0008404F"/>
    <w:rsid w:val="00084786"/>
    <w:rsid w:val="000849C2"/>
    <w:rsid w:val="00084A2F"/>
    <w:rsid w:val="00084D77"/>
    <w:rsid w:val="0008557D"/>
    <w:rsid w:val="000855DD"/>
    <w:rsid w:val="000859CD"/>
    <w:rsid w:val="00085AE5"/>
    <w:rsid w:val="00085DB3"/>
    <w:rsid w:val="00086468"/>
    <w:rsid w:val="0008684B"/>
    <w:rsid w:val="000869EA"/>
    <w:rsid w:val="00086A66"/>
    <w:rsid w:val="00086D84"/>
    <w:rsid w:val="00086EEB"/>
    <w:rsid w:val="00086F15"/>
    <w:rsid w:val="00087300"/>
    <w:rsid w:val="00087547"/>
    <w:rsid w:val="0008761C"/>
    <w:rsid w:val="00087667"/>
    <w:rsid w:val="000877DF"/>
    <w:rsid w:val="0008788C"/>
    <w:rsid w:val="00087A9B"/>
    <w:rsid w:val="00087B3E"/>
    <w:rsid w:val="00087EDD"/>
    <w:rsid w:val="00090453"/>
    <w:rsid w:val="000905FF"/>
    <w:rsid w:val="00090E95"/>
    <w:rsid w:val="00091045"/>
    <w:rsid w:val="0009161E"/>
    <w:rsid w:val="000919D5"/>
    <w:rsid w:val="00091AE4"/>
    <w:rsid w:val="000920E7"/>
    <w:rsid w:val="000921C5"/>
    <w:rsid w:val="000921E8"/>
    <w:rsid w:val="0009299D"/>
    <w:rsid w:val="00092AE0"/>
    <w:rsid w:val="00092FF7"/>
    <w:rsid w:val="00093038"/>
    <w:rsid w:val="000931BE"/>
    <w:rsid w:val="000933FF"/>
    <w:rsid w:val="00093A15"/>
    <w:rsid w:val="00093FAB"/>
    <w:rsid w:val="00094020"/>
    <w:rsid w:val="00094414"/>
    <w:rsid w:val="00094A88"/>
    <w:rsid w:val="00094AD2"/>
    <w:rsid w:val="00094D8F"/>
    <w:rsid w:val="00094E07"/>
    <w:rsid w:val="0009508C"/>
    <w:rsid w:val="00095455"/>
    <w:rsid w:val="0009598B"/>
    <w:rsid w:val="0009629D"/>
    <w:rsid w:val="000963FC"/>
    <w:rsid w:val="0009666A"/>
    <w:rsid w:val="0009667C"/>
    <w:rsid w:val="00096DC3"/>
    <w:rsid w:val="00096E20"/>
    <w:rsid w:val="00097938"/>
    <w:rsid w:val="00097A7F"/>
    <w:rsid w:val="00097C0F"/>
    <w:rsid w:val="000A02A1"/>
    <w:rsid w:val="000A0461"/>
    <w:rsid w:val="000A0490"/>
    <w:rsid w:val="000A0724"/>
    <w:rsid w:val="000A177E"/>
    <w:rsid w:val="000A1E5C"/>
    <w:rsid w:val="000A1FBE"/>
    <w:rsid w:val="000A20B2"/>
    <w:rsid w:val="000A2221"/>
    <w:rsid w:val="000A2687"/>
    <w:rsid w:val="000A27B3"/>
    <w:rsid w:val="000A2AC4"/>
    <w:rsid w:val="000A2AF2"/>
    <w:rsid w:val="000A3574"/>
    <w:rsid w:val="000A3594"/>
    <w:rsid w:val="000A38B0"/>
    <w:rsid w:val="000A3B64"/>
    <w:rsid w:val="000A3F4E"/>
    <w:rsid w:val="000A3F59"/>
    <w:rsid w:val="000A471B"/>
    <w:rsid w:val="000A48AE"/>
    <w:rsid w:val="000A5084"/>
    <w:rsid w:val="000A51AB"/>
    <w:rsid w:val="000A51C3"/>
    <w:rsid w:val="000A53A0"/>
    <w:rsid w:val="000A53F5"/>
    <w:rsid w:val="000A5694"/>
    <w:rsid w:val="000A6721"/>
    <w:rsid w:val="000A6B85"/>
    <w:rsid w:val="000A7A16"/>
    <w:rsid w:val="000A7EE6"/>
    <w:rsid w:val="000B01D0"/>
    <w:rsid w:val="000B0336"/>
    <w:rsid w:val="000B0B5A"/>
    <w:rsid w:val="000B0C95"/>
    <w:rsid w:val="000B0DA8"/>
    <w:rsid w:val="000B0E9F"/>
    <w:rsid w:val="000B0F50"/>
    <w:rsid w:val="000B1073"/>
    <w:rsid w:val="000B15EB"/>
    <w:rsid w:val="000B189B"/>
    <w:rsid w:val="000B1B38"/>
    <w:rsid w:val="000B1C01"/>
    <w:rsid w:val="000B1C4E"/>
    <w:rsid w:val="000B1D77"/>
    <w:rsid w:val="000B1EE2"/>
    <w:rsid w:val="000B1F92"/>
    <w:rsid w:val="000B2022"/>
    <w:rsid w:val="000B2092"/>
    <w:rsid w:val="000B209A"/>
    <w:rsid w:val="000B21A3"/>
    <w:rsid w:val="000B22BC"/>
    <w:rsid w:val="000B253D"/>
    <w:rsid w:val="000B2690"/>
    <w:rsid w:val="000B2C73"/>
    <w:rsid w:val="000B2CC9"/>
    <w:rsid w:val="000B31A0"/>
    <w:rsid w:val="000B31F4"/>
    <w:rsid w:val="000B33AB"/>
    <w:rsid w:val="000B3AF2"/>
    <w:rsid w:val="000B3C0F"/>
    <w:rsid w:val="000B3DF0"/>
    <w:rsid w:val="000B4274"/>
    <w:rsid w:val="000B42C5"/>
    <w:rsid w:val="000B487F"/>
    <w:rsid w:val="000B4931"/>
    <w:rsid w:val="000B4B1A"/>
    <w:rsid w:val="000B4FD6"/>
    <w:rsid w:val="000B5022"/>
    <w:rsid w:val="000B54E7"/>
    <w:rsid w:val="000B57C0"/>
    <w:rsid w:val="000B57ED"/>
    <w:rsid w:val="000B5E9A"/>
    <w:rsid w:val="000B62E6"/>
    <w:rsid w:val="000B69E3"/>
    <w:rsid w:val="000B6DAF"/>
    <w:rsid w:val="000B7457"/>
    <w:rsid w:val="000B79C9"/>
    <w:rsid w:val="000C0121"/>
    <w:rsid w:val="000C08B6"/>
    <w:rsid w:val="000C0D68"/>
    <w:rsid w:val="000C0DCD"/>
    <w:rsid w:val="000C0ECE"/>
    <w:rsid w:val="000C1200"/>
    <w:rsid w:val="000C149D"/>
    <w:rsid w:val="000C17F3"/>
    <w:rsid w:val="000C17F8"/>
    <w:rsid w:val="000C1DD9"/>
    <w:rsid w:val="000C1DE1"/>
    <w:rsid w:val="000C2064"/>
    <w:rsid w:val="000C22A7"/>
    <w:rsid w:val="000C26BE"/>
    <w:rsid w:val="000C2D19"/>
    <w:rsid w:val="000C2E9E"/>
    <w:rsid w:val="000C3941"/>
    <w:rsid w:val="000C3B46"/>
    <w:rsid w:val="000C3C6E"/>
    <w:rsid w:val="000C3CC1"/>
    <w:rsid w:val="000C3D4B"/>
    <w:rsid w:val="000C3F12"/>
    <w:rsid w:val="000C400E"/>
    <w:rsid w:val="000C431F"/>
    <w:rsid w:val="000C466E"/>
    <w:rsid w:val="000C46B3"/>
    <w:rsid w:val="000C4946"/>
    <w:rsid w:val="000C4E36"/>
    <w:rsid w:val="000C51E3"/>
    <w:rsid w:val="000C550B"/>
    <w:rsid w:val="000C5854"/>
    <w:rsid w:val="000C5CC3"/>
    <w:rsid w:val="000C63D5"/>
    <w:rsid w:val="000C6737"/>
    <w:rsid w:val="000C6A66"/>
    <w:rsid w:val="000C6D5A"/>
    <w:rsid w:val="000C7002"/>
    <w:rsid w:val="000C716F"/>
    <w:rsid w:val="000C738B"/>
    <w:rsid w:val="000C7852"/>
    <w:rsid w:val="000C7BD3"/>
    <w:rsid w:val="000C7C5C"/>
    <w:rsid w:val="000C7DCD"/>
    <w:rsid w:val="000C9CC5"/>
    <w:rsid w:val="000D01FA"/>
    <w:rsid w:val="000D032D"/>
    <w:rsid w:val="000D06A8"/>
    <w:rsid w:val="000D0CAF"/>
    <w:rsid w:val="000D1147"/>
    <w:rsid w:val="000D1319"/>
    <w:rsid w:val="000D1789"/>
    <w:rsid w:val="000D1DCA"/>
    <w:rsid w:val="000D1F18"/>
    <w:rsid w:val="000D22B5"/>
    <w:rsid w:val="000D26B5"/>
    <w:rsid w:val="000D27EE"/>
    <w:rsid w:val="000D2A97"/>
    <w:rsid w:val="000D34F6"/>
    <w:rsid w:val="000D36D8"/>
    <w:rsid w:val="000D39F6"/>
    <w:rsid w:val="000D409C"/>
    <w:rsid w:val="000D4221"/>
    <w:rsid w:val="000D4298"/>
    <w:rsid w:val="000D4431"/>
    <w:rsid w:val="000D4456"/>
    <w:rsid w:val="000D48D3"/>
    <w:rsid w:val="000D51BD"/>
    <w:rsid w:val="000D578D"/>
    <w:rsid w:val="000D57D7"/>
    <w:rsid w:val="000D5896"/>
    <w:rsid w:val="000D593C"/>
    <w:rsid w:val="000D5CCD"/>
    <w:rsid w:val="000D5D5E"/>
    <w:rsid w:val="000D5EDD"/>
    <w:rsid w:val="000D63A3"/>
    <w:rsid w:val="000D6477"/>
    <w:rsid w:val="000D679A"/>
    <w:rsid w:val="000D6A70"/>
    <w:rsid w:val="000D6BA4"/>
    <w:rsid w:val="000D77D9"/>
    <w:rsid w:val="000D7AB8"/>
    <w:rsid w:val="000D7CAE"/>
    <w:rsid w:val="000D7CE5"/>
    <w:rsid w:val="000D7D2D"/>
    <w:rsid w:val="000D7E29"/>
    <w:rsid w:val="000D7FCE"/>
    <w:rsid w:val="000E026C"/>
    <w:rsid w:val="000E02B3"/>
    <w:rsid w:val="000E0497"/>
    <w:rsid w:val="000E05F9"/>
    <w:rsid w:val="000E09FE"/>
    <w:rsid w:val="000E0F2E"/>
    <w:rsid w:val="000E106F"/>
    <w:rsid w:val="000E123C"/>
    <w:rsid w:val="000E15E3"/>
    <w:rsid w:val="000E1697"/>
    <w:rsid w:val="000E177B"/>
    <w:rsid w:val="000E1971"/>
    <w:rsid w:val="000E1E17"/>
    <w:rsid w:val="000E1E92"/>
    <w:rsid w:val="000E2214"/>
    <w:rsid w:val="000E2469"/>
    <w:rsid w:val="000E24D2"/>
    <w:rsid w:val="000E250D"/>
    <w:rsid w:val="000E25C0"/>
    <w:rsid w:val="000E31C9"/>
    <w:rsid w:val="000E32B7"/>
    <w:rsid w:val="000E3353"/>
    <w:rsid w:val="000E3562"/>
    <w:rsid w:val="000E37C9"/>
    <w:rsid w:val="000E3D94"/>
    <w:rsid w:val="000E3E93"/>
    <w:rsid w:val="000E3EF0"/>
    <w:rsid w:val="000E3F63"/>
    <w:rsid w:val="000E3FF8"/>
    <w:rsid w:val="000E4280"/>
    <w:rsid w:val="000E4539"/>
    <w:rsid w:val="000E49F3"/>
    <w:rsid w:val="000E4DEE"/>
    <w:rsid w:val="000E51C2"/>
    <w:rsid w:val="000E5542"/>
    <w:rsid w:val="000E55AD"/>
    <w:rsid w:val="000E581D"/>
    <w:rsid w:val="000E5C33"/>
    <w:rsid w:val="000E5F04"/>
    <w:rsid w:val="000E5FEC"/>
    <w:rsid w:val="000E6535"/>
    <w:rsid w:val="000E66E6"/>
    <w:rsid w:val="000E6CE8"/>
    <w:rsid w:val="000E6DE5"/>
    <w:rsid w:val="000E6ED1"/>
    <w:rsid w:val="000E72BD"/>
    <w:rsid w:val="000E7318"/>
    <w:rsid w:val="000E7538"/>
    <w:rsid w:val="000E766D"/>
    <w:rsid w:val="000E7DF8"/>
    <w:rsid w:val="000F003F"/>
    <w:rsid w:val="000F00A1"/>
    <w:rsid w:val="000F053F"/>
    <w:rsid w:val="000F0871"/>
    <w:rsid w:val="000F0D9C"/>
    <w:rsid w:val="000F0E9E"/>
    <w:rsid w:val="000F10A2"/>
    <w:rsid w:val="000F17FD"/>
    <w:rsid w:val="000F1E1D"/>
    <w:rsid w:val="000F1E5D"/>
    <w:rsid w:val="000F1F97"/>
    <w:rsid w:val="000F2B2E"/>
    <w:rsid w:val="000F2BE6"/>
    <w:rsid w:val="000F2DD5"/>
    <w:rsid w:val="000F2F0B"/>
    <w:rsid w:val="000F2F71"/>
    <w:rsid w:val="000F2FCF"/>
    <w:rsid w:val="000F3113"/>
    <w:rsid w:val="000F31AB"/>
    <w:rsid w:val="000F3658"/>
    <w:rsid w:val="000F3861"/>
    <w:rsid w:val="000F38B5"/>
    <w:rsid w:val="000F3B3F"/>
    <w:rsid w:val="000F3D8C"/>
    <w:rsid w:val="000F3FCB"/>
    <w:rsid w:val="000F4048"/>
    <w:rsid w:val="000F40EE"/>
    <w:rsid w:val="000F4730"/>
    <w:rsid w:val="000F4802"/>
    <w:rsid w:val="000F494E"/>
    <w:rsid w:val="000F4A29"/>
    <w:rsid w:val="000F4BA2"/>
    <w:rsid w:val="000F4DCB"/>
    <w:rsid w:val="000F4DEE"/>
    <w:rsid w:val="000F4E2C"/>
    <w:rsid w:val="000F5035"/>
    <w:rsid w:val="000F53AD"/>
    <w:rsid w:val="000F5825"/>
    <w:rsid w:val="000F592E"/>
    <w:rsid w:val="000F5960"/>
    <w:rsid w:val="000F5990"/>
    <w:rsid w:val="000F5ECC"/>
    <w:rsid w:val="000F5F2A"/>
    <w:rsid w:val="000F60A9"/>
    <w:rsid w:val="000F61B1"/>
    <w:rsid w:val="000F61B2"/>
    <w:rsid w:val="000F634D"/>
    <w:rsid w:val="000F6861"/>
    <w:rsid w:val="000F6957"/>
    <w:rsid w:val="000F6B54"/>
    <w:rsid w:val="000F6F2A"/>
    <w:rsid w:val="000F7039"/>
    <w:rsid w:val="000F710A"/>
    <w:rsid w:val="000F726B"/>
    <w:rsid w:val="000F7426"/>
    <w:rsid w:val="000F747F"/>
    <w:rsid w:val="000F7488"/>
    <w:rsid w:val="000F76A4"/>
    <w:rsid w:val="000F787D"/>
    <w:rsid w:val="000F78A6"/>
    <w:rsid w:val="000F7989"/>
    <w:rsid w:val="000F7C10"/>
    <w:rsid w:val="00100092"/>
    <w:rsid w:val="001004E5"/>
    <w:rsid w:val="00100758"/>
    <w:rsid w:val="0010090A"/>
    <w:rsid w:val="00100965"/>
    <w:rsid w:val="00100CA5"/>
    <w:rsid w:val="00100F1F"/>
    <w:rsid w:val="00101088"/>
    <w:rsid w:val="0010108E"/>
    <w:rsid w:val="00101208"/>
    <w:rsid w:val="001014F6"/>
    <w:rsid w:val="00101705"/>
    <w:rsid w:val="00101834"/>
    <w:rsid w:val="00101DEE"/>
    <w:rsid w:val="00101E40"/>
    <w:rsid w:val="00102377"/>
    <w:rsid w:val="001029A4"/>
    <w:rsid w:val="00102AF5"/>
    <w:rsid w:val="00102C35"/>
    <w:rsid w:val="001037B8"/>
    <w:rsid w:val="00104205"/>
    <w:rsid w:val="00104421"/>
    <w:rsid w:val="0010456F"/>
    <w:rsid w:val="00104580"/>
    <w:rsid w:val="00104B62"/>
    <w:rsid w:val="00104E11"/>
    <w:rsid w:val="00105144"/>
    <w:rsid w:val="00105495"/>
    <w:rsid w:val="001059A9"/>
    <w:rsid w:val="00105B8D"/>
    <w:rsid w:val="00105D5E"/>
    <w:rsid w:val="00105DEF"/>
    <w:rsid w:val="00106090"/>
    <w:rsid w:val="001061C4"/>
    <w:rsid w:val="001061C6"/>
    <w:rsid w:val="0010623B"/>
    <w:rsid w:val="001063DE"/>
    <w:rsid w:val="001063E6"/>
    <w:rsid w:val="00106B08"/>
    <w:rsid w:val="00106C79"/>
    <w:rsid w:val="00106ECB"/>
    <w:rsid w:val="00107277"/>
    <w:rsid w:val="00107304"/>
    <w:rsid w:val="001076CC"/>
    <w:rsid w:val="00107A24"/>
    <w:rsid w:val="0011007B"/>
    <w:rsid w:val="0011052C"/>
    <w:rsid w:val="00110807"/>
    <w:rsid w:val="00110883"/>
    <w:rsid w:val="00110AD8"/>
    <w:rsid w:val="001118C3"/>
    <w:rsid w:val="00111930"/>
    <w:rsid w:val="00111937"/>
    <w:rsid w:val="00111E5B"/>
    <w:rsid w:val="00111F57"/>
    <w:rsid w:val="001120F6"/>
    <w:rsid w:val="00112423"/>
    <w:rsid w:val="00112447"/>
    <w:rsid w:val="0011250A"/>
    <w:rsid w:val="00112523"/>
    <w:rsid w:val="00112539"/>
    <w:rsid w:val="001126E1"/>
    <w:rsid w:val="001127E9"/>
    <w:rsid w:val="00112953"/>
    <w:rsid w:val="00112A0D"/>
    <w:rsid w:val="00112BD7"/>
    <w:rsid w:val="00112BDB"/>
    <w:rsid w:val="00112F1E"/>
    <w:rsid w:val="00113009"/>
    <w:rsid w:val="00113E09"/>
    <w:rsid w:val="001140D0"/>
    <w:rsid w:val="00114334"/>
    <w:rsid w:val="0011450B"/>
    <w:rsid w:val="00114573"/>
    <w:rsid w:val="0011467F"/>
    <w:rsid w:val="0011499D"/>
    <w:rsid w:val="00114DAD"/>
    <w:rsid w:val="00114FC5"/>
    <w:rsid w:val="00114FF4"/>
    <w:rsid w:val="00115144"/>
    <w:rsid w:val="001152CF"/>
    <w:rsid w:val="00115754"/>
    <w:rsid w:val="00115931"/>
    <w:rsid w:val="00115E81"/>
    <w:rsid w:val="00116019"/>
    <w:rsid w:val="001161C7"/>
    <w:rsid w:val="00116408"/>
    <w:rsid w:val="001164DD"/>
    <w:rsid w:val="00116820"/>
    <w:rsid w:val="00116AE0"/>
    <w:rsid w:val="00116B80"/>
    <w:rsid w:val="0011724F"/>
    <w:rsid w:val="00117251"/>
    <w:rsid w:val="0011762A"/>
    <w:rsid w:val="00117A33"/>
    <w:rsid w:val="00117B53"/>
    <w:rsid w:val="00117B79"/>
    <w:rsid w:val="00117C6B"/>
    <w:rsid w:val="001205E0"/>
    <w:rsid w:val="00120627"/>
    <w:rsid w:val="00120774"/>
    <w:rsid w:val="00120869"/>
    <w:rsid w:val="00120872"/>
    <w:rsid w:val="00120B03"/>
    <w:rsid w:val="00120D3A"/>
    <w:rsid w:val="00121319"/>
    <w:rsid w:val="0012149C"/>
    <w:rsid w:val="00121523"/>
    <w:rsid w:val="00121E57"/>
    <w:rsid w:val="001221E0"/>
    <w:rsid w:val="001223AA"/>
    <w:rsid w:val="001226A1"/>
    <w:rsid w:val="00122B50"/>
    <w:rsid w:val="00122B8A"/>
    <w:rsid w:val="00122DB0"/>
    <w:rsid w:val="00122F4A"/>
    <w:rsid w:val="00123292"/>
    <w:rsid w:val="0012366B"/>
    <w:rsid w:val="00123C99"/>
    <w:rsid w:val="00123D31"/>
    <w:rsid w:val="00123EE5"/>
    <w:rsid w:val="0012422A"/>
    <w:rsid w:val="001242B7"/>
    <w:rsid w:val="001243A4"/>
    <w:rsid w:val="0012440B"/>
    <w:rsid w:val="00124591"/>
    <w:rsid w:val="0012476C"/>
    <w:rsid w:val="00124A66"/>
    <w:rsid w:val="00125174"/>
    <w:rsid w:val="001252DC"/>
    <w:rsid w:val="0012549C"/>
    <w:rsid w:val="001256D4"/>
    <w:rsid w:val="00125918"/>
    <w:rsid w:val="00126288"/>
    <w:rsid w:val="00126B56"/>
    <w:rsid w:val="00126BBD"/>
    <w:rsid w:val="00127026"/>
    <w:rsid w:val="0012705A"/>
    <w:rsid w:val="001272EF"/>
    <w:rsid w:val="0012738E"/>
    <w:rsid w:val="001273A6"/>
    <w:rsid w:val="001273A7"/>
    <w:rsid w:val="00127719"/>
    <w:rsid w:val="00127A98"/>
    <w:rsid w:val="0013009F"/>
    <w:rsid w:val="00130188"/>
    <w:rsid w:val="00130294"/>
    <w:rsid w:val="00130A69"/>
    <w:rsid w:val="00130B62"/>
    <w:rsid w:val="00130CCC"/>
    <w:rsid w:val="00130D76"/>
    <w:rsid w:val="00130E68"/>
    <w:rsid w:val="001313C9"/>
    <w:rsid w:val="00131692"/>
    <w:rsid w:val="00131A97"/>
    <w:rsid w:val="00131EB3"/>
    <w:rsid w:val="00131F1F"/>
    <w:rsid w:val="00132034"/>
    <w:rsid w:val="00132172"/>
    <w:rsid w:val="001321E3"/>
    <w:rsid w:val="0013233E"/>
    <w:rsid w:val="0013241F"/>
    <w:rsid w:val="00132576"/>
    <w:rsid w:val="00132595"/>
    <w:rsid w:val="00132870"/>
    <w:rsid w:val="0013289B"/>
    <w:rsid w:val="00132D40"/>
    <w:rsid w:val="00132E70"/>
    <w:rsid w:val="00133139"/>
    <w:rsid w:val="001332B6"/>
    <w:rsid w:val="001332F7"/>
    <w:rsid w:val="0013336F"/>
    <w:rsid w:val="001335A5"/>
    <w:rsid w:val="001338B5"/>
    <w:rsid w:val="00133C65"/>
    <w:rsid w:val="00133C8A"/>
    <w:rsid w:val="001342F7"/>
    <w:rsid w:val="0013503A"/>
    <w:rsid w:val="001355FE"/>
    <w:rsid w:val="00135774"/>
    <w:rsid w:val="001357ED"/>
    <w:rsid w:val="00135996"/>
    <w:rsid w:val="00135BDE"/>
    <w:rsid w:val="00135E37"/>
    <w:rsid w:val="00136121"/>
    <w:rsid w:val="001363D0"/>
    <w:rsid w:val="00136557"/>
    <w:rsid w:val="00136956"/>
    <w:rsid w:val="00136997"/>
    <w:rsid w:val="001369BA"/>
    <w:rsid w:val="001369E1"/>
    <w:rsid w:val="00136A03"/>
    <w:rsid w:val="00136B05"/>
    <w:rsid w:val="00136D7E"/>
    <w:rsid w:val="00136E8D"/>
    <w:rsid w:val="001370AD"/>
    <w:rsid w:val="0013712C"/>
    <w:rsid w:val="001372C3"/>
    <w:rsid w:val="0013766C"/>
    <w:rsid w:val="001376B5"/>
    <w:rsid w:val="00137827"/>
    <w:rsid w:val="00137B0D"/>
    <w:rsid w:val="00137CFB"/>
    <w:rsid w:val="00137CFE"/>
    <w:rsid w:val="00137DDB"/>
    <w:rsid w:val="001406CE"/>
    <w:rsid w:val="0014074A"/>
    <w:rsid w:val="00140E0E"/>
    <w:rsid w:val="00141564"/>
    <w:rsid w:val="001416F6"/>
    <w:rsid w:val="00141700"/>
    <w:rsid w:val="001418D5"/>
    <w:rsid w:val="001419C3"/>
    <w:rsid w:val="00141CD1"/>
    <w:rsid w:val="00141D50"/>
    <w:rsid w:val="00142303"/>
    <w:rsid w:val="00142659"/>
    <w:rsid w:val="0014273A"/>
    <w:rsid w:val="001428F6"/>
    <w:rsid w:val="00142DFD"/>
    <w:rsid w:val="00143B73"/>
    <w:rsid w:val="00143E8A"/>
    <w:rsid w:val="00143F37"/>
    <w:rsid w:val="00143F5D"/>
    <w:rsid w:val="001442A6"/>
    <w:rsid w:val="00144327"/>
    <w:rsid w:val="001443D0"/>
    <w:rsid w:val="00144A1C"/>
    <w:rsid w:val="00144B49"/>
    <w:rsid w:val="00144DE1"/>
    <w:rsid w:val="00144E75"/>
    <w:rsid w:val="00145209"/>
    <w:rsid w:val="001453EB"/>
    <w:rsid w:val="00145A32"/>
    <w:rsid w:val="00145ADF"/>
    <w:rsid w:val="00145EAD"/>
    <w:rsid w:val="0014634F"/>
    <w:rsid w:val="00146360"/>
    <w:rsid w:val="0014656A"/>
    <w:rsid w:val="00146690"/>
    <w:rsid w:val="001467F0"/>
    <w:rsid w:val="00146C85"/>
    <w:rsid w:val="00146DFD"/>
    <w:rsid w:val="00146F6C"/>
    <w:rsid w:val="00147025"/>
    <w:rsid w:val="00147665"/>
    <w:rsid w:val="001478A0"/>
    <w:rsid w:val="00147918"/>
    <w:rsid w:val="0014793F"/>
    <w:rsid w:val="00147A26"/>
    <w:rsid w:val="00147AC4"/>
    <w:rsid w:val="00147D57"/>
    <w:rsid w:val="001502C2"/>
    <w:rsid w:val="0015046D"/>
    <w:rsid w:val="00150691"/>
    <w:rsid w:val="00150DFA"/>
    <w:rsid w:val="001514FA"/>
    <w:rsid w:val="00151661"/>
    <w:rsid w:val="001516AD"/>
    <w:rsid w:val="00151E72"/>
    <w:rsid w:val="00152749"/>
    <w:rsid w:val="001528EE"/>
    <w:rsid w:val="00152AEE"/>
    <w:rsid w:val="00152BDB"/>
    <w:rsid w:val="00152EA6"/>
    <w:rsid w:val="001531CA"/>
    <w:rsid w:val="0015345B"/>
    <w:rsid w:val="001535A5"/>
    <w:rsid w:val="00153836"/>
    <w:rsid w:val="00153C55"/>
    <w:rsid w:val="001542E6"/>
    <w:rsid w:val="00154712"/>
    <w:rsid w:val="00154778"/>
    <w:rsid w:val="001549FC"/>
    <w:rsid w:val="00154A8F"/>
    <w:rsid w:val="00154AC7"/>
    <w:rsid w:val="00154C6C"/>
    <w:rsid w:val="00154DAE"/>
    <w:rsid w:val="00154DDA"/>
    <w:rsid w:val="00154E45"/>
    <w:rsid w:val="0015546C"/>
    <w:rsid w:val="001558BE"/>
    <w:rsid w:val="0015608D"/>
    <w:rsid w:val="00156387"/>
    <w:rsid w:val="001565E1"/>
    <w:rsid w:val="00156963"/>
    <w:rsid w:val="001569A4"/>
    <w:rsid w:val="00156C85"/>
    <w:rsid w:val="00157075"/>
    <w:rsid w:val="00157278"/>
    <w:rsid w:val="00157379"/>
    <w:rsid w:val="001577A0"/>
    <w:rsid w:val="001577BD"/>
    <w:rsid w:val="00157B17"/>
    <w:rsid w:val="00157BA0"/>
    <w:rsid w:val="00157D5B"/>
    <w:rsid w:val="001602FB"/>
    <w:rsid w:val="001605E6"/>
    <w:rsid w:val="001609DC"/>
    <w:rsid w:val="00160D38"/>
    <w:rsid w:val="00160F22"/>
    <w:rsid w:val="00161071"/>
    <w:rsid w:val="001610D6"/>
    <w:rsid w:val="001611C1"/>
    <w:rsid w:val="00161438"/>
    <w:rsid w:val="0016150D"/>
    <w:rsid w:val="001616B8"/>
    <w:rsid w:val="00161BFD"/>
    <w:rsid w:val="00161C07"/>
    <w:rsid w:val="00161E86"/>
    <w:rsid w:val="00162152"/>
    <w:rsid w:val="001621CE"/>
    <w:rsid w:val="001626C0"/>
    <w:rsid w:val="001627F6"/>
    <w:rsid w:val="001628D0"/>
    <w:rsid w:val="00162B7E"/>
    <w:rsid w:val="00162B86"/>
    <w:rsid w:val="00162C75"/>
    <w:rsid w:val="00162D1C"/>
    <w:rsid w:val="00162ED6"/>
    <w:rsid w:val="00163017"/>
    <w:rsid w:val="0016365F"/>
    <w:rsid w:val="001636B3"/>
    <w:rsid w:val="00163CB7"/>
    <w:rsid w:val="001642DC"/>
    <w:rsid w:val="001647B0"/>
    <w:rsid w:val="00164BB1"/>
    <w:rsid w:val="00164F38"/>
    <w:rsid w:val="001650F3"/>
    <w:rsid w:val="00165DCE"/>
    <w:rsid w:val="00165FBC"/>
    <w:rsid w:val="001660A7"/>
    <w:rsid w:val="001660FB"/>
    <w:rsid w:val="001661AD"/>
    <w:rsid w:val="001662BF"/>
    <w:rsid w:val="001665CA"/>
    <w:rsid w:val="00166B9D"/>
    <w:rsid w:val="00167244"/>
    <w:rsid w:val="00167467"/>
    <w:rsid w:val="0016767E"/>
    <w:rsid w:val="00167865"/>
    <w:rsid w:val="00167B16"/>
    <w:rsid w:val="00167D1B"/>
    <w:rsid w:val="00167E47"/>
    <w:rsid w:val="00167F4A"/>
    <w:rsid w:val="00167F60"/>
    <w:rsid w:val="00170502"/>
    <w:rsid w:val="001706B5"/>
    <w:rsid w:val="001706BC"/>
    <w:rsid w:val="001706D2"/>
    <w:rsid w:val="0017099A"/>
    <w:rsid w:val="0017099D"/>
    <w:rsid w:val="001709C6"/>
    <w:rsid w:val="00170CCE"/>
    <w:rsid w:val="00171026"/>
    <w:rsid w:val="001710B9"/>
    <w:rsid w:val="00171131"/>
    <w:rsid w:val="0017148B"/>
    <w:rsid w:val="00171552"/>
    <w:rsid w:val="00171D89"/>
    <w:rsid w:val="00171E9D"/>
    <w:rsid w:val="00171F19"/>
    <w:rsid w:val="00172894"/>
    <w:rsid w:val="00172F60"/>
    <w:rsid w:val="00173299"/>
    <w:rsid w:val="00173FBE"/>
    <w:rsid w:val="0017415F"/>
    <w:rsid w:val="00174391"/>
    <w:rsid w:val="0017472A"/>
    <w:rsid w:val="00174B0B"/>
    <w:rsid w:val="0017515B"/>
    <w:rsid w:val="0017523B"/>
    <w:rsid w:val="0017525B"/>
    <w:rsid w:val="0017542D"/>
    <w:rsid w:val="0017544C"/>
    <w:rsid w:val="00175533"/>
    <w:rsid w:val="001757C2"/>
    <w:rsid w:val="00175CD1"/>
    <w:rsid w:val="001760FE"/>
    <w:rsid w:val="0017665A"/>
    <w:rsid w:val="00176B41"/>
    <w:rsid w:val="00177761"/>
    <w:rsid w:val="001778EE"/>
    <w:rsid w:val="00177C0E"/>
    <w:rsid w:val="00177E6A"/>
    <w:rsid w:val="0018023E"/>
    <w:rsid w:val="00180647"/>
    <w:rsid w:val="00180DB2"/>
    <w:rsid w:val="0018139D"/>
    <w:rsid w:val="0018145C"/>
    <w:rsid w:val="001819BA"/>
    <w:rsid w:val="001821B4"/>
    <w:rsid w:val="001821F4"/>
    <w:rsid w:val="0018265A"/>
    <w:rsid w:val="00182680"/>
    <w:rsid w:val="00182AEB"/>
    <w:rsid w:val="00182B23"/>
    <w:rsid w:val="00182BBB"/>
    <w:rsid w:val="00182F0A"/>
    <w:rsid w:val="0018309D"/>
    <w:rsid w:val="00183417"/>
    <w:rsid w:val="00183596"/>
    <w:rsid w:val="0018365C"/>
    <w:rsid w:val="00183A7B"/>
    <w:rsid w:val="00183B4B"/>
    <w:rsid w:val="00183E4C"/>
    <w:rsid w:val="0018400A"/>
    <w:rsid w:val="001845AA"/>
    <w:rsid w:val="0018473C"/>
    <w:rsid w:val="001849D4"/>
    <w:rsid w:val="00184DE5"/>
    <w:rsid w:val="001857B7"/>
    <w:rsid w:val="00185CF8"/>
    <w:rsid w:val="00186283"/>
    <w:rsid w:val="00186531"/>
    <w:rsid w:val="0018681F"/>
    <w:rsid w:val="00186E52"/>
    <w:rsid w:val="001874DD"/>
    <w:rsid w:val="0018765C"/>
    <w:rsid w:val="001879AF"/>
    <w:rsid w:val="001879B3"/>
    <w:rsid w:val="001901E6"/>
    <w:rsid w:val="001903CB"/>
    <w:rsid w:val="00190C23"/>
    <w:rsid w:val="00190D5F"/>
    <w:rsid w:val="00191A9A"/>
    <w:rsid w:val="00191D95"/>
    <w:rsid w:val="00191F15"/>
    <w:rsid w:val="00192081"/>
    <w:rsid w:val="0019229E"/>
    <w:rsid w:val="00192434"/>
    <w:rsid w:val="001929A1"/>
    <w:rsid w:val="00192A74"/>
    <w:rsid w:val="00192F24"/>
    <w:rsid w:val="00193509"/>
    <w:rsid w:val="00193711"/>
    <w:rsid w:val="00193D25"/>
    <w:rsid w:val="00193EE0"/>
    <w:rsid w:val="00194147"/>
    <w:rsid w:val="001941F3"/>
    <w:rsid w:val="0019423A"/>
    <w:rsid w:val="0019458F"/>
    <w:rsid w:val="00194AE6"/>
    <w:rsid w:val="00194F6C"/>
    <w:rsid w:val="0019507C"/>
    <w:rsid w:val="001952A9"/>
    <w:rsid w:val="0019535E"/>
    <w:rsid w:val="00195509"/>
    <w:rsid w:val="0019590E"/>
    <w:rsid w:val="001959F9"/>
    <w:rsid w:val="00195A40"/>
    <w:rsid w:val="00195A4D"/>
    <w:rsid w:val="0019606E"/>
    <w:rsid w:val="001960CC"/>
    <w:rsid w:val="001962CD"/>
    <w:rsid w:val="001965A8"/>
    <w:rsid w:val="001967B5"/>
    <w:rsid w:val="0019680F"/>
    <w:rsid w:val="00196AFF"/>
    <w:rsid w:val="00196C64"/>
    <w:rsid w:val="001971A0"/>
    <w:rsid w:val="00197347"/>
    <w:rsid w:val="001975BB"/>
    <w:rsid w:val="001975F7"/>
    <w:rsid w:val="0019792C"/>
    <w:rsid w:val="00197B3B"/>
    <w:rsid w:val="00197E52"/>
    <w:rsid w:val="001A0047"/>
    <w:rsid w:val="001A0349"/>
    <w:rsid w:val="001A064C"/>
    <w:rsid w:val="001A06E7"/>
    <w:rsid w:val="001A0ACC"/>
    <w:rsid w:val="001A0EFF"/>
    <w:rsid w:val="001A145E"/>
    <w:rsid w:val="001A1516"/>
    <w:rsid w:val="001A1531"/>
    <w:rsid w:val="001A19FF"/>
    <w:rsid w:val="001A1C8E"/>
    <w:rsid w:val="001A1E21"/>
    <w:rsid w:val="001A23DB"/>
    <w:rsid w:val="001A2737"/>
    <w:rsid w:val="001A28EE"/>
    <w:rsid w:val="001A2962"/>
    <w:rsid w:val="001A2D16"/>
    <w:rsid w:val="001A2F79"/>
    <w:rsid w:val="001A30DB"/>
    <w:rsid w:val="001A30F8"/>
    <w:rsid w:val="001A31BC"/>
    <w:rsid w:val="001A3630"/>
    <w:rsid w:val="001A3D62"/>
    <w:rsid w:val="001A3FCB"/>
    <w:rsid w:val="001A4A5E"/>
    <w:rsid w:val="001A4E0D"/>
    <w:rsid w:val="001A4E2A"/>
    <w:rsid w:val="001A4FBE"/>
    <w:rsid w:val="001A50B4"/>
    <w:rsid w:val="001A549E"/>
    <w:rsid w:val="001A56A5"/>
    <w:rsid w:val="001A5902"/>
    <w:rsid w:val="001A59B2"/>
    <w:rsid w:val="001A5C6C"/>
    <w:rsid w:val="001A5CAF"/>
    <w:rsid w:val="001A5FB2"/>
    <w:rsid w:val="001A6B7C"/>
    <w:rsid w:val="001A6FA3"/>
    <w:rsid w:val="001A6FF2"/>
    <w:rsid w:val="001A73AB"/>
    <w:rsid w:val="001A74BB"/>
    <w:rsid w:val="001A79C4"/>
    <w:rsid w:val="001B052F"/>
    <w:rsid w:val="001B07DE"/>
    <w:rsid w:val="001B0FB9"/>
    <w:rsid w:val="001B1068"/>
    <w:rsid w:val="001B1201"/>
    <w:rsid w:val="001B12DC"/>
    <w:rsid w:val="001B1455"/>
    <w:rsid w:val="001B1494"/>
    <w:rsid w:val="001B15C6"/>
    <w:rsid w:val="001B187B"/>
    <w:rsid w:val="001B1933"/>
    <w:rsid w:val="001B19F4"/>
    <w:rsid w:val="001B1C60"/>
    <w:rsid w:val="001B1CF5"/>
    <w:rsid w:val="001B2025"/>
    <w:rsid w:val="001B25F6"/>
    <w:rsid w:val="001B2B5F"/>
    <w:rsid w:val="001B2CD0"/>
    <w:rsid w:val="001B2E67"/>
    <w:rsid w:val="001B313C"/>
    <w:rsid w:val="001B368B"/>
    <w:rsid w:val="001B3697"/>
    <w:rsid w:val="001B3918"/>
    <w:rsid w:val="001B3F1C"/>
    <w:rsid w:val="001B3F43"/>
    <w:rsid w:val="001B4174"/>
    <w:rsid w:val="001B4176"/>
    <w:rsid w:val="001B43E7"/>
    <w:rsid w:val="001B44BF"/>
    <w:rsid w:val="001B45DC"/>
    <w:rsid w:val="001B4697"/>
    <w:rsid w:val="001B4B89"/>
    <w:rsid w:val="001B4D69"/>
    <w:rsid w:val="001B4DEB"/>
    <w:rsid w:val="001B4F4B"/>
    <w:rsid w:val="001B5265"/>
    <w:rsid w:val="001B5C6A"/>
    <w:rsid w:val="001B5D87"/>
    <w:rsid w:val="001B64AA"/>
    <w:rsid w:val="001B66F1"/>
    <w:rsid w:val="001B679E"/>
    <w:rsid w:val="001B681F"/>
    <w:rsid w:val="001B6962"/>
    <w:rsid w:val="001B699E"/>
    <w:rsid w:val="001B6E27"/>
    <w:rsid w:val="001B7416"/>
    <w:rsid w:val="001B7925"/>
    <w:rsid w:val="001B79B2"/>
    <w:rsid w:val="001B7F01"/>
    <w:rsid w:val="001BDD08"/>
    <w:rsid w:val="001C012A"/>
    <w:rsid w:val="001C01F4"/>
    <w:rsid w:val="001C08F6"/>
    <w:rsid w:val="001C0A34"/>
    <w:rsid w:val="001C0AA3"/>
    <w:rsid w:val="001C0B93"/>
    <w:rsid w:val="001C15B6"/>
    <w:rsid w:val="001C1A25"/>
    <w:rsid w:val="001C1C19"/>
    <w:rsid w:val="001C1D10"/>
    <w:rsid w:val="001C21AC"/>
    <w:rsid w:val="001C2587"/>
    <w:rsid w:val="001C2680"/>
    <w:rsid w:val="001C2A06"/>
    <w:rsid w:val="001C30F6"/>
    <w:rsid w:val="001C33E8"/>
    <w:rsid w:val="001C3440"/>
    <w:rsid w:val="001C34D9"/>
    <w:rsid w:val="001C38F6"/>
    <w:rsid w:val="001C3DBD"/>
    <w:rsid w:val="001C3F80"/>
    <w:rsid w:val="001C42F4"/>
    <w:rsid w:val="001C42F5"/>
    <w:rsid w:val="001C4404"/>
    <w:rsid w:val="001C462F"/>
    <w:rsid w:val="001C4647"/>
    <w:rsid w:val="001C4779"/>
    <w:rsid w:val="001C4AC7"/>
    <w:rsid w:val="001C4AF4"/>
    <w:rsid w:val="001C4F23"/>
    <w:rsid w:val="001C51AA"/>
    <w:rsid w:val="001C54C7"/>
    <w:rsid w:val="001C5666"/>
    <w:rsid w:val="001C5744"/>
    <w:rsid w:val="001C5816"/>
    <w:rsid w:val="001C5856"/>
    <w:rsid w:val="001C58CB"/>
    <w:rsid w:val="001C5A13"/>
    <w:rsid w:val="001C5B01"/>
    <w:rsid w:val="001C5F40"/>
    <w:rsid w:val="001C5FA0"/>
    <w:rsid w:val="001C617A"/>
    <w:rsid w:val="001C62B4"/>
    <w:rsid w:val="001C6706"/>
    <w:rsid w:val="001C6718"/>
    <w:rsid w:val="001C6749"/>
    <w:rsid w:val="001C6B84"/>
    <w:rsid w:val="001C6F3A"/>
    <w:rsid w:val="001C7105"/>
    <w:rsid w:val="001C73C4"/>
    <w:rsid w:val="001C753A"/>
    <w:rsid w:val="001C77F6"/>
    <w:rsid w:val="001C7B54"/>
    <w:rsid w:val="001C7BBA"/>
    <w:rsid w:val="001C7C60"/>
    <w:rsid w:val="001C7DEE"/>
    <w:rsid w:val="001C7EC9"/>
    <w:rsid w:val="001D0A97"/>
    <w:rsid w:val="001D0BF9"/>
    <w:rsid w:val="001D0EE4"/>
    <w:rsid w:val="001D0FA5"/>
    <w:rsid w:val="001D1B8E"/>
    <w:rsid w:val="001D1D99"/>
    <w:rsid w:val="001D1E1C"/>
    <w:rsid w:val="001D293A"/>
    <w:rsid w:val="001D2CCB"/>
    <w:rsid w:val="001D2E26"/>
    <w:rsid w:val="001D2E8C"/>
    <w:rsid w:val="001D2F8E"/>
    <w:rsid w:val="001D30AB"/>
    <w:rsid w:val="001D30D0"/>
    <w:rsid w:val="001D3189"/>
    <w:rsid w:val="001D3366"/>
    <w:rsid w:val="001D34E2"/>
    <w:rsid w:val="001D3774"/>
    <w:rsid w:val="001D38E7"/>
    <w:rsid w:val="001D3A41"/>
    <w:rsid w:val="001D3D3A"/>
    <w:rsid w:val="001D3F90"/>
    <w:rsid w:val="001D427F"/>
    <w:rsid w:val="001D4321"/>
    <w:rsid w:val="001D448D"/>
    <w:rsid w:val="001D44A7"/>
    <w:rsid w:val="001D45A9"/>
    <w:rsid w:val="001D4904"/>
    <w:rsid w:val="001D5109"/>
    <w:rsid w:val="001D51D4"/>
    <w:rsid w:val="001D51F1"/>
    <w:rsid w:val="001D55A3"/>
    <w:rsid w:val="001D565C"/>
    <w:rsid w:val="001D57D3"/>
    <w:rsid w:val="001D586A"/>
    <w:rsid w:val="001D58BE"/>
    <w:rsid w:val="001D5DC3"/>
    <w:rsid w:val="001D6150"/>
    <w:rsid w:val="001D6F51"/>
    <w:rsid w:val="001D7796"/>
    <w:rsid w:val="001D785F"/>
    <w:rsid w:val="001D79F8"/>
    <w:rsid w:val="001D7B32"/>
    <w:rsid w:val="001D7B94"/>
    <w:rsid w:val="001D7BE9"/>
    <w:rsid w:val="001D7D8E"/>
    <w:rsid w:val="001DFF95"/>
    <w:rsid w:val="001E01F7"/>
    <w:rsid w:val="001E063B"/>
    <w:rsid w:val="001E06AD"/>
    <w:rsid w:val="001E07AA"/>
    <w:rsid w:val="001E0AB7"/>
    <w:rsid w:val="001E0F22"/>
    <w:rsid w:val="001E12D5"/>
    <w:rsid w:val="001E18E2"/>
    <w:rsid w:val="001E1F66"/>
    <w:rsid w:val="001E28BE"/>
    <w:rsid w:val="001E2973"/>
    <w:rsid w:val="001E29A7"/>
    <w:rsid w:val="001E29D0"/>
    <w:rsid w:val="001E2DD3"/>
    <w:rsid w:val="001E2FE1"/>
    <w:rsid w:val="001E30BC"/>
    <w:rsid w:val="001E3172"/>
    <w:rsid w:val="001E3260"/>
    <w:rsid w:val="001E32CB"/>
    <w:rsid w:val="001E343A"/>
    <w:rsid w:val="001E355B"/>
    <w:rsid w:val="001E36B9"/>
    <w:rsid w:val="001E3824"/>
    <w:rsid w:val="001E3A86"/>
    <w:rsid w:val="001E3CCA"/>
    <w:rsid w:val="001E41FF"/>
    <w:rsid w:val="001E478B"/>
    <w:rsid w:val="001E47BD"/>
    <w:rsid w:val="001E4914"/>
    <w:rsid w:val="001E49F2"/>
    <w:rsid w:val="001E4CCF"/>
    <w:rsid w:val="001E4DF7"/>
    <w:rsid w:val="001E5060"/>
    <w:rsid w:val="001E50C1"/>
    <w:rsid w:val="001E5355"/>
    <w:rsid w:val="001E535F"/>
    <w:rsid w:val="001E53A4"/>
    <w:rsid w:val="001E5446"/>
    <w:rsid w:val="001E55F5"/>
    <w:rsid w:val="001E5E79"/>
    <w:rsid w:val="001E609D"/>
    <w:rsid w:val="001E6328"/>
    <w:rsid w:val="001E63EB"/>
    <w:rsid w:val="001E6494"/>
    <w:rsid w:val="001E6502"/>
    <w:rsid w:val="001E6548"/>
    <w:rsid w:val="001E6582"/>
    <w:rsid w:val="001E6CE3"/>
    <w:rsid w:val="001E6ED1"/>
    <w:rsid w:val="001E734B"/>
    <w:rsid w:val="001E757E"/>
    <w:rsid w:val="001E75E1"/>
    <w:rsid w:val="001E77BB"/>
    <w:rsid w:val="001E7ADF"/>
    <w:rsid w:val="001E7BF1"/>
    <w:rsid w:val="001E7D0A"/>
    <w:rsid w:val="001E7E02"/>
    <w:rsid w:val="001F022E"/>
    <w:rsid w:val="001F031E"/>
    <w:rsid w:val="001F04A3"/>
    <w:rsid w:val="001F08C0"/>
    <w:rsid w:val="001F0A07"/>
    <w:rsid w:val="001F0C35"/>
    <w:rsid w:val="001F0D5C"/>
    <w:rsid w:val="001F117A"/>
    <w:rsid w:val="001F152F"/>
    <w:rsid w:val="001F1ABE"/>
    <w:rsid w:val="001F1C85"/>
    <w:rsid w:val="001F1F4E"/>
    <w:rsid w:val="001F21A6"/>
    <w:rsid w:val="001F21E6"/>
    <w:rsid w:val="001F22BF"/>
    <w:rsid w:val="001F272B"/>
    <w:rsid w:val="001F296A"/>
    <w:rsid w:val="001F315E"/>
    <w:rsid w:val="001F31A9"/>
    <w:rsid w:val="001F33E1"/>
    <w:rsid w:val="001F34B6"/>
    <w:rsid w:val="001F363F"/>
    <w:rsid w:val="001F3775"/>
    <w:rsid w:val="001F3AF1"/>
    <w:rsid w:val="001F432B"/>
    <w:rsid w:val="001F498F"/>
    <w:rsid w:val="001F4A03"/>
    <w:rsid w:val="001F50AA"/>
    <w:rsid w:val="001F529B"/>
    <w:rsid w:val="001F56F1"/>
    <w:rsid w:val="001F5BDA"/>
    <w:rsid w:val="001F5C65"/>
    <w:rsid w:val="001F5D39"/>
    <w:rsid w:val="001F603D"/>
    <w:rsid w:val="001F620A"/>
    <w:rsid w:val="001F6D89"/>
    <w:rsid w:val="001F7060"/>
    <w:rsid w:val="001F711A"/>
    <w:rsid w:val="001F72D0"/>
    <w:rsid w:val="001F7697"/>
    <w:rsid w:val="001F76FF"/>
    <w:rsid w:val="001F7C14"/>
    <w:rsid w:val="001F7F36"/>
    <w:rsid w:val="00200793"/>
    <w:rsid w:val="00200F3C"/>
    <w:rsid w:val="00200F97"/>
    <w:rsid w:val="00201028"/>
    <w:rsid w:val="0020110B"/>
    <w:rsid w:val="002011BB"/>
    <w:rsid w:val="00201594"/>
    <w:rsid w:val="00201905"/>
    <w:rsid w:val="00201FDA"/>
    <w:rsid w:val="002022D0"/>
    <w:rsid w:val="002026A6"/>
    <w:rsid w:val="00202881"/>
    <w:rsid w:val="002029EE"/>
    <w:rsid w:val="00202C48"/>
    <w:rsid w:val="0020326C"/>
    <w:rsid w:val="002033CE"/>
    <w:rsid w:val="00203484"/>
    <w:rsid w:val="002038D3"/>
    <w:rsid w:val="00203AA9"/>
    <w:rsid w:val="0020484E"/>
    <w:rsid w:val="00204AB6"/>
    <w:rsid w:val="00204ECF"/>
    <w:rsid w:val="00204F57"/>
    <w:rsid w:val="00205314"/>
    <w:rsid w:val="002056E6"/>
    <w:rsid w:val="0020598F"/>
    <w:rsid w:val="00205B79"/>
    <w:rsid w:val="00205B80"/>
    <w:rsid w:val="00205BA6"/>
    <w:rsid w:val="00205F69"/>
    <w:rsid w:val="00205FCC"/>
    <w:rsid w:val="002061C9"/>
    <w:rsid w:val="002069DB"/>
    <w:rsid w:val="00206AE7"/>
    <w:rsid w:val="00206D84"/>
    <w:rsid w:val="00206F32"/>
    <w:rsid w:val="0020705D"/>
    <w:rsid w:val="0020772C"/>
    <w:rsid w:val="002077DF"/>
    <w:rsid w:val="002077FF"/>
    <w:rsid w:val="0021005C"/>
    <w:rsid w:val="00210139"/>
    <w:rsid w:val="002101B8"/>
    <w:rsid w:val="0021048A"/>
    <w:rsid w:val="00210602"/>
    <w:rsid w:val="00210E90"/>
    <w:rsid w:val="00210FA8"/>
    <w:rsid w:val="002113AB"/>
    <w:rsid w:val="0021176E"/>
    <w:rsid w:val="00211A5C"/>
    <w:rsid w:val="00211AAB"/>
    <w:rsid w:val="00211BEA"/>
    <w:rsid w:val="00211FD5"/>
    <w:rsid w:val="00212428"/>
    <w:rsid w:val="0021397F"/>
    <w:rsid w:val="0021406C"/>
    <w:rsid w:val="002142F8"/>
    <w:rsid w:val="00214753"/>
    <w:rsid w:val="00214C9E"/>
    <w:rsid w:val="0021500E"/>
    <w:rsid w:val="00215501"/>
    <w:rsid w:val="002156E2"/>
    <w:rsid w:val="00215A45"/>
    <w:rsid w:val="00215B25"/>
    <w:rsid w:val="00215C33"/>
    <w:rsid w:val="00215D16"/>
    <w:rsid w:val="00216067"/>
    <w:rsid w:val="002164E9"/>
    <w:rsid w:val="00216590"/>
    <w:rsid w:val="00216782"/>
    <w:rsid w:val="00217397"/>
    <w:rsid w:val="0021748A"/>
    <w:rsid w:val="002175C9"/>
    <w:rsid w:val="00217A75"/>
    <w:rsid w:val="00217CE3"/>
    <w:rsid w:val="00220046"/>
    <w:rsid w:val="0022023B"/>
    <w:rsid w:val="002207BE"/>
    <w:rsid w:val="0022088C"/>
    <w:rsid w:val="00220ECE"/>
    <w:rsid w:val="00220EE7"/>
    <w:rsid w:val="0022104C"/>
    <w:rsid w:val="00221124"/>
    <w:rsid w:val="002215B4"/>
    <w:rsid w:val="002216B6"/>
    <w:rsid w:val="00221888"/>
    <w:rsid w:val="00221AD2"/>
    <w:rsid w:val="002223D8"/>
    <w:rsid w:val="002226EF"/>
    <w:rsid w:val="00222703"/>
    <w:rsid w:val="002228DC"/>
    <w:rsid w:val="00222EF6"/>
    <w:rsid w:val="00222FED"/>
    <w:rsid w:val="002230E8"/>
    <w:rsid w:val="002234B9"/>
    <w:rsid w:val="002237B5"/>
    <w:rsid w:val="00223B34"/>
    <w:rsid w:val="002245EF"/>
    <w:rsid w:val="002246BB"/>
    <w:rsid w:val="002248F0"/>
    <w:rsid w:val="00224EB4"/>
    <w:rsid w:val="002250C5"/>
    <w:rsid w:val="00225186"/>
    <w:rsid w:val="00225668"/>
    <w:rsid w:val="00225ADB"/>
    <w:rsid w:val="00225CD0"/>
    <w:rsid w:val="00226165"/>
    <w:rsid w:val="00226397"/>
    <w:rsid w:val="002264C6"/>
    <w:rsid w:val="002267CE"/>
    <w:rsid w:val="0022714B"/>
    <w:rsid w:val="00227212"/>
    <w:rsid w:val="0022722A"/>
    <w:rsid w:val="00227471"/>
    <w:rsid w:val="002275A5"/>
    <w:rsid w:val="0022765E"/>
    <w:rsid w:val="002276A8"/>
    <w:rsid w:val="00227B03"/>
    <w:rsid w:val="00227B76"/>
    <w:rsid w:val="00227C2F"/>
    <w:rsid w:val="00227D6E"/>
    <w:rsid w:val="00227DAA"/>
    <w:rsid w:val="002305C4"/>
    <w:rsid w:val="00230B12"/>
    <w:rsid w:val="00230C78"/>
    <w:rsid w:val="002312E5"/>
    <w:rsid w:val="0023154C"/>
    <w:rsid w:val="00231666"/>
    <w:rsid w:val="00231729"/>
    <w:rsid w:val="0023198D"/>
    <w:rsid w:val="00231A8D"/>
    <w:rsid w:val="0023272C"/>
    <w:rsid w:val="002329BD"/>
    <w:rsid w:val="00232BB6"/>
    <w:rsid w:val="00232F45"/>
    <w:rsid w:val="00233406"/>
    <w:rsid w:val="0023342D"/>
    <w:rsid w:val="00233A7F"/>
    <w:rsid w:val="00233C3D"/>
    <w:rsid w:val="00233F64"/>
    <w:rsid w:val="00234D89"/>
    <w:rsid w:val="00234DD9"/>
    <w:rsid w:val="002353B4"/>
    <w:rsid w:val="002353E0"/>
    <w:rsid w:val="00235691"/>
    <w:rsid w:val="00235851"/>
    <w:rsid w:val="00235DD0"/>
    <w:rsid w:val="00235F43"/>
    <w:rsid w:val="0023602C"/>
    <w:rsid w:val="00236551"/>
    <w:rsid w:val="00236D72"/>
    <w:rsid w:val="00236D93"/>
    <w:rsid w:val="00236E79"/>
    <w:rsid w:val="002377F3"/>
    <w:rsid w:val="00237865"/>
    <w:rsid w:val="00237A33"/>
    <w:rsid w:val="00240333"/>
    <w:rsid w:val="002404CA"/>
    <w:rsid w:val="0024058F"/>
    <w:rsid w:val="00240ED7"/>
    <w:rsid w:val="00241422"/>
    <w:rsid w:val="0024148E"/>
    <w:rsid w:val="00241554"/>
    <w:rsid w:val="0024190E"/>
    <w:rsid w:val="00241BD3"/>
    <w:rsid w:val="00241E2B"/>
    <w:rsid w:val="00241F29"/>
    <w:rsid w:val="00241FD1"/>
    <w:rsid w:val="0024201C"/>
    <w:rsid w:val="00243023"/>
    <w:rsid w:val="00243060"/>
    <w:rsid w:val="0024330C"/>
    <w:rsid w:val="0024339F"/>
    <w:rsid w:val="002434C4"/>
    <w:rsid w:val="00243899"/>
    <w:rsid w:val="00243A7C"/>
    <w:rsid w:val="00244071"/>
    <w:rsid w:val="002440C0"/>
    <w:rsid w:val="0024446F"/>
    <w:rsid w:val="00244555"/>
    <w:rsid w:val="00244578"/>
    <w:rsid w:val="002448FE"/>
    <w:rsid w:val="00244BA0"/>
    <w:rsid w:val="0024532B"/>
    <w:rsid w:val="0024539C"/>
    <w:rsid w:val="002453D6"/>
    <w:rsid w:val="002455BF"/>
    <w:rsid w:val="00245845"/>
    <w:rsid w:val="00245C90"/>
    <w:rsid w:val="00245E3D"/>
    <w:rsid w:val="002460BA"/>
    <w:rsid w:val="00246263"/>
    <w:rsid w:val="00246453"/>
    <w:rsid w:val="002466E3"/>
    <w:rsid w:val="00246760"/>
    <w:rsid w:val="0024699F"/>
    <w:rsid w:val="002469A5"/>
    <w:rsid w:val="00246C7D"/>
    <w:rsid w:val="00246FCC"/>
    <w:rsid w:val="00247020"/>
    <w:rsid w:val="0024719F"/>
    <w:rsid w:val="00247734"/>
    <w:rsid w:val="00250251"/>
    <w:rsid w:val="002502D5"/>
    <w:rsid w:val="00250460"/>
    <w:rsid w:val="00250ABC"/>
    <w:rsid w:val="00250D51"/>
    <w:rsid w:val="002511D9"/>
    <w:rsid w:val="0025153D"/>
    <w:rsid w:val="002516A3"/>
    <w:rsid w:val="00251D5D"/>
    <w:rsid w:val="00251D8C"/>
    <w:rsid w:val="00251E30"/>
    <w:rsid w:val="00252BB4"/>
    <w:rsid w:val="00252EE6"/>
    <w:rsid w:val="00252F4C"/>
    <w:rsid w:val="00252FDC"/>
    <w:rsid w:val="002530A6"/>
    <w:rsid w:val="002530D5"/>
    <w:rsid w:val="002530FB"/>
    <w:rsid w:val="0025361C"/>
    <w:rsid w:val="0025395E"/>
    <w:rsid w:val="00253A22"/>
    <w:rsid w:val="00254105"/>
    <w:rsid w:val="00254605"/>
    <w:rsid w:val="00254683"/>
    <w:rsid w:val="002546A0"/>
    <w:rsid w:val="00254721"/>
    <w:rsid w:val="00254B5E"/>
    <w:rsid w:val="00254C74"/>
    <w:rsid w:val="00255029"/>
    <w:rsid w:val="002555EB"/>
    <w:rsid w:val="0025572B"/>
    <w:rsid w:val="00255E7D"/>
    <w:rsid w:val="00256415"/>
    <w:rsid w:val="00256CCA"/>
    <w:rsid w:val="00256E7C"/>
    <w:rsid w:val="00257160"/>
    <w:rsid w:val="0025732B"/>
    <w:rsid w:val="0025768E"/>
    <w:rsid w:val="002577C9"/>
    <w:rsid w:val="002579B1"/>
    <w:rsid w:val="00257A15"/>
    <w:rsid w:val="00257CB4"/>
    <w:rsid w:val="00257FC6"/>
    <w:rsid w:val="00257FC7"/>
    <w:rsid w:val="002604FC"/>
    <w:rsid w:val="002606E3"/>
    <w:rsid w:val="00260866"/>
    <w:rsid w:val="00260A62"/>
    <w:rsid w:val="00260D80"/>
    <w:rsid w:val="00260DAD"/>
    <w:rsid w:val="00260EC5"/>
    <w:rsid w:val="002613C5"/>
    <w:rsid w:val="002616A4"/>
    <w:rsid w:val="0026188D"/>
    <w:rsid w:val="00261E95"/>
    <w:rsid w:val="00262013"/>
    <w:rsid w:val="002621FF"/>
    <w:rsid w:val="00262B92"/>
    <w:rsid w:val="00262CC1"/>
    <w:rsid w:val="00262FF2"/>
    <w:rsid w:val="00263021"/>
    <w:rsid w:val="002633C6"/>
    <w:rsid w:val="002636E5"/>
    <w:rsid w:val="00263935"/>
    <w:rsid w:val="00263DE9"/>
    <w:rsid w:val="00264B01"/>
    <w:rsid w:val="00264DC9"/>
    <w:rsid w:val="0026549E"/>
    <w:rsid w:val="002656DD"/>
    <w:rsid w:val="0026578C"/>
    <w:rsid w:val="00265BA1"/>
    <w:rsid w:val="00265CB0"/>
    <w:rsid w:val="00266443"/>
    <w:rsid w:val="00266567"/>
    <w:rsid w:val="00266675"/>
    <w:rsid w:val="002668A7"/>
    <w:rsid w:val="00266AFA"/>
    <w:rsid w:val="00266BF8"/>
    <w:rsid w:val="00266C05"/>
    <w:rsid w:val="00266F9D"/>
    <w:rsid w:val="002677B9"/>
    <w:rsid w:val="00267BED"/>
    <w:rsid w:val="00267E6E"/>
    <w:rsid w:val="00267F10"/>
    <w:rsid w:val="002702CA"/>
    <w:rsid w:val="00270312"/>
    <w:rsid w:val="0027051D"/>
    <w:rsid w:val="0027076D"/>
    <w:rsid w:val="00270AD0"/>
    <w:rsid w:val="00270B42"/>
    <w:rsid w:val="00270F50"/>
    <w:rsid w:val="00270FD3"/>
    <w:rsid w:val="002713AA"/>
    <w:rsid w:val="0027149E"/>
    <w:rsid w:val="00271A2B"/>
    <w:rsid w:val="00271B98"/>
    <w:rsid w:val="00272137"/>
    <w:rsid w:val="0027265A"/>
    <w:rsid w:val="00272B0D"/>
    <w:rsid w:val="00272CD6"/>
    <w:rsid w:val="0027308B"/>
    <w:rsid w:val="00273244"/>
    <w:rsid w:val="002734E4"/>
    <w:rsid w:val="002736E9"/>
    <w:rsid w:val="002737FD"/>
    <w:rsid w:val="00273C13"/>
    <w:rsid w:val="00273CA6"/>
    <w:rsid w:val="00273DED"/>
    <w:rsid w:val="00273E11"/>
    <w:rsid w:val="00273FA5"/>
    <w:rsid w:val="0027402F"/>
    <w:rsid w:val="00274368"/>
    <w:rsid w:val="00274650"/>
    <w:rsid w:val="00274FFA"/>
    <w:rsid w:val="0027511F"/>
    <w:rsid w:val="00275BD2"/>
    <w:rsid w:val="00275DA9"/>
    <w:rsid w:val="00275EF0"/>
    <w:rsid w:val="002760BB"/>
    <w:rsid w:val="00276161"/>
    <w:rsid w:val="002761B9"/>
    <w:rsid w:val="00276A09"/>
    <w:rsid w:val="00276D82"/>
    <w:rsid w:val="00276EEA"/>
    <w:rsid w:val="00276FDB"/>
    <w:rsid w:val="002772E4"/>
    <w:rsid w:val="00277580"/>
    <w:rsid w:val="0027768F"/>
    <w:rsid w:val="002778DF"/>
    <w:rsid w:val="00277A04"/>
    <w:rsid w:val="00277CB8"/>
    <w:rsid w:val="00277CE1"/>
    <w:rsid w:val="00277E0B"/>
    <w:rsid w:val="0028018C"/>
    <w:rsid w:val="00280327"/>
    <w:rsid w:val="00280363"/>
    <w:rsid w:val="002803B4"/>
    <w:rsid w:val="00280530"/>
    <w:rsid w:val="0028098C"/>
    <w:rsid w:val="00280A0D"/>
    <w:rsid w:val="00280B9C"/>
    <w:rsid w:val="00281138"/>
    <w:rsid w:val="00281303"/>
    <w:rsid w:val="00281440"/>
    <w:rsid w:val="002817F3"/>
    <w:rsid w:val="00281885"/>
    <w:rsid w:val="00281C2D"/>
    <w:rsid w:val="00281DA6"/>
    <w:rsid w:val="00281F1A"/>
    <w:rsid w:val="0028214F"/>
    <w:rsid w:val="00282312"/>
    <w:rsid w:val="0028288F"/>
    <w:rsid w:val="002828AD"/>
    <w:rsid w:val="00282B25"/>
    <w:rsid w:val="00282E55"/>
    <w:rsid w:val="00282EE3"/>
    <w:rsid w:val="0028305F"/>
    <w:rsid w:val="00283C34"/>
    <w:rsid w:val="00283D1F"/>
    <w:rsid w:val="00283EEA"/>
    <w:rsid w:val="00283F48"/>
    <w:rsid w:val="00284280"/>
    <w:rsid w:val="002842B9"/>
    <w:rsid w:val="0028434A"/>
    <w:rsid w:val="002843F9"/>
    <w:rsid w:val="002847FD"/>
    <w:rsid w:val="0028493C"/>
    <w:rsid w:val="00284D44"/>
    <w:rsid w:val="0028500F"/>
    <w:rsid w:val="00285183"/>
    <w:rsid w:val="00285770"/>
    <w:rsid w:val="002859E8"/>
    <w:rsid w:val="00285EED"/>
    <w:rsid w:val="00285F55"/>
    <w:rsid w:val="002862B7"/>
    <w:rsid w:val="00286604"/>
    <w:rsid w:val="00286D2B"/>
    <w:rsid w:val="00287196"/>
    <w:rsid w:val="002871A8"/>
    <w:rsid w:val="00287446"/>
    <w:rsid w:val="00287996"/>
    <w:rsid w:val="00287BED"/>
    <w:rsid w:val="00287CB6"/>
    <w:rsid w:val="002901E1"/>
    <w:rsid w:val="002903E4"/>
    <w:rsid w:val="00290414"/>
    <w:rsid w:val="00290A50"/>
    <w:rsid w:val="00290DBB"/>
    <w:rsid w:val="002912C8"/>
    <w:rsid w:val="00291547"/>
    <w:rsid w:val="00291D29"/>
    <w:rsid w:val="00291D4F"/>
    <w:rsid w:val="00292034"/>
    <w:rsid w:val="00292547"/>
    <w:rsid w:val="00292906"/>
    <w:rsid w:val="00292A9A"/>
    <w:rsid w:val="00292EA0"/>
    <w:rsid w:val="00292F7D"/>
    <w:rsid w:val="00293198"/>
    <w:rsid w:val="002931A2"/>
    <w:rsid w:val="0029331B"/>
    <w:rsid w:val="0029346B"/>
    <w:rsid w:val="002934A2"/>
    <w:rsid w:val="00293605"/>
    <w:rsid w:val="00293841"/>
    <w:rsid w:val="00293935"/>
    <w:rsid w:val="00293B33"/>
    <w:rsid w:val="00293B85"/>
    <w:rsid w:val="00293CC9"/>
    <w:rsid w:val="00293CD8"/>
    <w:rsid w:val="00294204"/>
    <w:rsid w:val="0029420A"/>
    <w:rsid w:val="00294348"/>
    <w:rsid w:val="0029447A"/>
    <w:rsid w:val="00294FEF"/>
    <w:rsid w:val="002951B0"/>
    <w:rsid w:val="002951DA"/>
    <w:rsid w:val="0029563E"/>
    <w:rsid w:val="00295E20"/>
    <w:rsid w:val="00295EA4"/>
    <w:rsid w:val="00296051"/>
    <w:rsid w:val="002962B1"/>
    <w:rsid w:val="002964CD"/>
    <w:rsid w:val="00296562"/>
    <w:rsid w:val="0029659F"/>
    <w:rsid w:val="00296AB1"/>
    <w:rsid w:val="00296B93"/>
    <w:rsid w:val="00296CDD"/>
    <w:rsid w:val="00296D62"/>
    <w:rsid w:val="00296ED5"/>
    <w:rsid w:val="00297329"/>
    <w:rsid w:val="0029745D"/>
    <w:rsid w:val="002975B7"/>
    <w:rsid w:val="00297A4C"/>
    <w:rsid w:val="00297CD2"/>
    <w:rsid w:val="00297E57"/>
    <w:rsid w:val="002A0644"/>
    <w:rsid w:val="002A069D"/>
    <w:rsid w:val="002A070A"/>
    <w:rsid w:val="002A071B"/>
    <w:rsid w:val="002A0749"/>
    <w:rsid w:val="002A07FC"/>
    <w:rsid w:val="002A089C"/>
    <w:rsid w:val="002A0A42"/>
    <w:rsid w:val="002A0A64"/>
    <w:rsid w:val="002A0C21"/>
    <w:rsid w:val="002A12B9"/>
    <w:rsid w:val="002A1397"/>
    <w:rsid w:val="002A147E"/>
    <w:rsid w:val="002A18E2"/>
    <w:rsid w:val="002A212E"/>
    <w:rsid w:val="002A21CA"/>
    <w:rsid w:val="002A226C"/>
    <w:rsid w:val="002A2DC8"/>
    <w:rsid w:val="002A2EB0"/>
    <w:rsid w:val="002A2F65"/>
    <w:rsid w:val="002A3282"/>
    <w:rsid w:val="002A361D"/>
    <w:rsid w:val="002A38EC"/>
    <w:rsid w:val="002A3B5C"/>
    <w:rsid w:val="002A40A7"/>
    <w:rsid w:val="002A45BA"/>
    <w:rsid w:val="002A45FE"/>
    <w:rsid w:val="002A4A58"/>
    <w:rsid w:val="002A4C1D"/>
    <w:rsid w:val="002A4E14"/>
    <w:rsid w:val="002A4E42"/>
    <w:rsid w:val="002A54BA"/>
    <w:rsid w:val="002A57E7"/>
    <w:rsid w:val="002A58FD"/>
    <w:rsid w:val="002A59FF"/>
    <w:rsid w:val="002A5B0A"/>
    <w:rsid w:val="002A6003"/>
    <w:rsid w:val="002A60D7"/>
    <w:rsid w:val="002A6432"/>
    <w:rsid w:val="002A6571"/>
    <w:rsid w:val="002A6682"/>
    <w:rsid w:val="002A6756"/>
    <w:rsid w:val="002A67AF"/>
    <w:rsid w:val="002A6B66"/>
    <w:rsid w:val="002A6D1B"/>
    <w:rsid w:val="002A6F38"/>
    <w:rsid w:val="002A72FF"/>
    <w:rsid w:val="002A7A5C"/>
    <w:rsid w:val="002A7BB0"/>
    <w:rsid w:val="002A7C8D"/>
    <w:rsid w:val="002B0106"/>
    <w:rsid w:val="002B0128"/>
    <w:rsid w:val="002B01E1"/>
    <w:rsid w:val="002B0365"/>
    <w:rsid w:val="002B069B"/>
    <w:rsid w:val="002B06E5"/>
    <w:rsid w:val="002B097C"/>
    <w:rsid w:val="002B0D4F"/>
    <w:rsid w:val="002B1245"/>
    <w:rsid w:val="002B184A"/>
    <w:rsid w:val="002B1A95"/>
    <w:rsid w:val="002B1ACC"/>
    <w:rsid w:val="002B1BD0"/>
    <w:rsid w:val="002B2169"/>
    <w:rsid w:val="002B2217"/>
    <w:rsid w:val="002B241D"/>
    <w:rsid w:val="002B245F"/>
    <w:rsid w:val="002B24EF"/>
    <w:rsid w:val="002B25DA"/>
    <w:rsid w:val="002B25DF"/>
    <w:rsid w:val="002B2616"/>
    <w:rsid w:val="002B2634"/>
    <w:rsid w:val="002B29D4"/>
    <w:rsid w:val="002B2C07"/>
    <w:rsid w:val="002B2D16"/>
    <w:rsid w:val="002B3071"/>
    <w:rsid w:val="002B3348"/>
    <w:rsid w:val="002B3518"/>
    <w:rsid w:val="002B3574"/>
    <w:rsid w:val="002B3821"/>
    <w:rsid w:val="002B396C"/>
    <w:rsid w:val="002B402B"/>
    <w:rsid w:val="002B4057"/>
    <w:rsid w:val="002B498F"/>
    <w:rsid w:val="002B4AF4"/>
    <w:rsid w:val="002B4BBE"/>
    <w:rsid w:val="002B4DDD"/>
    <w:rsid w:val="002B4E47"/>
    <w:rsid w:val="002B5150"/>
    <w:rsid w:val="002B5226"/>
    <w:rsid w:val="002B5348"/>
    <w:rsid w:val="002B5797"/>
    <w:rsid w:val="002B5814"/>
    <w:rsid w:val="002B59D1"/>
    <w:rsid w:val="002B6232"/>
    <w:rsid w:val="002B65B6"/>
    <w:rsid w:val="002B6A57"/>
    <w:rsid w:val="002B6B2F"/>
    <w:rsid w:val="002B6B5B"/>
    <w:rsid w:val="002B703D"/>
    <w:rsid w:val="002B7E16"/>
    <w:rsid w:val="002B7FBF"/>
    <w:rsid w:val="002B7FD2"/>
    <w:rsid w:val="002C0247"/>
    <w:rsid w:val="002C02E6"/>
    <w:rsid w:val="002C0919"/>
    <w:rsid w:val="002C1231"/>
    <w:rsid w:val="002C142F"/>
    <w:rsid w:val="002C1484"/>
    <w:rsid w:val="002C1A00"/>
    <w:rsid w:val="002C1B7D"/>
    <w:rsid w:val="002C230D"/>
    <w:rsid w:val="002C27BB"/>
    <w:rsid w:val="002C293B"/>
    <w:rsid w:val="002C30D1"/>
    <w:rsid w:val="002C3660"/>
    <w:rsid w:val="002C3761"/>
    <w:rsid w:val="002C3C0A"/>
    <w:rsid w:val="002C3D69"/>
    <w:rsid w:val="002C3E3F"/>
    <w:rsid w:val="002C41AB"/>
    <w:rsid w:val="002C43E4"/>
    <w:rsid w:val="002C4488"/>
    <w:rsid w:val="002C49EC"/>
    <w:rsid w:val="002C4BCE"/>
    <w:rsid w:val="002C505A"/>
    <w:rsid w:val="002C513A"/>
    <w:rsid w:val="002C52EC"/>
    <w:rsid w:val="002C53D3"/>
    <w:rsid w:val="002C5400"/>
    <w:rsid w:val="002C5765"/>
    <w:rsid w:val="002C57EC"/>
    <w:rsid w:val="002C5807"/>
    <w:rsid w:val="002C5A1C"/>
    <w:rsid w:val="002C5AA7"/>
    <w:rsid w:val="002C5ABF"/>
    <w:rsid w:val="002C5AD3"/>
    <w:rsid w:val="002C5B3F"/>
    <w:rsid w:val="002C5C05"/>
    <w:rsid w:val="002C5C82"/>
    <w:rsid w:val="002C5CED"/>
    <w:rsid w:val="002C6287"/>
    <w:rsid w:val="002C64A8"/>
    <w:rsid w:val="002C657D"/>
    <w:rsid w:val="002C6D5B"/>
    <w:rsid w:val="002C6E3C"/>
    <w:rsid w:val="002C737D"/>
    <w:rsid w:val="002C754D"/>
    <w:rsid w:val="002C75B8"/>
    <w:rsid w:val="002C7953"/>
    <w:rsid w:val="002C79F1"/>
    <w:rsid w:val="002C7B52"/>
    <w:rsid w:val="002C7B8B"/>
    <w:rsid w:val="002C7CE7"/>
    <w:rsid w:val="002D069D"/>
    <w:rsid w:val="002D090A"/>
    <w:rsid w:val="002D093D"/>
    <w:rsid w:val="002D0E97"/>
    <w:rsid w:val="002D0F06"/>
    <w:rsid w:val="002D1030"/>
    <w:rsid w:val="002D1057"/>
    <w:rsid w:val="002D11F6"/>
    <w:rsid w:val="002D15CA"/>
    <w:rsid w:val="002D1B55"/>
    <w:rsid w:val="002D1E2C"/>
    <w:rsid w:val="002D27EA"/>
    <w:rsid w:val="002D2A19"/>
    <w:rsid w:val="002D2C59"/>
    <w:rsid w:val="002D2D08"/>
    <w:rsid w:val="002D2EE5"/>
    <w:rsid w:val="002D3023"/>
    <w:rsid w:val="002D3723"/>
    <w:rsid w:val="002D383D"/>
    <w:rsid w:val="002D391A"/>
    <w:rsid w:val="002D3B4A"/>
    <w:rsid w:val="002D3D6F"/>
    <w:rsid w:val="002D3FA3"/>
    <w:rsid w:val="002D425B"/>
    <w:rsid w:val="002D44BA"/>
    <w:rsid w:val="002D4500"/>
    <w:rsid w:val="002D45DA"/>
    <w:rsid w:val="002D4C60"/>
    <w:rsid w:val="002D4E04"/>
    <w:rsid w:val="002D5237"/>
    <w:rsid w:val="002D52AF"/>
    <w:rsid w:val="002D5469"/>
    <w:rsid w:val="002D5679"/>
    <w:rsid w:val="002D7055"/>
    <w:rsid w:val="002D7066"/>
    <w:rsid w:val="002D7083"/>
    <w:rsid w:val="002D73D2"/>
    <w:rsid w:val="002D76AD"/>
    <w:rsid w:val="002D76B8"/>
    <w:rsid w:val="002D7A3F"/>
    <w:rsid w:val="002D7ACB"/>
    <w:rsid w:val="002D7AEF"/>
    <w:rsid w:val="002D7C2C"/>
    <w:rsid w:val="002D7E2A"/>
    <w:rsid w:val="002E01D0"/>
    <w:rsid w:val="002E026E"/>
    <w:rsid w:val="002E0779"/>
    <w:rsid w:val="002E0BB6"/>
    <w:rsid w:val="002E0CC5"/>
    <w:rsid w:val="002E0F0A"/>
    <w:rsid w:val="002E1390"/>
    <w:rsid w:val="002E164F"/>
    <w:rsid w:val="002E16A4"/>
    <w:rsid w:val="002E1793"/>
    <w:rsid w:val="002E17A6"/>
    <w:rsid w:val="002E1A6D"/>
    <w:rsid w:val="002E2522"/>
    <w:rsid w:val="002E2A59"/>
    <w:rsid w:val="002E2AE4"/>
    <w:rsid w:val="002E2BFA"/>
    <w:rsid w:val="002E2D10"/>
    <w:rsid w:val="002E2EE3"/>
    <w:rsid w:val="002E31BF"/>
    <w:rsid w:val="002E3485"/>
    <w:rsid w:val="002E362F"/>
    <w:rsid w:val="002E36A7"/>
    <w:rsid w:val="002E36AE"/>
    <w:rsid w:val="002E370E"/>
    <w:rsid w:val="002E3A9E"/>
    <w:rsid w:val="002E3D23"/>
    <w:rsid w:val="002E3D6E"/>
    <w:rsid w:val="002E3FAA"/>
    <w:rsid w:val="002E40B7"/>
    <w:rsid w:val="002E42C6"/>
    <w:rsid w:val="002E533E"/>
    <w:rsid w:val="002E538C"/>
    <w:rsid w:val="002E5640"/>
    <w:rsid w:val="002E57C0"/>
    <w:rsid w:val="002E5B5D"/>
    <w:rsid w:val="002E5F4D"/>
    <w:rsid w:val="002E603F"/>
    <w:rsid w:val="002E6347"/>
    <w:rsid w:val="002E6746"/>
    <w:rsid w:val="002E696E"/>
    <w:rsid w:val="002E6AAA"/>
    <w:rsid w:val="002E6BA5"/>
    <w:rsid w:val="002E6C0E"/>
    <w:rsid w:val="002E6C98"/>
    <w:rsid w:val="002E6CBF"/>
    <w:rsid w:val="002E6D1C"/>
    <w:rsid w:val="002E6D66"/>
    <w:rsid w:val="002E6E1F"/>
    <w:rsid w:val="002E6F3E"/>
    <w:rsid w:val="002E728C"/>
    <w:rsid w:val="002E73C2"/>
    <w:rsid w:val="002E744F"/>
    <w:rsid w:val="002E74DA"/>
    <w:rsid w:val="002E7B65"/>
    <w:rsid w:val="002E7CB1"/>
    <w:rsid w:val="002E7F08"/>
    <w:rsid w:val="002F03EB"/>
    <w:rsid w:val="002F067B"/>
    <w:rsid w:val="002F07CD"/>
    <w:rsid w:val="002F0EBB"/>
    <w:rsid w:val="002F1165"/>
    <w:rsid w:val="002F1321"/>
    <w:rsid w:val="002F1405"/>
    <w:rsid w:val="002F1679"/>
    <w:rsid w:val="002F19B9"/>
    <w:rsid w:val="002F1EB0"/>
    <w:rsid w:val="002F2224"/>
    <w:rsid w:val="002F27D4"/>
    <w:rsid w:val="002F2938"/>
    <w:rsid w:val="002F2E32"/>
    <w:rsid w:val="002F2FC5"/>
    <w:rsid w:val="002F3087"/>
    <w:rsid w:val="002F3203"/>
    <w:rsid w:val="002F3481"/>
    <w:rsid w:val="002F34BE"/>
    <w:rsid w:val="002F38D7"/>
    <w:rsid w:val="002F393F"/>
    <w:rsid w:val="002F3A60"/>
    <w:rsid w:val="002F3C70"/>
    <w:rsid w:val="002F3E27"/>
    <w:rsid w:val="002F41EC"/>
    <w:rsid w:val="002F4D5D"/>
    <w:rsid w:val="002F4D94"/>
    <w:rsid w:val="002F4F34"/>
    <w:rsid w:val="002F55F9"/>
    <w:rsid w:val="002F5B3F"/>
    <w:rsid w:val="002F5E77"/>
    <w:rsid w:val="002F5ECC"/>
    <w:rsid w:val="002F65A6"/>
    <w:rsid w:val="002F6728"/>
    <w:rsid w:val="002F6E8C"/>
    <w:rsid w:val="002F7412"/>
    <w:rsid w:val="002F795C"/>
    <w:rsid w:val="002F7A35"/>
    <w:rsid w:val="002F7AF1"/>
    <w:rsid w:val="002F7D1B"/>
    <w:rsid w:val="002F7E32"/>
    <w:rsid w:val="002F7EB4"/>
    <w:rsid w:val="0030000D"/>
    <w:rsid w:val="003003B3"/>
    <w:rsid w:val="003006E0"/>
    <w:rsid w:val="00300A63"/>
    <w:rsid w:val="00300DEC"/>
    <w:rsid w:val="0030189F"/>
    <w:rsid w:val="00301A42"/>
    <w:rsid w:val="00301D31"/>
    <w:rsid w:val="00302147"/>
    <w:rsid w:val="0030235F"/>
    <w:rsid w:val="0030239A"/>
    <w:rsid w:val="003027D1"/>
    <w:rsid w:val="00302E09"/>
    <w:rsid w:val="00302F86"/>
    <w:rsid w:val="00302F91"/>
    <w:rsid w:val="003030FB"/>
    <w:rsid w:val="003035B6"/>
    <w:rsid w:val="00303F01"/>
    <w:rsid w:val="00303F13"/>
    <w:rsid w:val="003041C5"/>
    <w:rsid w:val="00304229"/>
    <w:rsid w:val="003043E6"/>
    <w:rsid w:val="00304638"/>
    <w:rsid w:val="00304E62"/>
    <w:rsid w:val="00305036"/>
    <w:rsid w:val="00305210"/>
    <w:rsid w:val="0030598C"/>
    <w:rsid w:val="00305CC9"/>
    <w:rsid w:val="00305E07"/>
    <w:rsid w:val="0030647E"/>
    <w:rsid w:val="003064D8"/>
    <w:rsid w:val="00306939"/>
    <w:rsid w:val="00306A75"/>
    <w:rsid w:val="003077FA"/>
    <w:rsid w:val="003079EB"/>
    <w:rsid w:val="00307E13"/>
    <w:rsid w:val="00307F4C"/>
    <w:rsid w:val="00310641"/>
    <w:rsid w:val="003108E4"/>
    <w:rsid w:val="003109C4"/>
    <w:rsid w:val="00310E51"/>
    <w:rsid w:val="00310EC0"/>
    <w:rsid w:val="00310EE1"/>
    <w:rsid w:val="00310F66"/>
    <w:rsid w:val="00311088"/>
    <w:rsid w:val="003114AC"/>
    <w:rsid w:val="00311D99"/>
    <w:rsid w:val="00312122"/>
    <w:rsid w:val="003123DA"/>
    <w:rsid w:val="00312431"/>
    <w:rsid w:val="00312488"/>
    <w:rsid w:val="00312814"/>
    <w:rsid w:val="00313195"/>
    <w:rsid w:val="003131F0"/>
    <w:rsid w:val="003136C5"/>
    <w:rsid w:val="00313747"/>
    <w:rsid w:val="00313B0A"/>
    <w:rsid w:val="00314351"/>
    <w:rsid w:val="00314B38"/>
    <w:rsid w:val="00315542"/>
    <w:rsid w:val="003156D9"/>
    <w:rsid w:val="003157EF"/>
    <w:rsid w:val="00315BB5"/>
    <w:rsid w:val="00315FD9"/>
    <w:rsid w:val="0031605D"/>
    <w:rsid w:val="00316151"/>
    <w:rsid w:val="00316485"/>
    <w:rsid w:val="00316873"/>
    <w:rsid w:val="003168F5"/>
    <w:rsid w:val="00316C6B"/>
    <w:rsid w:val="0031708F"/>
    <w:rsid w:val="0031732B"/>
    <w:rsid w:val="003175EF"/>
    <w:rsid w:val="00317ADB"/>
    <w:rsid w:val="00317D70"/>
    <w:rsid w:val="003204AF"/>
    <w:rsid w:val="003206E0"/>
    <w:rsid w:val="00320A30"/>
    <w:rsid w:val="00320D01"/>
    <w:rsid w:val="00320ECC"/>
    <w:rsid w:val="00320FE6"/>
    <w:rsid w:val="00320FF6"/>
    <w:rsid w:val="00321055"/>
    <w:rsid w:val="00321143"/>
    <w:rsid w:val="00321412"/>
    <w:rsid w:val="00321B4F"/>
    <w:rsid w:val="00322113"/>
    <w:rsid w:val="003221F3"/>
    <w:rsid w:val="003221FB"/>
    <w:rsid w:val="0032256A"/>
    <w:rsid w:val="00322625"/>
    <w:rsid w:val="003226E2"/>
    <w:rsid w:val="003229A5"/>
    <w:rsid w:val="00322C61"/>
    <w:rsid w:val="00322CBF"/>
    <w:rsid w:val="00322DFD"/>
    <w:rsid w:val="00322FFD"/>
    <w:rsid w:val="00323017"/>
    <w:rsid w:val="003230C6"/>
    <w:rsid w:val="00323475"/>
    <w:rsid w:val="003234BF"/>
    <w:rsid w:val="003237D2"/>
    <w:rsid w:val="00323AE5"/>
    <w:rsid w:val="00324D10"/>
    <w:rsid w:val="00324E39"/>
    <w:rsid w:val="00324FFD"/>
    <w:rsid w:val="00325468"/>
    <w:rsid w:val="0032547B"/>
    <w:rsid w:val="00325990"/>
    <w:rsid w:val="00325AFE"/>
    <w:rsid w:val="00325B21"/>
    <w:rsid w:val="00326483"/>
    <w:rsid w:val="00326886"/>
    <w:rsid w:val="00326BC7"/>
    <w:rsid w:val="00327784"/>
    <w:rsid w:val="00327CAB"/>
    <w:rsid w:val="00327F92"/>
    <w:rsid w:val="0033023B"/>
    <w:rsid w:val="003304A7"/>
    <w:rsid w:val="0033054B"/>
    <w:rsid w:val="00330882"/>
    <w:rsid w:val="00330D63"/>
    <w:rsid w:val="0033133E"/>
    <w:rsid w:val="0033147D"/>
    <w:rsid w:val="00331B24"/>
    <w:rsid w:val="0033276F"/>
    <w:rsid w:val="003328DC"/>
    <w:rsid w:val="00332B24"/>
    <w:rsid w:val="00332D60"/>
    <w:rsid w:val="00332EF7"/>
    <w:rsid w:val="0033323D"/>
    <w:rsid w:val="003332C2"/>
    <w:rsid w:val="0033334C"/>
    <w:rsid w:val="00333777"/>
    <w:rsid w:val="00333BBE"/>
    <w:rsid w:val="00333FB9"/>
    <w:rsid w:val="00334276"/>
    <w:rsid w:val="00334523"/>
    <w:rsid w:val="00334AFC"/>
    <w:rsid w:val="00334B56"/>
    <w:rsid w:val="00334BE2"/>
    <w:rsid w:val="00334CCD"/>
    <w:rsid w:val="003350DC"/>
    <w:rsid w:val="00335839"/>
    <w:rsid w:val="0033583C"/>
    <w:rsid w:val="00335DFC"/>
    <w:rsid w:val="003366C0"/>
    <w:rsid w:val="003366E8"/>
    <w:rsid w:val="0033679F"/>
    <w:rsid w:val="00336AB6"/>
    <w:rsid w:val="00336AEF"/>
    <w:rsid w:val="00336ED8"/>
    <w:rsid w:val="0033765D"/>
    <w:rsid w:val="003403D5"/>
    <w:rsid w:val="0034068E"/>
    <w:rsid w:val="00340A80"/>
    <w:rsid w:val="00340B56"/>
    <w:rsid w:val="00340FDC"/>
    <w:rsid w:val="0034144A"/>
    <w:rsid w:val="003414D8"/>
    <w:rsid w:val="0034195A"/>
    <w:rsid w:val="00341DA0"/>
    <w:rsid w:val="0034201A"/>
    <w:rsid w:val="00342209"/>
    <w:rsid w:val="0034220B"/>
    <w:rsid w:val="00342391"/>
    <w:rsid w:val="0034247C"/>
    <w:rsid w:val="00342BF5"/>
    <w:rsid w:val="00342D1C"/>
    <w:rsid w:val="00342F7F"/>
    <w:rsid w:val="00342FAD"/>
    <w:rsid w:val="00343030"/>
    <w:rsid w:val="0034327E"/>
    <w:rsid w:val="003433BD"/>
    <w:rsid w:val="00343453"/>
    <w:rsid w:val="00343595"/>
    <w:rsid w:val="00343A4D"/>
    <w:rsid w:val="00343ED1"/>
    <w:rsid w:val="00344391"/>
    <w:rsid w:val="003443F4"/>
    <w:rsid w:val="00344448"/>
    <w:rsid w:val="00344669"/>
    <w:rsid w:val="003448DA"/>
    <w:rsid w:val="00344C4D"/>
    <w:rsid w:val="00344EA7"/>
    <w:rsid w:val="00344F28"/>
    <w:rsid w:val="00345526"/>
    <w:rsid w:val="003457A5"/>
    <w:rsid w:val="003458AC"/>
    <w:rsid w:val="00345BB4"/>
    <w:rsid w:val="003464ED"/>
    <w:rsid w:val="00346734"/>
    <w:rsid w:val="00346758"/>
    <w:rsid w:val="003469BB"/>
    <w:rsid w:val="00347015"/>
    <w:rsid w:val="00347831"/>
    <w:rsid w:val="00347DB7"/>
    <w:rsid w:val="003501F5"/>
    <w:rsid w:val="0035061F"/>
    <w:rsid w:val="0035076A"/>
    <w:rsid w:val="003508B0"/>
    <w:rsid w:val="00350E42"/>
    <w:rsid w:val="003512FD"/>
    <w:rsid w:val="00351528"/>
    <w:rsid w:val="0035154A"/>
    <w:rsid w:val="003516C7"/>
    <w:rsid w:val="003517F7"/>
    <w:rsid w:val="00351F87"/>
    <w:rsid w:val="003521A9"/>
    <w:rsid w:val="00352483"/>
    <w:rsid w:val="00352538"/>
    <w:rsid w:val="00352A5C"/>
    <w:rsid w:val="00352C7D"/>
    <w:rsid w:val="00353179"/>
    <w:rsid w:val="003533A0"/>
    <w:rsid w:val="00353685"/>
    <w:rsid w:val="0035401C"/>
    <w:rsid w:val="003547BC"/>
    <w:rsid w:val="0035495F"/>
    <w:rsid w:val="003549F3"/>
    <w:rsid w:val="00354FFD"/>
    <w:rsid w:val="00355243"/>
    <w:rsid w:val="00355671"/>
    <w:rsid w:val="0035577B"/>
    <w:rsid w:val="0035593A"/>
    <w:rsid w:val="00355CB9"/>
    <w:rsid w:val="00355D0E"/>
    <w:rsid w:val="00356044"/>
    <w:rsid w:val="0035608C"/>
    <w:rsid w:val="003560CF"/>
    <w:rsid w:val="00356725"/>
    <w:rsid w:val="00356C46"/>
    <w:rsid w:val="00356D82"/>
    <w:rsid w:val="00357662"/>
    <w:rsid w:val="00357B68"/>
    <w:rsid w:val="00357C30"/>
    <w:rsid w:val="00357C9C"/>
    <w:rsid w:val="00357D5D"/>
    <w:rsid w:val="00357E74"/>
    <w:rsid w:val="0036016C"/>
    <w:rsid w:val="003601C5"/>
    <w:rsid w:val="00360343"/>
    <w:rsid w:val="003606BF"/>
    <w:rsid w:val="00360A6A"/>
    <w:rsid w:val="00360A85"/>
    <w:rsid w:val="00360C16"/>
    <w:rsid w:val="00360CA9"/>
    <w:rsid w:val="00360E4F"/>
    <w:rsid w:val="00360FC3"/>
    <w:rsid w:val="00361203"/>
    <w:rsid w:val="00361284"/>
    <w:rsid w:val="0036128E"/>
    <w:rsid w:val="0036137C"/>
    <w:rsid w:val="003615EF"/>
    <w:rsid w:val="0036170F"/>
    <w:rsid w:val="003617F3"/>
    <w:rsid w:val="00361CCA"/>
    <w:rsid w:val="00361F8A"/>
    <w:rsid w:val="00362647"/>
    <w:rsid w:val="003626C0"/>
    <w:rsid w:val="00362813"/>
    <w:rsid w:val="00362B6C"/>
    <w:rsid w:val="00362C4F"/>
    <w:rsid w:val="00362E9D"/>
    <w:rsid w:val="00362F8F"/>
    <w:rsid w:val="00363010"/>
    <w:rsid w:val="003630FD"/>
    <w:rsid w:val="003634A2"/>
    <w:rsid w:val="00363EA1"/>
    <w:rsid w:val="00363F1A"/>
    <w:rsid w:val="00363F4F"/>
    <w:rsid w:val="003644D4"/>
    <w:rsid w:val="00364ED4"/>
    <w:rsid w:val="00364FD4"/>
    <w:rsid w:val="0036523C"/>
    <w:rsid w:val="003652B2"/>
    <w:rsid w:val="00365C0A"/>
    <w:rsid w:val="00365C71"/>
    <w:rsid w:val="00365F54"/>
    <w:rsid w:val="00366B10"/>
    <w:rsid w:val="0036713C"/>
    <w:rsid w:val="0036727E"/>
    <w:rsid w:val="003672E6"/>
    <w:rsid w:val="00367307"/>
    <w:rsid w:val="00367A6A"/>
    <w:rsid w:val="00367B12"/>
    <w:rsid w:val="00367C7E"/>
    <w:rsid w:val="00367F2D"/>
    <w:rsid w:val="0037027C"/>
    <w:rsid w:val="003703E9"/>
    <w:rsid w:val="00370E93"/>
    <w:rsid w:val="00371240"/>
    <w:rsid w:val="00371326"/>
    <w:rsid w:val="003713DF"/>
    <w:rsid w:val="003717E4"/>
    <w:rsid w:val="00371AB2"/>
    <w:rsid w:val="00371B29"/>
    <w:rsid w:val="00371B72"/>
    <w:rsid w:val="00371C4F"/>
    <w:rsid w:val="00371CC6"/>
    <w:rsid w:val="00372234"/>
    <w:rsid w:val="003722BD"/>
    <w:rsid w:val="00372490"/>
    <w:rsid w:val="003729C5"/>
    <w:rsid w:val="003729CF"/>
    <w:rsid w:val="00372AA1"/>
    <w:rsid w:val="00372E52"/>
    <w:rsid w:val="00372EAD"/>
    <w:rsid w:val="0037328E"/>
    <w:rsid w:val="0037397D"/>
    <w:rsid w:val="00373ADE"/>
    <w:rsid w:val="00373C55"/>
    <w:rsid w:val="00373E1E"/>
    <w:rsid w:val="0037418C"/>
    <w:rsid w:val="003741EB"/>
    <w:rsid w:val="003741F4"/>
    <w:rsid w:val="003743C1"/>
    <w:rsid w:val="0037480C"/>
    <w:rsid w:val="00374FE1"/>
    <w:rsid w:val="00375240"/>
    <w:rsid w:val="0037540E"/>
    <w:rsid w:val="003754D7"/>
    <w:rsid w:val="0037568F"/>
    <w:rsid w:val="0037571F"/>
    <w:rsid w:val="00375786"/>
    <w:rsid w:val="00375791"/>
    <w:rsid w:val="0037583B"/>
    <w:rsid w:val="00375B33"/>
    <w:rsid w:val="00375B8B"/>
    <w:rsid w:val="00375CF9"/>
    <w:rsid w:val="00375E3C"/>
    <w:rsid w:val="00375EDA"/>
    <w:rsid w:val="0037616B"/>
    <w:rsid w:val="003763C3"/>
    <w:rsid w:val="00376484"/>
    <w:rsid w:val="00376D4E"/>
    <w:rsid w:val="00376FC3"/>
    <w:rsid w:val="003772C0"/>
    <w:rsid w:val="003773DD"/>
    <w:rsid w:val="003773FC"/>
    <w:rsid w:val="00377422"/>
    <w:rsid w:val="00377487"/>
    <w:rsid w:val="0037793C"/>
    <w:rsid w:val="00377CEE"/>
    <w:rsid w:val="00377D20"/>
    <w:rsid w:val="00377EE4"/>
    <w:rsid w:val="0037B356"/>
    <w:rsid w:val="003800F0"/>
    <w:rsid w:val="003801C0"/>
    <w:rsid w:val="00380231"/>
    <w:rsid w:val="00380422"/>
    <w:rsid w:val="00380443"/>
    <w:rsid w:val="0038071D"/>
    <w:rsid w:val="00380862"/>
    <w:rsid w:val="00380A97"/>
    <w:rsid w:val="003814AB"/>
    <w:rsid w:val="003817ED"/>
    <w:rsid w:val="003819BF"/>
    <w:rsid w:val="00381AC8"/>
    <w:rsid w:val="00382413"/>
    <w:rsid w:val="00382AE9"/>
    <w:rsid w:val="00382C89"/>
    <w:rsid w:val="003831D0"/>
    <w:rsid w:val="003833DE"/>
    <w:rsid w:val="00383818"/>
    <w:rsid w:val="00383968"/>
    <w:rsid w:val="0038410C"/>
    <w:rsid w:val="00384A51"/>
    <w:rsid w:val="00384CB3"/>
    <w:rsid w:val="00384E2A"/>
    <w:rsid w:val="00385095"/>
    <w:rsid w:val="00385130"/>
    <w:rsid w:val="00385A02"/>
    <w:rsid w:val="00385C27"/>
    <w:rsid w:val="00385D98"/>
    <w:rsid w:val="0038629C"/>
    <w:rsid w:val="0038660C"/>
    <w:rsid w:val="00386758"/>
    <w:rsid w:val="00386940"/>
    <w:rsid w:val="00386B08"/>
    <w:rsid w:val="00386BAC"/>
    <w:rsid w:val="00386F6A"/>
    <w:rsid w:val="00386FC8"/>
    <w:rsid w:val="003870B2"/>
    <w:rsid w:val="00387139"/>
    <w:rsid w:val="0038734A"/>
    <w:rsid w:val="003876D5"/>
    <w:rsid w:val="00387A2E"/>
    <w:rsid w:val="00387E91"/>
    <w:rsid w:val="00387EC3"/>
    <w:rsid w:val="00387EE5"/>
    <w:rsid w:val="00390599"/>
    <w:rsid w:val="003908C4"/>
    <w:rsid w:val="0039090A"/>
    <w:rsid w:val="00390A06"/>
    <w:rsid w:val="00390C2E"/>
    <w:rsid w:val="00390E8E"/>
    <w:rsid w:val="00390F69"/>
    <w:rsid w:val="00390F7D"/>
    <w:rsid w:val="00391063"/>
    <w:rsid w:val="003916C4"/>
    <w:rsid w:val="003917D5"/>
    <w:rsid w:val="00391831"/>
    <w:rsid w:val="00392135"/>
    <w:rsid w:val="003923AE"/>
    <w:rsid w:val="00392425"/>
    <w:rsid w:val="003925DA"/>
    <w:rsid w:val="00392769"/>
    <w:rsid w:val="0039281F"/>
    <w:rsid w:val="00392848"/>
    <w:rsid w:val="00392FDD"/>
    <w:rsid w:val="0039393F"/>
    <w:rsid w:val="0039420C"/>
    <w:rsid w:val="0039453B"/>
    <w:rsid w:val="00394773"/>
    <w:rsid w:val="00394A98"/>
    <w:rsid w:val="00394A99"/>
    <w:rsid w:val="00394C8B"/>
    <w:rsid w:val="00394CE4"/>
    <w:rsid w:val="00394D21"/>
    <w:rsid w:val="00395AB4"/>
    <w:rsid w:val="00395B3A"/>
    <w:rsid w:val="00395C88"/>
    <w:rsid w:val="00395F79"/>
    <w:rsid w:val="0039606C"/>
    <w:rsid w:val="003961ED"/>
    <w:rsid w:val="00396418"/>
    <w:rsid w:val="003964C3"/>
    <w:rsid w:val="00396541"/>
    <w:rsid w:val="00396D1A"/>
    <w:rsid w:val="00396D6A"/>
    <w:rsid w:val="00396F24"/>
    <w:rsid w:val="003970D8"/>
    <w:rsid w:val="003970FA"/>
    <w:rsid w:val="00397126"/>
    <w:rsid w:val="00397304"/>
    <w:rsid w:val="0039786A"/>
    <w:rsid w:val="00397B59"/>
    <w:rsid w:val="00397C31"/>
    <w:rsid w:val="00397C5A"/>
    <w:rsid w:val="003A00EF"/>
    <w:rsid w:val="003A08C8"/>
    <w:rsid w:val="003A0BB0"/>
    <w:rsid w:val="003A0EA3"/>
    <w:rsid w:val="003A1389"/>
    <w:rsid w:val="003A1500"/>
    <w:rsid w:val="003A16F7"/>
    <w:rsid w:val="003A1DF9"/>
    <w:rsid w:val="003A1EF0"/>
    <w:rsid w:val="003A2D1C"/>
    <w:rsid w:val="003A2D2C"/>
    <w:rsid w:val="003A2D7C"/>
    <w:rsid w:val="003A2F33"/>
    <w:rsid w:val="003A303B"/>
    <w:rsid w:val="003A311B"/>
    <w:rsid w:val="003A335C"/>
    <w:rsid w:val="003A3762"/>
    <w:rsid w:val="003A3A62"/>
    <w:rsid w:val="003A3CBB"/>
    <w:rsid w:val="003A3EF2"/>
    <w:rsid w:val="003A431E"/>
    <w:rsid w:val="003A4568"/>
    <w:rsid w:val="003A4667"/>
    <w:rsid w:val="003A4B1C"/>
    <w:rsid w:val="003A4BF0"/>
    <w:rsid w:val="003A4D88"/>
    <w:rsid w:val="003A4E04"/>
    <w:rsid w:val="003A4F43"/>
    <w:rsid w:val="003A4F5A"/>
    <w:rsid w:val="003A4FB3"/>
    <w:rsid w:val="003A4FDC"/>
    <w:rsid w:val="003A505F"/>
    <w:rsid w:val="003A511B"/>
    <w:rsid w:val="003A5360"/>
    <w:rsid w:val="003A54F0"/>
    <w:rsid w:val="003A56AE"/>
    <w:rsid w:val="003A59E5"/>
    <w:rsid w:val="003A5CA9"/>
    <w:rsid w:val="003A6087"/>
    <w:rsid w:val="003A62AE"/>
    <w:rsid w:val="003A6381"/>
    <w:rsid w:val="003A63E8"/>
    <w:rsid w:val="003A654C"/>
    <w:rsid w:val="003A6622"/>
    <w:rsid w:val="003A6978"/>
    <w:rsid w:val="003A726E"/>
    <w:rsid w:val="003A754C"/>
    <w:rsid w:val="003A7B21"/>
    <w:rsid w:val="003A7F65"/>
    <w:rsid w:val="003B00FA"/>
    <w:rsid w:val="003B011B"/>
    <w:rsid w:val="003B05C4"/>
    <w:rsid w:val="003B0CE4"/>
    <w:rsid w:val="003B0CF5"/>
    <w:rsid w:val="003B0D6F"/>
    <w:rsid w:val="003B0EBB"/>
    <w:rsid w:val="003B0F44"/>
    <w:rsid w:val="003B1012"/>
    <w:rsid w:val="003B1245"/>
    <w:rsid w:val="003B12DF"/>
    <w:rsid w:val="003B1793"/>
    <w:rsid w:val="003B1854"/>
    <w:rsid w:val="003B197A"/>
    <w:rsid w:val="003B1A38"/>
    <w:rsid w:val="003B1EC3"/>
    <w:rsid w:val="003B1EF6"/>
    <w:rsid w:val="003B1EFE"/>
    <w:rsid w:val="003B1F0D"/>
    <w:rsid w:val="003B1FA0"/>
    <w:rsid w:val="003B2151"/>
    <w:rsid w:val="003B2419"/>
    <w:rsid w:val="003B2561"/>
    <w:rsid w:val="003B2572"/>
    <w:rsid w:val="003B25AB"/>
    <w:rsid w:val="003B2641"/>
    <w:rsid w:val="003B2671"/>
    <w:rsid w:val="003B26F0"/>
    <w:rsid w:val="003B2757"/>
    <w:rsid w:val="003B2B9C"/>
    <w:rsid w:val="003B2D22"/>
    <w:rsid w:val="003B2D3A"/>
    <w:rsid w:val="003B2E6B"/>
    <w:rsid w:val="003B31A8"/>
    <w:rsid w:val="003B3690"/>
    <w:rsid w:val="003B37D3"/>
    <w:rsid w:val="003B3B23"/>
    <w:rsid w:val="003B44F5"/>
    <w:rsid w:val="003B450F"/>
    <w:rsid w:val="003B4599"/>
    <w:rsid w:val="003B489E"/>
    <w:rsid w:val="003B4A05"/>
    <w:rsid w:val="003B4AB1"/>
    <w:rsid w:val="003B5128"/>
    <w:rsid w:val="003B560C"/>
    <w:rsid w:val="003B59A0"/>
    <w:rsid w:val="003B5D18"/>
    <w:rsid w:val="003B5E45"/>
    <w:rsid w:val="003B5F07"/>
    <w:rsid w:val="003B5F2C"/>
    <w:rsid w:val="003B618E"/>
    <w:rsid w:val="003B64F7"/>
    <w:rsid w:val="003B6CEE"/>
    <w:rsid w:val="003B6F19"/>
    <w:rsid w:val="003B70C9"/>
    <w:rsid w:val="003B71FA"/>
    <w:rsid w:val="003B795A"/>
    <w:rsid w:val="003B795C"/>
    <w:rsid w:val="003B7B9A"/>
    <w:rsid w:val="003B7EBC"/>
    <w:rsid w:val="003C01C3"/>
    <w:rsid w:val="003C07B6"/>
    <w:rsid w:val="003C08ED"/>
    <w:rsid w:val="003C0AFA"/>
    <w:rsid w:val="003C0D01"/>
    <w:rsid w:val="003C0E40"/>
    <w:rsid w:val="003C0F27"/>
    <w:rsid w:val="003C0FFC"/>
    <w:rsid w:val="003C11CE"/>
    <w:rsid w:val="003C1679"/>
    <w:rsid w:val="003C1904"/>
    <w:rsid w:val="003C1B63"/>
    <w:rsid w:val="003C1FDD"/>
    <w:rsid w:val="003C215A"/>
    <w:rsid w:val="003C24F8"/>
    <w:rsid w:val="003C27F8"/>
    <w:rsid w:val="003C2846"/>
    <w:rsid w:val="003C286E"/>
    <w:rsid w:val="003C31CD"/>
    <w:rsid w:val="003C32BC"/>
    <w:rsid w:val="003C349F"/>
    <w:rsid w:val="003C3557"/>
    <w:rsid w:val="003C3856"/>
    <w:rsid w:val="003C39EA"/>
    <w:rsid w:val="003C3E4C"/>
    <w:rsid w:val="003C41C5"/>
    <w:rsid w:val="003C42EF"/>
    <w:rsid w:val="003C483C"/>
    <w:rsid w:val="003C4934"/>
    <w:rsid w:val="003C4C5D"/>
    <w:rsid w:val="003C4F06"/>
    <w:rsid w:val="003C53D8"/>
    <w:rsid w:val="003C5404"/>
    <w:rsid w:val="003C5723"/>
    <w:rsid w:val="003C59F3"/>
    <w:rsid w:val="003C613E"/>
    <w:rsid w:val="003C61B6"/>
    <w:rsid w:val="003C7047"/>
    <w:rsid w:val="003C71B2"/>
    <w:rsid w:val="003C7470"/>
    <w:rsid w:val="003C78D9"/>
    <w:rsid w:val="003C7E22"/>
    <w:rsid w:val="003C7E2D"/>
    <w:rsid w:val="003D0376"/>
    <w:rsid w:val="003D03CE"/>
    <w:rsid w:val="003D04DE"/>
    <w:rsid w:val="003D0DF1"/>
    <w:rsid w:val="003D0F13"/>
    <w:rsid w:val="003D137D"/>
    <w:rsid w:val="003D16F2"/>
    <w:rsid w:val="003D1B64"/>
    <w:rsid w:val="003D1BCA"/>
    <w:rsid w:val="003D1C72"/>
    <w:rsid w:val="003D1D63"/>
    <w:rsid w:val="003D1E87"/>
    <w:rsid w:val="003D20FC"/>
    <w:rsid w:val="003D2425"/>
    <w:rsid w:val="003D26E6"/>
    <w:rsid w:val="003D2DE8"/>
    <w:rsid w:val="003D2F6B"/>
    <w:rsid w:val="003D31A3"/>
    <w:rsid w:val="003D326A"/>
    <w:rsid w:val="003D33ED"/>
    <w:rsid w:val="003D34CE"/>
    <w:rsid w:val="003D3836"/>
    <w:rsid w:val="003D38F7"/>
    <w:rsid w:val="003D38FE"/>
    <w:rsid w:val="003D3F31"/>
    <w:rsid w:val="003D40DD"/>
    <w:rsid w:val="003D43E1"/>
    <w:rsid w:val="003D4669"/>
    <w:rsid w:val="003D47DE"/>
    <w:rsid w:val="003D484F"/>
    <w:rsid w:val="003D4E15"/>
    <w:rsid w:val="003D500D"/>
    <w:rsid w:val="003D5163"/>
    <w:rsid w:val="003D5318"/>
    <w:rsid w:val="003D558A"/>
    <w:rsid w:val="003D582A"/>
    <w:rsid w:val="003D585F"/>
    <w:rsid w:val="003D5B5B"/>
    <w:rsid w:val="003D5BC0"/>
    <w:rsid w:val="003D5C1A"/>
    <w:rsid w:val="003D5DEA"/>
    <w:rsid w:val="003D5E70"/>
    <w:rsid w:val="003D5EEB"/>
    <w:rsid w:val="003D5F3D"/>
    <w:rsid w:val="003D60A9"/>
    <w:rsid w:val="003D61CD"/>
    <w:rsid w:val="003D633D"/>
    <w:rsid w:val="003D6545"/>
    <w:rsid w:val="003D6A88"/>
    <w:rsid w:val="003D6C1D"/>
    <w:rsid w:val="003D6F37"/>
    <w:rsid w:val="003D7121"/>
    <w:rsid w:val="003D777E"/>
    <w:rsid w:val="003D7CE6"/>
    <w:rsid w:val="003E0228"/>
    <w:rsid w:val="003E0312"/>
    <w:rsid w:val="003E0413"/>
    <w:rsid w:val="003E04BC"/>
    <w:rsid w:val="003E055F"/>
    <w:rsid w:val="003E07BC"/>
    <w:rsid w:val="003E0960"/>
    <w:rsid w:val="003E0BBA"/>
    <w:rsid w:val="003E0C49"/>
    <w:rsid w:val="003E0C81"/>
    <w:rsid w:val="003E0C90"/>
    <w:rsid w:val="003E0D5B"/>
    <w:rsid w:val="003E0DE4"/>
    <w:rsid w:val="003E0F57"/>
    <w:rsid w:val="003E0FEB"/>
    <w:rsid w:val="003E111F"/>
    <w:rsid w:val="003E16A8"/>
    <w:rsid w:val="003E16E7"/>
    <w:rsid w:val="003E1763"/>
    <w:rsid w:val="003E2131"/>
    <w:rsid w:val="003E21C7"/>
    <w:rsid w:val="003E267A"/>
    <w:rsid w:val="003E28E8"/>
    <w:rsid w:val="003E29F5"/>
    <w:rsid w:val="003E2A5A"/>
    <w:rsid w:val="003E30F9"/>
    <w:rsid w:val="003E32CF"/>
    <w:rsid w:val="003E3916"/>
    <w:rsid w:val="003E3961"/>
    <w:rsid w:val="003E3BD7"/>
    <w:rsid w:val="003E4140"/>
    <w:rsid w:val="003E4BD2"/>
    <w:rsid w:val="003E4E52"/>
    <w:rsid w:val="003E56A6"/>
    <w:rsid w:val="003E59C1"/>
    <w:rsid w:val="003E5CC4"/>
    <w:rsid w:val="003E5E11"/>
    <w:rsid w:val="003E653E"/>
    <w:rsid w:val="003E67F1"/>
    <w:rsid w:val="003E6BC7"/>
    <w:rsid w:val="003E734E"/>
    <w:rsid w:val="003E7807"/>
    <w:rsid w:val="003E7A7F"/>
    <w:rsid w:val="003E7A94"/>
    <w:rsid w:val="003E7AD3"/>
    <w:rsid w:val="003E7B40"/>
    <w:rsid w:val="003E7C6B"/>
    <w:rsid w:val="003E7CE7"/>
    <w:rsid w:val="003E7D1B"/>
    <w:rsid w:val="003F04CE"/>
    <w:rsid w:val="003F0664"/>
    <w:rsid w:val="003F0A09"/>
    <w:rsid w:val="003F0D31"/>
    <w:rsid w:val="003F0E3F"/>
    <w:rsid w:val="003F1280"/>
    <w:rsid w:val="003F12E7"/>
    <w:rsid w:val="003F14B1"/>
    <w:rsid w:val="003F15E8"/>
    <w:rsid w:val="003F175E"/>
    <w:rsid w:val="003F1A81"/>
    <w:rsid w:val="003F217A"/>
    <w:rsid w:val="003F24F2"/>
    <w:rsid w:val="003F24F5"/>
    <w:rsid w:val="003F2598"/>
    <w:rsid w:val="003F2C3A"/>
    <w:rsid w:val="003F2C47"/>
    <w:rsid w:val="003F2DFF"/>
    <w:rsid w:val="003F2F3A"/>
    <w:rsid w:val="003F31A9"/>
    <w:rsid w:val="003F330A"/>
    <w:rsid w:val="003F37ED"/>
    <w:rsid w:val="003F3BCB"/>
    <w:rsid w:val="003F3CDB"/>
    <w:rsid w:val="003F3E09"/>
    <w:rsid w:val="003F3F02"/>
    <w:rsid w:val="003F44A7"/>
    <w:rsid w:val="003F4B94"/>
    <w:rsid w:val="003F4C4D"/>
    <w:rsid w:val="003F5515"/>
    <w:rsid w:val="003F554B"/>
    <w:rsid w:val="003F5650"/>
    <w:rsid w:val="003F5CC3"/>
    <w:rsid w:val="003F613E"/>
    <w:rsid w:val="003F61A3"/>
    <w:rsid w:val="003F63E4"/>
    <w:rsid w:val="003F6467"/>
    <w:rsid w:val="003F6AFC"/>
    <w:rsid w:val="003F7169"/>
    <w:rsid w:val="003F752C"/>
    <w:rsid w:val="003F7585"/>
    <w:rsid w:val="003F76D4"/>
    <w:rsid w:val="003F76F3"/>
    <w:rsid w:val="003F7A01"/>
    <w:rsid w:val="003F7AA8"/>
    <w:rsid w:val="003F7BFF"/>
    <w:rsid w:val="003F7CEF"/>
    <w:rsid w:val="004001E4"/>
    <w:rsid w:val="0040023C"/>
    <w:rsid w:val="0040030D"/>
    <w:rsid w:val="00400423"/>
    <w:rsid w:val="00400515"/>
    <w:rsid w:val="0040059F"/>
    <w:rsid w:val="00400604"/>
    <w:rsid w:val="00400678"/>
    <w:rsid w:val="00400965"/>
    <w:rsid w:val="00400C06"/>
    <w:rsid w:val="00400F6B"/>
    <w:rsid w:val="0040121A"/>
    <w:rsid w:val="0040144D"/>
    <w:rsid w:val="00401497"/>
    <w:rsid w:val="0040149F"/>
    <w:rsid w:val="00401724"/>
    <w:rsid w:val="004017E2"/>
    <w:rsid w:val="004018FC"/>
    <w:rsid w:val="004019D5"/>
    <w:rsid w:val="004021D9"/>
    <w:rsid w:val="0040225A"/>
    <w:rsid w:val="004023EE"/>
    <w:rsid w:val="00402626"/>
    <w:rsid w:val="004028A2"/>
    <w:rsid w:val="0040293E"/>
    <w:rsid w:val="0040298A"/>
    <w:rsid w:val="00402B8E"/>
    <w:rsid w:val="00402EC2"/>
    <w:rsid w:val="00403078"/>
    <w:rsid w:val="0040327C"/>
    <w:rsid w:val="0040349A"/>
    <w:rsid w:val="00403838"/>
    <w:rsid w:val="00403848"/>
    <w:rsid w:val="00403982"/>
    <w:rsid w:val="00403E25"/>
    <w:rsid w:val="00404005"/>
    <w:rsid w:val="00404B6B"/>
    <w:rsid w:val="00404B78"/>
    <w:rsid w:val="00404C69"/>
    <w:rsid w:val="00404CA8"/>
    <w:rsid w:val="00404D61"/>
    <w:rsid w:val="00404E43"/>
    <w:rsid w:val="00405161"/>
    <w:rsid w:val="00405173"/>
    <w:rsid w:val="00405915"/>
    <w:rsid w:val="00405DFB"/>
    <w:rsid w:val="00406383"/>
    <w:rsid w:val="00406385"/>
    <w:rsid w:val="004063CB"/>
    <w:rsid w:val="004064CB"/>
    <w:rsid w:val="0040680B"/>
    <w:rsid w:val="00406A48"/>
    <w:rsid w:val="00406EAE"/>
    <w:rsid w:val="004072EE"/>
    <w:rsid w:val="00407384"/>
    <w:rsid w:val="00407908"/>
    <w:rsid w:val="0040791A"/>
    <w:rsid w:val="00407F50"/>
    <w:rsid w:val="00410147"/>
    <w:rsid w:val="0041036A"/>
    <w:rsid w:val="00410667"/>
    <w:rsid w:val="004107E7"/>
    <w:rsid w:val="004107E8"/>
    <w:rsid w:val="00410901"/>
    <w:rsid w:val="00410A9D"/>
    <w:rsid w:val="00410BE8"/>
    <w:rsid w:val="00411005"/>
    <w:rsid w:val="00411504"/>
    <w:rsid w:val="00411587"/>
    <w:rsid w:val="0041168A"/>
    <w:rsid w:val="00411B55"/>
    <w:rsid w:val="0041212A"/>
    <w:rsid w:val="004124F0"/>
    <w:rsid w:val="00412731"/>
    <w:rsid w:val="0041290E"/>
    <w:rsid w:val="0041299D"/>
    <w:rsid w:val="004129B1"/>
    <w:rsid w:val="00412A91"/>
    <w:rsid w:val="00412D23"/>
    <w:rsid w:val="00413169"/>
    <w:rsid w:val="004131AD"/>
    <w:rsid w:val="0041325F"/>
    <w:rsid w:val="0041354F"/>
    <w:rsid w:val="0041357E"/>
    <w:rsid w:val="004137A8"/>
    <w:rsid w:val="00413831"/>
    <w:rsid w:val="00413871"/>
    <w:rsid w:val="004138EC"/>
    <w:rsid w:val="00413A83"/>
    <w:rsid w:val="00413CEC"/>
    <w:rsid w:val="00413E0B"/>
    <w:rsid w:val="00413F8D"/>
    <w:rsid w:val="004143D9"/>
    <w:rsid w:val="00414460"/>
    <w:rsid w:val="0041484B"/>
    <w:rsid w:val="00414C72"/>
    <w:rsid w:val="004150BB"/>
    <w:rsid w:val="00415162"/>
    <w:rsid w:val="004152D3"/>
    <w:rsid w:val="004155BD"/>
    <w:rsid w:val="00415CF1"/>
    <w:rsid w:val="00416080"/>
    <w:rsid w:val="004160EF"/>
    <w:rsid w:val="00416105"/>
    <w:rsid w:val="00416227"/>
    <w:rsid w:val="004167F4"/>
    <w:rsid w:val="00416D30"/>
    <w:rsid w:val="00416DB4"/>
    <w:rsid w:val="004176DC"/>
    <w:rsid w:val="00417BE8"/>
    <w:rsid w:val="00417C38"/>
    <w:rsid w:val="00417D7A"/>
    <w:rsid w:val="00419DD8"/>
    <w:rsid w:val="00420153"/>
    <w:rsid w:val="004201B0"/>
    <w:rsid w:val="004203CA"/>
    <w:rsid w:val="004207EC"/>
    <w:rsid w:val="004208C5"/>
    <w:rsid w:val="00420958"/>
    <w:rsid w:val="00420A6A"/>
    <w:rsid w:val="00420C28"/>
    <w:rsid w:val="0042101C"/>
    <w:rsid w:val="0042134A"/>
    <w:rsid w:val="004214B5"/>
    <w:rsid w:val="00421A3A"/>
    <w:rsid w:val="00421BB5"/>
    <w:rsid w:val="00422490"/>
    <w:rsid w:val="004224A1"/>
    <w:rsid w:val="00422619"/>
    <w:rsid w:val="00422821"/>
    <w:rsid w:val="00422A2A"/>
    <w:rsid w:val="00422C56"/>
    <w:rsid w:val="00422DE3"/>
    <w:rsid w:val="00422F61"/>
    <w:rsid w:val="00423005"/>
    <w:rsid w:val="00423331"/>
    <w:rsid w:val="004234DA"/>
    <w:rsid w:val="00423568"/>
    <w:rsid w:val="00423974"/>
    <w:rsid w:val="00423D0E"/>
    <w:rsid w:val="004240CF"/>
    <w:rsid w:val="004241F7"/>
    <w:rsid w:val="00424210"/>
    <w:rsid w:val="0042439B"/>
    <w:rsid w:val="004250D8"/>
    <w:rsid w:val="00425170"/>
    <w:rsid w:val="00425779"/>
    <w:rsid w:val="00425DFC"/>
    <w:rsid w:val="00426037"/>
    <w:rsid w:val="004264A0"/>
    <w:rsid w:val="00426865"/>
    <w:rsid w:val="00426C37"/>
    <w:rsid w:val="00426F70"/>
    <w:rsid w:val="0042707F"/>
    <w:rsid w:val="00427601"/>
    <w:rsid w:val="0042773C"/>
    <w:rsid w:val="00427842"/>
    <w:rsid w:val="004279E8"/>
    <w:rsid w:val="00427A78"/>
    <w:rsid w:val="00427B76"/>
    <w:rsid w:val="00427D46"/>
    <w:rsid w:val="0043062D"/>
    <w:rsid w:val="00430F72"/>
    <w:rsid w:val="004312E0"/>
    <w:rsid w:val="00431437"/>
    <w:rsid w:val="0043166F"/>
    <w:rsid w:val="004316EF"/>
    <w:rsid w:val="00431894"/>
    <w:rsid w:val="00431B38"/>
    <w:rsid w:val="00431BD3"/>
    <w:rsid w:val="004326BE"/>
    <w:rsid w:val="00433A9C"/>
    <w:rsid w:val="00433E58"/>
    <w:rsid w:val="00433EAC"/>
    <w:rsid w:val="004342F6"/>
    <w:rsid w:val="0043489A"/>
    <w:rsid w:val="004349B6"/>
    <w:rsid w:val="00434CC4"/>
    <w:rsid w:val="00434EDC"/>
    <w:rsid w:val="004350E1"/>
    <w:rsid w:val="004351F1"/>
    <w:rsid w:val="00435574"/>
    <w:rsid w:val="004358A2"/>
    <w:rsid w:val="00435B1D"/>
    <w:rsid w:val="004361A4"/>
    <w:rsid w:val="004362CB"/>
    <w:rsid w:val="00436549"/>
    <w:rsid w:val="00436761"/>
    <w:rsid w:val="00436895"/>
    <w:rsid w:val="004368C6"/>
    <w:rsid w:val="00436CCC"/>
    <w:rsid w:val="00437085"/>
    <w:rsid w:val="0043783B"/>
    <w:rsid w:val="00437961"/>
    <w:rsid w:val="00437B77"/>
    <w:rsid w:val="0044022C"/>
    <w:rsid w:val="0044088A"/>
    <w:rsid w:val="00440A02"/>
    <w:rsid w:val="0044119E"/>
    <w:rsid w:val="004412CC"/>
    <w:rsid w:val="00441507"/>
    <w:rsid w:val="00441721"/>
    <w:rsid w:val="00441CE8"/>
    <w:rsid w:val="004422E3"/>
    <w:rsid w:val="00442AEC"/>
    <w:rsid w:val="00442B61"/>
    <w:rsid w:val="00442BBF"/>
    <w:rsid w:val="00442CE4"/>
    <w:rsid w:val="004431DB"/>
    <w:rsid w:val="004433B1"/>
    <w:rsid w:val="004433B3"/>
    <w:rsid w:val="00443602"/>
    <w:rsid w:val="00443679"/>
    <w:rsid w:val="00443740"/>
    <w:rsid w:val="00443A1F"/>
    <w:rsid w:val="00443B72"/>
    <w:rsid w:val="00443CFC"/>
    <w:rsid w:val="00443DEC"/>
    <w:rsid w:val="004440D4"/>
    <w:rsid w:val="004449AF"/>
    <w:rsid w:val="004449FE"/>
    <w:rsid w:val="00444BB2"/>
    <w:rsid w:val="00444BD9"/>
    <w:rsid w:val="00444D20"/>
    <w:rsid w:val="00444DA3"/>
    <w:rsid w:val="00445111"/>
    <w:rsid w:val="0044511D"/>
    <w:rsid w:val="0044541B"/>
    <w:rsid w:val="00445A3D"/>
    <w:rsid w:val="00445BA9"/>
    <w:rsid w:val="004461B2"/>
    <w:rsid w:val="00446B7C"/>
    <w:rsid w:val="00446BA8"/>
    <w:rsid w:val="004471BE"/>
    <w:rsid w:val="0044727D"/>
    <w:rsid w:val="00447631"/>
    <w:rsid w:val="004479EF"/>
    <w:rsid w:val="00447A99"/>
    <w:rsid w:val="00447B3B"/>
    <w:rsid w:val="00447D1A"/>
    <w:rsid w:val="00447D39"/>
    <w:rsid w:val="0045037B"/>
    <w:rsid w:val="004504FD"/>
    <w:rsid w:val="0045066D"/>
    <w:rsid w:val="004508E0"/>
    <w:rsid w:val="00450CAA"/>
    <w:rsid w:val="00450EF0"/>
    <w:rsid w:val="004513AD"/>
    <w:rsid w:val="00451485"/>
    <w:rsid w:val="0045190E"/>
    <w:rsid w:val="00451BCB"/>
    <w:rsid w:val="00451C10"/>
    <w:rsid w:val="004523BD"/>
    <w:rsid w:val="004523C4"/>
    <w:rsid w:val="004523F3"/>
    <w:rsid w:val="0045261F"/>
    <w:rsid w:val="004527A9"/>
    <w:rsid w:val="004528C3"/>
    <w:rsid w:val="00452BE8"/>
    <w:rsid w:val="004530E1"/>
    <w:rsid w:val="004531AE"/>
    <w:rsid w:val="00453332"/>
    <w:rsid w:val="0045342F"/>
    <w:rsid w:val="00453542"/>
    <w:rsid w:val="0045397A"/>
    <w:rsid w:val="00453C1E"/>
    <w:rsid w:val="00453E6C"/>
    <w:rsid w:val="0045400F"/>
    <w:rsid w:val="0045443E"/>
    <w:rsid w:val="00454B0D"/>
    <w:rsid w:val="004554E1"/>
    <w:rsid w:val="004556EC"/>
    <w:rsid w:val="00455953"/>
    <w:rsid w:val="00455AAA"/>
    <w:rsid w:val="00455CB8"/>
    <w:rsid w:val="00455E31"/>
    <w:rsid w:val="00455EED"/>
    <w:rsid w:val="00456202"/>
    <w:rsid w:val="00456551"/>
    <w:rsid w:val="004566F9"/>
    <w:rsid w:val="004567D7"/>
    <w:rsid w:val="00456BB3"/>
    <w:rsid w:val="00456D00"/>
    <w:rsid w:val="00456D56"/>
    <w:rsid w:val="00456F15"/>
    <w:rsid w:val="00456FB5"/>
    <w:rsid w:val="00457147"/>
    <w:rsid w:val="00457213"/>
    <w:rsid w:val="004576C8"/>
    <w:rsid w:val="00457A85"/>
    <w:rsid w:val="00457BE0"/>
    <w:rsid w:val="00457C58"/>
    <w:rsid w:val="004601BC"/>
    <w:rsid w:val="00460A5C"/>
    <w:rsid w:val="00460F8B"/>
    <w:rsid w:val="00461054"/>
    <w:rsid w:val="004610FD"/>
    <w:rsid w:val="004611B9"/>
    <w:rsid w:val="004614FF"/>
    <w:rsid w:val="0046152A"/>
    <w:rsid w:val="004616E9"/>
    <w:rsid w:val="00461991"/>
    <w:rsid w:val="00461BAF"/>
    <w:rsid w:val="00461D59"/>
    <w:rsid w:val="00461D61"/>
    <w:rsid w:val="00461FFF"/>
    <w:rsid w:val="004621DC"/>
    <w:rsid w:val="0046279F"/>
    <w:rsid w:val="00462887"/>
    <w:rsid w:val="004628B1"/>
    <w:rsid w:val="00462C06"/>
    <w:rsid w:val="00462DD5"/>
    <w:rsid w:val="00462F70"/>
    <w:rsid w:val="004636A2"/>
    <w:rsid w:val="00463E6C"/>
    <w:rsid w:val="00464269"/>
    <w:rsid w:val="00464319"/>
    <w:rsid w:val="004645AF"/>
    <w:rsid w:val="00464773"/>
    <w:rsid w:val="004647FE"/>
    <w:rsid w:val="004649BB"/>
    <w:rsid w:val="00464F6A"/>
    <w:rsid w:val="0046502A"/>
    <w:rsid w:val="004651C4"/>
    <w:rsid w:val="00465238"/>
    <w:rsid w:val="00465348"/>
    <w:rsid w:val="00465662"/>
    <w:rsid w:val="0046566A"/>
    <w:rsid w:val="00465AC9"/>
    <w:rsid w:val="00465B00"/>
    <w:rsid w:val="00465E10"/>
    <w:rsid w:val="00465F11"/>
    <w:rsid w:val="00466110"/>
    <w:rsid w:val="004661C7"/>
    <w:rsid w:val="00466366"/>
    <w:rsid w:val="004664C2"/>
    <w:rsid w:val="00466774"/>
    <w:rsid w:val="00466C64"/>
    <w:rsid w:val="00466EF9"/>
    <w:rsid w:val="00467307"/>
    <w:rsid w:val="004673DC"/>
    <w:rsid w:val="00467928"/>
    <w:rsid w:val="00467CA9"/>
    <w:rsid w:val="00470029"/>
    <w:rsid w:val="0047004C"/>
    <w:rsid w:val="00470050"/>
    <w:rsid w:val="004700F1"/>
    <w:rsid w:val="00470155"/>
    <w:rsid w:val="00470353"/>
    <w:rsid w:val="00470638"/>
    <w:rsid w:val="004706EC"/>
    <w:rsid w:val="00470916"/>
    <w:rsid w:val="00470DC8"/>
    <w:rsid w:val="00470E49"/>
    <w:rsid w:val="004711F0"/>
    <w:rsid w:val="00471497"/>
    <w:rsid w:val="004717FB"/>
    <w:rsid w:val="004719ED"/>
    <w:rsid w:val="00471E82"/>
    <w:rsid w:val="00472151"/>
    <w:rsid w:val="004721CC"/>
    <w:rsid w:val="0047258C"/>
    <w:rsid w:val="00472602"/>
    <w:rsid w:val="00472C87"/>
    <w:rsid w:val="0047355F"/>
    <w:rsid w:val="00473D2D"/>
    <w:rsid w:val="00473D3D"/>
    <w:rsid w:val="00473F23"/>
    <w:rsid w:val="004742EF"/>
    <w:rsid w:val="0047448F"/>
    <w:rsid w:val="0047453A"/>
    <w:rsid w:val="0047498A"/>
    <w:rsid w:val="00474AA4"/>
    <w:rsid w:val="0047545F"/>
    <w:rsid w:val="004754D7"/>
    <w:rsid w:val="00475646"/>
    <w:rsid w:val="00475F8D"/>
    <w:rsid w:val="0047627C"/>
    <w:rsid w:val="0047676E"/>
    <w:rsid w:val="004767CF"/>
    <w:rsid w:val="00476AFD"/>
    <w:rsid w:val="00476C74"/>
    <w:rsid w:val="004773EC"/>
    <w:rsid w:val="004776FE"/>
    <w:rsid w:val="00477857"/>
    <w:rsid w:val="00477A1A"/>
    <w:rsid w:val="00477B73"/>
    <w:rsid w:val="00477B82"/>
    <w:rsid w:val="00477C4D"/>
    <w:rsid w:val="00480347"/>
    <w:rsid w:val="004806B3"/>
    <w:rsid w:val="00480B3F"/>
    <w:rsid w:val="00480F30"/>
    <w:rsid w:val="0048147E"/>
    <w:rsid w:val="00481D95"/>
    <w:rsid w:val="0048227C"/>
    <w:rsid w:val="0048236E"/>
    <w:rsid w:val="0048255A"/>
    <w:rsid w:val="00482562"/>
    <w:rsid w:val="0048266F"/>
    <w:rsid w:val="00482D89"/>
    <w:rsid w:val="0048304A"/>
    <w:rsid w:val="004831F6"/>
    <w:rsid w:val="0048353E"/>
    <w:rsid w:val="00483942"/>
    <w:rsid w:val="00483D74"/>
    <w:rsid w:val="00483DB4"/>
    <w:rsid w:val="004844F6"/>
    <w:rsid w:val="00484538"/>
    <w:rsid w:val="0048466E"/>
    <w:rsid w:val="00484909"/>
    <w:rsid w:val="00484990"/>
    <w:rsid w:val="004849D7"/>
    <w:rsid w:val="00484A4D"/>
    <w:rsid w:val="00484C58"/>
    <w:rsid w:val="00485056"/>
    <w:rsid w:val="0048510F"/>
    <w:rsid w:val="0048531E"/>
    <w:rsid w:val="00485569"/>
    <w:rsid w:val="00486028"/>
    <w:rsid w:val="004861D4"/>
    <w:rsid w:val="004864EE"/>
    <w:rsid w:val="004867D0"/>
    <w:rsid w:val="00486985"/>
    <w:rsid w:val="004869B2"/>
    <w:rsid w:val="00486F87"/>
    <w:rsid w:val="00486F9E"/>
    <w:rsid w:val="00487280"/>
    <w:rsid w:val="00487410"/>
    <w:rsid w:val="0048785C"/>
    <w:rsid w:val="00487900"/>
    <w:rsid w:val="00490087"/>
    <w:rsid w:val="00490143"/>
    <w:rsid w:val="0049014B"/>
    <w:rsid w:val="0049018A"/>
    <w:rsid w:val="004903CF"/>
    <w:rsid w:val="004903E6"/>
    <w:rsid w:val="00490590"/>
    <w:rsid w:val="0049059D"/>
    <w:rsid w:val="00490730"/>
    <w:rsid w:val="004910EC"/>
    <w:rsid w:val="00491410"/>
    <w:rsid w:val="00491648"/>
    <w:rsid w:val="00491721"/>
    <w:rsid w:val="00491983"/>
    <w:rsid w:val="00491999"/>
    <w:rsid w:val="00491A3A"/>
    <w:rsid w:val="00491CA1"/>
    <w:rsid w:val="00491CAB"/>
    <w:rsid w:val="00492035"/>
    <w:rsid w:val="00492544"/>
    <w:rsid w:val="004929D9"/>
    <w:rsid w:val="00492A74"/>
    <w:rsid w:val="00492D73"/>
    <w:rsid w:val="0049317F"/>
    <w:rsid w:val="00493DCE"/>
    <w:rsid w:val="004940EC"/>
    <w:rsid w:val="0049418A"/>
    <w:rsid w:val="00494D0E"/>
    <w:rsid w:val="00495691"/>
    <w:rsid w:val="004958DB"/>
    <w:rsid w:val="004959C3"/>
    <w:rsid w:val="00496007"/>
    <w:rsid w:val="004968F8"/>
    <w:rsid w:val="00496A4E"/>
    <w:rsid w:val="00496B75"/>
    <w:rsid w:val="00496CAD"/>
    <w:rsid w:val="00496DBF"/>
    <w:rsid w:val="00497143"/>
    <w:rsid w:val="00497794"/>
    <w:rsid w:val="00497CEC"/>
    <w:rsid w:val="004A03B2"/>
    <w:rsid w:val="004A0738"/>
    <w:rsid w:val="004A0AD4"/>
    <w:rsid w:val="004A0D02"/>
    <w:rsid w:val="004A0D5E"/>
    <w:rsid w:val="004A0DDF"/>
    <w:rsid w:val="004A0E9D"/>
    <w:rsid w:val="004A12F2"/>
    <w:rsid w:val="004A18CE"/>
    <w:rsid w:val="004A1908"/>
    <w:rsid w:val="004A1C2E"/>
    <w:rsid w:val="004A1C40"/>
    <w:rsid w:val="004A1DD0"/>
    <w:rsid w:val="004A1E2B"/>
    <w:rsid w:val="004A1EC7"/>
    <w:rsid w:val="004A25D8"/>
    <w:rsid w:val="004A297C"/>
    <w:rsid w:val="004A29A3"/>
    <w:rsid w:val="004A2D87"/>
    <w:rsid w:val="004A2E62"/>
    <w:rsid w:val="004A2E64"/>
    <w:rsid w:val="004A2E81"/>
    <w:rsid w:val="004A33EA"/>
    <w:rsid w:val="004A36A0"/>
    <w:rsid w:val="004A396D"/>
    <w:rsid w:val="004A3A5C"/>
    <w:rsid w:val="004A3C52"/>
    <w:rsid w:val="004A3E55"/>
    <w:rsid w:val="004A3E62"/>
    <w:rsid w:val="004A429B"/>
    <w:rsid w:val="004A453B"/>
    <w:rsid w:val="004A4719"/>
    <w:rsid w:val="004A473F"/>
    <w:rsid w:val="004A4BF1"/>
    <w:rsid w:val="004A4C7C"/>
    <w:rsid w:val="004A4CDF"/>
    <w:rsid w:val="004A4ED3"/>
    <w:rsid w:val="004A4FD5"/>
    <w:rsid w:val="004A51E6"/>
    <w:rsid w:val="004A55B0"/>
    <w:rsid w:val="004A5DDF"/>
    <w:rsid w:val="004A6020"/>
    <w:rsid w:val="004A65B7"/>
    <w:rsid w:val="004A68AB"/>
    <w:rsid w:val="004A6A47"/>
    <w:rsid w:val="004A6E35"/>
    <w:rsid w:val="004A6E52"/>
    <w:rsid w:val="004A7910"/>
    <w:rsid w:val="004A7D5D"/>
    <w:rsid w:val="004B0102"/>
    <w:rsid w:val="004B02C0"/>
    <w:rsid w:val="004B02C4"/>
    <w:rsid w:val="004B096C"/>
    <w:rsid w:val="004B0F08"/>
    <w:rsid w:val="004B11FE"/>
    <w:rsid w:val="004B1234"/>
    <w:rsid w:val="004B1A5A"/>
    <w:rsid w:val="004B20E5"/>
    <w:rsid w:val="004B239C"/>
    <w:rsid w:val="004B2762"/>
    <w:rsid w:val="004B2AA8"/>
    <w:rsid w:val="004B3088"/>
    <w:rsid w:val="004B33F5"/>
    <w:rsid w:val="004B3890"/>
    <w:rsid w:val="004B39CC"/>
    <w:rsid w:val="004B3BE7"/>
    <w:rsid w:val="004B4545"/>
    <w:rsid w:val="004B47A9"/>
    <w:rsid w:val="004B4A44"/>
    <w:rsid w:val="004B4FCB"/>
    <w:rsid w:val="004B50D6"/>
    <w:rsid w:val="004B5784"/>
    <w:rsid w:val="004B5A9E"/>
    <w:rsid w:val="004B60AC"/>
    <w:rsid w:val="004B6241"/>
    <w:rsid w:val="004B62B2"/>
    <w:rsid w:val="004B65CA"/>
    <w:rsid w:val="004B6A2B"/>
    <w:rsid w:val="004B6CC8"/>
    <w:rsid w:val="004B6E3F"/>
    <w:rsid w:val="004B700C"/>
    <w:rsid w:val="004B72C8"/>
    <w:rsid w:val="004B738C"/>
    <w:rsid w:val="004B7579"/>
    <w:rsid w:val="004B75E6"/>
    <w:rsid w:val="004B791B"/>
    <w:rsid w:val="004B7A42"/>
    <w:rsid w:val="004B7B79"/>
    <w:rsid w:val="004B7BA5"/>
    <w:rsid w:val="004B7C74"/>
    <w:rsid w:val="004B7DE2"/>
    <w:rsid w:val="004C015D"/>
    <w:rsid w:val="004C077C"/>
    <w:rsid w:val="004C09A2"/>
    <w:rsid w:val="004C0ACB"/>
    <w:rsid w:val="004C0F72"/>
    <w:rsid w:val="004C129B"/>
    <w:rsid w:val="004C12DD"/>
    <w:rsid w:val="004C181A"/>
    <w:rsid w:val="004C1E2A"/>
    <w:rsid w:val="004C1E93"/>
    <w:rsid w:val="004C209E"/>
    <w:rsid w:val="004C21B0"/>
    <w:rsid w:val="004C22B3"/>
    <w:rsid w:val="004C26A8"/>
    <w:rsid w:val="004C2958"/>
    <w:rsid w:val="004C2CDC"/>
    <w:rsid w:val="004C308D"/>
    <w:rsid w:val="004C3587"/>
    <w:rsid w:val="004C3608"/>
    <w:rsid w:val="004C3631"/>
    <w:rsid w:val="004C4168"/>
    <w:rsid w:val="004C416F"/>
    <w:rsid w:val="004C42FF"/>
    <w:rsid w:val="004C475D"/>
    <w:rsid w:val="004C4AE2"/>
    <w:rsid w:val="004C4CFF"/>
    <w:rsid w:val="004C4D29"/>
    <w:rsid w:val="004C4F70"/>
    <w:rsid w:val="004C5098"/>
    <w:rsid w:val="004C5302"/>
    <w:rsid w:val="004C544F"/>
    <w:rsid w:val="004C54E3"/>
    <w:rsid w:val="004C5997"/>
    <w:rsid w:val="004C5E1D"/>
    <w:rsid w:val="004C62B0"/>
    <w:rsid w:val="004C63B5"/>
    <w:rsid w:val="004C6ABA"/>
    <w:rsid w:val="004C6D8F"/>
    <w:rsid w:val="004C6EAF"/>
    <w:rsid w:val="004C7119"/>
    <w:rsid w:val="004C72D8"/>
    <w:rsid w:val="004C7540"/>
    <w:rsid w:val="004C75DD"/>
    <w:rsid w:val="004C7A99"/>
    <w:rsid w:val="004C7B09"/>
    <w:rsid w:val="004C7DD7"/>
    <w:rsid w:val="004C7F39"/>
    <w:rsid w:val="004D0281"/>
    <w:rsid w:val="004D06E9"/>
    <w:rsid w:val="004D08A1"/>
    <w:rsid w:val="004D0AD2"/>
    <w:rsid w:val="004D105B"/>
    <w:rsid w:val="004D1073"/>
    <w:rsid w:val="004D10AB"/>
    <w:rsid w:val="004D121C"/>
    <w:rsid w:val="004D1462"/>
    <w:rsid w:val="004D15A3"/>
    <w:rsid w:val="004D1872"/>
    <w:rsid w:val="004D19FB"/>
    <w:rsid w:val="004D1AAE"/>
    <w:rsid w:val="004D1CA1"/>
    <w:rsid w:val="004D1CFF"/>
    <w:rsid w:val="004D1D29"/>
    <w:rsid w:val="004D1E08"/>
    <w:rsid w:val="004D2289"/>
    <w:rsid w:val="004D2434"/>
    <w:rsid w:val="004D2652"/>
    <w:rsid w:val="004D27A6"/>
    <w:rsid w:val="004D27C2"/>
    <w:rsid w:val="004D2B92"/>
    <w:rsid w:val="004D2D3B"/>
    <w:rsid w:val="004D31C8"/>
    <w:rsid w:val="004D3237"/>
    <w:rsid w:val="004D326E"/>
    <w:rsid w:val="004D3619"/>
    <w:rsid w:val="004D3C93"/>
    <w:rsid w:val="004D3E7F"/>
    <w:rsid w:val="004D3EDB"/>
    <w:rsid w:val="004D3FD5"/>
    <w:rsid w:val="004D4587"/>
    <w:rsid w:val="004D487F"/>
    <w:rsid w:val="004D4BAB"/>
    <w:rsid w:val="004D4F60"/>
    <w:rsid w:val="004D53BE"/>
    <w:rsid w:val="004D556A"/>
    <w:rsid w:val="004D5AB1"/>
    <w:rsid w:val="004D5AE0"/>
    <w:rsid w:val="004D5B7A"/>
    <w:rsid w:val="004D5C4A"/>
    <w:rsid w:val="004D5C61"/>
    <w:rsid w:val="004D5D7E"/>
    <w:rsid w:val="004D60FC"/>
    <w:rsid w:val="004D6144"/>
    <w:rsid w:val="004D65D5"/>
    <w:rsid w:val="004D6D5B"/>
    <w:rsid w:val="004D6E5F"/>
    <w:rsid w:val="004D7522"/>
    <w:rsid w:val="004D7653"/>
    <w:rsid w:val="004D7D03"/>
    <w:rsid w:val="004D7D59"/>
    <w:rsid w:val="004D7DFA"/>
    <w:rsid w:val="004E0432"/>
    <w:rsid w:val="004E06F7"/>
    <w:rsid w:val="004E07B0"/>
    <w:rsid w:val="004E091B"/>
    <w:rsid w:val="004E0C27"/>
    <w:rsid w:val="004E124E"/>
    <w:rsid w:val="004E151D"/>
    <w:rsid w:val="004E151E"/>
    <w:rsid w:val="004E1B11"/>
    <w:rsid w:val="004E1CF1"/>
    <w:rsid w:val="004E1D33"/>
    <w:rsid w:val="004E1E2D"/>
    <w:rsid w:val="004E208A"/>
    <w:rsid w:val="004E2162"/>
    <w:rsid w:val="004E21B1"/>
    <w:rsid w:val="004E251F"/>
    <w:rsid w:val="004E257F"/>
    <w:rsid w:val="004E2971"/>
    <w:rsid w:val="004E2B7A"/>
    <w:rsid w:val="004E2CEF"/>
    <w:rsid w:val="004E2D62"/>
    <w:rsid w:val="004E340B"/>
    <w:rsid w:val="004E3484"/>
    <w:rsid w:val="004E386B"/>
    <w:rsid w:val="004E3940"/>
    <w:rsid w:val="004E3EE8"/>
    <w:rsid w:val="004E3FC3"/>
    <w:rsid w:val="004E41BB"/>
    <w:rsid w:val="004E41C5"/>
    <w:rsid w:val="004E433D"/>
    <w:rsid w:val="004E4756"/>
    <w:rsid w:val="004E4949"/>
    <w:rsid w:val="004E495D"/>
    <w:rsid w:val="004E4D0C"/>
    <w:rsid w:val="004E4D85"/>
    <w:rsid w:val="004E4E67"/>
    <w:rsid w:val="004E4E79"/>
    <w:rsid w:val="004E4E91"/>
    <w:rsid w:val="004E4ECC"/>
    <w:rsid w:val="004E51CD"/>
    <w:rsid w:val="004E532F"/>
    <w:rsid w:val="004E54C4"/>
    <w:rsid w:val="004E58FC"/>
    <w:rsid w:val="004E5CDC"/>
    <w:rsid w:val="004E626E"/>
    <w:rsid w:val="004E6321"/>
    <w:rsid w:val="004E63BA"/>
    <w:rsid w:val="004E65B4"/>
    <w:rsid w:val="004E6B47"/>
    <w:rsid w:val="004E6E8D"/>
    <w:rsid w:val="004E715B"/>
    <w:rsid w:val="004E7497"/>
    <w:rsid w:val="004E74F8"/>
    <w:rsid w:val="004E7521"/>
    <w:rsid w:val="004E7593"/>
    <w:rsid w:val="004E7850"/>
    <w:rsid w:val="004E7B13"/>
    <w:rsid w:val="004E7C67"/>
    <w:rsid w:val="004E7EF5"/>
    <w:rsid w:val="004F002E"/>
    <w:rsid w:val="004F00A9"/>
    <w:rsid w:val="004F09ED"/>
    <w:rsid w:val="004F0AFC"/>
    <w:rsid w:val="004F10CB"/>
    <w:rsid w:val="004F199F"/>
    <w:rsid w:val="004F203F"/>
    <w:rsid w:val="004F2289"/>
    <w:rsid w:val="004F22A2"/>
    <w:rsid w:val="004F24ED"/>
    <w:rsid w:val="004F2677"/>
    <w:rsid w:val="004F2B53"/>
    <w:rsid w:val="004F2D75"/>
    <w:rsid w:val="004F3351"/>
    <w:rsid w:val="004F357A"/>
    <w:rsid w:val="004F37EC"/>
    <w:rsid w:val="004F3A04"/>
    <w:rsid w:val="004F3C30"/>
    <w:rsid w:val="004F3E5D"/>
    <w:rsid w:val="004F3F16"/>
    <w:rsid w:val="004F4050"/>
    <w:rsid w:val="004F4059"/>
    <w:rsid w:val="004F43A0"/>
    <w:rsid w:val="004F4B4A"/>
    <w:rsid w:val="004F4C73"/>
    <w:rsid w:val="004F5027"/>
    <w:rsid w:val="004F5141"/>
    <w:rsid w:val="004F51B6"/>
    <w:rsid w:val="004F51ED"/>
    <w:rsid w:val="004F59EA"/>
    <w:rsid w:val="004F5DEE"/>
    <w:rsid w:val="004F6164"/>
    <w:rsid w:val="004F6268"/>
    <w:rsid w:val="004F641B"/>
    <w:rsid w:val="004F6A14"/>
    <w:rsid w:val="004F6C77"/>
    <w:rsid w:val="004F6D30"/>
    <w:rsid w:val="004F6FF8"/>
    <w:rsid w:val="004F7112"/>
    <w:rsid w:val="004F7A2A"/>
    <w:rsid w:val="004F7C25"/>
    <w:rsid w:val="004F7C75"/>
    <w:rsid w:val="004F7E58"/>
    <w:rsid w:val="004F7F4C"/>
    <w:rsid w:val="004F7F83"/>
    <w:rsid w:val="00500916"/>
    <w:rsid w:val="00500BDA"/>
    <w:rsid w:val="00500D83"/>
    <w:rsid w:val="00500D90"/>
    <w:rsid w:val="00500F5C"/>
    <w:rsid w:val="00500F95"/>
    <w:rsid w:val="00501083"/>
    <w:rsid w:val="0050109D"/>
    <w:rsid w:val="00501746"/>
    <w:rsid w:val="0050197D"/>
    <w:rsid w:val="00501A1C"/>
    <w:rsid w:val="00501DF1"/>
    <w:rsid w:val="00502428"/>
    <w:rsid w:val="0050259D"/>
    <w:rsid w:val="005028AD"/>
    <w:rsid w:val="00502A0F"/>
    <w:rsid w:val="00502C78"/>
    <w:rsid w:val="00502EBA"/>
    <w:rsid w:val="0050300E"/>
    <w:rsid w:val="0050314B"/>
    <w:rsid w:val="00503269"/>
    <w:rsid w:val="00503534"/>
    <w:rsid w:val="00503565"/>
    <w:rsid w:val="00503598"/>
    <w:rsid w:val="005035AF"/>
    <w:rsid w:val="005038AC"/>
    <w:rsid w:val="00503AD7"/>
    <w:rsid w:val="00503ADB"/>
    <w:rsid w:val="00503C11"/>
    <w:rsid w:val="00503CAD"/>
    <w:rsid w:val="00503CE2"/>
    <w:rsid w:val="00503DD3"/>
    <w:rsid w:val="005040F0"/>
    <w:rsid w:val="005044BF"/>
    <w:rsid w:val="00504564"/>
    <w:rsid w:val="00504871"/>
    <w:rsid w:val="00505242"/>
    <w:rsid w:val="00505399"/>
    <w:rsid w:val="0050544C"/>
    <w:rsid w:val="0050548B"/>
    <w:rsid w:val="0050553D"/>
    <w:rsid w:val="005057C4"/>
    <w:rsid w:val="00505A62"/>
    <w:rsid w:val="00505C38"/>
    <w:rsid w:val="00505ED3"/>
    <w:rsid w:val="00505F91"/>
    <w:rsid w:val="00506075"/>
    <w:rsid w:val="00506244"/>
    <w:rsid w:val="0050668D"/>
    <w:rsid w:val="00506A48"/>
    <w:rsid w:val="00506C4A"/>
    <w:rsid w:val="00506D89"/>
    <w:rsid w:val="00506DF1"/>
    <w:rsid w:val="00506E16"/>
    <w:rsid w:val="00506EB8"/>
    <w:rsid w:val="00507031"/>
    <w:rsid w:val="00507585"/>
    <w:rsid w:val="00507870"/>
    <w:rsid w:val="005079CF"/>
    <w:rsid w:val="00507E6F"/>
    <w:rsid w:val="00507F42"/>
    <w:rsid w:val="00510307"/>
    <w:rsid w:val="00510323"/>
    <w:rsid w:val="005103DE"/>
    <w:rsid w:val="00510E3F"/>
    <w:rsid w:val="00510FE3"/>
    <w:rsid w:val="005114D9"/>
    <w:rsid w:val="00511512"/>
    <w:rsid w:val="00511713"/>
    <w:rsid w:val="00511A1D"/>
    <w:rsid w:val="00511BB3"/>
    <w:rsid w:val="00511BC9"/>
    <w:rsid w:val="00511DE2"/>
    <w:rsid w:val="005121FA"/>
    <w:rsid w:val="00512279"/>
    <w:rsid w:val="00512475"/>
    <w:rsid w:val="005124E0"/>
    <w:rsid w:val="005125A4"/>
    <w:rsid w:val="0051263F"/>
    <w:rsid w:val="005126A9"/>
    <w:rsid w:val="005128C2"/>
    <w:rsid w:val="00512960"/>
    <w:rsid w:val="00512F2D"/>
    <w:rsid w:val="00513049"/>
    <w:rsid w:val="005130D0"/>
    <w:rsid w:val="00513156"/>
    <w:rsid w:val="005139D1"/>
    <w:rsid w:val="00514051"/>
    <w:rsid w:val="005140A7"/>
    <w:rsid w:val="00514503"/>
    <w:rsid w:val="00514687"/>
    <w:rsid w:val="00514BF5"/>
    <w:rsid w:val="00514CA9"/>
    <w:rsid w:val="00514F31"/>
    <w:rsid w:val="005153A9"/>
    <w:rsid w:val="0051559A"/>
    <w:rsid w:val="0051595D"/>
    <w:rsid w:val="005159C1"/>
    <w:rsid w:val="005159DE"/>
    <w:rsid w:val="00515A39"/>
    <w:rsid w:val="00515CB7"/>
    <w:rsid w:val="00516205"/>
    <w:rsid w:val="005162F9"/>
    <w:rsid w:val="00516639"/>
    <w:rsid w:val="0051666B"/>
    <w:rsid w:val="00516B9D"/>
    <w:rsid w:val="00516C79"/>
    <w:rsid w:val="00516E69"/>
    <w:rsid w:val="00517063"/>
    <w:rsid w:val="00517378"/>
    <w:rsid w:val="0051748C"/>
    <w:rsid w:val="00517908"/>
    <w:rsid w:val="00517FAA"/>
    <w:rsid w:val="00520084"/>
    <w:rsid w:val="005200C7"/>
    <w:rsid w:val="00520B10"/>
    <w:rsid w:val="00520B52"/>
    <w:rsid w:val="0052113D"/>
    <w:rsid w:val="005215E8"/>
    <w:rsid w:val="005216BB"/>
    <w:rsid w:val="00521976"/>
    <w:rsid w:val="005219B1"/>
    <w:rsid w:val="00521BD2"/>
    <w:rsid w:val="00521C82"/>
    <w:rsid w:val="00522422"/>
    <w:rsid w:val="0052243D"/>
    <w:rsid w:val="005225C3"/>
    <w:rsid w:val="0052264C"/>
    <w:rsid w:val="005227CB"/>
    <w:rsid w:val="00522B3A"/>
    <w:rsid w:val="00522C48"/>
    <w:rsid w:val="00522CF3"/>
    <w:rsid w:val="00523141"/>
    <w:rsid w:val="0052350D"/>
    <w:rsid w:val="00523767"/>
    <w:rsid w:val="00523904"/>
    <w:rsid w:val="00523EBE"/>
    <w:rsid w:val="00524155"/>
    <w:rsid w:val="0052447B"/>
    <w:rsid w:val="00524634"/>
    <w:rsid w:val="00524769"/>
    <w:rsid w:val="00524A8E"/>
    <w:rsid w:val="00524ED1"/>
    <w:rsid w:val="005250F8"/>
    <w:rsid w:val="00525977"/>
    <w:rsid w:val="00525EBD"/>
    <w:rsid w:val="00525ED7"/>
    <w:rsid w:val="00525FC3"/>
    <w:rsid w:val="00526122"/>
    <w:rsid w:val="0052644B"/>
    <w:rsid w:val="00526578"/>
    <w:rsid w:val="005266A0"/>
    <w:rsid w:val="005266A5"/>
    <w:rsid w:val="005268D9"/>
    <w:rsid w:val="00526AC6"/>
    <w:rsid w:val="00526DA4"/>
    <w:rsid w:val="00526F6B"/>
    <w:rsid w:val="00527307"/>
    <w:rsid w:val="00527420"/>
    <w:rsid w:val="00527513"/>
    <w:rsid w:val="00527911"/>
    <w:rsid w:val="00527D9A"/>
    <w:rsid w:val="00530000"/>
    <w:rsid w:val="00530087"/>
    <w:rsid w:val="005300FA"/>
    <w:rsid w:val="005306F1"/>
    <w:rsid w:val="0053079C"/>
    <w:rsid w:val="00530BB0"/>
    <w:rsid w:val="00530C40"/>
    <w:rsid w:val="005318AE"/>
    <w:rsid w:val="00531B12"/>
    <w:rsid w:val="00531E1E"/>
    <w:rsid w:val="00531EB0"/>
    <w:rsid w:val="00531FC9"/>
    <w:rsid w:val="0053253D"/>
    <w:rsid w:val="005325F8"/>
    <w:rsid w:val="005329AA"/>
    <w:rsid w:val="00532A1B"/>
    <w:rsid w:val="00532AFA"/>
    <w:rsid w:val="00532BE3"/>
    <w:rsid w:val="00532D64"/>
    <w:rsid w:val="00532ED5"/>
    <w:rsid w:val="0053346B"/>
    <w:rsid w:val="005334BA"/>
    <w:rsid w:val="00533DBC"/>
    <w:rsid w:val="005342E4"/>
    <w:rsid w:val="005347C2"/>
    <w:rsid w:val="005349EA"/>
    <w:rsid w:val="00534B40"/>
    <w:rsid w:val="00534C3E"/>
    <w:rsid w:val="0053621B"/>
    <w:rsid w:val="005362FC"/>
    <w:rsid w:val="005365F8"/>
    <w:rsid w:val="00536C6D"/>
    <w:rsid w:val="00536E39"/>
    <w:rsid w:val="00537166"/>
    <w:rsid w:val="00537204"/>
    <w:rsid w:val="00537398"/>
    <w:rsid w:val="00537540"/>
    <w:rsid w:val="005375D2"/>
    <w:rsid w:val="0053763F"/>
    <w:rsid w:val="0053778C"/>
    <w:rsid w:val="00537825"/>
    <w:rsid w:val="0053787C"/>
    <w:rsid w:val="005379F6"/>
    <w:rsid w:val="00537D17"/>
    <w:rsid w:val="00537D4D"/>
    <w:rsid w:val="0053E45D"/>
    <w:rsid w:val="005403C1"/>
    <w:rsid w:val="005407D3"/>
    <w:rsid w:val="005408F5"/>
    <w:rsid w:val="00540BFC"/>
    <w:rsid w:val="00540ECD"/>
    <w:rsid w:val="00540F7B"/>
    <w:rsid w:val="005411CA"/>
    <w:rsid w:val="005414B2"/>
    <w:rsid w:val="0054164A"/>
    <w:rsid w:val="00541815"/>
    <w:rsid w:val="0054192E"/>
    <w:rsid w:val="00541933"/>
    <w:rsid w:val="00541ADE"/>
    <w:rsid w:val="00541C7B"/>
    <w:rsid w:val="00542099"/>
    <w:rsid w:val="005425A2"/>
    <w:rsid w:val="00542617"/>
    <w:rsid w:val="00542819"/>
    <w:rsid w:val="00542B23"/>
    <w:rsid w:val="00542E27"/>
    <w:rsid w:val="005433FA"/>
    <w:rsid w:val="0054342C"/>
    <w:rsid w:val="005434F5"/>
    <w:rsid w:val="0054358B"/>
    <w:rsid w:val="00543A33"/>
    <w:rsid w:val="00544007"/>
    <w:rsid w:val="0054417A"/>
    <w:rsid w:val="0054429E"/>
    <w:rsid w:val="005444CE"/>
    <w:rsid w:val="0054475F"/>
    <w:rsid w:val="005448AE"/>
    <w:rsid w:val="0054490D"/>
    <w:rsid w:val="0054497A"/>
    <w:rsid w:val="00544D0F"/>
    <w:rsid w:val="00544F39"/>
    <w:rsid w:val="005453D7"/>
    <w:rsid w:val="00545984"/>
    <w:rsid w:val="00545C74"/>
    <w:rsid w:val="00546325"/>
    <w:rsid w:val="00546577"/>
    <w:rsid w:val="00546625"/>
    <w:rsid w:val="00546804"/>
    <w:rsid w:val="005468E8"/>
    <w:rsid w:val="00546A75"/>
    <w:rsid w:val="00547242"/>
    <w:rsid w:val="0054750E"/>
    <w:rsid w:val="0054786B"/>
    <w:rsid w:val="005478B8"/>
    <w:rsid w:val="00547BB9"/>
    <w:rsid w:val="00547BEC"/>
    <w:rsid w:val="00547FB9"/>
    <w:rsid w:val="005501E9"/>
    <w:rsid w:val="005503EC"/>
    <w:rsid w:val="00550435"/>
    <w:rsid w:val="00550614"/>
    <w:rsid w:val="005506B3"/>
    <w:rsid w:val="00550A07"/>
    <w:rsid w:val="00551371"/>
    <w:rsid w:val="005513A1"/>
    <w:rsid w:val="005513BD"/>
    <w:rsid w:val="00551583"/>
    <w:rsid w:val="0055158C"/>
    <w:rsid w:val="0055169D"/>
    <w:rsid w:val="005516EA"/>
    <w:rsid w:val="00551A55"/>
    <w:rsid w:val="00551AA3"/>
    <w:rsid w:val="00551DA2"/>
    <w:rsid w:val="00551F15"/>
    <w:rsid w:val="00551FB8"/>
    <w:rsid w:val="005520DC"/>
    <w:rsid w:val="005524B5"/>
    <w:rsid w:val="005525F5"/>
    <w:rsid w:val="0055279D"/>
    <w:rsid w:val="00552851"/>
    <w:rsid w:val="0055286F"/>
    <w:rsid w:val="005531CC"/>
    <w:rsid w:val="0055362A"/>
    <w:rsid w:val="00553975"/>
    <w:rsid w:val="00553AE9"/>
    <w:rsid w:val="00553B88"/>
    <w:rsid w:val="00553CF9"/>
    <w:rsid w:val="00553DC5"/>
    <w:rsid w:val="00553E71"/>
    <w:rsid w:val="00554009"/>
    <w:rsid w:val="005540A3"/>
    <w:rsid w:val="005544DA"/>
    <w:rsid w:val="00554824"/>
    <w:rsid w:val="00554C70"/>
    <w:rsid w:val="00554D01"/>
    <w:rsid w:val="00554DC3"/>
    <w:rsid w:val="00555027"/>
    <w:rsid w:val="00555CFC"/>
    <w:rsid w:val="00555E9A"/>
    <w:rsid w:val="00555F03"/>
    <w:rsid w:val="00556211"/>
    <w:rsid w:val="0055627E"/>
    <w:rsid w:val="00556290"/>
    <w:rsid w:val="0055631E"/>
    <w:rsid w:val="0055641C"/>
    <w:rsid w:val="00556C47"/>
    <w:rsid w:val="00556DF7"/>
    <w:rsid w:val="00556EDF"/>
    <w:rsid w:val="0055719F"/>
    <w:rsid w:val="00557515"/>
    <w:rsid w:val="00557C6E"/>
    <w:rsid w:val="0056060E"/>
    <w:rsid w:val="00560660"/>
    <w:rsid w:val="00560C25"/>
    <w:rsid w:val="00560EB0"/>
    <w:rsid w:val="00560F7F"/>
    <w:rsid w:val="00561377"/>
    <w:rsid w:val="00561476"/>
    <w:rsid w:val="00561580"/>
    <w:rsid w:val="00561BFB"/>
    <w:rsid w:val="00561FB5"/>
    <w:rsid w:val="005620CC"/>
    <w:rsid w:val="005624FD"/>
    <w:rsid w:val="00562B87"/>
    <w:rsid w:val="00562FC8"/>
    <w:rsid w:val="0056302E"/>
    <w:rsid w:val="00563070"/>
    <w:rsid w:val="005631F3"/>
    <w:rsid w:val="005632A9"/>
    <w:rsid w:val="00563473"/>
    <w:rsid w:val="005635AE"/>
    <w:rsid w:val="0056372F"/>
    <w:rsid w:val="0056395E"/>
    <w:rsid w:val="0056439C"/>
    <w:rsid w:val="00564AE9"/>
    <w:rsid w:val="00565018"/>
    <w:rsid w:val="0056511C"/>
    <w:rsid w:val="00565323"/>
    <w:rsid w:val="00565471"/>
    <w:rsid w:val="005659C1"/>
    <w:rsid w:val="00565A4C"/>
    <w:rsid w:val="00565B14"/>
    <w:rsid w:val="00565BA2"/>
    <w:rsid w:val="0056612D"/>
    <w:rsid w:val="0056616F"/>
    <w:rsid w:val="00566269"/>
    <w:rsid w:val="005663A1"/>
    <w:rsid w:val="005668B9"/>
    <w:rsid w:val="00566A0E"/>
    <w:rsid w:val="00566F66"/>
    <w:rsid w:val="0056710A"/>
    <w:rsid w:val="0056737F"/>
    <w:rsid w:val="0056764C"/>
    <w:rsid w:val="00567A2B"/>
    <w:rsid w:val="00567AE8"/>
    <w:rsid w:val="00567BB4"/>
    <w:rsid w:val="00567D02"/>
    <w:rsid w:val="0057002D"/>
    <w:rsid w:val="00570735"/>
    <w:rsid w:val="00570913"/>
    <w:rsid w:val="00570A55"/>
    <w:rsid w:val="00570B2C"/>
    <w:rsid w:val="00570C98"/>
    <w:rsid w:val="00570E48"/>
    <w:rsid w:val="00570EE3"/>
    <w:rsid w:val="00570EF5"/>
    <w:rsid w:val="005711AE"/>
    <w:rsid w:val="005713B5"/>
    <w:rsid w:val="005719D8"/>
    <w:rsid w:val="00571D67"/>
    <w:rsid w:val="00571DB7"/>
    <w:rsid w:val="00571F32"/>
    <w:rsid w:val="00571F4B"/>
    <w:rsid w:val="005720A4"/>
    <w:rsid w:val="00572632"/>
    <w:rsid w:val="00572666"/>
    <w:rsid w:val="00572786"/>
    <w:rsid w:val="00572989"/>
    <w:rsid w:val="00572F9A"/>
    <w:rsid w:val="005730FE"/>
    <w:rsid w:val="005731A9"/>
    <w:rsid w:val="00573EC3"/>
    <w:rsid w:val="005740C9"/>
    <w:rsid w:val="005742A0"/>
    <w:rsid w:val="0057445E"/>
    <w:rsid w:val="0057485B"/>
    <w:rsid w:val="00574BD2"/>
    <w:rsid w:val="00574C02"/>
    <w:rsid w:val="00574D5F"/>
    <w:rsid w:val="00574F9F"/>
    <w:rsid w:val="00575630"/>
    <w:rsid w:val="0057594B"/>
    <w:rsid w:val="0057661D"/>
    <w:rsid w:val="005768C9"/>
    <w:rsid w:val="005769C3"/>
    <w:rsid w:val="00576C41"/>
    <w:rsid w:val="005771C7"/>
    <w:rsid w:val="00577840"/>
    <w:rsid w:val="0058005A"/>
    <w:rsid w:val="00580919"/>
    <w:rsid w:val="00580978"/>
    <w:rsid w:val="00580BD0"/>
    <w:rsid w:val="00580C13"/>
    <w:rsid w:val="00580D28"/>
    <w:rsid w:val="00580D6E"/>
    <w:rsid w:val="00580E97"/>
    <w:rsid w:val="00581125"/>
    <w:rsid w:val="00581358"/>
    <w:rsid w:val="00581416"/>
    <w:rsid w:val="00581670"/>
    <w:rsid w:val="00581C0F"/>
    <w:rsid w:val="00581D66"/>
    <w:rsid w:val="00582003"/>
    <w:rsid w:val="00582FFC"/>
    <w:rsid w:val="005831C1"/>
    <w:rsid w:val="0058351C"/>
    <w:rsid w:val="00583710"/>
    <w:rsid w:val="00583822"/>
    <w:rsid w:val="00583840"/>
    <w:rsid w:val="00583D08"/>
    <w:rsid w:val="00583EF0"/>
    <w:rsid w:val="005840B6"/>
    <w:rsid w:val="00584ABF"/>
    <w:rsid w:val="00584F21"/>
    <w:rsid w:val="00584F5D"/>
    <w:rsid w:val="005851E9"/>
    <w:rsid w:val="0058536B"/>
    <w:rsid w:val="005853B2"/>
    <w:rsid w:val="005855F6"/>
    <w:rsid w:val="00585787"/>
    <w:rsid w:val="005859EF"/>
    <w:rsid w:val="00585AAC"/>
    <w:rsid w:val="00585B11"/>
    <w:rsid w:val="00586114"/>
    <w:rsid w:val="005861A0"/>
    <w:rsid w:val="00586302"/>
    <w:rsid w:val="00586416"/>
    <w:rsid w:val="00586805"/>
    <w:rsid w:val="00586825"/>
    <w:rsid w:val="0058683F"/>
    <w:rsid w:val="00586EFB"/>
    <w:rsid w:val="00586F51"/>
    <w:rsid w:val="00587668"/>
    <w:rsid w:val="00587857"/>
    <w:rsid w:val="00587D09"/>
    <w:rsid w:val="00587FE4"/>
    <w:rsid w:val="00590160"/>
    <w:rsid w:val="005901F4"/>
    <w:rsid w:val="005903B8"/>
    <w:rsid w:val="005904E8"/>
    <w:rsid w:val="00590656"/>
    <w:rsid w:val="005906C5"/>
    <w:rsid w:val="005906FA"/>
    <w:rsid w:val="00590CAE"/>
    <w:rsid w:val="00590E90"/>
    <w:rsid w:val="00590FFD"/>
    <w:rsid w:val="0059140E"/>
    <w:rsid w:val="00591C3D"/>
    <w:rsid w:val="00591FA1"/>
    <w:rsid w:val="00591FFA"/>
    <w:rsid w:val="00591FFE"/>
    <w:rsid w:val="005921AC"/>
    <w:rsid w:val="005923EF"/>
    <w:rsid w:val="00592481"/>
    <w:rsid w:val="00592850"/>
    <w:rsid w:val="005928F3"/>
    <w:rsid w:val="00592D5E"/>
    <w:rsid w:val="00593022"/>
    <w:rsid w:val="0059312F"/>
    <w:rsid w:val="005931F3"/>
    <w:rsid w:val="00593288"/>
    <w:rsid w:val="005933A8"/>
    <w:rsid w:val="00593560"/>
    <w:rsid w:val="00593671"/>
    <w:rsid w:val="00593882"/>
    <w:rsid w:val="00593AB3"/>
    <w:rsid w:val="00593AE3"/>
    <w:rsid w:val="00593B9D"/>
    <w:rsid w:val="00593BC9"/>
    <w:rsid w:val="00594085"/>
    <w:rsid w:val="0059413C"/>
    <w:rsid w:val="00594214"/>
    <w:rsid w:val="00594A51"/>
    <w:rsid w:val="00594BEF"/>
    <w:rsid w:val="00594FC8"/>
    <w:rsid w:val="0059505A"/>
    <w:rsid w:val="0059562A"/>
    <w:rsid w:val="005958A3"/>
    <w:rsid w:val="00595AEA"/>
    <w:rsid w:val="00595DF2"/>
    <w:rsid w:val="00596050"/>
    <w:rsid w:val="00596A19"/>
    <w:rsid w:val="0059702A"/>
    <w:rsid w:val="0059715F"/>
    <w:rsid w:val="005972C6"/>
    <w:rsid w:val="00597359"/>
    <w:rsid w:val="00597AC1"/>
    <w:rsid w:val="005A018E"/>
    <w:rsid w:val="005A029D"/>
    <w:rsid w:val="005A05EF"/>
    <w:rsid w:val="005A07DA"/>
    <w:rsid w:val="005A07EE"/>
    <w:rsid w:val="005A08D4"/>
    <w:rsid w:val="005A0BC4"/>
    <w:rsid w:val="005A0F11"/>
    <w:rsid w:val="005A1024"/>
    <w:rsid w:val="005A106F"/>
    <w:rsid w:val="005A1220"/>
    <w:rsid w:val="005A187F"/>
    <w:rsid w:val="005A1F87"/>
    <w:rsid w:val="005A27B0"/>
    <w:rsid w:val="005A2A6A"/>
    <w:rsid w:val="005A2D4E"/>
    <w:rsid w:val="005A2E52"/>
    <w:rsid w:val="005A2FC1"/>
    <w:rsid w:val="005A3202"/>
    <w:rsid w:val="005A32EB"/>
    <w:rsid w:val="005A34CE"/>
    <w:rsid w:val="005A37E5"/>
    <w:rsid w:val="005A3AC9"/>
    <w:rsid w:val="005A3F0A"/>
    <w:rsid w:val="005A4098"/>
    <w:rsid w:val="005A41E9"/>
    <w:rsid w:val="005A42D2"/>
    <w:rsid w:val="005A4519"/>
    <w:rsid w:val="005A4AEE"/>
    <w:rsid w:val="005A505E"/>
    <w:rsid w:val="005A50B8"/>
    <w:rsid w:val="005A5615"/>
    <w:rsid w:val="005A585F"/>
    <w:rsid w:val="005A5C55"/>
    <w:rsid w:val="005A5F24"/>
    <w:rsid w:val="005A6197"/>
    <w:rsid w:val="005A67B9"/>
    <w:rsid w:val="005A68C0"/>
    <w:rsid w:val="005A6953"/>
    <w:rsid w:val="005A6CEA"/>
    <w:rsid w:val="005A6D84"/>
    <w:rsid w:val="005A6DF5"/>
    <w:rsid w:val="005A72FE"/>
    <w:rsid w:val="005A7329"/>
    <w:rsid w:val="005A74C1"/>
    <w:rsid w:val="005A757A"/>
    <w:rsid w:val="005A7716"/>
    <w:rsid w:val="005A78AF"/>
    <w:rsid w:val="005A795D"/>
    <w:rsid w:val="005A7C23"/>
    <w:rsid w:val="005A7DB8"/>
    <w:rsid w:val="005B0417"/>
    <w:rsid w:val="005B05D9"/>
    <w:rsid w:val="005B0BEB"/>
    <w:rsid w:val="005B0D39"/>
    <w:rsid w:val="005B0EBC"/>
    <w:rsid w:val="005B0F11"/>
    <w:rsid w:val="005B11FB"/>
    <w:rsid w:val="005B1309"/>
    <w:rsid w:val="005B1348"/>
    <w:rsid w:val="005B14EB"/>
    <w:rsid w:val="005B1905"/>
    <w:rsid w:val="005B190D"/>
    <w:rsid w:val="005B1B0B"/>
    <w:rsid w:val="005B1E4A"/>
    <w:rsid w:val="005B202D"/>
    <w:rsid w:val="005B235C"/>
    <w:rsid w:val="005B2454"/>
    <w:rsid w:val="005B2843"/>
    <w:rsid w:val="005B29AB"/>
    <w:rsid w:val="005B29D5"/>
    <w:rsid w:val="005B2ABA"/>
    <w:rsid w:val="005B2BDB"/>
    <w:rsid w:val="005B2E45"/>
    <w:rsid w:val="005B2E76"/>
    <w:rsid w:val="005B33CD"/>
    <w:rsid w:val="005B37BC"/>
    <w:rsid w:val="005B3C8B"/>
    <w:rsid w:val="005B3F1C"/>
    <w:rsid w:val="005B4046"/>
    <w:rsid w:val="005B4757"/>
    <w:rsid w:val="005B4791"/>
    <w:rsid w:val="005B4A65"/>
    <w:rsid w:val="005B4D0A"/>
    <w:rsid w:val="005B55DA"/>
    <w:rsid w:val="005B590F"/>
    <w:rsid w:val="005B59BA"/>
    <w:rsid w:val="005B5A2F"/>
    <w:rsid w:val="005B5C30"/>
    <w:rsid w:val="005B5DCB"/>
    <w:rsid w:val="005B63B0"/>
    <w:rsid w:val="005B6C5A"/>
    <w:rsid w:val="005B6E9C"/>
    <w:rsid w:val="005B6F00"/>
    <w:rsid w:val="005B6FA8"/>
    <w:rsid w:val="005B70B1"/>
    <w:rsid w:val="005B755B"/>
    <w:rsid w:val="005B7A49"/>
    <w:rsid w:val="005B7B68"/>
    <w:rsid w:val="005B7C05"/>
    <w:rsid w:val="005B7E40"/>
    <w:rsid w:val="005B7EFA"/>
    <w:rsid w:val="005C049A"/>
    <w:rsid w:val="005C0500"/>
    <w:rsid w:val="005C07F2"/>
    <w:rsid w:val="005C0829"/>
    <w:rsid w:val="005C0994"/>
    <w:rsid w:val="005C0F53"/>
    <w:rsid w:val="005C1A39"/>
    <w:rsid w:val="005C1BF0"/>
    <w:rsid w:val="005C1C5E"/>
    <w:rsid w:val="005C1D61"/>
    <w:rsid w:val="005C1F3E"/>
    <w:rsid w:val="005C1FF6"/>
    <w:rsid w:val="005C24CF"/>
    <w:rsid w:val="005C25D5"/>
    <w:rsid w:val="005C28C2"/>
    <w:rsid w:val="005C2D3D"/>
    <w:rsid w:val="005C305F"/>
    <w:rsid w:val="005C342B"/>
    <w:rsid w:val="005C3453"/>
    <w:rsid w:val="005C35DE"/>
    <w:rsid w:val="005C3938"/>
    <w:rsid w:val="005C3BEA"/>
    <w:rsid w:val="005C3E5D"/>
    <w:rsid w:val="005C3FD2"/>
    <w:rsid w:val="005C40EE"/>
    <w:rsid w:val="005C417F"/>
    <w:rsid w:val="005C422C"/>
    <w:rsid w:val="005C4B38"/>
    <w:rsid w:val="005C4CE1"/>
    <w:rsid w:val="005C4D76"/>
    <w:rsid w:val="005C4FEE"/>
    <w:rsid w:val="005C525C"/>
    <w:rsid w:val="005C56A4"/>
    <w:rsid w:val="005C59A8"/>
    <w:rsid w:val="005C5FD4"/>
    <w:rsid w:val="005C63C2"/>
    <w:rsid w:val="005C648D"/>
    <w:rsid w:val="005C6553"/>
    <w:rsid w:val="005C6598"/>
    <w:rsid w:val="005C695B"/>
    <w:rsid w:val="005C7405"/>
    <w:rsid w:val="005C7AAE"/>
    <w:rsid w:val="005C7FA7"/>
    <w:rsid w:val="005D02C2"/>
    <w:rsid w:val="005D04B9"/>
    <w:rsid w:val="005D0A04"/>
    <w:rsid w:val="005D0CB5"/>
    <w:rsid w:val="005D0D82"/>
    <w:rsid w:val="005D0DD3"/>
    <w:rsid w:val="005D0F70"/>
    <w:rsid w:val="005D102B"/>
    <w:rsid w:val="005D1ACF"/>
    <w:rsid w:val="005D1CF6"/>
    <w:rsid w:val="005D1FFE"/>
    <w:rsid w:val="005D2039"/>
    <w:rsid w:val="005D2041"/>
    <w:rsid w:val="005D2357"/>
    <w:rsid w:val="005D2431"/>
    <w:rsid w:val="005D2467"/>
    <w:rsid w:val="005D26C1"/>
    <w:rsid w:val="005D28C0"/>
    <w:rsid w:val="005D2911"/>
    <w:rsid w:val="005D2A7C"/>
    <w:rsid w:val="005D35BC"/>
    <w:rsid w:val="005D36CC"/>
    <w:rsid w:val="005D3C2F"/>
    <w:rsid w:val="005D3C46"/>
    <w:rsid w:val="005D3FAD"/>
    <w:rsid w:val="005D41CF"/>
    <w:rsid w:val="005D473C"/>
    <w:rsid w:val="005D493D"/>
    <w:rsid w:val="005D497C"/>
    <w:rsid w:val="005D4A52"/>
    <w:rsid w:val="005D4DCC"/>
    <w:rsid w:val="005D4E95"/>
    <w:rsid w:val="005D5894"/>
    <w:rsid w:val="005D5C3E"/>
    <w:rsid w:val="005D6375"/>
    <w:rsid w:val="005D66BB"/>
    <w:rsid w:val="005D699D"/>
    <w:rsid w:val="005D6C55"/>
    <w:rsid w:val="005D6D26"/>
    <w:rsid w:val="005D6E74"/>
    <w:rsid w:val="005D70DC"/>
    <w:rsid w:val="005D70E2"/>
    <w:rsid w:val="005D7525"/>
    <w:rsid w:val="005D7695"/>
    <w:rsid w:val="005D76FB"/>
    <w:rsid w:val="005D78BA"/>
    <w:rsid w:val="005D78F1"/>
    <w:rsid w:val="005D7D08"/>
    <w:rsid w:val="005D7E4D"/>
    <w:rsid w:val="005D7F11"/>
    <w:rsid w:val="005D7FAC"/>
    <w:rsid w:val="005E0079"/>
    <w:rsid w:val="005E038D"/>
    <w:rsid w:val="005E07D7"/>
    <w:rsid w:val="005E08EC"/>
    <w:rsid w:val="005E0DA0"/>
    <w:rsid w:val="005E0FA9"/>
    <w:rsid w:val="005E0FAD"/>
    <w:rsid w:val="005E16D6"/>
    <w:rsid w:val="005E1957"/>
    <w:rsid w:val="005E1B44"/>
    <w:rsid w:val="005E1B85"/>
    <w:rsid w:val="005E1CB0"/>
    <w:rsid w:val="005E1FC3"/>
    <w:rsid w:val="005E2479"/>
    <w:rsid w:val="005E27E2"/>
    <w:rsid w:val="005E2887"/>
    <w:rsid w:val="005E28DE"/>
    <w:rsid w:val="005E2A5F"/>
    <w:rsid w:val="005E2F38"/>
    <w:rsid w:val="005E37D6"/>
    <w:rsid w:val="005E3983"/>
    <w:rsid w:val="005E3A67"/>
    <w:rsid w:val="005E3F58"/>
    <w:rsid w:val="005E4146"/>
    <w:rsid w:val="005E47F0"/>
    <w:rsid w:val="005E4849"/>
    <w:rsid w:val="005E4BEF"/>
    <w:rsid w:val="005E4C4B"/>
    <w:rsid w:val="005E4CD8"/>
    <w:rsid w:val="005E506F"/>
    <w:rsid w:val="005E512F"/>
    <w:rsid w:val="005E53E9"/>
    <w:rsid w:val="005E5844"/>
    <w:rsid w:val="005E5B5D"/>
    <w:rsid w:val="005E5E95"/>
    <w:rsid w:val="005E621C"/>
    <w:rsid w:val="005E6450"/>
    <w:rsid w:val="005E670F"/>
    <w:rsid w:val="005E6B0F"/>
    <w:rsid w:val="005E6C95"/>
    <w:rsid w:val="005E6FB4"/>
    <w:rsid w:val="005E73A8"/>
    <w:rsid w:val="005E758D"/>
    <w:rsid w:val="005E777E"/>
    <w:rsid w:val="005E7AB8"/>
    <w:rsid w:val="005E7AD0"/>
    <w:rsid w:val="005F0006"/>
    <w:rsid w:val="005F012A"/>
    <w:rsid w:val="005F0744"/>
    <w:rsid w:val="005F098D"/>
    <w:rsid w:val="005F13A6"/>
    <w:rsid w:val="005F1993"/>
    <w:rsid w:val="005F1BAF"/>
    <w:rsid w:val="005F2279"/>
    <w:rsid w:val="005F23A2"/>
    <w:rsid w:val="005F25F6"/>
    <w:rsid w:val="005F293F"/>
    <w:rsid w:val="005F3A48"/>
    <w:rsid w:val="005F3E17"/>
    <w:rsid w:val="005F3F3B"/>
    <w:rsid w:val="005F4C77"/>
    <w:rsid w:val="005F4DED"/>
    <w:rsid w:val="005F5490"/>
    <w:rsid w:val="005F591E"/>
    <w:rsid w:val="005F593B"/>
    <w:rsid w:val="005F59DC"/>
    <w:rsid w:val="005F5A6C"/>
    <w:rsid w:val="005F5C68"/>
    <w:rsid w:val="005F5CB6"/>
    <w:rsid w:val="005F60DD"/>
    <w:rsid w:val="005F65D0"/>
    <w:rsid w:val="005F6621"/>
    <w:rsid w:val="005F66D3"/>
    <w:rsid w:val="005F6806"/>
    <w:rsid w:val="005F6973"/>
    <w:rsid w:val="005F6F8F"/>
    <w:rsid w:val="005F7353"/>
    <w:rsid w:val="005F7AFC"/>
    <w:rsid w:val="005F7D46"/>
    <w:rsid w:val="005F7D7F"/>
    <w:rsid w:val="005F7F17"/>
    <w:rsid w:val="00600B75"/>
    <w:rsid w:val="00600CE4"/>
    <w:rsid w:val="0060106D"/>
    <w:rsid w:val="00601109"/>
    <w:rsid w:val="006014CB"/>
    <w:rsid w:val="00601C31"/>
    <w:rsid w:val="00601C5F"/>
    <w:rsid w:val="006020B7"/>
    <w:rsid w:val="00602695"/>
    <w:rsid w:val="00602733"/>
    <w:rsid w:val="00602BDE"/>
    <w:rsid w:val="00602C7A"/>
    <w:rsid w:val="00603101"/>
    <w:rsid w:val="00603313"/>
    <w:rsid w:val="00603E7C"/>
    <w:rsid w:val="0060408A"/>
    <w:rsid w:val="00604102"/>
    <w:rsid w:val="00604265"/>
    <w:rsid w:val="006044FF"/>
    <w:rsid w:val="00604616"/>
    <w:rsid w:val="00604772"/>
    <w:rsid w:val="006047A2"/>
    <w:rsid w:val="00604C2D"/>
    <w:rsid w:val="00604D31"/>
    <w:rsid w:val="00605393"/>
    <w:rsid w:val="006053BD"/>
    <w:rsid w:val="006053FC"/>
    <w:rsid w:val="00605585"/>
    <w:rsid w:val="00605612"/>
    <w:rsid w:val="00605659"/>
    <w:rsid w:val="00605C21"/>
    <w:rsid w:val="006061E1"/>
    <w:rsid w:val="00606730"/>
    <w:rsid w:val="006067CE"/>
    <w:rsid w:val="006071BD"/>
    <w:rsid w:val="006072CC"/>
    <w:rsid w:val="006073FC"/>
    <w:rsid w:val="0060756D"/>
    <w:rsid w:val="006075DA"/>
    <w:rsid w:val="0060767B"/>
    <w:rsid w:val="006076C5"/>
    <w:rsid w:val="00607764"/>
    <w:rsid w:val="006079FD"/>
    <w:rsid w:val="006105BA"/>
    <w:rsid w:val="00610BD3"/>
    <w:rsid w:val="00610C05"/>
    <w:rsid w:val="006111B7"/>
    <w:rsid w:val="00611350"/>
    <w:rsid w:val="0061141A"/>
    <w:rsid w:val="00611469"/>
    <w:rsid w:val="00611647"/>
    <w:rsid w:val="006116A7"/>
    <w:rsid w:val="0061183C"/>
    <w:rsid w:val="0061209A"/>
    <w:rsid w:val="0061284B"/>
    <w:rsid w:val="0061290E"/>
    <w:rsid w:val="0061293A"/>
    <w:rsid w:val="00612B6B"/>
    <w:rsid w:val="00612C05"/>
    <w:rsid w:val="0061325A"/>
    <w:rsid w:val="00613289"/>
    <w:rsid w:val="0061369B"/>
    <w:rsid w:val="0061370E"/>
    <w:rsid w:val="006137D6"/>
    <w:rsid w:val="00613CB0"/>
    <w:rsid w:val="00613E78"/>
    <w:rsid w:val="006143C3"/>
    <w:rsid w:val="006146AF"/>
    <w:rsid w:val="006148D6"/>
    <w:rsid w:val="00614AB0"/>
    <w:rsid w:val="00614E1A"/>
    <w:rsid w:val="00614EDF"/>
    <w:rsid w:val="00615002"/>
    <w:rsid w:val="006150B9"/>
    <w:rsid w:val="006156BB"/>
    <w:rsid w:val="00615721"/>
    <w:rsid w:val="006157EC"/>
    <w:rsid w:val="00615B58"/>
    <w:rsid w:val="00615DF0"/>
    <w:rsid w:val="00615F59"/>
    <w:rsid w:val="00616302"/>
    <w:rsid w:val="0061640F"/>
    <w:rsid w:val="00616985"/>
    <w:rsid w:val="00616D90"/>
    <w:rsid w:val="00616DC2"/>
    <w:rsid w:val="00617317"/>
    <w:rsid w:val="00617548"/>
    <w:rsid w:val="006176B1"/>
    <w:rsid w:val="00617990"/>
    <w:rsid w:val="00617ADF"/>
    <w:rsid w:val="00617B6D"/>
    <w:rsid w:val="006200DB"/>
    <w:rsid w:val="0062058C"/>
    <w:rsid w:val="0062060A"/>
    <w:rsid w:val="0062081D"/>
    <w:rsid w:val="00620BFA"/>
    <w:rsid w:val="00620DA5"/>
    <w:rsid w:val="00620E4B"/>
    <w:rsid w:val="00620F68"/>
    <w:rsid w:val="00620FB1"/>
    <w:rsid w:val="0062145E"/>
    <w:rsid w:val="006214B1"/>
    <w:rsid w:val="00621830"/>
    <w:rsid w:val="00621900"/>
    <w:rsid w:val="00621C2F"/>
    <w:rsid w:val="00621C53"/>
    <w:rsid w:val="00621DB7"/>
    <w:rsid w:val="00621EE9"/>
    <w:rsid w:val="00622136"/>
    <w:rsid w:val="006221C7"/>
    <w:rsid w:val="00622239"/>
    <w:rsid w:val="00622399"/>
    <w:rsid w:val="0062265F"/>
    <w:rsid w:val="006228F5"/>
    <w:rsid w:val="00622C6F"/>
    <w:rsid w:val="00622D88"/>
    <w:rsid w:val="00622F49"/>
    <w:rsid w:val="00623421"/>
    <w:rsid w:val="00623557"/>
    <w:rsid w:val="00623591"/>
    <w:rsid w:val="00623896"/>
    <w:rsid w:val="0062395A"/>
    <w:rsid w:val="00623B73"/>
    <w:rsid w:val="00623DF1"/>
    <w:rsid w:val="00623E4E"/>
    <w:rsid w:val="0062416F"/>
    <w:rsid w:val="00624252"/>
    <w:rsid w:val="0062432A"/>
    <w:rsid w:val="00624344"/>
    <w:rsid w:val="00624AE3"/>
    <w:rsid w:val="00624CB7"/>
    <w:rsid w:val="00624D43"/>
    <w:rsid w:val="00624DEB"/>
    <w:rsid w:val="006255AD"/>
    <w:rsid w:val="00625733"/>
    <w:rsid w:val="00625734"/>
    <w:rsid w:val="006259EF"/>
    <w:rsid w:val="006261E9"/>
    <w:rsid w:val="0062635D"/>
    <w:rsid w:val="0062661B"/>
    <w:rsid w:val="006266D0"/>
    <w:rsid w:val="006266FF"/>
    <w:rsid w:val="00626B0B"/>
    <w:rsid w:val="00626DD4"/>
    <w:rsid w:val="00626ED5"/>
    <w:rsid w:val="00626F24"/>
    <w:rsid w:val="00626F6D"/>
    <w:rsid w:val="00626FE9"/>
    <w:rsid w:val="00627011"/>
    <w:rsid w:val="00627057"/>
    <w:rsid w:val="006272E2"/>
    <w:rsid w:val="0062737B"/>
    <w:rsid w:val="00627391"/>
    <w:rsid w:val="0062757F"/>
    <w:rsid w:val="00627D45"/>
    <w:rsid w:val="006307E3"/>
    <w:rsid w:val="00630D66"/>
    <w:rsid w:val="00630E57"/>
    <w:rsid w:val="00630EDD"/>
    <w:rsid w:val="00630EF1"/>
    <w:rsid w:val="00631693"/>
    <w:rsid w:val="00631711"/>
    <w:rsid w:val="00631DB6"/>
    <w:rsid w:val="00631E98"/>
    <w:rsid w:val="00631EB1"/>
    <w:rsid w:val="0063249F"/>
    <w:rsid w:val="006324E6"/>
    <w:rsid w:val="00632533"/>
    <w:rsid w:val="00632548"/>
    <w:rsid w:val="00632655"/>
    <w:rsid w:val="00632811"/>
    <w:rsid w:val="00632B34"/>
    <w:rsid w:val="00632B36"/>
    <w:rsid w:val="00632C80"/>
    <w:rsid w:val="00632CB5"/>
    <w:rsid w:val="00632E52"/>
    <w:rsid w:val="00632FFD"/>
    <w:rsid w:val="00633362"/>
    <w:rsid w:val="006334F7"/>
    <w:rsid w:val="00633793"/>
    <w:rsid w:val="00633814"/>
    <w:rsid w:val="00633D2B"/>
    <w:rsid w:val="00633E3A"/>
    <w:rsid w:val="00634094"/>
    <w:rsid w:val="00634127"/>
    <w:rsid w:val="00634129"/>
    <w:rsid w:val="006341BC"/>
    <w:rsid w:val="00634277"/>
    <w:rsid w:val="0063440D"/>
    <w:rsid w:val="006344D7"/>
    <w:rsid w:val="00634644"/>
    <w:rsid w:val="00634683"/>
    <w:rsid w:val="00634887"/>
    <w:rsid w:val="0063552A"/>
    <w:rsid w:val="0063560C"/>
    <w:rsid w:val="0063569F"/>
    <w:rsid w:val="00635ECB"/>
    <w:rsid w:val="00636810"/>
    <w:rsid w:val="006369E2"/>
    <w:rsid w:val="00636A26"/>
    <w:rsid w:val="00636B23"/>
    <w:rsid w:val="0063708F"/>
    <w:rsid w:val="006373A1"/>
    <w:rsid w:val="006375A7"/>
    <w:rsid w:val="006375E8"/>
    <w:rsid w:val="006376EA"/>
    <w:rsid w:val="00637C2C"/>
    <w:rsid w:val="00637F57"/>
    <w:rsid w:val="00637FB5"/>
    <w:rsid w:val="006406BE"/>
    <w:rsid w:val="006409B2"/>
    <w:rsid w:val="0064143E"/>
    <w:rsid w:val="00641642"/>
    <w:rsid w:val="0064175B"/>
    <w:rsid w:val="00641B9A"/>
    <w:rsid w:val="00641CFE"/>
    <w:rsid w:val="00641DA9"/>
    <w:rsid w:val="00641E25"/>
    <w:rsid w:val="00641F7E"/>
    <w:rsid w:val="0064276E"/>
    <w:rsid w:val="00643417"/>
    <w:rsid w:val="006434FD"/>
    <w:rsid w:val="006439A9"/>
    <w:rsid w:val="006439B6"/>
    <w:rsid w:val="00643A03"/>
    <w:rsid w:val="00643BF6"/>
    <w:rsid w:val="00643EB6"/>
    <w:rsid w:val="00644038"/>
    <w:rsid w:val="006445A0"/>
    <w:rsid w:val="006446B4"/>
    <w:rsid w:val="0064487F"/>
    <w:rsid w:val="00644AB4"/>
    <w:rsid w:val="00644C2D"/>
    <w:rsid w:val="00644CA9"/>
    <w:rsid w:val="00644D61"/>
    <w:rsid w:val="00644E37"/>
    <w:rsid w:val="00645449"/>
    <w:rsid w:val="006454A2"/>
    <w:rsid w:val="00645570"/>
    <w:rsid w:val="006456D9"/>
    <w:rsid w:val="00645AA5"/>
    <w:rsid w:val="00645BDD"/>
    <w:rsid w:val="00645C85"/>
    <w:rsid w:val="00646200"/>
    <w:rsid w:val="0064626F"/>
    <w:rsid w:val="0064635E"/>
    <w:rsid w:val="006463CF"/>
    <w:rsid w:val="0064681A"/>
    <w:rsid w:val="00646D66"/>
    <w:rsid w:val="006470A4"/>
    <w:rsid w:val="006471CB"/>
    <w:rsid w:val="006474B8"/>
    <w:rsid w:val="00647555"/>
    <w:rsid w:val="006475C9"/>
    <w:rsid w:val="00647E7F"/>
    <w:rsid w:val="006500B1"/>
    <w:rsid w:val="00650473"/>
    <w:rsid w:val="006504B5"/>
    <w:rsid w:val="00650540"/>
    <w:rsid w:val="00650727"/>
    <w:rsid w:val="00650BC5"/>
    <w:rsid w:val="00650EB0"/>
    <w:rsid w:val="00651266"/>
    <w:rsid w:val="0065131C"/>
    <w:rsid w:val="0065139E"/>
    <w:rsid w:val="00651588"/>
    <w:rsid w:val="00651818"/>
    <w:rsid w:val="00652032"/>
    <w:rsid w:val="00652267"/>
    <w:rsid w:val="006522CE"/>
    <w:rsid w:val="0065234E"/>
    <w:rsid w:val="006529A8"/>
    <w:rsid w:val="00652BD6"/>
    <w:rsid w:val="0065306E"/>
    <w:rsid w:val="00653176"/>
    <w:rsid w:val="00653183"/>
    <w:rsid w:val="00653389"/>
    <w:rsid w:val="006534D7"/>
    <w:rsid w:val="0065362E"/>
    <w:rsid w:val="00653A3B"/>
    <w:rsid w:val="00653C42"/>
    <w:rsid w:val="0065417E"/>
    <w:rsid w:val="006542F0"/>
    <w:rsid w:val="00654383"/>
    <w:rsid w:val="006546BE"/>
    <w:rsid w:val="0065473E"/>
    <w:rsid w:val="00654980"/>
    <w:rsid w:val="006552EC"/>
    <w:rsid w:val="00655431"/>
    <w:rsid w:val="0065554C"/>
    <w:rsid w:val="00655739"/>
    <w:rsid w:val="006559B4"/>
    <w:rsid w:val="006559BE"/>
    <w:rsid w:val="00655CF6"/>
    <w:rsid w:val="00655FD1"/>
    <w:rsid w:val="0065611C"/>
    <w:rsid w:val="006561A6"/>
    <w:rsid w:val="00656540"/>
    <w:rsid w:val="00656901"/>
    <w:rsid w:val="00656D9A"/>
    <w:rsid w:val="00656DE6"/>
    <w:rsid w:val="00656F72"/>
    <w:rsid w:val="0065715F"/>
    <w:rsid w:val="006576F9"/>
    <w:rsid w:val="00657876"/>
    <w:rsid w:val="006578FA"/>
    <w:rsid w:val="00657B24"/>
    <w:rsid w:val="00657F47"/>
    <w:rsid w:val="00657FE7"/>
    <w:rsid w:val="006600DD"/>
    <w:rsid w:val="00660168"/>
    <w:rsid w:val="00660E8C"/>
    <w:rsid w:val="00660F4B"/>
    <w:rsid w:val="00661740"/>
    <w:rsid w:val="00661742"/>
    <w:rsid w:val="006618AC"/>
    <w:rsid w:val="00661B15"/>
    <w:rsid w:val="00661BDA"/>
    <w:rsid w:val="006623A0"/>
    <w:rsid w:val="00662500"/>
    <w:rsid w:val="00662875"/>
    <w:rsid w:val="006629BF"/>
    <w:rsid w:val="00662AAD"/>
    <w:rsid w:val="00662EE4"/>
    <w:rsid w:val="0066335C"/>
    <w:rsid w:val="006633F6"/>
    <w:rsid w:val="006635A9"/>
    <w:rsid w:val="00663670"/>
    <w:rsid w:val="006636CF"/>
    <w:rsid w:val="0066374C"/>
    <w:rsid w:val="00663813"/>
    <w:rsid w:val="006640B8"/>
    <w:rsid w:val="006642F2"/>
    <w:rsid w:val="00664C8A"/>
    <w:rsid w:val="00664FF8"/>
    <w:rsid w:val="00665013"/>
    <w:rsid w:val="0066542B"/>
    <w:rsid w:val="00665D06"/>
    <w:rsid w:val="00665E86"/>
    <w:rsid w:val="006661B4"/>
    <w:rsid w:val="0066638A"/>
    <w:rsid w:val="006663D4"/>
    <w:rsid w:val="00666598"/>
    <w:rsid w:val="00666AB3"/>
    <w:rsid w:val="00666B77"/>
    <w:rsid w:val="00666C23"/>
    <w:rsid w:val="0066744A"/>
    <w:rsid w:val="00667737"/>
    <w:rsid w:val="0066776F"/>
    <w:rsid w:val="00667D03"/>
    <w:rsid w:val="00667DF2"/>
    <w:rsid w:val="006705EC"/>
    <w:rsid w:val="006706CF"/>
    <w:rsid w:val="0067076E"/>
    <w:rsid w:val="006707AB"/>
    <w:rsid w:val="0067084D"/>
    <w:rsid w:val="006708CA"/>
    <w:rsid w:val="00670B3B"/>
    <w:rsid w:val="00670CCF"/>
    <w:rsid w:val="00670FD4"/>
    <w:rsid w:val="00671057"/>
    <w:rsid w:val="006714CE"/>
    <w:rsid w:val="00671780"/>
    <w:rsid w:val="006718ED"/>
    <w:rsid w:val="006719FB"/>
    <w:rsid w:val="00671D00"/>
    <w:rsid w:val="00671E37"/>
    <w:rsid w:val="00671F88"/>
    <w:rsid w:val="006723F9"/>
    <w:rsid w:val="00672555"/>
    <w:rsid w:val="00672717"/>
    <w:rsid w:val="006729DF"/>
    <w:rsid w:val="00672AC3"/>
    <w:rsid w:val="006730E3"/>
    <w:rsid w:val="00673541"/>
    <w:rsid w:val="00673581"/>
    <w:rsid w:val="00673D80"/>
    <w:rsid w:val="00673E02"/>
    <w:rsid w:val="00674123"/>
    <w:rsid w:val="006746D5"/>
    <w:rsid w:val="006749E9"/>
    <w:rsid w:val="00674B99"/>
    <w:rsid w:val="00674F53"/>
    <w:rsid w:val="00674FF3"/>
    <w:rsid w:val="00675385"/>
    <w:rsid w:val="006756FC"/>
    <w:rsid w:val="00675B03"/>
    <w:rsid w:val="00675BE5"/>
    <w:rsid w:val="006763FC"/>
    <w:rsid w:val="00676444"/>
    <w:rsid w:val="00676687"/>
    <w:rsid w:val="00676F80"/>
    <w:rsid w:val="006773D1"/>
    <w:rsid w:val="0067799A"/>
    <w:rsid w:val="006779F9"/>
    <w:rsid w:val="00677D48"/>
    <w:rsid w:val="00680131"/>
    <w:rsid w:val="00680553"/>
    <w:rsid w:val="006807BC"/>
    <w:rsid w:val="00680E07"/>
    <w:rsid w:val="006813A4"/>
    <w:rsid w:val="0068205F"/>
    <w:rsid w:val="006826AE"/>
    <w:rsid w:val="00682C0A"/>
    <w:rsid w:val="00682C94"/>
    <w:rsid w:val="00682CB9"/>
    <w:rsid w:val="00683062"/>
    <w:rsid w:val="006831DA"/>
    <w:rsid w:val="0068332B"/>
    <w:rsid w:val="00683955"/>
    <w:rsid w:val="00683C2C"/>
    <w:rsid w:val="006840E8"/>
    <w:rsid w:val="00684117"/>
    <w:rsid w:val="00684134"/>
    <w:rsid w:val="006841AC"/>
    <w:rsid w:val="00684303"/>
    <w:rsid w:val="00684357"/>
    <w:rsid w:val="00684580"/>
    <w:rsid w:val="00684EA1"/>
    <w:rsid w:val="0068528D"/>
    <w:rsid w:val="006853BA"/>
    <w:rsid w:val="00685482"/>
    <w:rsid w:val="006859F7"/>
    <w:rsid w:val="00685C11"/>
    <w:rsid w:val="00685F7F"/>
    <w:rsid w:val="006860EA"/>
    <w:rsid w:val="0068620B"/>
    <w:rsid w:val="00686429"/>
    <w:rsid w:val="0068696A"/>
    <w:rsid w:val="00686B68"/>
    <w:rsid w:val="00686DAC"/>
    <w:rsid w:val="00687233"/>
    <w:rsid w:val="006872C5"/>
    <w:rsid w:val="00687371"/>
    <w:rsid w:val="00687372"/>
    <w:rsid w:val="0068784A"/>
    <w:rsid w:val="00687957"/>
    <w:rsid w:val="00687C4F"/>
    <w:rsid w:val="00687E76"/>
    <w:rsid w:val="00690228"/>
    <w:rsid w:val="00690875"/>
    <w:rsid w:val="006908F6"/>
    <w:rsid w:val="00690E5D"/>
    <w:rsid w:val="00690F74"/>
    <w:rsid w:val="00690F86"/>
    <w:rsid w:val="006911DB"/>
    <w:rsid w:val="006914B8"/>
    <w:rsid w:val="00691654"/>
    <w:rsid w:val="00691791"/>
    <w:rsid w:val="006917C9"/>
    <w:rsid w:val="0069180B"/>
    <w:rsid w:val="00691D4B"/>
    <w:rsid w:val="00691E62"/>
    <w:rsid w:val="00691E7B"/>
    <w:rsid w:val="00691FD4"/>
    <w:rsid w:val="006920EF"/>
    <w:rsid w:val="006920F7"/>
    <w:rsid w:val="00692300"/>
    <w:rsid w:val="006924CC"/>
    <w:rsid w:val="006924D2"/>
    <w:rsid w:val="00692702"/>
    <w:rsid w:val="00692ADB"/>
    <w:rsid w:val="00692B94"/>
    <w:rsid w:val="00692C1F"/>
    <w:rsid w:val="00692E3C"/>
    <w:rsid w:val="00692E48"/>
    <w:rsid w:val="006933DE"/>
    <w:rsid w:val="00693C69"/>
    <w:rsid w:val="0069405C"/>
    <w:rsid w:val="0069431A"/>
    <w:rsid w:val="006944F7"/>
    <w:rsid w:val="006947F3"/>
    <w:rsid w:val="006948DF"/>
    <w:rsid w:val="006949EC"/>
    <w:rsid w:val="00694C5C"/>
    <w:rsid w:val="00694EA6"/>
    <w:rsid w:val="00695436"/>
    <w:rsid w:val="006954DA"/>
    <w:rsid w:val="0069557A"/>
    <w:rsid w:val="00695AB3"/>
    <w:rsid w:val="00695B23"/>
    <w:rsid w:val="00695B4C"/>
    <w:rsid w:val="00695FE4"/>
    <w:rsid w:val="0069600A"/>
    <w:rsid w:val="00696335"/>
    <w:rsid w:val="006963D1"/>
    <w:rsid w:val="00696601"/>
    <w:rsid w:val="00696780"/>
    <w:rsid w:val="006972B1"/>
    <w:rsid w:val="00697A63"/>
    <w:rsid w:val="00697CDE"/>
    <w:rsid w:val="00697D4B"/>
    <w:rsid w:val="00697E6B"/>
    <w:rsid w:val="006A0101"/>
    <w:rsid w:val="006A03E8"/>
    <w:rsid w:val="006A056A"/>
    <w:rsid w:val="006A08AA"/>
    <w:rsid w:val="006A09C6"/>
    <w:rsid w:val="006A0F35"/>
    <w:rsid w:val="006A11F4"/>
    <w:rsid w:val="006A13A8"/>
    <w:rsid w:val="006A13EC"/>
    <w:rsid w:val="006A170C"/>
    <w:rsid w:val="006A18A3"/>
    <w:rsid w:val="006A214D"/>
    <w:rsid w:val="006A226F"/>
    <w:rsid w:val="006A228E"/>
    <w:rsid w:val="006A2AA8"/>
    <w:rsid w:val="006A30F7"/>
    <w:rsid w:val="006A32A2"/>
    <w:rsid w:val="006A3411"/>
    <w:rsid w:val="006A39A5"/>
    <w:rsid w:val="006A4887"/>
    <w:rsid w:val="006A4B5D"/>
    <w:rsid w:val="006A514C"/>
    <w:rsid w:val="006A5261"/>
    <w:rsid w:val="006A5A0B"/>
    <w:rsid w:val="006A5C20"/>
    <w:rsid w:val="006A5C52"/>
    <w:rsid w:val="006A5F8E"/>
    <w:rsid w:val="006A6071"/>
    <w:rsid w:val="006A6557"/>
    <w:rsid w:val="006A65EB"/>
    <w:rsid w:val="006A7728"/>
    <w:rsid w:val="006A7B82"/>
    <w:rsid w:val="006B027F"/>
    <w:rsid w:val="006B0351"/>
    <w:rsid w:val="006B0CFE"/>
    <w:rsid w:val="006B0D89"/>
    <w:rsid w:val="006B137E"/>
    <w:rsid w:val="006B260D"/>
    <w:rsid w:val="006B28DA"/>
    <w:rsid w:val="006B2915"/>
    <w:rsid w:val="006B2B52"/>
    <w:rsid w:val="006B327C"/>
    <w:rsid w:val="006B33A1"/>
    <w:rsid w:val="006B33E9"/>
    <w:rsid w:val="006B3435"/>
    <w:rsid w:val="006B3DE0"/>
    <w:rsid w:val="006B415F"/>
    <w:rsid w:val="006B4229"/>
    <w:rsid w:val="006B42DF"/>
    <w:rsid w:val="006B478D"/>
    <w:rsid w:val="006B4D7C"/>
    <w:rsid w:val="006B51E7"/>
    <w:rsid w:val="006B534F"/>
    <w:rsid w:val="006B56DF"/>
    <w:rsid w:val="006B59A4"/>
    <w:rsid w:val="006B5D82"/>
    <w:rsid w:val="006B6073"/>
    <w:rsid w:val="006B6612"/>
    <w:rsid w:val="006B6783"/>
    <w:rsid w:val="006B6998"/>
    <w:rsid w:val="006B7214"/>
    <w:rsid w:val="006B726D"/>
    <w:rsid w:val="006B733F"/>
    <w:rsid w:val="006B7930"/>
    <w:rsid w:val="006B7BF0"/>
    <w:rsid w:val="006B7BF9"/>
    <w:rsid w:val="006B7EA2"/>
    <w:rsid w:val="006B7F29"/>
    <w:rsid w:val="006B7FD0"/>
    <w:rsid w:val="006C0B55"/>
    <w:rsid w:val="006C0CF1"/>
    <w:rsid w:val="006C124D"/>
    <w:rsid w:val="006C1279"/>
    <w:rsid w:val="006C133C"/>
    <w:rsid w:val="006C1C43"/>
    <w:rsid w:val="006C1F3F"/>
    <w:rsid w:val="006C20D3"/>
    <w:rsid w:val="006C2355"/>
    <w:rsid w:val="006C2650"/>
    <w:rsid w:val="006C2684"/>
    <w:rsid w:val="006C2822"/>
    <w:rsid w:val="006C2AA3"/>
    <w:rsid w:val="006C3020"/>
    <w:rsid w:val="006C3030"/>
    <w:rsid w:val="006C3143"/>
    <w:rsid w:val="006C32F7"/>
    <w:rsid w:val="006C381C"/>
    <w:rsid w:val="006C385B"/>
    <w:rsid w:val="006C3A54"/>
    <w:rsid w:val="006C3BB4"/>
    <w:rsid w:val="006C3C4B"/>
    <w:rsid w:val="006C3EBB"/>
    <w:rsid w:val="006C42FF"/>
    <w:rsid w:val="006C44C7"/>
    <w:rsid w:val="006C44EE"/>
    <w:rsid w:val="006C47C7"/>
    <w:rsid w:val="006C4B20"/>
    <w:rsid w:val="006C4D3E"/>
    <w:rsid w:val="006C4E93"/>
    <w:rsid w:val="006C4F35"/>
    <w:rsid w:val="006C5249"/>
    <w:rsid w:val="006C5310"/>
    <w:rsid w:val="006C54E5"/>
    <w:rsid w:val="006C55C1"/>
    <w:rsid w:val="006C564D"/>
    <w:rsid w:val="006C58FD"/>
    <w:rsid w:val="006C596B"/>
    <w:rsid w:val="006C5AAA"/>
    <w:rsid w:val="006C5E23"/>
    <w:rsid w:val="006C5E28"/>
    <w:rsid w:val="006C67E7"/>
    <w:rsid w:val="006C6AEB"/>
    <w:rsid w:val="006C6EEE"/>
    <w:rsid w:val="006C7628"/>
    <w:rsid w:val="006C7980"/>
    <w:rsid w:val="006C7BDA"/>
    <w:rsid w:val="006C7BF3"/>
    <w:rsid w:val="006C7C32"/>
    <w:rsid w:val="006D016C"/>
    <w:rsid w:val="006D0A8B"/>
    <w:rsid w:val="006D0B8F"/>
    <w:rsid w:val="006D0F7D"/>
    <w:rsid w:val="006D0F9F"/>
    <w:rsid w:val="006D11A7"/>
    <w:rsid w:val="006D153A"/>
    <w:rsid w:val="006D1965"/>
    <w:rsid w:val="006D1D1B"/>
    <w:rsid w:val="006D1ECB"/>
    <w:rsid w:val="006D2162"/>
    <w:rsid w:val="006D23B0"/>
    <w:rsid w:val="006D264F"/>
    <w:rsid w:val="006D2659"/>
    <w:rsid w:val="006D28A7"/>
    <w:rsid w:val="006D2B4D"/>
    <w:rsid w:val="006D2D3D"/>
    <w:rsid w:val="006D2F51"/>
    <w:rsid w:val="006D322F"/>
    <w:rsid w:val="006D377F"/>
    <w:rsid w:val="006D38F7"/>
    <w:rsid w:val="006D39FE"/>
    <w:rsid w:val="006D3A85"/>
    <w:rsid w:val="006D3CCC"/>
    <w:rsid w:val="006D4722"/>
    <w:rsid w:val="006D4AED"/>
    <w:rsid w:val="006D4AF4"/>
    <w:rsid w:val="006D4BFD"/>
    <w:rsid w:val="006D4E94"/>
    <w:rsid w:val="006D5254"/>
    <w:rsid w:val="006D53D1"/>
    <w:rsid w:val="006D57D6"/>
    <w:rsid w:val="006D5CE3"/>
    <w:rsid w:val="006D6019"/>
    <w:rsid w:val="006D649A"/>
    <w:rsid w:val="006D6616"/>
    <w:rsid w:val="006D6843"/>
    <w:rsid w:val="006D6B31"/>
    <w:rsid w:val="006D6C8A"/>
    <w:rsid w:val="006D6DB0"/>
    <w:rsid w:val="006D7138"/>
    <w:rsid w:val="006D7C76"/>
    <w:rsid w:val="006D7C7E"/>
    <w:rsid w:val="006D7D61"/>
    <w:rsid w:val="006D7EC5"/>
    <w:rsid w:val="006D7F2D"/>
    <w:rsid w:val="006E003E"/>
    <w:rsid w:val="006E0362"/>
    <w:rsid w:val="006E0A2E"/>
    <w:rsid w:val="006E0A8C"/>
    <w:rsid w:val="006E0A92"/>
    <w:rsid w:val="006E1331"/>
    <w:rsid w:val="006E13B6"/>
    <w:rsid w:val="006E1605"/>
    <w:rsid w:val="006E174D"/>
    <w:rsid w:val="006E19BA"/>
    <w:rsid w:val="006E1D06"/>
    <w:rsid w:val="006E1D7A"/>
    <w:rsid w:val="006E1E0E"/>
    <w:rsid w:val="006E201B"/>
    <w:rsid w:val="006E21E2"/>
    <w:rsid w:val="006E2272"/>
    <w:rsid w:val="006E2307"/>
    <w:rsid w:val="006E240C"/>
    <w:rsid w:val="006E294E"/>
    <w:rsid w:val="006E2AB0"/>
    <w:rsid w:val="006E2B1F"/>
    <w:rsid w:val="006E2BCA"/>
    <w:rsid w:val="006E2D83"/>
    <w:rsid w:val="006E2F97"/>
    <w:rsid w:val="006E3165"/>
    <w:rsid w:val="006E32B1"/>
    <w:rsid w:val="006E3522"/>
    <w:rsid w:val="006E3BD9"/>
    <w:rsid w:val="006E3D5B"/>
    <w:rsid w:val="006E4098"/>
    <w:rsid w:val="006E4B17"/>
    <w:rsid w:val="006E4BBB"/>
    <w:rsid w:val="006E4C9B"/>
    <w:rsid w:val="006E4EB7"/>
    <w:rsid w:val="006E5073"/>
    <w:rsid w:val="006E516B"/>
    <w:rsid w:val="006E5173"/>
    <w:rsid w:val="006E530B"/>
    <w:rsid w:val="006E5DC7"/>
    <w:rsid w:val="006E5EE5"/>
    <w:rsid w:val="006E62BE"/>
    <w:rsid w:val="006E631B"/>
    <w:rsid w:val="006E65B1"/>
    <w:rsid w:val="006E6A98"/>
    <w:rsid w:val="006E6AD7"/>
    <w:rsid w:val="006E7009"/>
    <w:rsid w:val="006E7A05"/>
    <w:rsid w:val="006E7AA5"/>
    <w:rsid w:val="006F029A"/>
    <w:rsid w:val="006F06C1"/>
    <w:rsid w:val="006F0B14"/>
    <w:rsid w:val="006F0BE5"/>
    <w:rsid w:val="006F0CA7"/>
    <w:rsid w:val="006F0FEE"/>
    <w:rsid w:val="006F130B"/>
    <w:rsid w:val="006F137B"/>
    <w:rsid w:val="006F13A1"/>
    <w:rsid w:val="006F14A9"/>
    <w:rsid w:val="006F14CD"/>
    <w:rsid w:val="006F18F9"/>
    <w:rsid w:val="006F1B1B"/>
    <w:rsid w:val="006F1B9F"/>
    <w:rsid w:val="006F1D5A"/>
    <w:rsid w:val="006F1DC7"/>
    <w:rsid w:val="006F1E70"/>
    <w:rsid w:val="006F1F33"/>
    <w:rsid w:val="006F1F74"/>
    <w:rsid w:val="006F204A"/>
    <w:rsid w:val="006F2372"/>
    <w:rsid w:val="006F23B1"/>
    <w:rsid w:val="006F260F"/>
    <w:rsid w:val="006F262C"/>
    <w:rsid w:val="006F2897"/>
    <w:rsid w:val="006F2BBB"/>
    <w:rsid w:val="006F2F7D"/>
    <w:rsid w:val="006F3622"/>
    <w:rsid w:val="006F3A83"/>
    <w:rsid w:val="006F3D5F"/>
    <w:rsid w:val="006F419A"/>
    <w:rsid w:val="006F44B3"/>
    <w:rsid w:val="006F45C5"/>
    <w:rsid w:val="006F490D"/>
    <w:rsid w:val="006F49A7"/>
    <w:rsid w:val="006F49D7"/>
    <w:rsid w:val="006F4C14"/>
    <w:rsid w:val="006F4D71"/>
    <w:rsid w:val="006F4F9E"/>
    <w:rsid w:val="006F5292"/>
    <w:rsid w:val="006F57A2"/>
    <w:rsid w:val="006F57B0"/>
    <w:rsid w:val="006F5EB8"/>
    <w:rsid w:val="006F654C"/>
    <w:rsid w:val="006F6817"/>
    <w:rsid w:val="006F685D"/>
    <w:rsid w:val="006F697E"/>
    <w:rsid w:val="006F6F3A"/>
    <w:rsid w:val="006F6F6D"/>
    <w:rsid w:val="006F7DDB"/>
    <w:rsid w:val="006F7EA0"/>
    <w:rsid w:val="00700860"/>
    <w:rsid w:val="00700A63"/>
    <w:rsid w:val="00700CEC"/>
    <w:rsid w:val="00700D5C"/>
    <w:rsid w:val="00700DCC"/>
    <w:rsid w:val="00700F83"/>
    <w:rsid w:val="007012F2"/>
    <w:rsid w:val="007014F4"/>
    <w:rsid w:val="0070221F"/>
    <w:rsid w:val="00702310"/>
    <w:rsid w:val="00702745"/>
    <w:rsid w:val="00702907"/>
    <w:rsid w:val="007029E1"/>
    <w:rsid w:val="00702B3B"/>
    <w:rsid w:val="00702EC3"/>
    <w:rsid w:val="007030AB"/>
    <w:rsid w:val="0070314E"/>
    <w:rsid w:val="007031F5"/>
    <w:rsid w:val="007032B7"/>
    <w:rsid w:val="00703549"/>
    <w:rsid w:val="007039AE"/>
    <w:rsid w:val="00703C10"/>
    <w:rsid w:val="00703E10"/>
    <w:rsid w:val="0070422D"/>
    <w:rsid w:val="00704272"/>
    <w:rsid w:val="00704442"/>
    <w:rsid w:val="00704566"/>
    <w:rsid w:val="00704791"/>
    <w:rsid w:val="0070481F"/>
    <w:rsid w:val="00704984"/>
    <w:rsid w:val="00704B4A"/>
    <w:rsid w:val="00704C1A"/>
    <w:rsid w:val="00704E38"/>
    <w:rsid w:val="00704EE9"/>
    <w:rsid w:val="007051AB"/>
    <w:rsid w:val="0070597D"/>
    <w:rsid w:val="007061C8"/>
    <w:rsid w:val="007065CD"/>
    <w:rsid w:val="00706783"/>
    <w:rsid w:val="00706803"/>
    <w:rsid w:val="00706807"/>
    <w:rsid w:val="00706834"/>
    <w:rsid w:val="00706A88"/>
    <w:rsid w:val="00706B56"/>
    <w:rsid w:val="00706B5B"/>
    <w:rsid w:val="00706D4D"/>
    <w:rsid w:val="0070707B"/>
    <w:rsid w:val="007072B9"/>
    <w:rsid w:val="0070739B"/>
    <w:rsid w:val="007077BC"/>
    <w:rsid w:val="007077E5"/>
    <w:rsid w:val="007079ED"/>
    <w:rsid w:val="00707A3E"/>
    <w:rsid w:val="00707FC0"/>
    <w:rsid w:val="00710007"/>
    <w:rsid w:val="0071006D"/>
    <w:rsid w:val="007100FA"/>
    <w:rsid w:val="00710635"/>
    <w:rsid w:val="00710E32"/>
    <w:rsid w:val="0071155D"/>
    <w:rsid w:val="007115EE"/>
    <w:rsid w:val="0071193E"/>
    <w:rsid w:val="0071197A"/>
    <w:rsid w:val="00711B41"/>
    <w:rsid w:val="00711D0C"/>
    <w:rsid w:val="0071230A"/>
    <w:rsid w:val="00712C05"/>
    <w:rsid w:val="00712C8F"/>
    <w:rsid w:val="00712D4F"/>
    <w:rsid w:val="00713118"/>
    <w:rsid w:val="00713323"/>
    <w:rsid w:val="00713718"/>
    <w:rsid w:val="0071391D"/>
    <w:rsid w:val="00713D1B"/>
    <w:rsid w:val="00714083"/>
    <w:rsid w:val="0071414E"/>
    <w:rsid w:val="00714360"/>
    <w:rsid w:val="007147F9"/>
    <w:rsid w:val="00714F0C"/>
    <w:rsid w:val="0071517B"/>
    <w:rsid w:val="00715345"/>
    <w:rsid w:val="0071567D"/>
    <w:rsid w:val="00715FE5"/>
    <w:rsid w:val="007165DA"/>
    <w:rsid w:val="0071666C"/>
    <w:rsid w:val="00716B20"/>
    <w:rsid w:val="00716E91"/>
    <w:rsid w:val="00716EAB"/>
    <w:rsid w:val="0071701D"/>
    <w:rsid w:val="00717278"/>
    <w:rsid w:val="00717479"/>
    <w:rsid w:val="00717611"/>
    <w:rsid w:val="00717778"/>
    <w:rsid w:val="007177BC"/>
    <w:rsid w:val="00717904"/>
    <w:rsid w:val="00717BF3"/>
    <w:rsid w:val="00717D1A"/>
    <w:rsid w:val="00717F5E"/>
    <w:rsid w:val="00720075"/>
    <w:rsid w:val="007203FF"/>
    <w:rsid w:val="00720561"/>
    <w:rsid w:val="00720CCB"/>
    <w:rsid w:val="00720D4E"/>
    <w:rsid w:val="00721197"/>
    <w:rsid w:val="007212C6"/>
    <w:rsid w:val="007213DA"/>
    <w:rsid w:val="007217BD"/>
    <w:rsid w:val="00721B81"/>
    <w:rsid w:val="00721F8D"/>
    <w:rsid w:val="0072210E"/>
    <w:rsid w:val="007226D5"/>
    <w:rsid w:val="0072275D"/>
    <w:rsid w:val="00722D5C"/>
    <w:rsid w:val="00722F8B"/>
    <w:rsid w:val="007233DA"/>
    <w:rsid w:val="0072346B"/>
    <w:rsid w:val="0072360C"/>
    <w:rsid w:val="0072373F"/>
    <w:rsid w:val="00723A44"/>
    <w:rsid w:val="00723B14"/>
    <w:rsid w:val="00723FD1"/>
    <w:rsid w:val="0072413F"/>
    <w:rsid w:val="007241E2"/>
    <w:rsid w:val="007242E5"/>
    <w:rsid w:val="00724895"/>
    <w:rsid w:val="0072489B"/>
    <w:rsid w:val="0072498A"/>
    <w:rsid w:val="00724E80"/>
    <w:rsid w:val="0072517F"/>
    <w:rsid w:val="0072524D"/>
    <w:rsid w:val="007254D7"/>
    <w:rsid w:val="00725578"/>
    <w:rsid w:val="0072574C"/>
    <w:rsid w:val="007258FB"/>
    <w:rsid w:val="0072596A"/>
    <w:rsid w:val="00725B8A"/>
    <w:rsid w:val="00725EBE"/>
    <w:rsid w:val="00726147"/>
    <w:rsid w:val="0072615B"/>
    <w:rsid w:val="0072630C"/>
    <w:rsid w:val="00726AEC"/>
    <w:rsid w:val="007271C9"/>
    <w:rsid w:val="007276EB"/>
    <w:rsid w:val="00727790"/>
    <w:rsid w:val="00727BB7"/>
    <w:rsid w:val="00727CC4"/>
    <w:rsid w:val="00727F21"/>
    <w:rsid w:val="00730450"/>
    <w:rsid w:val="00730460"/>
    <w:rsid w:val="007309BF"/>
    <w:rsid w:val="00730A59"/>
    <w:rsid w:val="00730ADC"/>
    <w:rsid w:val="00730B48"/>
    <w:rsid w:val="00730BDC"/>
    <w:rsid w:val="00730F40"/>
    <w:rsid w:val="0073112B"/>
    <w:rsid w:val="0073128F"/>
    <w:rsid w:val="00731537"/>
    <w:rsid w:val="00731C95"/>
    <w:rsid w:val="0073247F"/>
    <w:rsid w:val="007324AF"/>
    <w:rsid w:val="00732A58"/>
    <w:rsid w:val="00732EC9"/>
    <w:rsid w:val="00732F6C"/>
    <w:rsid w:val="0073309E"/>
    <w:rsid w:val="0073344B"/>
    <w:rsid w:val="00733A57"/>
    <w:rsid w:val="00733C2C"/>
    <w:rsid w:val="00733D27"/>
    <w:rsid w:val="00733FB9"/>
    <w:rsid w:val="00733FC5"/>
    <w:rsid w:val="00734050"/>
    <w:rsid w:val="0073445E"/>
    <w:rsid w:val="00734C4B"/>
    <w:rsid w:val="00734D1F"/>
    <w:rsid w:val="00734F68"/>
    <w:rsid w:val="00735102"/>
    <w:rsid w:val="007358C1"/>
    <w:rsid w:val="007358F6"/>
    <w:rsid w:val="00735E7D"/>
    <w:rsid w:val="00736429"/>
    <w:rsid w:val="00736697"/>
    <w:rsid w:val="00736757"/>
    <w:rsid w:val="00736B3F"/>
    <w:rsid w:val="00736F93"/>
    <w:rsid w:val="00737279"/>
    <w:rsid w:val="007372C3"/>
    <w:rsid w:val="007373FC"/>
    <w:rsid w:val="007378E3"/>
    <w:rsid w:val="00737A8B"/>
    <w:rsid w:val="00737AAC"/>
    <w:rsid w:val="00737AF4"/>
    <w:rsid w:val="00737C6A"/>
    <w:rsid w:val="00737CFA"/>
    <w:rsid w:val="00740282"/>
    <w:rsid w:val="00740376"/>
    <w:rsid w:val="00740511"/>
    <w:rsid w:val="00740798"/>
    <w:rsid w:val="007407EA"/>
    <w:rsid w:val="0074084B"/>
    <w:rsid w:val="00740C0B"/>
    <w:rsid w:val="00740E83"/>
    <w:rsid w:val="00740ED9"/>
    <w:rsid w:val="0074108B"/>
    <w:rsid w:val="00741265"/>
    <w:rsid w:val="0074156E"/>
    <w:rsid w:val="007415E0"/>
    <w:rsid w:val="00741EF0"/>
    <w:rsid w:val="007420DB"/>
    <w:rsid w:val="00742180"/>
    <w:rsid w:val="007424B3"/>
    <w:rsid w:val="00742888"/>
    <w:rsid w:val="0074315A"/>
    <w:rsid w:val="007439B1"/>
    <w:rsid w:val="00743A40"/>
    <w:rsid w:val="00743C1A"/>
    <w:rsid w:val="00743C27"/>
    <w:rsid w:val="00743D1E"/>
    <w:rsid w:val="00743ECF"/>
    <w:rsid w:val="00743F65"/>
    <w:rsid w:val="00743FC7"/>
    <w:rsid w:val="00744782"/>
    <w:rsid w:val="00744790"/>
    <w:rsid w:val="00744A25"/>
    <w:rsid w:val="0074546F"/>
    <w:rsid w:val="00745610"/>
    <w:rsid w:val="007459F9"/>
    <w:rsid w:val="00745B29"/>
    <w:rsid w:val="00745B44"/>
    <w:rsid w:val="00745F8D"/>
    <w:rsid w:val="00745F9D"/>
    <w:rsid w:val="007460C6"/>
    <w:rsid w:val="007460CA"/>
    <w:rsid w:val="00746863"/>
    <w:rsid w:val="007468C7"/>
    <w:rsid w:val="00746A0D"/>
    <w:rsid w:val="00747091"/>
    <w:rsid w:val="007470AB"/>
    <w:rsid w:val="00747276"/>
    <w:rsid w:val="00747650"/>
    <w:rsid w:val="00747A10"/>
    <w:rsid w:val="00747C5C"/>
    <w:rsid w:val="00747D66"/>
    <w:rsid w:val="007500C7"/>
    <w:rsid w:val="007501BA"/>
    <w:rsid w:val="0075051A"/>
    <w:rsid w:val="00750C52"/>
    <w:rsid w:val="00750E7D"/>
    <w:rsid w:val="00750F15"/>
    <w:rsid w:val="00751016"/>
    <w:rsid w:val="00751182"/>
    <w:rsid w:val="007514FF"/>
    <w:rsid w:val="00751836"/>
    <w:rsid w:val="00751AEA"/>
    <w:rsid w:val="00751F6E"/>
    <w:rsid w:val="00752350"/>
    <w:rsid w:val="0075242B"/>
    <w:rsid w:val="00752612"/>
    <w:rsid w:val="0075274D"/>
    <w:rsid w:val="00752813"/>
    <w:rsid w:val="00752B1D"/>
    <w:rsid w:val="00752F26"/>
    <w:rsid w:val="00752F5D"/>
    <w:rsid w:val="007535AB"/>
    <w:rsid w:val="00753631"/>
    <w:rsid w:val="00753796"/>
    <w:rsid w:val="00753838"/>
    <w:rsid w:val="0075398D"/>
    <w:rsid w:val="007539B2"/>
    <w:rsid w:val="00753A4D"/>
    <w:rsid w:val="00753A53"/>
    <w:rsid w:val="00753BB6"/>
    <w:rsid w:val="00754489"/>
    <w:rsid w:val="00754555"/>
    <w:rsid w:val="0075463D"/>
    <w:rsid w:val="0075473D"/>
    <w:rsid w:val="00754CCA"/>
    <w:rsid w:val="00755143"/>
    <w:rsid w:val="007552C1"/>
    <w:rsid w:val="0075549C"/>
    <w:rsid w:val="00755801"/>
    <w:rsid w:val="0075597A"/>
    <w:rsid w:val="00755DAD"/>
    <w:rsid w:val="00755DF0"/>
    <w:rsid w:val="00755F54"/>
    <w:rsid w:val="0075688C"/>
    <w:rsid w:val="0075695F"/>
    <w:rsid w:val="00756EF9"/>
    <w:rsid w:val="00756F86"/>
    <w:rsid w:val="007570EB"/>
    <w:rsid w:val="007573C3"/>
    <w:rsid w:val="00757868"/>
    <w:rsid w:val="0075791E"/>
    <w:rsid w:val="00757C30"/>
    <w:rsid w:val="0076028A"/>
    <w:rsid w:val="0076045D"/>
    <w:rsid w:val="007611A7"/>
    <w:rsid w:val="007614D1"/>
    <w:rsid w:val="007615D6"/>
    <w:rsid w:val="00761633"/>
    <w:rsid w:val="007618C7"/>
    <w:rsid w:val="00761C50"/>
    <w:rsid w:val="00761E12"/>
    <w:rsid w:val="0076219B"/>
    <w:rsid w:val="007622A6"/>
    <w:rsid w:val="0076231E"/>
    <w:rsid w:val="0076234E"/>
    <w:rsid w:val="00762ACB"/>
    <w:rsid w:val="00762D14"/>
    <w:rsid w:val="007633ED"/>
    <w:rsid w:val="007634EA"/>
    <w:rsid w:val="007635EA"/>
    <w:rsid w:val="00763B7E"/>
    <w:rsid w:val="00763EC5"/>
    <w:rsid w:val="00764236"/>
    <w:rsid w:val="007645D2"/>
    <w:rsid w:val="00764824"/>
    <w:rsid w:val="007649D3"/>
    <w:rsid w:val="00764E72"/>
    <w:rsid w:val="00764F7D"/>
    <w:rsid w:val="0076503C"/>
    <w:rsid w:val="0076523F"/>
    <w:rsid w:val="00765FE5"/>
    <w:rsid w:val="007667A6"/>
    <w:rsid w:val="00766FB5"/>
    <w:rsid w:val="007674D0"/>
    <w:rsid w:val="007677EE"/>
    <w:rsid w:val="00767FA3"/>
    <w:rsid w:val="00770624"/>
    <w:rsid w:val="00770CF4"/>
    <w:rsid w:val="00770DB8"/>
    <w:rsid w:val="007719DF"/>
    <w:rsid w:val="007725B6"/>
    <w:rsid w:val="00772764"/>
    <w:rsid w:val="007728CD"/>
    <w:rsid w:val="00772A4D"/>
    <w:rsid w:val="00772BD6"/>
    <w:rsid w:val="00772C08"/>
    <w:rsid w:val="00772ED5"/>
    <w:rsid w:val="00772F03"/>
    <w:rsid w:val="00773566"/>
    <w:rsid w:val="00773BDF"/>
    <w:rsid w:val="00773EE5"/>
    <w:rsid w:val="007741CB"/>
    <w:rsid w:val="007742FB"/>
    <w:rsid w:val="007744B6"/>
    <w:rsid w:val="007744EC"/>
    <w:rsid w:val="007745AD"/>
    <w:rsid w:val="00774EB5"/>
    <w:rsid w:val="00774F4F"/>
    <w:rsid w:val="00774FE3"/>
    <w:rsid w:val="0077538E"/>
    <w:rsid w:val="00775654"/>
    <w:rsid w:val="007757E1"/>
    <w:rsid w:val="00775C45"/>
    <w:rsid w:val="00775DF0"/>
    <w:rsid w:val="007762A6"/>
    <w:rsid w:val="0077631A"/>
    <w:rsid w:val="007768E4"/>
    <w:rsid w:val="00776DDF"/>
    <w:rsid w:val="00777208"/>
    <w:rsid w:val="00777431"/>
    <w:rsid w:val="007778EC"/>
    <w:rsid w:val="00777BA8"/>
    <w:rsid w:val="00777D69"/>
    <w:rsid w:val="00777D95"/>
    <w:rsid w:val="0078016E"/>
    <w:rsid w:val="007801DA"/>
    <w:rsid w:val="007803DB"/>
    <w:rsid w:val="00780709"/>
    <w:rsid w:val="00780AA7"/>
    <w:rsid w:val="00780D7C"/>
    <w:rsid w:val="00781072"/>
    <w:rsid w:val="00781209"/>
    <w:rsid w:val="0078126A"/>
    <w:rsid w:val="00781294"/>
    <w:rsid w:val="0078131F"/>
    <w:rsid w:val="00781817"/>
    <w:rsid w:val="00781831"/>
    <w:rsid w:val="00781C01"/>
    <w:rsid w:val="00781C75"/>
    <w:rsid w:val="00781E17"/>
    <w:rsid w:val="00781EC0"/>
    <w:rsid w:val="00781F86"/>
    <w:rsid w:val="00782A25"/>
    <w:rsid w:val="00782B52"/>
    <w:rsid w:val="00782BD6"/>
    <w:rsid w:val="00783103"/>
    <w:rsid w:val="00783416"/>
    <w:rsid w:val="0078358E"/>
    <w:rsid w:val="007838D1"/>
    <w:rsid w:val="00783F94"/>
    <w:rsid w:val="00784B4D"/>
    <w:rsid w:val="00784DA9"/>
    <w:rsid w:val="0078524D"/>
    <w:rsid w:val="0078537E"/>
    <w:rsid w:val="007857C5"/>
    <w:rsid w:val="00785BF6"/>
    <w:rsid w:val="00785D03"/>
    <w:rsid w:val="00785FE3"/>
    <w:rsid w:val="00786004"/>
    <w:rsid w:val="00786500"/>
    <w:rsid w:val="007866DD"/>
    <w:rsid w:val="00786810"/>
    <w:rsid w:val="00786E3F"/>
    <w:rsid w:val="00786EA1"/>
    <w:rsid w:val="007876E5"/>
    <w:rsid w:val="00787C18"/>
    <w:rsid w:val="00787D25"/>
    <w:rsid w:val="00790580"/>
    <w:rsid w:val="007906B7"/>
    <w:rsid w:val="00790A53"/>
    <w:rsid w:val="00790DD5"/>
    <w:rsid w:val="00790E65"/>
    <w:rsid w:val="00790F3E"/>
    <w:rsid w:val="0079186E"/>
    <w:rsid w:val="007919EA"/>
    <w:rsid w:val="00791B8C"/>
    <w:rsid w:val="00791C02"/>
    <w:rsid w:val="0079203E"/>
    <w:rsid w:val="00792078"/>
    <w:rsid w:val="00792081"/>
    <w:rsid w:val="007921BB"/>
    <w:rsid w:val="00792276"/>
    <w:rsid w:val="007926A3"/>
    <w:rsid w:val="007927E5"/>
    <w:rsid w:val="00792CA3"/>
    <w:rsid w:val="00792CFE"/>
    <w:rsid w:val="0079304A"/>
    <w:rsid w:val="0079326E"/>
    <w:rsid w:val="00793B94"/>
    <w:rsid w:val="00793F48"/>
    <w:rsid w:val="00794735"/>
    <w:rsid w:val="00794A09"/>
    <w:rsid w:val="00794CA7"/>
    <w:rsid w:val="00794F44"/>
    <w:rsid w:val="007950DA"/>
    <w:rsid w:val="007951CA"/>
    <w:rsid w:val="00795389"/>
    <w:rsid w:val="00795660"/>
    <w:rsid w:val="00795D5C"/>
    <w:rsid w:val="00796705"/>
    <w:rsid w:val="00796720"/>
    <w:rsid w:val="0079674E"/>
    <w:rsid w:val="00796E37"/>
    <w:rsid w:val="00796F2A"/>
    <w:rsid w:val="007973AF"/>
    <w:rsid w:val="0079775F"/>
    <w:rsid w:val="00797A01"/>
    <w:rsid w:val="00797FD9"/>
    <w:rsid w:val="007A0115"/>
    <w:rsid w:val="007A05CF"/>
    <w:rsid w:val="007A05D4"/>
    <w:rsid w:val="007A06D6"/>
    <w:rsid w:val="007A0819"/>
    <w:rsid w:val="007A0A48"/>
    <w:rsid w:val="007A0B46"/>
    <w:rsid w:val="007A0CD3"/>
    <w:rsid w:val="007A0D32"/>
    <w:rsid w:val="007A0D9C"/>
    <w:rsid w:val="007A17F7"/>
    <w:rsid w:val="007A1B94"/>
    <w:rsid w:val="007A1D1B"/>
    <w:rsid w:val="007A21F2"/>
    <w:rsid w:val="007A2AF4"/>
    <w:rsid w:val="007A2B1C"/>
    <w:rsid w:val="007A2D18"/>
    <w:rsid w:val="007A2FBC"/>
    <w:rsid w:val="007A337D"/>
    <w:rsid w:val="007A34FE"/>
    <w:rsid w:val="007A3C73"/>
    <w:rsid w:val="007A3E76"/>
    <w:rsid w:val="007A3FB0"/>
    <w:rsid w:val="007A41D6"/>
    <w:rsid w:val="007A420B"/>
    <w:rsid w:val="007A420F"/>
    <w:rsid w:val="007A4BF4"/>
    <w:rsid w:val="007A5193"/>
    <w:rsid w:val="007A5270"/>
    <w:rsid w:val="007A52D5"/>
    <w:rsid w:val="007A5367"/>
    <w:rsid w:val="007A54D8"/>
    <w:rsid w:val="007A5B82"/>
    <w:rsid w:val="007A6110"/>
    <w:rsid w:val="007A6113"/>
    <w:rsid w:val="007A6447"/>
    <w:rsid w:val="007A6612"/>
    <w:rsid w:val="007A695B"/>
    <w:rsid w:val="007A697C"/>
    <w:rsid w:val="007A6A9A"/>
    <w:rsid w:val="007A714A"/>
    <w:rsid w:val="007A7771"/>
    <w:rsid w:val="007A78D2"/>
    <w:rsid w:val="007B04FF"/>
    <w:rsid w:val="007B0502"/>
    <w:rsid w:val="007B05FB"/>
    <w:rsid w:val="007B06DF"/>
    <w:rsid w:val="007B06FD"/>
    <w:rsid w:val="007B0F37"/>
    <w:rsid w:val="007B1088"/>
    <w:rsid w:val="007B14BD"/>
    <w:rsid w:val="007B1798"/>
    <w:rsid w:val="007B1BBC"/>
    <w:rsid w:val="007B1CE7"/>
    <w:rsid w:val="007B1D17"/>
    <w:rsid w:val="007B1F2F"/>
    <w:rsid w:val="007B2311"/>
    <w:rsid w:val="007B2F7B"/>
    <w:rsid w:val="007B2F83"/>
    <w:rsid w:val="007B323B"/>
    <w:rsid w:val="007B3358"/>
    <w:rsid w:val="007B34BB"/>
    <w:rsid w:val="007B3555"/>
    <w:rsid w:val="007B3846"/>
    <w:rsid w:val="007B38AA"/>
    <w:rsid w:val="007B429B"/>
    <w:rsid w:val="007B435E"/>
    <w:rsid w:val="007B4386"/>
    <w:rsid w:val="007B44DF"/>
    <w:rsid w:val="007B46C4"/>
    <w:rsid w:val="007B475D"/>
    <w:rsid w:val="007B47B4"/>
    <w:rsid w:val="007B47E8"/>
    <w:rsid w:val="007B48BC"/>
    <w:rsid w:val="007B4B54"/>
    <w:rsid w:val="007B4C73"/>
    <w:rsid w:val="007B4D2E"/>
    <w:rsid w:val="007B50F5"/>
    <w:rsid w:val="007B5133"/>
    <w:rsid w:val="007B5276"/>
    <w:rsid w:val="007B54C4"/>
    <w:rsid w:val="007B5594"/>
    <w:rsid w:val="007B56CF"/>
    <w:rsid w:val="007B5836"/>
    <w:rsid w:val="007B5A86"/>
    <w:rsid w:val="007B5B51"/>
    <w:rsid w:val="007B5B6B"/>
    <w:rsid w:val="007B5C03"/>
    <w:rsid w:val="007B5DFE"/>
    <w:rsid w:val="007B5E4E"/>
    <w:rsid w:val="007B5F1C"/>
    <w:rsid w:val="007B6018"/>
    <w:rsid w:val="007B6473"/>
    <w:rsid w:val="007B6484"/>
    <w:rsid w:val="007B671F"/>
    <w:rsid w:val="007B695F"/>
    <w:rsid w:val="007B6E04"/>
    <w:rsid w:val="007B6F35"/>
    <w:rsid w:val="007B7198"/>
    <w:rsid w:val="007B71C0"/>
    <w:rsid w:val="007B75E1"/>
    <w:rsid w:val="007B75E5"/>
    <w:rsid w:val="007B7881"/>
    <w:rsid w:val="007B7C38"/>
    <w:rsid w:val="007C022D"/>
    <w:rsid w:val="007C06D1"/>
    <w:rsid w:val="007C1163"/>
    <w:rsid w:val="007C18AD"/>
    <w:rsid w:val="007C19DA"/>
    <w:rsid w:val="007C1B22"/>
    <w:rsid w:val="007C2221"/>
    <w:rsid w:val="007C232F"/>
    <w:rsid w:val="007C2613"/>
    <w:rsid w:val="007C2B27"/>
    <w:rsid w:val="007C2B9B"/>
    <w:rsid w:val="007C2CF8"/>
    <w:rsid w:val="007C2DCA"/>
    <w:rsid w:val="007C3266"/>
    <w:rsid w:val="007C3292"/>
    <w:rsid w:val="007C370E"/>
    <w:rsid w:val="007C374E"/>
    <w:rsid w:val="007C3861"/>
    <w:rsid w:val="007C39B7"/>
    <w:rsid w:val="007C3A65"/>
    <w:rsid w:val="007C3B29"/>
    <w:rsid w:val="007C3D11"/>
    <w:rsid w:val="007C4047"/>
    <w:rsid w:val="007C42C2"/>
    <w:rsid w:val="007C44AB"/>
    <w:rsid w:val="007C46DC"/>
    <w:rsid w:val="007C4CE5"/>
    <w:rsid w:val="007C5138"/>
    <w:rsid w:val="007C5160"/>
    <w:rsid w:val="007C528E"/>
    <w:rsid w:val="007C5B07"/>
    <w:rsid w:val="007C5C4E"/>
    <w:rsid w:val="007C5E84"/>
    <w:rsid w:val="007C5EFD"/>
    <w:rsid w:val="007C667F"/>
    <w:rsid w:val="007C6D4B"/>
    <w:rsid w:val="007C6D72"/>
    <w:rsid w:val="007C7192"/>
    <w:rsid w:val="007C74D6"/>
    <w:rsid w:val="007C762D"/>
    <w:rsid w:val="007C7851"/>
    <w:rsid w:val="007C7996"/>
    <w:rsid w:val="007C7A7E"/>
    <w:rsid w:val="007D0126"/>
    <w:rsid w:val="007D042B"/>
    <w:rsid w:val="007D0AE5"/>
    <w:rsid w:val="007D0E62"/>
    <w:rsid w:val="007D111C"/>
    <w:rsid w:val="007D114E"/>
    <w:rsid w:val="007D1417"/>
    <w:rsid w:val="007D1664"/>
    <w:rsid w:val="007D1728"/>
    <w:rsid w:val="007D2276"/>
    <w:rsid w:val="007D2422"/>
    <w:rsid w:val="007D2549"/>
    <w:rsid w:val="007D2596"/>
    <w:rsid w:val="007D261F"/>
    <w:rsid w:val="007D2817"/>
    <w:rsid w:val="007D2950"/>
    <w:rsid w:val="007D2B24"/>
    <w:rsid w:val="007D2EDC"/>
    <w:rsid w:val="007D3591"/>
    <w:rsid w:val="007D3716"/>
    <w:rsid w:val="007D3D74"/>
    <w:rsid w:val="007D40EE"/>
    <w:rsid w:val="007D416D"/>
    <w:rsid w:val="007D420C"/>
    <w:rsid w:val="007D4520"/>
    <w:rsid w:val="007D4E1E"/>
    <w:rsid w:val="007D4E32"/>
    <w:rsid w:val="007D522D"/>
    <w:rsid w:val="007D5639"/>
    <w:rsid w:val="007D57DB"/>
    <w:rsid w:val="007D587F"/>
    <w:rsid w:val="007D5A0C"/>
    <w:rsid w:val="007D5A3E"/>
    <w:rsid w:val="007D5A81"/>
    <w:rsid w:val="007D5BDC"/>
    <w:rsid w:val="007D6764"/>
    <w:rsid w:val="007D6ACE"/>
    <w:rsid w:val="007D6B5E"/>
    <w:rsid w:val="007D6E39"/>
    <w:rsid w:val="007D7385"/>
    <w:rsid w:val="007D7386"/>
    <w:rsid w:val="007D744D"/>
    <w:rsid w:val="007D7504"/>
    <w:rsid w:val="007D7723"/>
    <w:rsid w:val="007D79ED"/>
    <w:rsid w:val="007D7A9D"/>
    <w:rsid w:val="007D7BB2"/>
    <w:rsid w:val="007E0C72"/>
    <w:rsid w:val="007E0DBA"/>
    <w:rsid w:val="007E0E6F"/>
    <w:rsid w:val="007E12FF"/>
    <w:rsid w:val="007E13E6"/>
    <w:rsid w:val="007E1C6E"/>
    <w:rsid w:val="007E1DC5"/>
    <w:rsid w:val="007E208F"/>
    <w:rsid w:val="007E2A1E"/>
    <w:rsid w:val="007E2C50"/>
    <w:rsid w:val="007E2F49"/>
    <w:rsid w:val="007E3304"/>
    <w:rsid w:val="007E34F0"/>
    <w:rsid w:val="007E3626"/>
    <w:rsid w:val="007E3D92"/>
    <w:rsid w:val="007E3F02"/>
    <w:rsid w:val="007E4044"/>
    <w:rsid w:val="007E4099"/>
    <w:rsid w:val="007E412A"/>
    <w:rsid w:val="007E4E07"/>
    <w:rsid w:val="007E5804"/>
    <w:rsid w:val="007E613E"/>
    <w:rsid w:val="007E6170"/>
    <w:rsid w:val="007E649D"/>
    <w:rsid w:val="007E6BF8"/>
    <w:rsid w:val="007E7012"/>
    <w:rsid w:val="007E71E2"/>
    <w:rsid w:val="007E760D"/>
    <w:rsid w:val="007E764D"/>
    <w:rsid w:val="007E76D3"/>
    <w:rsid w:val="007E793A"/>
    <w:rsid w:val="007E7A6A"/>
    <w:rsid w:val="007E7E4E"/>
    <w:rsid w:val="007E7F2A"/>
    <w:rsid w:val="007F0224"/>
    <w:rsid w:val="007F0375"/>
    <w:rsid w:val="007F03F4"/>
    <w:rsid w:val="007F058C"/>
    <w:rsid w:val="007F073C"/>
    <w:rsid w:val="007F07C5"/>
    <w:rsid w:val="007F07F7"/>
    <w:rsid w:val="007F0BD0"/>
    <w:rsid w:val="007F0DBF"/>
    <w:rsid w:val="007F0F13"/>
    <w:rsid w:val="007F12B9"/>
    <w:rsid w:val="007F1891"/>
    <w:rsid w:val="007F18B7"/>
    <w:rsid w:val="007F19BA"/>
    <w:rsid w:val="007F1BBF"/>
    <w:rsid w:val="007F1C59"/>
    <w:rsid w:val="007F2074"/>
    <w:rsid w:val="007F2101"/>
    <w:rsid w:val="007F220D"/>
    <w:rsid w:val="007F2369"/>
    <w:rsid w:val="007F24BF"/>
    <w:rsid w:val="007F25E4"/>
    <w:rsid w:val="007F274A"/>
    <w:rsid w:val="007F2E62"/>
    <w:rsid w:val="007F2FE3"/>
    <w:rsid w:val="007F32EE"/>
    <w:rsid w:val="007F3382"/>
    <w:rsid w:val="007F350D"/>
    <w:rsid w:val="007F3523"/>
    <w:rsid w:val="007F3562"/>
    <w:rsid w:val="007F3838"/>
    <w:rsid w:val="007F3A6E"/>
    <w:rsid w:val="007F3D77"/>
    <w:rsid w:val="007F3E3B"/>
    <w:rsid w:val="007F4306"/>
    <w:rsid w:val="007F460D"/>
    <w:rsid w:val="007F462A"/>
    <w:rsid w:val="007F4750"/>
    <w:rsid w:val="007F4A12"/>
    <w:rsid w:val="007F4C5E"/>
    <w:rsid w:val="007F4CF0"/>
    <w:rsid w:val="007F4FE4"/>
    <w:rsid w:val="007F5172"/>
    <w:rsid w:val="007F5574"/>
    <w:rsid w:val="007F5C1D"/>
    <w:rsid w:val="007F5C47"/>
    <w:rsid w:val="007F5DF9"/>
    <w:rsid w:val="007F5EB3"/>
    <w:rsid w:val="007F5F26"/>
    <w:rsid w:val="007F607A"/>
    <w:rsid w:val="007F6932"/>
    <w:rsid w:val="007F6EF7"/>
    <w:rsid w:val="007F71C3"/>
    <w:rsid w:val="007F7518"/>
    <w:rsid w:val="007F778D"/>
    <w:rsid w:val="007F7A09"/>
    <w:rsid w:val="007F7F71"/>
    <w:rsid w:val="007F7FB8"/>
    <w:rsid w:val="00800431"/>
    <w:rsid w:val="00800511"/>
    <w:rsid w:val="00800620"/>
    <w:rsid w:val="008007C2"/>
    <w:rsid w:val="008007D8"/>
    <w:rsid w:val="00800999"/>
    <w:rsid w:val="00800A26"/>
    <w:rsid w:val="00800AF4"/>
    <w:rsid w:val="00800D3A"/>
    <w:rsid w:val="00800DE0"/>
    <w:rsid w:val="00800FB2"/>
    <w:rsid w:val="0080121D"/>
    <w:rsid w:val="00801469"/>
    <w:rsid w:val="008018F0"/>
    <w:rsid w:val="00801A5D"/>
    <w:rsid w:val="00801A72"/>
    <w:rsid w:val="00801F8A"/>
    <w:rsid w:val="00802E5C"/>
    <w:rsid w:val="008030F4"/>
    <w:rsid w:val="00803287"/>
    <w:rsid w:val="008033B2"/>
    <w:rsid w:val="008037AF"/>
    <w:rsid w:val="008037C8"/>
    <w:rsid w:val="00803905"/>
    <w:rsid w:val="00803DE7"/>
    <w:rsid w:val="00803F60"/>
    <w:rsid w:val="0080420B"/>
    <w:rsid w:val="008044E4"/>
    <w:rsid w:val="008047F8"/>
    <w:rsid w:val="00804D10"/>
    <w:rsid w:val="00804E29"/>
    <w:rsid w:val="0080544D"/>
    <w:rsid w:val="008055D8"/>
    <w:rsid w:val="00805B44"/>
    <w:rsid w:val="00805C74"/>
    <w:rsid w:val="00805E38"/>
    <w:rsid w:val="00805E96"/>
    <w:rsid w:val="00806106"/>
    <w:rsid w:val="00806150"/>
    <w:rsid w:val="00806161"/>
    <w:rsid w:val="008062C3"/>
    <w:rsid w:val="008066B6"/>
    <w:rsid w:val="00806A18"/>
    <w:rsid w:val="00806C37"/>
    <w:rsid w:val="00807203"/>
    <w:rsid w:val="008072DA"/>
    <w:rsid w:val="00807314"/>
    <w:rsid w:val="0080757A"/>
    <w:rsid w:val="00807B39"/>
    <w:rsid w:val="00807E6B"/>
    <w:rsid w:val="00807F8E"/>
    <w:rsid w:val="00810019"/>
    <w:rsid w:val="00810850"/>
    <w:rsid w:val="0081091C"/>
    <w:rsid w:val="00810A22"/>
    <w:rsid w:val="00810C2B"/>
    <w:rsid w:val="0081109D"/>
    <w:rsid w:val="00811246"/>
    <w:rsid w:val="008117C5"/>
    <w:rsid w:val="008119B2"/>
    <w:rsid w:val="00811DEB"/>
    <w:rsid w:val="008121BA"/>
    <w:rsid w:val="00812410"/>
    <w:rsid w:val="00812715"/>
    <w:rsid w:val="00812881"/>
    <w:rsid w:val="008128AE"/>
    <w:rsid w:val="00812A7C"/>
    <w:rsid w:val="00812C95"/>
    <w:rsid w:val="00812E95"/>
    <w:rsid w:val="00813257"/>
    <w:rsid w:val="0081365A"/>
    <w:rsid w:val="00813E2C"/>
    <w:rsid w:val="008141EC"/>
    <w:rsid w:val="0081442C"/>
    <w:rsid w:val="008144F2"/>
    <w:rsid w:val="008149B3"/>
    <w:rsid w:val="00814BAB"/>
    <w:rsid w:val="00814D91"/>
    <w:rsid w:val="00815139"/>
    <w:rsid w:val="00815503"/>
    <w:rsid w:val="00815521"/>
    <w:rsid w:val="00815CB1"/>
    <w:rsid w:val="00815E20"/>
    <w:rsid w:val="0081603A"/>
    <w:rsid w:val="00816258"/>
    <w:rsid w:val="00816425"/>
    <w:rsid w:val="00816945"/>
    <w:rsid w:val="00816960"/>
    <w:rsid w:val="00816A07"/>
    <w:rsid w:val="00816D24"/>
    <w:rsid w:val="00816FAD"/>
    <w:rsid w:val="00816FCB"/>
    <w:rsid w:val="008170D0"/>
    <w:rsid w:val="00817702"/>
    <w:rsid w:val="008179AD"/>
    <w:rsid w:val="00817B53"/>
    <w:rsid w:val="00817C09"/>
    <w:rsid w:val="00817CD7"/>
    <w:rsid w:val="00817E1B"/>
    <w:rsid w:val="00817FFD"/>
    <w:rsid w:val="0082035F"/>
    <w:rsid w:val="00820391"/>
    <w:rsid w:val="00820645"/>
    <w:rsid w:val="00820B13"/>
    <w:rsid w:val="00820F4C"/>
    <w:rsid w:val="008215E2"/>
    <w:rsid w:val="008216B6"/>
    <w:rsid w:val="00821988"/>
    <w:rsid w:val="008219AC"/>
    <w:rsid w:val="00821DAA"/>
    <w:rsid w:val="00821EEA"/>
    <w:rsid w:val="008220BE"/>
    <w:rsid w:val="008222B1"/>
    <w:rsid w:val="008225DF"/>
    <w:rsid w:val="008226A4"/>
    <w:rsid w:val="00822E79"/>
    <w:rsid w:val="00822F07"/>
    <w:rsid w:val="00823635"/>
    <w:rsid w:val="00823DD4"/>
    <w:rsid w:val="00824095"/>
    <w:rsid w:val="00824266"/>
    <w:rsid w:val="00824308"/>
    <w:rsid w:val="008243F3"/>
    <w:rsid w:val="008246B5"/>
    <w:rsid w:val="008247B7"/>
    <w:rsid w:val="008249E4"/>
    <w:rsid w:val="00824A63"/>
    <w:rsid w:val="0082500C"/>
    <w:rsid w:val="008255AC"/>
    <w:rsid w:val="0082566B"/>
    <w:rsid w:val="00825A7D"/>
    <w:rsid w:val="00825C34"/>
    <w:rsid w:val="00825EF7"/>
    <w:rsid w:val="008260B0"/>
    <w:rsid w:val="0082629B"/>
    <w:rsid w:val="00826576"/>
    <w:rsid w:val="008265A3"/>
    <w:rsid w:val="00826864"/>
    <w:rsid w:val="00826A70"/>
    <w:rsid w:val="00826BD7"/>
    <w:rsid w:val="00826C5D"/>
    <w:rsid w:val="00826EB3"/>
    <w:rsid w:val="00827080"/>
    <w:rsid w:val="008270E7"/>
    <w:rsid w:val="008276DF"/>
    <w:rsid w:val="008277E4"/>
    <w:rsid w:val="00827F26"/>
    <w:rsid w:val="008302B0"/>
    <w:rsid w:val="0083032D"/>
    <w:rsid w:val="0083038C"/>
    <w:rsid w:val="0083055A"/>
    <w:rsid w:val="00830718"/>
    <w:rsid w:val="008309B6"/>
    <w:rsid w:val="00830C1D"/>
    <w:rsid w:val="00830EAC"/>
    <w:rsid w:val="0083118C"/>
    <w:rsid w:val="00831348"/>
    <w:rsid w:val="00831399"/>
    <w:rsid w:val="00831DB4"/>
    <w:rsid w:val="00831FA1"/>
    <w:rsid w:val="0083213C"/>
    <w:rsid w:val="008323DC"/>
    <w:rsid w:val="0083298F"/>
    <w:rsid w:val="00832F8F"/>
    <w:rsid w:val="00833013"/>
    <w:rsid w:val="0083339A"/>
    <w:rsid w:val="00833961"/>
    <w:rsid w:val="00833BEB"/>
    <w:rsid w:val="00833DFB"/>
    <w:rsid w:val="00833F54"/>
    <w:rsid w:val="00833FE9"/>
    <w:rsid w:val="0083429A"/>
    <w:rsid w:val="00834BF6"/>
    <w:rsid w:val="00834D3C"/>
    <w:rsid w:val="00834E58"/>
    <w:rsid w:val="00834EA8"/>
    <w:rsid w:val="008352CD"/>
    <w:rsid w:val="008353FB"/>
    <w:rsid w:val="008359D1"/>
    <w:rsid w:val="00835C6C"/>
    <w:rsid w:val="00835FD6"/>
    <w:rsid w:val="00836017"/>
    <w:rsid w:val="008363A6"/>
    <w:rsid w:val="0083655D"/>
    <w:rsid w:val="00836639"/>
    <w:rsid w:val="00836A00"/>
    <w:rsid w:val="00836E31"/>
    <w:rsid w:val="00836FB6"/>
    <w:rsid w:val="0083713E"/>
    <w:rsid w:val="00837211"/>
    <w:rsid w:val="008373BD"/>
    <w:rsid w:val="00837A9A"/>
    <w:rsid w:val="00837BBC"/>
    <w:rsid w:val="00837FA5"/>
    <w:rsid w:val="00840762"/>
    <w:rsid w:val="00840B38"/>
    <w:rsid w:val="0084117E"/>
    <w:rsid w:val="008419F5"/>
    <w:rsid w:val="00841F57"/>
    <w:rsid w:val="00842111"/>
    <w:rsid w:val="00842183"/>
    <w:rsid w:val="008421B5"/>
    <w:rsid w:val="008422B6"/>
    <w:rsid w:val="008424BC"/>
    <w:rsid w:val="00842EE7"/>
    <w:rsid w:val="00842F75"/>
    <w:rsid w:val="008431A9"/>
    <w:rsid w:val="008433C4"/>
    <w:rsid w:val="00843533"/>
    <w:rsid w:val="00843634"/>
    <w:rsid w:val="0084382A"/>
    <w:rsid w:val="00843854"/>
    <w:rsid w:val="00843B94"/>
    <w:rsid w:val="008445D1"/>
    <w:rsid w:val="00844606"/>
    <w:rsid w:val="00844BE9"/>
    <w:rsid w:val="00844E0F"/>
    <w:rsid w:val="0084505A"/>
    <w:rsid w:val="008458E6"/>
    <w:rsid w:val="00845CB5"/>
    <w:rsid w:val="00845D02"/>
    <w:rsid w:val="0084609B"/>
    <w:rsid w:val="008462CF"/>
    <w:rsid w:val="008465D2"/>
    <w:rsid w:val="0084672E"/>
    <w:rsid w:val="00846D51"/>
    <w:rsid w:val="00846D5C"/>
    <w:rsid w:val="00846E79"/>
    <w:rsid w:val="008472CB"/>
    <w:rsid w:val="008473F0"/>
    <w:rsid w:val="008475D9"/>
    <w:rsid w:val="00847688"/>
    <w:rsid w:val="0084768F"/>
    <w:rsid w:val="00847A90"/>
    <w:rsid w:val="00847B3E"/>
    <w:rsid w:val="00847DC1"/>
    <w:rsid w:val="00847E44"/>
    <w:rsid w:val="0085021F"/>
    <w:rsid w:val="008503D9"/>
    <w:rsid w:val="00850E4A"/>
    <w:rsid w:val="00850E6D"/>
    <w:rsid w:val="0085149C"/>
    <w:rsid w:val="008516AF"/>
    <w:rsid w:val="0085195F"/>
    <w:rsid w:val="00851C18"/>
    <w:rsid w:val="008528E7"/>
    <w:rsid w:val="0085292C"/>
    <w:rsid w:val="00852C6A"/>
    <w:rsid w:val="00852E03"/>
    <w:rsid w:val="008536D4"/>
    <w:rsid w:val="00853973"/>
    <w:rsid w:val="00853A4A"/>
    <w:rsid w:val="00853EC9"/>
    <w:rsid w:val="00853FC2"/>
    <w:rsid w:val="008540C6"/>
    <w:rsid w:val="00854301"/>
    <w:rsid w:val="00854A81"/>
    <w:rsid w:val="00854B4F"/>
    <w:rsid w:val="00854BF3"/>
    <w:rsid w:val="00854F70"/>
    <w:rsid w:val="008552C2"/>
    <w:rsid w:val="008553D8"/>
    <w:rsid w:val="00855443"/>
    <w:rsid w:val="008554E5"/>
    <w:rsid w:val="00855A2F"/>
    <w:rsid w:val="00855B75"/>
    <w:rsid w:val="0085617F"/>
    <w:rsid w:val="008561AC"/>
    <w:rsid w:val="008562BF"/>
    <w:rsid w:val="008562C0"/>
    <w:rsid w:val="008566D8"/>
    <w:rsid w:val="008568BA"/>
    <w:rsid w:val="00856C3B"/>
    <w:rsid w:val="00856C91"/>
    <w:rsid w:val="00856CAC"/>
    <w:rsid w:val="00856D53"/>
    <w:rsid w:val="008572D4"/>
    <w:rsid w:val="008576D7"/>
    <w:rsid w:val="008578AD"/>
    <w:rsid w:val="00857BB3"/>
    <w:rsid w:val="00857D45"/>
    <w:rsid w:val="00857E33"/>
    <w:rsid w:val="008601E4"/>
    <w:rsid w:val="008605CC"/>
    <w:rsid w:val="00860812"/>
    <w:rsid w:val="00860904"/>
    <w:rsid w:val="00860BC1"/>
    <w:rsid w:val="00860FAB"/>
    <w:rsid w:val="00860FDC"/>
    <w:rsid w:val="008615E2"/>
    <w:rsid w:val="00861AEB"/>
    <w:rsid w:val="00861E53"/>
    <w:rsid w:val="00861E99"/>
    <w:rsid w:val="00861F62"/>
    <w:rsid w:val="008623BB"/>
    <w:rsid w:val="008623EC"/>
    <w:rsid w:val="008626D4"/>
    <w:rsid w:val="008628B1"/>
    <w:rsid w:val="00862908"/>
    <w:rsid w:val="00862A31"/>
    <w:rsid w:val="00862B5B"/>
    <w:rsid w:val="00862D5E"/>
    <w:rsid w:val="0086319F"/>
    <w:rsid w:val="0086342D"/>
    <w:rsid w:val="00863BFD"/>
    <w:rsid w:val="008644C4"/>
    <w:rsid w:val="0086499C"/>
    <w:rsid w:val="00864A06"/>
    <w:rsid w:val="0086542F"/>
    <w:rsid w:val="008654B4"/>
    <w:rsid w:val="008654B8"/>
    <w:rsid w:val="00865FBE"/>
    <w:rsid w:val="00866077"/>
    <w:rsid w:val="0086629D"/>
    <w:rsid w:val="0086642F"/>
    <w:rsid w:val="00866576"/>
    <w:rsid w:val="0086692A"/>
    <w:rsid w:val="00866C96"/>
    <w:rsid w:val="00866F47"/>
    <w:rsid w:val="0086707B"/>
    <w:rsid w:val="00867137"/>
    <w:rsid w:val="00867154"/>
    <w:rsid w:val="00867192"/>
    <w:rsid w:val="00867858"/>
    <w:rsid w:val="0086794C"/>
    <w:rsid w:val="00867ACF"/>
    <w:rsid w:val="00867CED"/>
    <w:rsid w:val="00867FCC"/>
    <w:rsid w:val="0087064B"/>
    <w:rsid w:val="00870722"/>
    <w:rsid w:val="0087097C"/>
    <w:rsid w:val="008709D5"/>
    <w:rsid w:val="00870ADC"/>
    <w:rsid w:val="00870DD9"/>
    <w:rsid w:val="00870DF9"/>
    <w:rsid w:val="00871214"/>
    <w:rsid w:val="00871395"/>
    <w:rsid w:val="00871B0D"/>
    <w:rsid w:val="00871B74"/>
    <w:rsid w:val="00871BC1"/>
    <w:rsid w:val="00871C6C"/>
    <w:rsid w:val="008724E8"/>
    <w:rsid w:val="0087281F"/>
    <w:rsid w:val="00872CCC"/>
    <w:rsid w:val="00872D5B"/>
    <w:rsid w:val="00872DA8"/>
    <w:rsid w:val="00873070"/>
    <w:rsid w:val="008733FA"/>
    <w:rsid w:val="0087353E"/>
    <w:rsid w:val="00873B63"/>
    <w:rsid w:val="00873F80"/>
    <w:rsid w:val="008741E8"/>
    <w:rsid w:val="008754C4"/>
    <w:rsid w:val="0087594D"/>
    <w:rsid w:val="00875AAE"/>
    <w:rsid w:val="008760BE"/>
    <w:rsid w:val="00876994"/>
    <w:rsid w:val="00876A58"/>
    <w:rsid w:val="00877156"/>
    <w:rsid w:val="00877678"/>
    <w:rsid w:val="0087785C"/>
    <w:rsid w:val="00877BDD"/>
    <w:rsid w:val="00877C2F"/>
    <w:rsid w:val="00880029"/>
    <w:rsid w:val="008802D9"/>
    <w:rsid w:val="008803C7"/>
    <w:rsid w:val="008804E1"/>
    <w:rsid w:val="008812CF"/>
    <w:rsid w:val="0088215B"/>
    <w:rsid w:val="00882217"/>
    <w:rsid w:val="00882465"/>
    <w:rsid w:val="0088259F"/>
    <w:rsid w:val="00882656"/>
    <w:rsid w:val="0088289C"/>
    <w:rsid w:val="0088308C"/>
    <w:rsid w:val="0088309C"/>
    <w:rsid w:val="008836D1"/>
    <w:rsid w:val="00883805"/>
    <w:rsid w:val="00883D82"/>
    <w:rsid w:val="00884074"/>
    <w:rsid w:val="00884352"/>
    <w:rsid w:val="00884D23"/>
    <w:rsid w:val="0088517F"/>
    <w:rsid w:val="00885327"/>
    <w:rsid w:val="00885647"/>
    <w:rsid w:val="00885922"/>
    <w:rsid w:val="0088594A"/>
    <w:rsid w:val="00885D8E"/>
    <w:rsid w:val="00885E6E"/>
    <w:rsid w:val="008861CC"/>
    <w:rsid w:val="0088621B"/>
    <w:rsid w:val="008864F1"/>
    <w:rsid w:val="008866CB"/>
    <w:rsid w:val="00886BFF"/>
    <w:rsid w:val="00886CD9"/>
    <w:rsid w:val="00886DD3"/>
    <w:rsid w:val="00886EED"/>
    <w:rsid w:val="00887B80"/>
    <w:rsid w:val="00887E42"/>
    <w:rsid w:val="008902C7"/>
    <w:rsid w:val="008905D9"/>
    <w:rsid w:val="00890970"/>
    <w:rsid w:val="00890CA4"/>
    <w:rsid w:val="0089108F"/>
    <w:rsid w:val="008912A1"/>
    <w:rsid w:val="00891451"/>
    <w:rsid w:val="008916A3"/>
    <w:rsid w:val="0089176B"/>
    <w:rsid w:val="00891C24"/>
    <w:rsid w:val="00891E01"/>
    <w:rsid w:val="00891FBA"/>
    <w:rsid w:val="00891FE0"/>
    <w:rsid w:val="00892116"/>
    <w:rsid w:val="0089213C"/>
    <w:rsid w:val="008922E2"/>
    <w:rsid w:val="0089286A"/>
    <w:rsid w:val="00892A64"/>
    <w:rsid w:val="00892E9A"/>
    <w:rsid w:val="008930AB"/>
    <w:rsid w:val="00893787"/>
    <w:rsid w:val="00893F36"/>
    <w:rsid w:val="00894018"/>
    <w:rsid w:val="0089416C"/>
    <w:rsid w:val="00894277"/>
    <w:rsid w:val="008944A4"/>
    <w:rsid w:val="008944CD"/>
    <w:rsid w:val="00894623"/>
    <w:rsid w:val="00894664"/>
    <w:rsid w:val="00894B76"/>
    <w:rsid w:val="00894D3F"/>
    <w:rsid w:val="00894E04"/>
    <w:rsid w:val="00894F6D"/>
    <w:rsid w:val="0089509E"/>
    <w:rsid w:val="008950EB"/>
    <w:rsid w:val="00895208"/>
    <w:rsid w:val="008952A9"/>
    <w:rsid w:val="008959F3"/>
    <w:rsid w:val="00895EB7"/>
    <w:rsid w:val="00895EC9"/>
    <w:rsid w:val="00896370"/>
    <w:rsid w:val="008965D1"/>
    <w:rsid w:val="00896782"/>
    <w:rsid w:val="00896B6C"/>
    <w:rsid w:val="00896B6F"/>
    <w:rsid w:val="00896B73"/>
    <w:rsid w:val="00897737"/>
    <w:rsid w:val="00897CDD"/>
    <w:rsid w:val="008A01F3"/>
    <w:rsid w:val="008A0599"/>
    <w:rsid w:val="008A06E8"/>
    <w:rsid w:val="008A0ABA"/>
    <w:rsid w:val="008A0CF0"/>
    <w:rsid w:val="008A0E37"/>
    <w:rsid w:val="008A1012"/>
    <w:rsid w:val="008A12CB"/>
    <w:rsid w:val="008A177C"/>
    <w:rsid w:val="008A1AFD"/>
    <w:rsid w:val="008A1E8D"/>
    <w:rsid w:val="008A1F45"/>
    <w:rsid w:val="008A1FDB"/>
    <w:rsid w:val="008A2234"/>
    <w:rsid w:val="008A22F8"/>
    <w:rsid w:val="008A23A8"/>
    <w:rsid w:val="008A2AEF"/>
    <w:rsid w:val="008A30A8"/>
    <w:rsid w:val="008A3656"/>
    <w:rsid w:val="008A3C0A"/>
    <w:rsid w:val="008A3CAF"/>
    <w:rsid w:val="008A447F"/>
    <w:rsid w:val="008A459B"/>
    <w:rsid w:val="008A4714"/>
    <w:rsid w:val="008A4BD5"/>
    <w:rsid w:val="008A55CB"/>
    <w:rsid w:val="008A568A"/>
    <w:rsid w:val="008A57CE"/>
    <w:rsid w:val="008A599D"/>
    <w:rsid w:val="008A5E30"/>
    <w:rsid w:val="008A6141"/>
    <w:rsid w:val="008A65D6"/>
    <w:rsid w:val="008A6752"/>
    <w:rsid w:val="008A69A7"/>
    <w:rsid w:val="008A6AEC"/>
    <w:rsid w:val="008A6B41"/>
    <w:rsid w:val="008A6C1F"/>
    <w:rsid w:val="008A6D8D"/>
    <w:rsid w:val="008A71D9"/>
    <w:rsid w:val="008A73CB"/>
    <w:rsid w:val="008A79B2"/>
    <w:rsid w:val="008A7A12"/>
    <w:rsid w:val="008A7ED6"/>
    <w:rsid w:val="008B0972"/>
    <w:rsid w:val="008B0FFE"/>
    <w:rsid w:val="008B117F"/>
    <w:rsid w:val="008B16FE"/>
    <w:rsid w:val="008B1708"/>
    <w:rsid w:val="008B19B1"/>
    <w:rsid w:val="008B1DAF"/>
    <w:rsid w:val="008B1E7B"/>
    <w:rsid w:val="008B1F3A"/>
    <w:rsid w:val="008B2093"/>
    <w:rsid w:val="008B219C"/>
    <w:rsid w:val="008B265F"/>
    <w:rsid w:val="008B308B"/>
    <w:rsid w:val="008B348A"/>
    <w:rsid w:val="008B34DA"/>
    <w:rsid w:val="008B38DF"/>
    <w:rsid w:val="008B39F2"/>
    <w:rsid w:val="008B3B83"/>
    <w:rsid w:val="008B3F04"/>
    <w:rsid w:val="008B403D"/>
    <w:rsid w:val="008B436A"/>
    <w:rsid w:val="008B443E"/>
    <w:rsid w:val="008B46DA"/>
    <w:rsid w:val="008B540F"/>
    <w:rsid w:val="008B551D"/>
    <w:rsid w:val="008B5578"/>
    <w:rsid w:val="008B55A7"/>
    <w:rsid w:val="008B561C"/>
    <w:rsid w:val="008B5A42"/>
    <w:rsid w:val="008B5D81"/>
    <w:rsid w:val="008B62C7"/>
    <w:rsid w:val="008B67CA"/>
    <w:rsid w:val="008B6C33"/>
    <w:rsid w:val="008B6F2C"/>
    <w:rsid w:val="008B6F43"/>
    <w:rsid w:val="008B7073"/>
    <w:rsid w:val="008B73F2"/>
    <w:rsid w:val="008B7814"/>
    <w:rsid w:val="008B794F"/>
    <w:rsid w:val="008B79A8"/>
    <w:rsid w:val="008B7AB8"/>
    <w:rsid w:val="008B7BE8"/>
    <w:rsid w:val="008B7C67"/>
    <w:rsid w:val="008B7D34"/>
    <w:rsid w:val="008B7F36"/>
    <w:rsid w:val="008B7F87"/>
    <w:rsid w:val="008C0520"/>
    <w:rsid w:val="008C094B"/>
    <w:rsid w:val="008C1261"/>
    <w:rsid w:val="008C13A5"/>
    <w:rsid w:val="008C16D1"/>
    <w:rsid w:val="008C1925"/>
    <w:rsid w:val="008C1AC9"/>
    <w:rsid w:val="008C1F32"/>
    <w:rsid w:val="008C26B7"/>
    <w:rsid w:val="008C27F5"/>
    <w:rsid w:val="008C2874"/>
    <w:rsid w:val="008C2987"/>
    <w:rsid w:val="008C2F2B"/>
    <w:rsid w:val="008C315E"/>
    <w:rsid w:val="008C3409"/>
    <w:rsid w:val="008C35C7"/>
    <w:rsid w:val="008C3F8F"/>
    <w:rsid w:val="008C444F"/>
    <w:rsid w:val="008C4467"/>
    <w:rsid w:val="008C446A"/>
    <w:rsid w:val="008C4520"/>
    <w:rsid w:val="008C4B5F"/>
    <w:rsid w:val="008C5520"/>
    <w:rsid w:val="008C5A5A"/>
    <w:rsid w:val="008C5A7D"/>
    <w:rsid w:val="008C5B84"/>
    <w:rsid w:val="008C5CE1"/>
    <w:rsid w:val="008C5F51"/>
    <w:rsid w:val="008C6422"/>
    <w:rsid w:val="008C6633"/>
    <w:rsid w:val="008C66A9"/>
    <w:rsid w:val="008C6D97"/>
    <w:rsid w:val="008C73D1"/>
    <w:rsid w:val="008C7558"/>
    <w:rsid w:val="008C77DF"/>
    <w:rsid w:val="008C7B31"/>
    <w:rsid w:val="008C7C95"/>
    <w:rsid w:val="008C7D2C"/>
    <w:rsid w:val="008C7D64"/>
    <w:rsid w:val="008D028C"/>
    <w:rsid w:val="008D0663"/>
    <w:rsid w:val="008D0764"/>
    <w:rsid w:val="008D0850"/>
    <w:rsid w:val="008D0E4B"/>
    <w:rsid w:val="008D1030"/>
    <w:rsid w:val="008D14BE"/>
    <w:rsid w:val="008D168D"/>
    <w:rsid w:val="008D1A64"/>
    <w:rsid w:val="008D1E61"/>
    <w:rsid w:val="008D20C4"/>
    <w:rsid w:val="008D2413"/>
    <w:rsid w:val="008D26E7"/>
    <w:rsid w:val="008D28B5"/>
    <w:rsid w:val="008D2B46"/>
    <w:rsid w:val="008D312C"/>
    <w:rsid w:val="008D314E"/>
    <w:rsid w:val="008D35AA"/>
    <w:rsid w:val="008D39E4"/>
    <w:rsid w:val="008D3AFE"/>
    <w:rsid w:val="008D3C86"/>
    <w:rsid w:val="008D41BD"/>
    <w:rsid w:val="008D45C6"/>
    <w:rsid w:val="008D481B"/>
    <w:rsid w:val="008D49A1"/>
    <w:rsid w:val="008D4CAB"/>
    <w:rsid w:val="008D4CE4"/>
    <w:rsid w:val="008D53DB"/>
    <w:rsid w:val="008D5B38"/>
    <w:rsid w:val="008D61A5"/>
    <w:rsid w:val="008D64A6"/>
    <w:rsid w:val="008D6703"/>
    <w:rsid w:val="008D6B21"/>
    <w:rsid w:val="008D6DB1"/>
    <w:rsid w:val="008D6E7D"/>
    <w:rsid w:val="008D6F6A"/>
    <w:rsid w:val="008D71DA"/>
    <w:rsid w:val="008D74A9"/>
    <w:rsid w:val="008D767A"/>
    <w:rsid w:val="008D78C5"/>
    <w:rsid w:val="008D7965"/>
    <w:rsid w:val="008D7E42"/>
    <w:rsid w:val="008E0671"/>
    <w:rsid w:val="008E0952"/>
    <w:rsid w:val="008E0995"/>
    <w:rsid w:val="008E0A29"/>
    <w:rsid w:val="008E0A66"/>
    <w:rsid w:val="008E0BC2"/>
    <w:rsid w:val="008E0DBA"/>
    <w:rsid w:val="008E0E2F"/>
    <w:rsid w:val="008E0E79"/>
    <w:rsid w:val="008E17BD"/>
    <w:rsid w:val="008E1A20"/>
    <w:rsid w:val="008E1E64"/>
    <w:rsid w:val="008E1E81"/>
    <w:rsid w:val="008E2097"/>
    <w:rsid w:val="008E20D5"/>
    <w:rsid w:val="008E236F"/>
    <w:rsid w:val="008E2416"/>
    <w:rsid w:val="008E27F5"/>
    <w:rsid w:val="008E2B43"/>
    <w:rsid w:val="008E2DB3"/>
    <w:rsid w:val="008E320D"/>
    <w:rsid w:val="008E363C"/>
    <w:rsid w:val="008E3831"/>
    <w:rsid w:val="008E3923"/>
    <w:rsid w:val="008E3F22"/>
    <w:rsid w:val="008E3F35"/>
    <w:rsid w:val="008E4173"/>
    <w:rsid w:val="008E418A"/>
    <w:rsid w:val="008E425E"/>
    <w:rsid w:val="008E43DB"/>
    <w:rsid w:val="008E4536"/>
    <w:rsid w:val="008E45A4"/>
    <w:rsid w:val="008E4685"/>
    <w:rsid w:val="008E504E"/>
    <w:rsid w:val="008E50AC"/>
    <w:rsid w:val="008E50F9"/>
    <w:rsid w:val="008E514E"/>
    <w:rsid w:val="008E53A5"/>
    <w:rsid w:val="008E5759"/>
    <w:rsid w:val="008E5E2C"/>
    <w:rsid w:val="008E5E58"/>
    <w:rsid w:val="008E5F1E"/>
    <w:rsid w:val="008E60C1"/>
    <w:rsid w:val="008E61DF"/>
    <w:rsid w:val="008E61F3"/>
    <w:rsid w:val="008E6379"/>
    <w:rsid w:val="008E6391"/>
    <w:rsid w:val="008E6670"/>
    <w:rsid w:val="008E6CFD"/>
    <w:rsid w:val="008E6EEF"/>
    <w:rsid w:val="008E6F34"/>
    <w:rsid w:val="008E76C9"/>
    <w:rsid w:val="008E7A54"/>
    <w:rsid w:val="008E7BC0"/>
    <w:rsid w:val="008E7C2B"/>
    <w:rsid w:val="008E7CCD"/>
    <w:rsid w:val="008E7F6F"/>
    <w:rsid w:val="008E7FE4"/>
    <w:rsid w:val="008F02F7"/>
    <w:rsid w:val="008F072C"/>
    <w:rsid w:val="008F0D08"/>
    <w:rsid w:val="008F0F84"/>
    <w:rsid w:val="008F12B5"/>
    <w:rsid w:val="008F170A"/>
    <w:rsid w:val="008F17AE"/>
    <w:rsid w:val="008F1888"/>
    <w:rsid w:val="008F1BB0"/>
    <w:rsid w:val="008F1DB2"/>
    <w:rsid w:val="008F1DDE"/>
    <w:rsid w:val="008F1E96"/>
    <w:rsid w:val="008F2164"/>
    <w:rsid w:val="008F2658"/>
    <w:rsid w:val="008F2E72"/>
    <w:rsid w:val="008F3137"/>
    <w:rsid w:val="008F329B"/>
    <w:rsid w:val="008F3489"/>
    <w:rsid w:val="008F366D"/>
    <w:rsid w:val="008F3969"/>
    <w:rsid w:val="008F3A6A"/>
    <w:rsid w:val="008F3B9E"/>
    <w:rsid w:val="008F402F"/>
    <w:rsid w:val="008F4697"/>
    <w:rsid w:val="008F484C"/>
    <w:rsid w:val="008F4B18"/>
    <w:rsid w:val="008F4EE5"/>
    <w:rsid w:val="008F507C"/>
    <w:rsid w:val="008F512F"/>
    <w:rsid w:val="008F5162"/>
    <w:rsid w:val="008F5226"/>
    <w:rsid w:val="008F5440"/>
    <w:rsid w:val="008F56A7"/>
    <w:rsid w:val="008F57B3"/>
    <w:rsid w:val="008F6096"/>
    <w:rsid w:val="008F60BD"/>
    <w:rsid w:val="008F6265"/>
    <w:rsid w:val="008F6277"/>
    <w:rsid w:val="008F62D6"/>
    <w:rsid w:val="008F63CF"/>
    <w:rsid w:val="008F680A"/>
    <w:rsid w:val="008F6AD8"/>
    <w:rsid w:val="008F6D1B"/>
    <w:rsid w:val="008F6ED1"/>
    <w:rsid w:val="008F71DE"/>
    <w:rsid w:val="008F73D6"/>
    <w:rsid w:val="008F7552"/>
    <w:rsid w:val="008F775F"/>
    <w:rsid w:val="008F79B5"/>
    <w:rsid w:val="008F7D40"/>
    <w:rsid w:val="00900070"/>
    <w:rsid w:val="0090032B"/>
    <w:rsid w:val="00900A0B"/>
    <w:rsid w:val="00900A4A"/>
    <w:rsid w:val="00900E3B"/>
    <w:rsid w:val="00901161"/>
    <w:rsid w:val="00901B7D"/>
    <w:rsid w:val="00901D07"/>
    <w:rsid w:val="00901F14"/>
    <w:rsid w:val="00901FE3"/>
    <w:rsid w:val="00902405"/>
    <w:rsid w:val="00902421"/>
    <w:rsid w:val="009028AE"/>
    <w:rsid w:val="00902929"/>
    <w:rsid w:val="00902C2A"/>
    <w:rsid w:val="00902C52"/>
    <w:rsid w:val="00903EF2"/>
    <w:rsid w:val="0090405D"/>
    <w:rsid w:val="00904530"/>
    <w:rsid w:val="00904A91"/>
    <w:rsid w:val="009056B6"/>
    <w:rsid w:val="00905890"/>
    <w:rsid w:val="009058E4"/>
    <w:rsid w:val="009059FC"/>
    <w:rsid w:val="00905A75"/>
    <w:rsid w:val="00905CD9"/>
    <w:rsid w:val="00905FCB"/>
    <w:rsid w:val="00905FE0"/>
    <w:rsid w:val="0090606D"/>
    <w:rsid w:val="009062DC"/>
    <w:rsid w:val="00906411"/>
    <w:rsid w:val="00906BC5"/>
    <w:rsid w:val="00906DC5"/>
    <w:rsid w:val="00907014"/>
    <w:rsid w:val="00907516"/>
    <w:rsid w:val="00907760"/>
    <w:rsid w:val="009077A3"/>
    <w:rsid w:val="00907A3C"/>
    <w:rsid w:val="00907A6F"/>
    <w:rsid w:val="00907BBB"/>
    <w:rsid w:val="00907D76"/>
    <w:rsid w:val="00907EF4"/>
    <w:rsid w:val="00907F13"/>
    <w:rsid w:val="00907FB7"/>
    <w:rsid w:val="009101DC"/>
    <w:rsid w:val="00910332"/>
    <w:rsid w:val="0091047F"/>
    <w:rsid w:val="00910667"/>
    <w:rsid w:val="00910A27"/>
    <w:rsid w:val="00911123"/>
    <w:rsid w:val="009112B8"/>
    <w:rsid w:val="009112E3"/>
    <w:rsid w:val="0091142A"/>
    <w:rsid w:val="009115FC"/>
    <w:rsid w:val="00911B79"/>
    <w:rsid w:val="00911D2D"/>
    <w:rsid w:val="00911D54"/>
    <w:rsid w:val="00911DBD"/>
    <w:rsid w:val="009121CE"/>
    <w:rsid w:val="0091227A"/>
    <w:rsid w:val="00912482"/>
    <w:rsid w:val="00912555"/>
    <w:rsid w:val="00912A57"/>
    <w:rsid w:val="00912DFC"/>
    <w:rsid w:val="00912EA2"/>
    <w:rsid w:val="009132A8"/>
    <w:rsid w:val="009132F2"/>
    <w:rsid w:val="0091332D"/>
    <w:rsid w:val="009137D3"/>
    <w:rsid w:val="009139B7"/>
    <w:rsid w:val="0091404F"/>
    <w:rsid w:val="009145D2"/>
    <w:rsid w:val="00914B3C"/>
    <w:rsid w:val="00914C44"/>
    <w:rsid w:val="009154AF"/>
    <w:rsid w:val="00915B69"/>
    <w:rsid w:val="00915F0E"/>
    <w:rsid w:val="00916222"/>
    <w:rsid w:val="00916CA4"/>
    <w:rsid w:val="00916E33"/>
    <w:rsid w:val="00916F3A"/>
    <w:rsid w:val="00916F6B"/>
    <w:rsid w:val="009172D6"/>
    <w:rsid w:val="00917624"/>
    <w:rsid w:val="009178D6"/>
    <w:rsid w:val="00917A04"/>
    <w:rsid w:val="00917E84"/>
    <w:rsid w:val="00917ED1"/>
    <w:rsid w:val="009200E2"/>
    <w:rsid w:val="0092018B"/>
    <w:rsid w:val="0092019F"/>
    <w:rsid w:val="0092030D"/>
    <w:rsid w:val="009204BB"/>
    <w:rsid w:val="0092078F"/>
    <w:rsid w:val="0092079D"/>
    <w:rsid w:val="00920D0C"/>
    <w:rsid w:val="00921103"/>
    <w:rsid w:val="0092144F"/>
    <w:rsid w:val="0092162A"/>
    <w:rsid w:val="00921E10"/>
    <w:rsid w:val="00921EDD"/>
    <w:rsid w:val="00922281"/>
    <w:rsid w:val="00922408"/>
    <w:rsid w:val="0092293C"/>
    <w:rsid w:val="00922DFE"/>
    <w:rsid w:val="00922E15"/>
    <w:rsid w:val="009230DD"/>
    <w:rsid w:val="0092337B"/>
    <w:rsid w:val="0092359B"/>
    <w:rsid w:val="009239A1"/>
    <w:rsid w:val="00923AC3"/>
    <w:rsid w:val="009240B4"/>
    <w:rsid w:val="00924330"/>
    <w:rsid w:val="00924AD7"/>
    <w:rsid w:val="00925226"/>
    <w:rsid w:val="009252B9"/>
    <w:rsid w:val="0092554B"/>
    <w:rsid w:val="00925A6F"/>
    <w:rsid w:val="0092627B"/>
    <w:rsid w:val="009264A6"/>
    <w:rsid w:val="009266DA"/>
    <w:rsid w:val="00926D33"/>
    <w:rsid w:val="00927FED"/>
    <w:rsid w:val="00930279"/>
    <w:rsid w:val="00930282"/>
    <w:rsid w:val="009307F1"/>
    <w:rsid w:val="00930EC8"/>
    <w:rsid w:val="009310C5"/>
    <w:rsid w:val="0093169D"/>
    <w:rsid w:val="0093177F"/>
    <w:rsid w:val="00931831"/>
    <w:rsid w:val="00931AE9"/>
    <w:rsid w:val="00931C21"/>
    <w:rsid w:val="00931F16"/>
    <w:rsid w:val="00931F59"/>
    <w:rsid w:val="00931FFB"/>
    <w:rsid w:val="00932545"/>
    <w:rsid w:val="00932ADB"/>
    <w:rsid w:val="00932B55"/>
    <w:rsid w:val="00932F2F"/>
    <w:rsid w:val="00933134"/>
    <w:rsid w:val="009331EC"/>
    <w:rsid w:val="0093338D"/>
    <w:rsid w:val="009334F8"/>
    <w:rsid w:val="00933B2F"/>
    <w:rsid w:val="00933C1F"/>
    <w:rsid w:val="00933E0E"/>
    <w:rsid w:val="00933E9D"/>
    <w:rsid w:val="00934586"/>
    <w:rsid w:val="009345E1"/>
    <w:rsid w:val="00934721"/>
    <w:rsid w:val="0093473B"/>
    <w:rsid w:val="00934AD5"/>
    <w:rsid w:val="00935197"/>
    <w:rsid w:val="009359AB"/>
    <w:rsid w:val="00935A8C"/>
    <w:rsid w:val="00935AC9"/>
    <w:rsid w:val="00935CB6"/>
    <w:rsid w:val="009360B7"/>
    <w:rsid w:val="0093640F"/>
    <w:rsid w:val="0093651E"/>
    <w:rsid w:val="00936BDA"/>
    <w:rsid w:val="00936C88"/>
    <w:rsid w:val="00936E61"/>
    <w:rsid w:val="0093704D"/>
    <w:rsid w:val="00937793"/>
    <w:rsid w:val="00937981"/>
    <w:rsid w:val="00940026"/>
    <w:rsid w:val="0094009F"/>
    <w:rsid w:val="0094017E"/>
    <w:rsid w:val="009406D1"/>
    <w:rsid w:val="009407C3"/>
    <w:rsid w:val="00940AB2"/>
    <w:rsid w:val="00940B0E"/>
    <w:rsid w:val="00941027"/>
    <w:rsid w:val="00941086"/>
    <w:rsid w:val="0094185B"/>
    <w:rsid w:val="00941986"/>
    <w:rsid w:val="00941B1B"/>
    <w:rsid w:val="00941E97"/>
    <w:rsid w:val="009420D3"/>
    <w:rsid w:val="009424A9"/>
    <w:rsid w:val="0094258E"/>
    <w:rsid w:val="00942676"/>
    <w:rsid w:val="009428B6"/>
    <w:rsid w:val="00942B0F"/>
    <w:rsid w:val="00942BBF"/>
    <w:rsid w:val="00942E4A"/>
    <w:rsid w:val="00942FB9"/>
    <w:rsid w:val="00942FC1"/>
    <w:rsid w:val="00943021"/>
    <w:rsid w:val="00943094"/>
    <w:rsid w:val="00943345"/>
    <w:rsid w:val="009433B2"/>
    <w:rsid w:val="00943868"/>
    <w:rsid w:val="009438A4"/>
    <w:rsid w:val="0094397A"/>
    <w:rsid w:val="00943BA1"/>
    <w:rsid w:val="00943DEB"/>
    <w:rsid w:val="00943E59"/>
    <w:rsid w:val="009443A2"/>
    <w:rsid w:val="00944781"/>
    <w:rsid w:val="00944AFB"/>
    <w:rsid w:val="00944D5E"/>
    <w:rsid w:val="00944D98"/>
    <w:rsid w:val="00945216"/>
    <w:rsid w:val="0094521D"/>
    <w:rsid w:val="0094537C"/>
    <w:rsid w:val="0094559C"/>
    <w:rsid w:val="009458BC"/>
    <w:rsid w:val="00945C28"/>
    <w:rsid w:val="00945DE4"/>
    <w:rsid w:val="00945E55"/>
    <w:rsid w:val="009461DE"/>
    <w:rsid w:val="009461F9"/>
    <w:rsid w:val="00946222"/>
    <w:rsid w:val="0094628E"/>
    <w:rsid w:val="009464E1"/>
    <w:rsid w:val="0094668A"/>
    <w:rsid w:val="009466C7"/>
    <w:rsid w:val="00946CAA"/>
    <w:rsid w:val="0094713E"/>
    <w:rsid w:val="00947408"/>
    <w:rsid w:val="00947476"/>
    <w:rsid w:val="009474CE"/>
    <w:rsid w:val="0094758D"/>
    <w:rsid w:val="00947A3C"/>
    <w:rsid w:val="00947A47"/>
    <w:rsid w:val="00947C95"/>
    <w:rsid w:val="00947E66"/>
    <w:rsid w:val="00947E9C"/>
    <w:rsid w:val="00947F20"/>
    <w:rsid w:val="009493E3"/>
    <w:rsid w:val="00950475"/>
    <w:rsid w:val="0095055E"/>
    <w:rsid w:val="0095060B"/>
    <w:rsid w:val="009507F8"/>
    <w:rsid w:val="00950AC5"/>
    <w:rsid w:val="00950AC6"/>
    <w:rsid w:val="00950DAC"/>
    <w:rsid w:val="00950E18"/>
    <w:rsid w:val="00950E9F"/>
    <w:rsid w:val="009511CA"/>
    <w:rsid w:val="009513D3"/>
    <w:rsid w:val="00951AAE"/>
    <w:rsid w:val="00951C82"/>
    <w:rsid w:val="00951E20"/>
    <w:rsid w:val="00952759"/>
    <w:rsid w:val="009528C8"/>
    <w:rsid w:val="00952988"/>
    <w:rsid w:val="00952A0B"/>
    <w:rsid w:val="00952AFA"/>
    <w:rsid w:val="00952DB7"/>
    <w:rsid w:val="00953027"/>
    <w:rsid w:val="0095303B"/>
    <w:rsid w:val="00953064"/>
    <w:rsid w:val="009533AD"/>
    <w:rsid w:val="00953B8D"/>
    <w:rsid w:val="00953E38"/>
    <w:rsid w:val="00954658"/>
    <w:rsid w:val="009548B3"/>
    <w:rsid w:val="00954CC8"/>
    <w:rsid w:val="00954D33"/>
    <w:rsid w:val="00954E49"/>
    <w:rsid w:val="00954EC4"/>
    <w:rsid w:val="00954ED9"/>
    <w:rsid w:val="00954F3B"/>
    <w:rsid w:val="00955261"/>
    <w:rsid w:val="009552E6"/>
    <w:rsid w:val="009558D8"/>
    <w:rsid w:val="00955E55"/>
    <w:rsid w:val="00955FB7"/>
    <w:rsid w:val="00956526"/>
    <w:rsid w:val="009565AD"/>
    <w:rsid w:val="00956608"/>
    <w:rsid w:val="00956A99"/>
    <w:rsid w:val="00956D2F"/>
    <w:rsid w:val="0095713C"/>
    <w:rsid w:val="00957D38"/>
    <w:rsid w:val="00957F49"/>
    <w:rsid w:val="009602E2"/>
    <w:rsid w:val="0096035F"/>
    <w:rsid w:val="0096091F"/>
    <w:rsid w:val="0096098A"/>
    <w:rsid w:val="00960D54"/>
    <w:rsid w:val="00960D60"/>
    <w:rsid w:val="0096110A"/>
    <w:rsid w:val="009612DC"/>
    <w:rsid w:val="009615EB"/>
    <w:rsid w:val="00961801"/>
    <w:rsid w:val="0096189B"/>
    <w:rsid w:val="00961A29"/>
    <w:rsid w:val="00961C0B"/>
    <w:rsid w:val="00961C58"/>
    <w:rsid w:val="00961DE4"/>
    <w:rsid w:val="009621EF"/>
    <w:rsid w:val="0096235B"/>
    <w:rsid w:val="009624C3"/>
    <w:rsid w:val="00962A48"/>
    <w:rsid w:val="00962C93"/>
    <w:rsid w:val="00963249"/>
    <w:rsid w:val="009633A0"/>
    <w:rsid w:val="00963B3B"/>
    <w:rsid w:val="00963D06"/>
    <w:rsid w:val="00963DA4"/>
    <w:rsid w:val="0096401C"/>
    <w:rsid w:val="009646B9"/>
    <w:rsid w:val="009649B5"/>
    <w:rsid w:val="00964CD3"/>
    <w:rsid w:val="00964FAB"/>
    <w:rsid w:val="00965149"/>
    <w:rsid w:val="0096545B"/>
    <w:rsid w:val="00965548"/>
    <w:rsid w:val="00965E6E"/>
    <w:rsid w:val="00966197"/>
    <w:rsid w:val="009664B5"/>
    <w:rsid w:val="0096656F"/>
    <w:rsid w:val="00966658"/>
    <w:rsid w:val="00966A8B"/>
    <w:rsid w:val="00966BF3"/>
    <w:rsid w:val="00967098"/>
    <w:rsid w:val="009670E7"/>
    <w:rsid w:val="009674B6"/>
    <w:rsid w:val="00967BEC"/>
    <w:rsid w:val="00967E4D"/>
    <w:rsid w:val="00970170"/>
    <w:rsid w:val="00970655"/>
    <w:rsid w:val="00970676"/>
    <w:rsid w:val="0097088D"/>
    <w:rsid w:val="00970934"/>
    <w:rsid w:val="00970EA4"/>
    <w:rsid w:val="00970F59"/>
    <w:rsid w:val="009710A4"/>
    <w:rsid w:val="009710AC"/>
    <w:rsid w:val="009715D0"/>
    <w:rsid w:val="00971600"/>
    <w:rsid w:val="009717A2"/>
    <w:rsid w:val="00971B55"/>
    <w:rsid w:val="00971E45"/>
    <w:rsid w:val="0097228C"/>
    <w:rsid w:val="00972490"/>
    <w:rsid w:val="00972910"/>
    <w:rsid w:val="00972953"/>
    <w:rsid w:val="00972D34"/>
    <w:rsid w:val="009733B1"/>
    <w:rsid w:val="00973B26"/>
    <w:rsid w:val="009740FA"/>
    <w:rsid w:val="009741AD"/>
    <w:rsid w:val="00974928"/>
    <w:rsid w:val="009749F1"/>
    <w:rsid w:val="00974C81"/>
    <w:rsid w:val="00974EA0"/>
    <w:rsid w:val="009750EF"/>
    <w:rsid w:val="00975316"/>
    <w:rsid w:val="00975791"/>
    <w:rsid w:val="00975CD3"/>
    <w:rsid w:val="00975E27"/>
    <w:rsid w:val="00976213"/>
    <w:rsid w:val="009763DB"/>
    <w:rsid w:val="0097642E"/>
    <w:rsid w:val="00976B65"/>
    <w:rsid w:val="00976E26"/>
    <w:rsid w:val="00976F0F"/>
    <w:rsid w:val="0097729C"/>
    <w:rsid w:val="00977584"/>
    <w:rsid w:val="009775BD"/>
    <w:rsid w:val="009776A3"/>
    <w:rsid w:val="00977701"/>
    <w:rsid w:val="00980106"/>
    <w:rsid w:val="00980279"/>
    <w:rsid w:val="009803F4"/>
    <w:rsid w:val="00980624"/>
    <w:rsid w:val="00980930"/>
    <w:rsid w:val="00980B33"/>
    <w:rsid w:val="00980E64"/>
    <w:rsid w:val="0098133F"/>
    <w:rsid w:val="0098150D"/>
    <w:rsid w:val="0098179D"/>
    <w:rsid w:val="00981A95"/>
    <w:rsid w:val="00982207"/>
    <w:rsid w:val="00982209"/>
    <w:rsid w:val="00982778"/>
    <w:rsid w:val="0098281E"/>
    <w:rsid w:val="009829BD"/>
    <w:rsid w:val="00982B2F"/>
    <w:rsid w:val="00982C93"/>
    <w:rsid w:val="009832EE"/>
    <w:rsid w:val="0098379D"/>
    <w:rsid w:val="009838EE"/>
    <w:rsid w:val="0098391D"/>
    <w:rsid w:val="009839D1"/>
    <w:rsid w:val="00983B09"/>
    <w:rsid w:val="00983C0C"/>
    <w:rsid w:val="00983D61"/>
    <w:rsid w:val="009840C3"/>
    <w:rsid w:val="0098447A"/>
    <w:rsid w:val="009844F5"/>
    <w:rsid w:val="00984945"/>
    <w:rsid w:val="009849FC"/>
    <w:rsid w:val="00984A91"/>
    <w:rsid w:val="009852A2"/>
    <w:rsid w:val="00985447"/>
    <w:rsid w:val="00985BED"/>
    <w:rsid w:val="00985E25"/>
    <w:rsid w:val="00986124"/>
    <w:rsid w:val="00986311"/>
    <w:rsid w:val="00986490"/>
    <w:rsid w:val="009864C9"/>
    <w:rsid w:val="0098679C"/>
    <w:rsid w:val="00986935"/>
    <w:rsid w:val="009869A1"/>
    <w:rsid w:val="00986CB8"/>
    <w:rsid w:val="00986F1F"/>
    <w:rsid w:val="009871F1"/>
    <w:rsid w:val="00987280"/>
    <w:rsid w:val="009876C4"/>
    <w:rsid w:val="009879CC"/>
    <w:rsid w:val="00987A1E"/>
    <w:rsid w:val="00987C7B"/>
    <w:rsid w:val="00987CE5"/>
    <w:rsid w:val="0099000F"/>
    <w:rsid w:val="00990154"/>
    <w:rsid w:val="00990A4F"/>
    <w:rsid w:val="00990F03"/>
    <w:rsid w:val="00991319"/>
    <w:rsid w:val="0099154A"/>
    <w:rsid w:val="0099173C"/>
    <w:rsid w:val="0099190A"/>
    <w:rsid w:val="0099190E"/>
    <w:rsid w:val="00991D3F"/>
    <w:rsid w:val="00991D4E"/>
    <w:rsid w:val="00992437"/>
    <w:rsid w:val="009925D1"/>
    <w:rsid w:val="00992A19"/>
    <w:rsid w:val="00992C1C"/>
    <w:rsid w:val="00993100"/>
    <w:rsid w:val="00993266"/>
    <w:rsid w:val="0099338B"/>
    <w:rsid w:val="009938CD"/>
    <w:rsid w:val="009939DD"/>
    <w:rsid w:val="00993D1F"/>
    <w:rsid w:val="00993DCD"/>
    <w:rsid w:val="009941CF"/>
    <w:rsid w:val="0099474E"/>
    <w:rsid w:val="00994ACB"/>
    <w:rsid w:val="00994DBB"/>
    <w:rsid w:val="00995285"/>
    <w:rsid w:val="00995C91"/>
    <w:rsid w:val="00995FA4"/>
    <w:rsid w:val="009963B3"/>
    <w:rsid w:val="009963DB"/>
    <w:rsid w:val="00996687"/>
    <w:rsid w:val="00996742"/>
    <w:rsid w:val="00996986"/>
    <w:rsid w:val="0099698E"/>
    <w:rsid w:val="00996D23"/>
    <w:rsid w:val="00996D60"/>
    <w:rsid w:val="00996DF8"/>
    <w:rsid w:val="00996EC3"/>
    <w:rsid w:val="00997092"/>
    <w:rsid w:val="00997266"/>
    <w:rsid w:val="009973B8"/>
    <w:rsid w:val="00997414"/>
    <w:rsid w:val="00997461"/>
    <w:rsid w:val="00997497"/>
    <w:rsid w:val="0099754E"/>
    <w:rsid w:val="0099756C"/>
    <w:rsid w:val="009978C5"/>
    <w:rsid w:val="009978F4"/>
    <w:rsid w:val="00997979"/>
    <w:rsid w:val="00997AD8"/>
    <w:rsid w:val="00997C31"/>
    <w:rsid w:val="00997D5B"/>
    <w:rsid w:val="00997E8F"/>
    <w:rsid w:val="009A0073"/>
    <w:rsid w:val="009A00A0"/>
    <w:rsid w:val="009A00FC"/>
    <w:rsid w:val="009A01A3"/>
    <w:rsid w:val="009A03D6"/>
    <w:rsid w:val="009A04D8"/>
    <w:rsid w:val="009A05DB"/>
    <w:rsid w:val="009A0700"/>
    <w:rsid w:val="009A0A44"/>
    <w:rsid w:val="009A0A76"/>
    <w:rsid w:val="009A0D91"/>
    <w:rsid w:val="009A0DFF"/>
    <w:rsid w:val="009A0E8F"/>
    <w:rsid w:val="009A17A6"/>
    <w:rsid w:val="009A1B62"/>
    <w:rsid w:val="009A1DEB"/>
    <w:rsid w:val="009A2017"/>
    <w:rsid w:val="009A2155"/>
    <w:rsid w:val="009A21F0"/>
    <w:rsid w:val="009A248A"/>
    <w:rsid w:val="009A2817"/>
    <w:rsid w:val="009A2985"/>
    <w:rsid w:val="009A2AEA"/>
    <w:rsid w:val="009A2E5A"/>
    <w:rsid w:val="009A342F"/>
    <w:rsid w:val="009A35E0"/>
    <w:rsid w:val="009A36CE"/>
    <w:rsid w:val="009A37B1"/>
    <w:rsid w:val="009A381F"/>
    <w:rsid w:val="009A3D5D"/>
    <w:rsid w:val="009A3DBA"/>
    <w:rsid w:val="009A3FBF"/>
    <w:rsid w:val="009A4069"/>
    <w:rsid w:val="009A4604"/>
    <w:rsid w:val="009A4A9D"/>
    <w:rsid w:val="009A4AF2"/>
    <w:rsid w:val="009A4D03"/>
    <w:rsid w:val="009A4FC3"/>
    <w:rsid w:val="009A580F"/>
    <w:rsid w:val="009A5C49"/>
    <w:rsid w:val="009A5FAB"/>
    <w:rsid w:val="009A60C2"/>
    <w:rsid w:val="009A63DA"/>
    <w:rsid w:val="009A6504"/>
    <w:rsid w:val="009A67D5"/>
    <w:rsid w:val="009A6B89"/>
    <w:rsid w:val="009A6F4E"/>
    <w:rsid w:val="009A6FEA"/>
    <w:rsid w:val="009A7082"/>
    <w:rsid w:val="009A7132"/>
    <w:rsid w:val="009A73E0"/>
    <w:rsid w:val="009A74BC"/>
    <w:rsid w:val="009A76D6"/>
    <w:rsid w:val="009A7815"/>
    <w:rsid w:val="009A7852"/>
    <w:rsid w:val="009B0555"/>
    <w:rsid w:val="009B06EC"/>
    <w:rsid w:val="009B095D"/>
    <w:rsid w:val="009B0E30"/>
    <w:rsid w:val="009B0EFC"/>
    <w:rsid w:val="009B136E"/>
    <w:rsid w:val="009B1436"/>
    <w:rsid w:val="009B14B3"/>
    <w:rsid w:val="009B1D05"/>
    <w:rsid w:val="009B1D22"/>
    <w:rsid w:val="009B1D5E"/>
    <w:rsid w:val="009B207D"/>
    <w:rsid w:val="009B235D"/>
    <w:rsid w:val="009B2631"/>
    <w:rsid w:val="009B27D1"/>
    <w:rsid w:val="009B2970"/>
    <w:rsid w:val="009B3004"/>
    <w:rsid w:val="009B306B"/>
    <w:rsid w:val="009B386F"/>
    <w:rsid w:val="009B3B97"/>
    <w:rsid w:val="009B3CA2"/>
    <w:rsid w:val="009B3F73"/>
    <w:rsid w:val="009B4551"/>
    <w:rsid w:val="009B4866"/>
    <w:rsid w:val="009B497D"/>
    <w:rsid w:val="009B49C1"/>
    <w:rsid w:val="009B4BE5"/>
    <w:rsid w:val="009B5165"/>
    <w:rsid w:val="009B5676"/>
    <w:rsid w:val="009B593A"/>
    <w:rsid w:val="009B5A2B"/>
    <w:rsid w:val="009B5BDD"/>
    <w:rsid w:val="009B5CF5"/>
    <w:rsid w:val="009B5F3A"/>
    <w:rsid w:val="009B6279"/>
    <w:rsid w:val="009B62DC"/>
    <w:rsid w:val="009B6328"/>
    <w:rsid w:val="009B6637"/>
    <w:rsid w:val="009B67DB"/>
    <w:rsid w:val="009B6836"/>
    <w:rsid w:val="009B69E8"/>
    <w:rsid w:val="009B711E"/>
    <w:rsid w:val="009B7993"/>
    <w:rsid w:val="009C00DA"/>
    <w:rsid w:val="009C083C"/>
    <w:rsid w:val="009C0FBA"/>
    <w:rsid w:val="009C1074"/>
    <w:rsid w:val="009C127A"/>
    <w:rsid w:val="009C14DF"/>
    <w:rsid w:val="009C1559"/>
    <w:rsid w:val="009C177B"/>
    <w:rsid w:val="009C1C6C"/>
    <w:rsid w:val="009C2358"/>
    <w:rsid w:val="009C2DE1"/>
    <w:rsid w:val="009C2EB5"/>
    <w:rsid w:val="009C2ECD"/>
    <w:rsid w:val="009C2F55"/>
    <w:rsid w:val="009C35B2"/>
    <w:rsid w:val="009C36F0"/>
    <w:rsid w:val="009C383C"/>
    <w:rsid w:val="009C3A0D"/>
    <w:rsid w:val="009C3CD9"/>
    <w:rsid w:val="009C422F"/>
    <w:rsid w:val="009C439D"/>
    <w:rsid w:val="009C49FD"/>
    <w:rsid w:val="009C4AFF"/>
    <w:rsid w:val="009C4C3D"/>
    <w:rsid w:val="009C4EC7"/>
    <w:rsid w:val="009C5162"/>
    <w:rsid w:val="009C524D"/>
    <w:rsid w:val="009C5262"/>
    <w:rsid w:val="009C5666"/>
    <w:rsid w:val="009C56E1"/>
    <w:rsid w:val="009C5926"/>
    <w:rsid w:val="009C5A93"/>
    <w:rsid w:val="009C5B4D"/>
    <w:rsid w:val="009C63AC"/>
    <w:rsid w:val="009C65FA"/>
    <w:rsid w:val="009C66F1"/>
    <w:rsid w:val="009C691F"/>
    <w:rsid w:val="009C6B29"/>
    <w:rsid w:val="009C6BAB"/>
    <w:rsid w:val="009C6C74"/>
    <w:rsid w:val="009C6E02"/>
    <w:rsid w:val="009C701C"/>
    <w:rsid w:val="009C7107"/>
    <w:rsid w:val="009C7353"/>
    <w:rsid w:val="009C75B2"/>
    <w:rsid w:val="009C75B3"/>
    <w:rsid w:val="009C767B"/>
    <w:rsid w:val="009C7B69"/>
    <w:rsid w:val="009C7C69"/>
    <w:rsid w:val="009C7D11"/>
    <w:rsid w:val="009CA5DA"/>
    <w:rsid w:val="009D00C3"/>
    <w:rsid w:val="009D092C"/>
    <w:rsid w:val="009D0964"/>
    <w:rsid w:val="009D0D99"/>
    <w:rsid w:val="009D1699"/>
    <w:rsid w:val="009D16AB"/>
    <w:rsid w:val="009D1D69"/>
    <w:rsid w:val="009D24C0"/>
    <w:rsid w:val="009D2764"/>
    <w:rsid w:val="009D2ACC"/>
    <w:rsid w:val="009D2ADC"/>
    <w:rsid w:val="009D2F3C"/>
    <w:rsid w:val="009D2FA3"/>
    <w:rsid w:val="009D30E6"/>
    <w:rsid w:val="009D3353"/>
    <w:rsid w:val="009D33AE"/>
    <w:rsid w:val="009D3566"/>
    <w:rsid w:val="009D37F4"/>
    <w:rsid w:val="009D3A74"/>
    <w:rsid w:val="009D3C4F"/>
    <w:rsid w:val="009D3D42"/>
    <w:rsid w:val="009D3FFD"/>
    <w:rsid w:val="009D411D"/>
    <w:rsid w:val="009D426B"/>
    <w:rsid w:val="009D470E"/>
    <w:rsid w:val="009D484C"/>
    <w:rsid w:val="009D48BF"/>
    <w:rsid w:val="009D48C6"/>
    <w:rsid w:val="009D4CE7"/>
    <w:rsid w:val="009D4D12"/>
    <w:rsid w:val="009D4E18"/>
    <w:rsid w:val="009D5508"/>
    <w:rsid w:val="009D5610"/>
    <w:rsid w:val="009D5A22"/>
    <w:rsid w:val="009D5E1A"/>
    <w:rsid w:val="009D5EB9"/>
    <w:rsid w:val="009D6536"/>
    <w:rsid w:val="009D65AD"/>
    <w:rsid w:val="009D6831"/>
    <w:rsid w:val="009D699D"/>
    <w:rsid w:val="009D6C23"/>
    <w:rsid w:val="009D70BD"/>
    <w:rsid w:val="009D70C0"/>
    <w:rsid w:val="009D7C27"/>
    <w:rsid w:val="009D7E4C"/>
    <w:rsid w:val="009E024D"/>
    <w:rsid w:val="009E032C"/>
    <w:rsid w:val="009E0440"/>
    <w:rsid w:val="009E0463"/>
    <w:rsid w:val="009E08EC"/>
    <w:rsid w:val="009E0CFE"/>
    <w:rsid w:val="009E0E03"/>
    <w:rsid w:val="009E0FA4"/>
    <w:rsid w:val="009E11F8"/>
    <w:rsid w:val="009E15DA"/>
    <w:rsid w:val="009E1D60"/>
    <w:rsid w:val="009E1D89"/>
    <w:rsid w:val="009E22AD"/>
    <w:rsid w:val="009E2371"/>
    <w:rsid w:val="009E2815"/>
    <w:rsid w:val="009E28A0"/>
    <w:rsid w:val="009E2AE7"/>
    <w:rsid w:val="009E2B3B"/>
    <w:rsid w:val="009E2B91"/>
    <w:rsid w:val="009E2E53"/>
    <w:rsid w:val="009E30C5"/>
    <w:rsid w:val="009E3930"/>
    <w:rsid w:val="009E39A5"/>
    <w:rsid w:val="009E446C"/>
    <w:rsid w:val="009E47AF"/>
    <w:rsid w:val="009E483E"/>
    <w:rsid w:val="009E491A"/>
    <w:rsid w:val="009E491F"/>
    <w:rsid w:val="009E4B75"/>
    <w:rsid w:val="009E4C94"/>
    <w:rsid w:val="009E504E"/>
    <w:rsid w:val="009E565C"/>
    <w:rsid w:val="009E56EF"/>
    <w:rsid w:val="009E56F1"/>
    <w:rsid w:val="009E5944"/>
    <w:rsid w:val="009E5AA9"/>
    <w:rsid w:val="009E63CA"/>
    <w:rsid w:val="009E6DC2"/>
    <w:rsid w:val="009E7061"/>
    <w:rsid w:val="009E7691"/>
    <w:rsid w:val="009E7CCD"/>
    <w:rsid w:val="009E7D16"/>
    <w:rsid w:val="009E7DC1"/>
    <w:rsid w:val="009F05F8"/>
    <w:rsid w:val="009F0800"/>
    <w:rsid w:val="009F0B93"/>
    <w:rsid w:val="009F12A4"/>
    <w:rsid w:val="009F16BB"/>
    <w:rsid w:val="009F16D1"/>
    <w:rsid w:val="009F1714"/>
    <w:rsid w:val="009F1941"/>
    <w:rsid w:val="009F19CA"/>
    <w:rsid w:val="009F1D85"/>
    <w:rsid w:val="009F23E8"/>
    <w:rsid w:val="009F25D3"/>
    <w:rsid w:val="009F2B0E"/>
    <w:rsid w:val="009F2BEA"/>
    <w:rsid w:val="009F2D20"/>
    <w:rsid w:val="009F2D90"/>
    <w:rsid w:val="009F2EC0"/>
    <w:rsid w:val="009F30DF"/>
    <w:rsid w:val="009F3180"/>
    <w:rsid w:val="009F3197"/>
    <w:rsid w:val="009F31C5"/>
    <w:rsid w:val="009F3BA5"/>
    <w:rsid w:val="009F3C2C"/>
    <w:rsid w:val="009F3E9B"/>
    <w:rsid w:val="009F4016"/>
    <w:rsid w:val="009F41C0"/>
    <w:rsid w:val="009F4CAC"/>
    <w:rsid w:val="009F54FD"/>
    <w:rsid w:val="009F56D6"/>
    <w:rsid w:val="009F574F"/>
    <w:rsid w:val="009F58D2"/>
    <w:rsid w:val="009F59A2"/>
    <w:rsid w:val="009F600A"/>
    <w:rsid w:val="009F6081"/>
    <w:rsid w:val="009F60E5"/>
    <w:rsid w:val="009F62BD"/>
    <w:rsid w:val="009F63A8"/>
    <w:rsid w:val="009F64BA"/>
    <w:rsid w:val="009F6896"/>
    <w:rsid w:val="009F7933"/>
    <w:rsid w:val="009F7CE1"/>
    <w:rsid w:val="009F7DE2"/>
    <w:rsid w:val="00A00171"/>
    <w:rsid w:val="00A00477"/>
    <w:rsid w:val="00A006F5"/>
    <w:rsid w:val="00A008B9"/>
    <w:rsid w:val="00A0099C"/>
    <w:rsid w:val="00A00BEC"/>
    <w:rsid w:val="00A00C3D"/>
    <w:rsid w:val="00A00C5D"/>
    <w:rsid w:val="00A010F1"/>
    <w:rsid w:val="00A011E3"/>
    <w:rsid w:val="00A01424"/>
    <w:rsid w:val="00A01754"/>
    <w:rsid w:val="00A0190C"/>
    <w:rsid w:val="00A01C55"/>
    <w:rsid w:val="00A01D1C"/>
    <w:rsid w:val="00A01F06"/>
    <w:rsid w:val="00A021D0"/>
    <w:rsid w:val="00A024DE"/>
    <w:rsid w:val="00A02727"/>
    <w:rsid w:val="00A027B1"/>
    <w:rsid w:val="00A0290E"/>
    <w:rsid w:val="00A02E8F"/>
    <w:rsid w:val="00A03266"/>
    <w:rsid w:val="00A03C54"/>
    <w:rsid w:val="00A03C57"/>
    <w:rsid w:val="00A044DE"/>
    <w:rsid w:val="00A048F5"/>
    <w:rsid w:val="00A04BDA"/>
    <w:rsid w:val="00A04C65"/>
    <w:rsid w:val="00A05269"/>
    <w:rsid w:val="00A0541A"/>
    <w:rsid w:val="00A0561A"/>
    <w:rsid w:val="00A05974"/>
    <w:rsid w:val="00A05B9F"/>
    <w:rsid w:val="00A05E6E"/>
    <w:rsid w:val="00A05EAB"/>
    <w:rsid w:val="00A06068"/>
    <w:rsid w:val="00A06455"/>
    <w:rsid w:val="00A0663D"/>
    <w:rsid w:val="00A06763"/>
    <w:rsid w:val="00A067DC"/>
    <w:rsid w:val="00A068D0"/>
    <w:rsid w:val="00A06924"/>
    <w:rsid w:val="00A069BA"/>
    <w:rsid w:val="00A06F4D"/>
    <w:rsid w:val="00A06FBC"/>
    <w:rsid w:val="00A0706C"/>
    <w:rsid w:val="00A070DB"/>
    <w:rsid w:val="00A070F1"/>
    <w:rsid w:val="00A0742B"/>
    <w:rsid w:val="00A07915"/>
    <w:rsid w:val="00A07A54"/>
    <w:rsid w:val="00A07AEC"/>
    <w:rsid w:val="00A07BCF"/>
    <w:rsid w:val="00A07C77"/>
    <w:rsid w:val="00A07D00"/>
    <w:rsid w:val="00A07EBC"/>
    <w:rsid w:val="00A103E6"/>
    <w:rsid w:val="00A1041E"/>
    <w:rsid w:val="00A10850"/>
    <w:rsid w:val="00A109BE"/>
    <w:rsid w:val="00A10CEB"/>
    <w:rsid w:val="00A110A5"/>
    <w:rsid w:val="00A11246"/>
    <w:rsid w:val="00A113D0"/>
    <w:rsid w:val="00A119CE"/>
    <w:rsid w:val="00A11BDE"/>
    <w:rsid w:val="00A11F75"/>
    <w:rsid w:val="00A12079"/>
    <w:rsid w:val="00A122D8"/>
    <w:rsid w:val="00A1239C"/>
    <w:rsid w:val="00A123EE"/>
    <w:rsid w:val="00A125A8"/>
    <w:rsid w:val="00A126C1"/>
    <w:rsid w:val="00A12877"/>
    <w:rsid w:val="00A12DFC"/>
    <w:rsid w:val="00A12E69"/>
    <w:rsid w:val="00A13110"/>
    <w:rsid w:val="00A13355"/>
    <w:rsid w:val="00A1344A"/>
    <w:rsid w:val="00A139C7"/>
    <w:rsid w:val="00A13C13"/>
    <w:rsid w:val="00A13D28"/>
    <w:rsid w:val="00A146F0"/>
    <w:rsid w:val="00A148B8"/>
    <w:rsid w:val="00A14947"/>
    <w:rsid w:val="00A14BBB"/>
    <w:rsid w:val="00A14C3D"/>
    <w:rsid w:val="00A14DC6"/>
    <w:rsid w:val="00A152BF"/>
    <w:rsid w:val="00A15316"/>
    <w:rsid w:val="00A153D8"/>
    <w:rsid w:val="00A156C1"/>
    <w:rsid w:val="00A158F4"/>
    <w:rsid w:val="00A159A7"/>
    <w:rsid w:val="00A15C0C"/>
    <w:rsid w:val="00A15C74"/>
    <w:rsid w:val="00A15E26"/>
    <w:rsid w:val="00A15E7B"/>
    <w:rsid w:val="00A15F7D"/>
    <w:rsid w:val="00A15FFE"/>
    <w:rsid w:val="00A1645C"/>
    <w:rsid w:val="00A16510"/>
    <w:rsid w:val="00A16B9A"/>
    <w:rsid w:val="00A16DC9"/>
    <w:rsid w:val="00A17224"/>
    <w:rsid w:val="00A1735A"/>
    <w:rsid w:val="00A175C5"/>
    <w:rsid w:val="00A17DB9"/>
    <w:rsid w:val="00A20191"/>
    <w:rsid w:val="00A20462"/>
    <w:rsid w:val="00A20949"/>
    <w:rsid w:val="00A20A50"/>
    <w:rsid w:val="00A20E32"/>
    <w:rsid w:val="00A20F03"/>
    <w:rsid w:val="00A21361"/>
    <w:rsid w:val="00A218FF"/>
    <w:rsid w:val="00A21C42"/>
    <w:rsid w:val="00A21F51"/>
    <w:rsid w:val="00A22147"/>
    <w:rsid w:val="00A2235C"/>
    <w:rsid w:val="00A22A64"/>
    <w:rsid w:val="00A22CC7"/>
    <w:rsid w:val="00A22EB9"/>
    <w:rsid w:val="00A23061"/>
    <w:rsid w:val="00A23399"/>
    <w:rsid w:val="00A236E0"/>
    <w:rsid w:val="00A24199"/>
    <w:rsid w:val="00A247CF"/>
    <w:rsid w:val="00A2488D"/>
    <w:rsid w:val="00A24929"/>
    <w:rsid w:val="00A24EA4"/>
    <w:rsid w:val="00A254D9"/>
    <w:rsid w:val="00A25F4F"/>
    <w:rsid w:val="00A2600F"/>
    <w:rsid w:val="00A26139"/>
    <w:rsid w:val="00A26458"/>
    <w:rsid w:val="00A26493"/>
    <w:rsid w:val="00A26634"/>
    <w:rsid w:val="00A26790"/>
    <w:rsid w:val="00A26C68"/>
    <w:rsid w:val="00A26DFD"/>
    <w:rsid w:val="00A26F6B"/>
    <w:rsid w:val="00A2701D"/>
    <w:rsid w:val="00A273BD"/>
    <w:rsid w:val="00A279CE"/>
    <w:rsid w:val="00A300B9"/>
    <w:rsid w:val="00A3030C"/>
    <w:rsid w:val="00A30406"/>
    <w:rsid w:val="00A30419"/>
    <w:rsid w:val="00A30762"/>
    <w:rsid w:val="00A309E8"/>
    <w:rsid w:val="00A30C52"/>
    <w:rsid w:val="00A30D6A"/>
    <w:rsid w:val="00A3155B"/>
    <w:rsid w:val="00A31876"/>
    <w:rsid w:val="00A31B68"/>
    <w:rsid w:val="00A31BC6"/>
    <w:rsid w:val="00A31C75"/>
    <w:rsid w:val="00A31FD7"/>
    <w:rsid w:val="00A3215B"/>
    <w:rsid w:val="00A322A1"/>
    <w:rsid w:val="00A323CD"/>
    <w:rsid w:val="00A32639"/>
    <w:rsid w:val="00A32735"/>
    <w:rsid w:val="00A33137"/>
    <w:rsid w:val="00A3357F"/>
    <w:rsid w:val="00A33681"/>
    <w:rsid w:val="00A33796"/>
    <w:rsid w:val="00A3398D"/>
    <w:rsid w:val="00A33D8D"/>
    <w:rsid w:val="00A3403D"/>
    <w:rsid w:val="00A344DB"/>
    <w:rsid w:val="00A34686"/>
    <w:rsid w:val="00A3476C"/>
    <w:rsid w:val="00A34856"/>
    <w:rsid w:val="00A349D5"/>
    <w:rsid w:val="00A34E6F"/>
    <w:rsid w:val="00A34ED7"/>
    <w:rsid w:val="00A35078"/>
    <w:rsid w:val="00A355FD"/>
    <w:rsid w:val="00A3597E"/>
    <w:rsid w:val="00A35CC7"/>
    <w:rsid w:val="00A36037"/>
    <w:rsid w:val="00A36C3C"/>
    <w:rsid w:val="00A3723E"/>
    <w:rsid w:val="00A37509"/>
    <w:rsid w:val="00A37532"/>
    <w:rsid w:val="00A3794A"/>
    <w:rsid w:val="00A37F52"/>
    <w:rsid w:val="00A404CB"/>
    <w:rsid w:val="00A405D2"/>
    <w:rsid w:val="00A406DC"/>
    <w:rsid w:val="00A411F4"/>
    <w:rsid w:val="00A4199C"/>
    <w:rsid w:val="00A41BAA"/>
    <w:rsid w:val="00A41BFA"/>
    <w:rsid w:val="00A41D23"/>
    <w:rsid w:val="00A41D9A"/>
    <w:rsid w:val="00A42100"/>
    <w:rsid w:val="00A42109"/>
    <w:rsid w:val="00A42111"/>
    <w:rsid w:val="00A42127"/>
    <w:rsid w:val="00A42464"/>
    <w:rsid w:val="00A42793"/>
    <w:rsid w:val="00A42DA3"/>
    <w:rsid w:val="00A434C9"/>
    <w:rsid w:val="00A43E26"/>
    <w:rsid w:val="00A43FA1"/>
    <w:rsid w:val="00A441C7"/>
    <w:rsid w:val="00A445B3"/>
    <w:rsid w:val="00A445E1"/>
    <w:rsid w:val="00A4493A"/>
    <w:rsid w:val="00A450DE"/>
    <w:rsid w:val="00A45613"/>
    <w:rsid w:val="00A45970"/>
    <w:rsid w:val="00A459B3"/>
    <w:rsid w:val="00A45B37"/>
    <w:rsid w:val="00A46685"/>
    <w:rsid w:val="00A4693A"/>
    <w:rsid w:val="00A46C94"/>
    <w:rsid w:val="00A470A7"/>
    <w:rsid w:val="00A47491"/>
    <w:rsid w:val="00A4762B"/>
    <w:rsid w:val="00A479FB"/>
    <w:rsid w:val="00A47AD1"/>
    <w:rsid w:val="00A47AFF"/>
    <w:rsid w:val="00A47F75"/>
    <w:rsid w:val="00A50302"/>
    <w:rsid w:val="00A50450"/>
    <w:rsid w:val="00A506ED"/>
    <w:rsid w:val="00A50CE5"/>
    <w:rsid w:val="00A50F80"/>
    <w:rsid w:val="00A511E7"/>
    <w:rsid w:val="00A51303"/>
    <w:rsid w:val="00A51A03"/>
    <w:rsid w:val="00A51BEA"/>
    <w:rsid w:val="00A51C05"/>
    <w:rsid w:val="00A52687"/>
    <w:rsid w:val="00A52B22"/>
    <w:rsid w:val="00A531C2"/>
    <w:rsid w:val="00A531E0"/>
    <w:rsid w:val="00A533EF"/>
    <w:rsid w:val="00A53511"/>
    <w:rsid w:val="00A53523"/>
    <w:rsid w:val="00A53FB5"/>
    <w:rsid w:val="00A54077"/>
    <w:rsid w:val="00A54120"/>
    <w:rsid w:val="00A54838"/>
    <w:rsid w:val="00A54988"/>
    <w:rsid w:val="00A54F90"/>
    <w:rsid w:val="00A551A1"/>
    <w:rsid w:val="00A551C0"/>
    <w:rsid w:val="00A554A5"/>
    <w:rsid w:val="00A5556D"/>
    <w:rsid w:val="00A555B2"/>
    <w:rsid w:val="00A558A2"/>
    <w:rsid w:val="00A55970"/>
    <w:rsid w:val="00A55C46"/>
    <w:rsid w:val="00A55EB1"/>
    <w:rsid w:val="00A5605D"/>
    <w:rsid w:val="00A562CA"/>
    <w:rsid w:val="00A56410"/>
    <w:rsid w:val="00A567D7"/>
    <w:rsid w:val="00A56A79"/>
    <w:rsid w:val="00A56E72"/>
    <w:rsid w:val="00A56E9A"/>
    <w:rsid w:val="00A56F37"/>
    <w:rsid w:val="00A573F4"/>
    <w:rsid w:val="00A57590"/>
    <w:rsid w:val="00A57ADB"/>
    <w:rsid w:val="00A57BE1"/>
    <w:rsid w:val="00A57D08"/>
    <w:rsid w:val="00A57D6D"/>
    <w:rsid w:val="00A57EEB"/>
    <w:rsid w:val="00A602EF"/>
    <w:rsid w:val="00A60A2C"/>
    <w:rsid w:val="00A60E2B"/>
    <w:rsid w:val="00A60E84"/>
    <w:rsid w:val="00A6125E"/>
    <w:rsid w:val="00A61A76"/>
    <w:rsid w:val="00A61AE5"/>
    <w:rsid w:val="00A61F11"/>
    <w:rsid w:val="00A62285"/>
    <w:rsid w:val="00A6240F"/>
    <w:rsid w:val="00A62477"/>
    <w:rsid w:val="00A62719"/>
    <w:rsid w:val="00A63637"/>
    <w:rsid w:val="00A63682"/>
    <w:rsid w:val="00A636CD"/>
    <w:rsid w:val="00A637B6"/>
    <w:rsid w:val="00A64109"/>
    <w:rsid w:val="00A64814"/>
    <w:rsid w:val="00A64A28"/>
    <w:rsid w:val="00A64D04"/>
    <w:rsid w:val="00A64FEF"/>
    <w:rsid w:val="00A6505C"/>
    <w:rsid w:val="00A65B3A"/>
    <w:rsid w:val="00A66289"/>
    <w:rsid w:val="00A66535"/>
    <w:rsid w:val="00A666FF"/>
    <w:rsid w:val="00A668C8"/>
    <w:rsid w:val="00A66AC6"/>
    <w:rsid w:val="00A675B9"/>
    <w:rsid w:val="00A67758"/>
    <w:rsid w:val="00A6775D"/>
    <w:rsid w:val="00A678C8"/>
    <w:rsid w:val="00A67900"/>
    <w:rsid w:val="00A67D2A"/>
    <w:rsid w:val="00A6DDB0"/>
    <w:rsid w:val="00A70054"/>
    <w:rsid w:val="00A7059B"/>
    <w:rsid w:val="00A708B5"/>
    <w:rsid w:val="00A70B5D"/>
    <w:rsid w:val="00A70D35"/>
    <w:rsid w:val="00A70D85"/>
    <w:rsid w:val="00A70F6A"/>
    <w:rsid w:val="00A713F1"/>
    <w:rsid w:val="00A71444"/>
    <w:rsid w:val="00A71523"/>
    <w:rsid w:val="00A71778"/>
    <w:rsid w:val="00A71832"/>
    <w:rsid w:val="00A72263"/>
    <w:rsid w:val="00A7228D"/>
    <w:rsid w:val="00A7260D"/>
    <w:rsid w:val="00A726D6"/>
    <w:rsid w:val="00A729A5"/>
    <w:rsid w:val="00A72C4A"/>
    <w:rsid w:val="00A73069"/>
    <w:rsid w:val="00A7349E"/>
    <w:rsid w:val="00A73BE0"/>
    <w:rsid w:val="00A73E57"/>
    <w:rsid w:val="00A73EB6"/>
    <w:rsid w:val="00A742E7"/>
    <w:rsid w:val="00A7448A"/>
    <w:rsid w:val="00A74592"/>
    <w:rsid w:val="00A747F2"/>
    <w:rsid w:val="00A74DB4"/>
    <w:rsid w:val="00A74E8E"/>
    <w:rsid w:val="00A74EA4"/>
    <w:rsid w:val="00A7554B"/>
    <w:rsid w:val="00A756A1"/>
    <w:rsid w:val="00A7573A"/>
    <w:rsid w:val="00A7606D"/>
    <w:rsid w:val="00A761E9"/>
    <w:rsid w:val="00A76A0D"/>
    <w:rsid w:val="00A76C10"/>
    <w:rsid w:val="00A76CD3"/>
    <w:rsid w:val="00A76FC1"/>
    <w:rsid w:val="00A7718E"/>
    <w:rsid w:val="00A77494"/>
    <w:rsid w:val="00A77917"/>
    <w:rsid w:val="00A779F9"/>
    <w:rsid w:val="00A77A83"/>
    <w:rsid w:val="00A77B4E"/>
    <w:rsid w:val="00A77EDB"/>
    <w:rsid w:val="00A80497"/>
    <w:rsid w:val="00A80854"/>
    <w:rsid w:val="00A80EA0"/>
    <w:rsid w:val="00A80F08"/>
    <w:rsid w:val="00A82003"/>
    <w:rsid w:val="00A8278F"/>
    <w:rsid w:val="00A82809"/>
    <w:rsid w:val="00A82880"/>
    <w:rsid w:val="00A828DA"/>
    <w:rsid w:val="00A82A9B"/>
    <w:rsid w:val="00A83439"/>
    <w:rsid w:val="00A83B95"/>
    <w:rsid w:val="00A83F5E"/>
    <w:rsid w:val="00A8402A"/>
    <w:rsid w:val="00A84560"/>
    <w:rsid w:val="00A84849"/>
    <w:rsid w:val="00A84BE7"/>
    <w:rsid w:val="00A84D45"/>
    <w:rsid w:val="00A84DAC"/>
    <w:rsid w:val="00A84FD9"/>
    <w:rsid w:val="00A851C4"/>
    <w:rsid w:val="00A85487"/>
    <w:rsid w:val="00A85800"/>
    <w:rsid w:val="00A85C8B"/>
    <w:rsid w:val="00A85D49"/>
    <w:rsid w:val="00A861A4"/>
    <w:rsid w:val="00A862AE"/>
    <w:rsid w:val="00A862C0"/>
    <w:rsid w:val="00A8653C"/>
    <w:rsid w:val="00A865ED"/>
    <w:rsid w:val="00A8682C"/>
    <w:rsid w:val="00A86BF5"/>
    <w:rsid w:val="00A87053"/>
    <w:rsid w:val="00A87142"/>
    <w:rsid w:val="00A87BB2"/>
    <w:rsid w:val="00A87BBC"/>
    <w:rsid w:val="00A87D86"/>
    <w:rsid w:val="00A87E32"/>
    <w:rsid w:val="00A9000F"/>
    <w:rsid w:val="00A90573"/>
    <w:rsid w:val="00A9111B"/>
    <w:rsid w:val="00A913C7"/>
    <w:rsid w:val="00A9151D"/>
    <w:rsid w:val="00A916F6"/>
    <w:rsid w:val="00A91852"/>
    <w:rsid w:val="00A91BF1"/>
    <w:rsid w:val="00A91C97"/>
    <w:rsid w:val="00A91F39"/>
    <w:rsid w:val="00A9202F"/>
    <w:rsid w:val="00A92040"/>
    <w:rsid w:val="00A923F8"/>
    <w:rsid w:val="00A926A4"/>
    <w:rsid w:val="00A9282F"/>
    <w:rsid w:val="00A934D0"/>
    <w:rsid w:val="00A93546"/>
    <w:rsid w:val="00A93AF1"/>
    <w:rsid w:val="00A93B30"/>
    <w:rsid w:val="00A93BEF"/>
    <w:rsid w:val="00A93E61"/>
    <w:rsid w:val="00A93FE8"/>
    <w:rsid w:val="00A946B4"/>
    <w:rsid w:val="00A94780"/>
    <w:rsid w:val="00A94890"/>
    <w:rsid w:val="00A94A3C"/>
    <w:rsid w:val="00A94B07"/>
    <w:rsid w:val="00A94BBA"/>
    <w:rsid w:val="00A94D6C"/>
    <w:rsid w:val="00A94D98"/>
    <w:rsid w:val="00A94F02"/>
    <w:rsid w:val="00A94F8A"/>
    <w:rsid w:val="00A95924"/>
    <w:rsid w:val="00A959B7"/>
    <w:rsid w:val="00A95BF6"/>
    <w:rsid w:val="00A9601D"/>
    <w:rsid w:val="00A96077"/>
    <w:rsid w:val="00A96088"/>
    <w:rsid w:val="00A964EB"/>
    <w:rsid w:val="00A968C7"/>
    <w:rsid w:val="00A96A9B"/>
    <w:rsid w:val="00A96BBE"/>
    <w:rsid w:val="00A97697"/>
    <w:rsid w:val="00A97C34"/>
    <w:rsid w:val="00A97F9C"/>
    <w:rsid w:val="00AA0011"/>
    <w:rsid w:val="00AA023F"/>
    <w:rsid w:val="00AA0918"/>
    <w:rsid w:val="00AA092F"/>
    <w:rsid w:val="00AA0A88"/>
    <w:rsid w:val="00AA0B8E"/>
    <w:rsid w:val="00AA0BD4"/>
    <w:rsid w:val="00AA0D60"/>
    <w:rsid w:val="00AA0D7C"/>
    <w:rsid w:val="00AA0DAC"/>
    <w:rsid w:val="00AA0DAD"/>
    <w:rsid w:val="00AA1034"/>
    <w:rsid w:val="00AA1075"/>
    <w:rsid w:val="00AA12BD"/>
    <w:rsid w:val="00AA12D7"/>
    <w:rsid w:val="00AA2095"/>
    <w:rsid w:val="00AA2523"/>
    <w:rsid w:val="00AA25D1"/>
    <w:rsid w:val="00AA26C9"/>
    <w:rsid w:val="00AA2784"/>
    <w:rsid w:val="00AA2CF1"/>
    <w:rsid w:val="00AA2DCE"/>
    <w:rsid w:val="00AA30D5"/>
    <w:rsid w:val="00AA34FF"/>
    <w:rsid w:val="00AA35DB"/>
    <w:rsid w:val="00AA3E8B"/>
    <w:rsid w:val="00AA40AA"/>
    <w:rsid w:val="00AA46B8"/>
    <w:rsid w:val="00AA48DD"/>
    <w:rsid w:val="00AA4A96"/>
    <w:rsid w:val="00AA4AA7"/>
    <w:rsid w:val="00AA4B35"/>
    <w:rsid w:val="00AA4BEA"/>
    <w:rsid w:val="00AA4E02"/>
    <w:rsid w:val="00AA4E61"/>
    <w:rsid w:val="00AA5984"/>
    <w:rsid w:val="00AA5AF3"/>
    <w:rsid w:val="00AA5C7C"/>
    <w:rsid w:val="00AA61B2"/>
    <w:rsid w:val="00AA61D6"/>
    <w:rsid w:val="00AA63D1"/>
    <w:rsid w:val="00AA6493"/>
    <w:rsid w:val="00AA6733"/>
    <w:rsid w:val="00AA6939"/>
    <w:rsid w:val="00AA6A08"/>
    <w:rsid w:val="00AA7598"/>
    <w:rsid w:val="00AA77D9"/>
    <w:rsid w:val="00AA7945"/>
    <w:rsid w:val="00AA79EC"/>
    <w:rsid w:val="00AA79F9"/>
    <w:rsid w:val="00AA7A43"/>
    <w:rsid w:val="00AB01F4"/>
    <w:rsid w:val="00AB0BEB"/>
    <w:rsid w:val="00AB1A57"/>
    <w:rsid w:val="00AB1D7A"/>
    <w:rsid w:val="00AB20BD"/>
    <w:rsid w:val="00AB213E"/>
    <w:rsid w:val="00AB21B9"/>
    <w:rsid w:val="00AB2244"/>
    <w:rsid w:val="00AB26A7"/>
    <w:rsid w:val="00AB2822"/>
    <w:rsid w:val="00AB2BB3"/>
    <w:rsid w:val="00AB2D14"/>
    <w:rsid w:val="00AB2D38"/>
    <w:rsid w:val="00AB3260"/>
    <w:rsid w:val="00AB33F9"/>
    <w:rsid w:val="00AB3489"/>
    <w:rsid w:val="00AB34A4"/>
    <w:rsid w:val="00AB3726"/>
    <w:rsid w:val="00AB3A28"/>
    <w:rsid w:val="00AB3BE9"/>
    <w:rsid w:val="00AB3C5F"/>
    <w:rsid w:val="00AB3E64"/>
    <w:rsid w:val="00AB3F5B"/>
    <w:rsid w:val="00AB43DC"/>
    <w:rsid w:val="00AB44D8"/>
    <w:rsid w:val="00AB4B15"/>
    <w:rsid w:val="00AB4B5F"/>
    <w:rsid w:val="00AB4B7C"/>
    <w:rsid w:val="00AB555D"/>
    <w:rsid w:val="00AB594C"/>
    <w:rsid w:val="00AB5A73"/>
    <w:rsid w:val="00AB5D02"/>
    <w:rsid w:val="00AB5EAE"/>
    <w:rsid w:val="00AB5EC1"/>
    <w:rsid w:val="00AB6B88"/>
    <w:rsid w:val="00AB6EDF"/>
    <w:rsid w:val="00AB71A7"/>
    <w:rsid w:val="00AB71F0"/>
    <w:rsid w:val="00AB768B"/>
    <w:rsid w:val="00AB7A4F"/>
    <w:rsid w:val="00AB7EDA"/>
    <w:rsid w:val="00AC0029"/>
    <w:rsid w:val="00AC0412"/>
    <w:rsid w:val="00AC0454"/>
    <w:rsid w:val="00AC08C0"/>
    <w:rsid w:val="00AC1291"/>
    <w:rsid w:val="00AC129A"/>
    <w:rsid w:val="00AC175C"/>
    <w:rsid w:val="00AC181F"/>
    <w:rsid w:val="00AC19DC"/>
    <w:rsid w:val="00AC1A8E"/>
    <w:rsid w:val="00AC1C6F"/>
    <w:rsid w:val="00AC1E0F"/>
    <w:rsid w:val="00AC20E0"/>
    <w:rsid w:val="00AC2225"/>
    <w:rsid w:val="00AC2863"/>
    <w:rsid w:val="00AC2924"/>
    <w:rsid w:val="00AC2B21"/>
    <w:rsid w:val="00AC2D63"/>
    <w:rsid w:val="00AC2FDD"/>
    <w:rsid w:val="00AC31A2"/>
    <w:rsid w:val="00AC3245"/>
    <w:rsid w:val="00AC33CE"/>
    <w:rsid w:val="00AC3857"/>
    <w:rsid w:val="00AC3D73"/>
    <w:rsid w:val="00AC3F1B"/>
    <w:rsid w:val="00AC421A"/>
    <w:rsid w:val="00AC4AD6"/>
    <w:rsid w:val="00AC4C9F"/>
    <w:rsid w:val="00AC4EC4"/>
    <w:rsid w:val="00AC4EF7"/>
    <w:rsid w:val="00AC4F84"/>
    <w:rsid w:val="00AC508B"/>
    <w:rsid w:val="00AC5321"/>
    <w:rsid w:val="00AC59C1"/>
    <w:rsid w:val="00AC5C9B"/>
    <w:rsid w:val="00AC5D79"/>
    <w:rsid w:val="00AC62D8"/>
    <w:rsid w:val="00AC63D6"/>
    <w:rsid w:val="00AC6487"/>
    <w:rsid w:val="00AC6702"/>
    <w:rsid w:val="00AC69C8"/>
    <w:rsid w:val="00AC6D08"/>
    <w:rsid w:val="00AC6D68"/>
    <w:rsid w:val="00AC6FC4"/>
    <w:rsid w:val="00AC7678"/>
    <w:rsid w:val="00AC7767"/>
    <w:rsid w:val="00AC79AF"/>
    <w:rsid w:val="00AC7EF3"/>
    <w:rsid w:val="00AD018A"/>
    <w:rsid w:val="00AD048B"/>
    <w:rsid w:val="00AD04BE"/>
    <w:rsid w:val="00AD0541"/>
    <w:rsid w:val="00AD05C0"/>
    <w:rsid w:val="00AD0825"/>
    <w:rsid w:val="00AD094D"/>
    <w:rsid w:val="00AD0C62"/>
    <w:rsid w:val="00AD0CC0"/>
    <w:rsid w:val="00AD0E46"/>
    <w:rsid w:val="00AD1105"/>
    <w:rsid w:val="00AD14C4"/>
    <w:rsid w:val="00AD1673"/>
    <w:rsid w:val="00AD1889"/>
    <w:rsid w:val="00AD195A"/>
    <w:rsid w:val="00AD1D61"/>
    <w:rsid w:val="00AD1DC9"/>
    <w:rsid w:val="00AD1EF4"/>
    <w:rsid w:val="00AD24E9"/>
    <w:rsid w:val="00AD24F6"/>
    <w:rsid w:val="00AD2631"/>
    <w:rsid w:val="00AD2A48"/>
    <w:rsid w:val="00AD3061"/>
    <w:rsid w:val="00AD3523"/>
    <w:rsid w:val="00AD3761"/>
    <w:rsid w:val="00AD3880"/>
    <w:rsid w:val="00AD3C44"/>
    <w:rsid w:val="00AD3DF5"/>
    <w:rsid w:val="00AD3DFA"/>
    <w:rsid w:val="00AD3E02"/>
    <w:rsid w:val="00AD42C4"/>
    <w:rsid w:val="00AD4389"/>
    <w:rsid w:val="00AD497F"/>
    <w:rsid w:val="00AD4BB2"/>
    <w:rsid w:val="00AD4C24"/>
    <w:rsid w:val="00AD5409"/>
    <w:rsid w:val="00AD5611"/>
    <w:rsid w:val="00AD6076"/>
    <w:rsid w:val="00AD60DD"/>
    <w:rsid w:val="00AD6472"/>
    <w:rsid w:val="00AD6789"/>
    <w:rsid w:val="00AD6797"/>
    <w:rsid w:val="00AD6F6F"/>
    <w:rsid w:val="00AD7094"/>
    <w:rsid w:val="00AD7101"/>
    <w:rsid w:val="00AD76F1"/>
    <w:rsid w:val="00AD7B8D"/>
    <w:rsid w:val="00AE014E"/>
    <w:rsid w:val="00AE0342"/>
    <w:rsid w:val="00AE05FA"/>
    <w:rsid w:val="00AE09A2"/>
    <w:rsid w:val="00AE0A2E"/>
    <w:rsid w:val="00AE0EE0"/>
    <w:rsid w:val="00AE0FBB"/>
    <w:rsid w:val="00AE1966"/>
    <w:rsid w:val="00AE1AD3"/>
    <w:rsid w:val="00AE1D09"/>
    <w:rsid w:val="00AE236C"/>
    <w:rsid w:val="00AE24A6"/>
    <w:rsid w:val="00AE24E4"/>
    <w:rsid w:val="00AE26E2"/>
    <w:rsid w:val="00AE3001"/>
    <w:rsid w:val="00AE3117"/>
    <w:rsid w:val="00AE323F"/>
    <w:rsid w:val="00AE366C"/>
    <w:rsid w:val="00AE38D3"/>
    <w:rsid w:val="00AE3976"/>
    <w:rsid w:val="00AE3B9A"/>
    <w:rsid w:val="00AE3C35"/>
    <w:rsid w:val="00AE4209"/>
    <w:rsid w:val="00AE433D"/>
    <w:rsid w:val="00AE44F5"/>
    <w:rsid w:val="00AE484E"/>
    <w:rsid w:val="00AE497F"/>
    <w:rsid w:val="00AE4C3A"/>
    <w:rsid w:val="00AE4D6F"/>
    <w:rsid w:val="00AE51CB"/>
    <w:rsid w:val="00AE58E6"/>
    <w:rsid w:val="00AE59ED"/>
    <w:rsid w:val="00AE5A6B"/>
    <w:rsid w:val="00AE5B69"/>
    <w:rsid w:val="00AE60B7"/>
    <w:rsid w:val="00AE60EB"/>
    <w:rsid w:val="00AE620E"/>
    <w:rsid w:val="00AE63DA"/>
    <w:rsid w:val="00AE6540"/>
    <w:rsid w:val="00AE666C"/>
    <w:rsid w:val="00AE680F"/>
    <w:rsid w:val="00AE691E"/>
    <w:rsid w:val="00AE6A40"/>
    <w:rsid w:val="00AE6A5A"/>
    <w:rsid w:val="00AE7021"/>
    <w:rsid w:val="00AE71A2"/>
    <w:rsid w:val="00AE724C"/>
    <w:rsid w:val="00AE737D"/>
    <w:rsid w:val="00AE755B"/>
    <w:rsid w:val="00AE7C6A"/>
    <w:rsid w:val="00AE7D3E"/>
    <w:rsid w:val="00AE7E41"/>
    <w:rsid w:val="00AE7E6C"/>
    <w:rsid w:val="00AE7F85"/>
    <w:rsid w:val="00AF0196"/>
    <w:rsid w:val="00AF026B"/>
    <w:rsid w:val="00AF040F"/>
    <w:rsid w:val="00AF04BE"/>
    <w:rsid w:val="00AF0A5A"/>
    <w:rsid w:val="00AF0DAC"/>
    <w:rsid w:val="00AF1185"/>
    <w:rsid w:val="00AF144A"/>
    <w:rsid w:val="00AF1B1B"/>
    <w:rsid w:val="00AF1DD6"/>
    <w:rsid w:val="00AF2143"/>
    <w:rsid w:val="00AF24D2"/>
    <w:rsid w:val="00AF294F"/>
    <w:rsid w:val="00AF2AC4"/>
    <w:rsid w:val="00AF2D3B"/>
    <w:rsid w:val="00AF2D93"/>
    <w:rsid w:val="00AF2E40"/>
    <w:rsid w:val="00AF2FE9"/>
    <w:rsid w:val="00AF2FEC"/>
    <w:rsid w:val="00AF305D"/>
    <w:rsid w:val="00AF36DE"/>
    <w:rsid w:val="00AF3B22"/>
    <w:rsid w:val="00AF3DBB"/>
    <w:rsid w:val="00AF4505"/>
    <w:rsid w:val="00AF45B3"/>
    <w:rsid w:val="00AF47FC"/>
    <w:rsid w:val="00AF48D9"/>
    <w:rsid w:val="00AF4D2F"/>
    <w:rsid w:val="00AF4F1E"/>
    <w:rsid w:val="00AF5513"/>
    <w:rsid w:val="00AF58BF"/>
    <w:rsid w:val="00AF5D4F"/>
    <w:rsid w:val="00AF61FA"/>
    <w:rsid w:val="00AF6696"/>
    <w:rsid w:val="00AF698B"/>
    <w:rsid w:val="00AF6CC1"/>
    <w:rsid w:val="00AF6DEE"/>
    <w:rsid w:val="00AF74E6"/>
    <w:rsid w:val="00AF7E2F"/>
    <w:rsid w:val="00B004A1"/>
    <w:rsid w:val="00B005D2"/>
    <w:rsid w:val="00B00809"/>
    <w:rsid w:val="00B013A5"/>
    <w:rsid w:val="00B01470"/>
    <w:rsid w:val="00B015A4"/>
    <w:rsid w:val="00B01730"/>
    <w:rsid w:val="00B017DD"/>
    <w:rsid w:val="00B01847"/>
    <w:rsid w:val="00B01B2D"/>
    <w:rsid w:val="00B01D5A"/>
    <w:rsid w:val="00B020D8"/>
    <w:rsid w:val="00B02362"/>
    <w:rsid w:val="00B02618"/>
    <w:rsid w:val="00B026F6"/>
    <w:rsid w:val="00B02B8B"/>
    <w:rsid w:val="00B02D38"/>
    <w:rsid w:val="00B02F19"/>
    <w:rsid w:val="00B03125"/>
    <w:rsid w:val="00B037B9"/>
    <w:rsid w:val="00B03960"/>
    <w:rsid w:val="00B03A79"/>
    <w:rsid w:val="00B03E88"/>
    <w:rsid w:val="00B04046"/>
    <w:rsid w:val="00B04091"/>
    <w:rsid w:val="00B04370"/>
    <w:rsid w:val="00B04675"/>
    <w:rsid w:val="00B04975"/>
    <w:rsid w:val="00B04EC8"/>
    <w:rsid w:val="00B058E0"/>
    <w:rsid w:val="00B0594F"/>
    <w:rsid w:val="00B05C7E"/>
    <w:rsid w:val="00B06178"/>
    <w:rsid w:val="00B06233"/>
    <w:rsid w:val="00B06BEB"/>
    <w:rsid w:val="00B06FC9"/>
    <w:rsid w:val="00B06FDD"/>
    <w:rsid w:val="00B07572"/>
    <w:rsid w:val="00B07845"/>
    <w:rsid w:val="00B078A4"/>
    <w:rsid w:val="00B07921"/>
    <w:rsid w:val="00B07DFE"/>
    <w:rsid w:val="00B07F7A"/>
    <w:rsid w:val="00B102F4"/>
    <w:rsid w:val="00B1062A"/>
    <w:rsid w:val="00B10696"/>
    <w:rsid w:val="00B10B1B"/>
    <w:rsid w:val="00B10C64"/>
    <w:rsid w:val="00B10CA9"/>
    <w:rsid w:val="00B10DC1"/>
    <w:rsid w:val="00B10FE2"/>
    <w:rsid w:val="00B1127E"/>
    <w:rsid w:val="00B1168E"/>
    <w:rsid w:val="00B11784"/>
    <w:rsid w:val="00B1198D"/>
    <w:rsid w:val="00B11ABE"/>
    <w:rsid w:val="00B11AE5"/>
    <w:rsid w:val="00B11EBC"/>
    <w:rsid w:val="00B120B6"/>
    <w:rsid w:val="00B120BE"/>
    <w:rsid w:val="00B124B9"/>
    <w:rsid w:val="00B1257A"/>
    <w:rsid w:val="00B12875"/>
    <w:rsid w:val="00B12EE3"/>
    <w:rsid w:val="00B137FB"/>
    <w:rsid w:val="00B13833"/>
    <w:rsid w:val="00B13E8A"/>
    <w:rsid w:val="00B13EE7"/>
    <w:rsid w:val="00B14347"/>
    <w:rsid w:val="00B144BB"/>
    <w:rsid w:val="00B14C85"/>
    <w:rsid w:val="00B14D8B"/>
    <w:rsid w:val="00B14E41"/>
    <w:rsid w:val="00B1512C"/>
    <w:rsid w:val="00B15321"/>
    <w:rsid w:val="00B1575B"/>
    <w:rsid w:val="00B159A2"/>
    <w:rsid w:val="00B15A16"/>
    <w:rsid w:val="00B160E4"/>
    <w:rsid w:val="00B165EC"/>
    <w:rsid w:val="00B16E93"/>
    <w:rsid w:val="00B16EAF"/>
    <w:rsid w:val="00B16F56"/>
    <w:rsid w:val="00B17049"/>
    <w:rsid w:val="00B1712E"/>
    <w:rsid w:val="00B17448"/>
    <w:rsid w:val="00B17809"/>
    <w:rsid w:val="00B17BBB"/>
    <w:rsid w:val="00B17D1F"/>
    <w:rsid w:val="00B2035A"/>
    <w:rsid w:val="00B207AD"/>
    <w:rsid w:val="00B20AC9"/>
    <w:rsid w:val="00B20DA9"/>
    <w:rsid w:val="00B21010"/>
    <w:rsid w:val="00B21331"/>
    <w:rsid w:val="00B2148A"/>
    <w:rsid w:val="00B21910"/>
    <w:rsid w:val="00B219B4"/>
    <w:rsid w:val="00B21ABA"/>
    <w:rsid w:val="00B21F63"/>
    <w:rsid w:val="00B22132"/>
    <w:rsid w:val="00B2219C"/>
    <w:rsid w:val="00B227B0"/>
    <w:rsid w:val="00B22A3E"/>
    <w:rsid w:val="00B22CE7"/>
    <w:rsid w:val="00B22D36"/>
    <w:rsid w:val="00B2321C"/>
    <w:rsid w:val="00B2325C"/>
    <w:rsid w:val="00B2385B"/>
    <w:rsid w:val="00B238C0"/>
    <w:rsid w:val="00B23B87"/>
    <w:rsid w:val="00B23E38"/>
    <w:rsid w:val="00B24102"/>
    <w:rsid w:val="00B242D6"/>
    <w:rsid w:val="00B244CF"/>
    <w:rsid w:val="00B24588"/>
    <w:rsid w:val="00B24677"/>
    <w:rsid w:val="00B24CAD"/>
    <w:rsid w:val="00B25257"/>
    <w:rsid w:val="00B254A2"/>
    <w:rsid w:val="00B2572B"/>
    <w:rsid w:val="00B259ED"/>
    <w:rsid w:val="00B25D71"/>
    <w:rsid w:val="00B26F6D"/>
    <w:rsid w:val="00B26FB7"/>
    <w:rsid w:val="00B27322"/>
    <w:rsid w:val="00B27461"/>
    <w:rsid w:val="00B27A2C"/>
    <w:rsid w:val="00B27BD4"/>
    <w:rsid w:val="00B27C38"/>
    <w:rsid w:val="00B27CE9"/>
    <w:rsid w:val="00B30790"/>
    <w:rsid w:val="00B308B4"/>
    <w:rsid w:val="00B30B15"/>
    <w:rsid w:val="00B30C2F"/>
    <w:rsid w:val="00B30E6B"/>
    <w:rsid w:val="00B311A9"/>
    <w:rsid w:val="00B31466"/>
    <w:rsid w:val="00B316B6"/>
    <w:rsid w:val="00B31EC9"/>
    <w:rsid w:val="00B326E5"/>
    <w:rsid w:val="00B326E7"/>
    <w:rsid w:val="00B326F5"/>
    <w:rsid w:val="00B32840"/>
    <w:rsid w:val="00B32C20"/>
    <w:rsid w:val="00B32CD0"/>
    <w:rsid w:val="00B32DCF"/>
    <w:rsid w:val="00B32E68"/>
    <w:rsid w:val="00B32EF5"/>
    <w:rsid w:val="00B32FB4"/>
    <w:rsid w:val="00B330BA"/>
    <w:rsid w:val="00B3321D"/>
    <w:rsid w:val="00B33397"/>
    <w:rsid w:val="00B33C76"/>
    <w:rsid w:val="00B33E89"/>
    <w:rsid w:val="00B33EED"/>
    <w:rsid w:val="00B34894"/>
    <w:rsid w:val="00B348F7"/>
    <w:rsid w:val="00B34A1A"/>
    <w:rsid w:val="00B34C67"/>
    <w:rsid w:val="00B34D37"/>
    <w:rsid w:val="00B34F9E"/>
    <w:rsid w:val="00B352D0"/>
    <w:rsid w:val="00B354FF"/>
    <w:rsid w:val="00B35CDF"/>
    <w:rsid w:val="00B36008"/>
    <w:rsid w:val="00B36015"/>
    <w:rsid w:val="00B3647A"/>
    <w:rsid w:val="00B36C3F"/>
    <w:rsid w:val="00B36D63"/>
    <w:rsid w:val="00B36E00"/>
    <w:rsid w:val="00B36FF4"/>
    <w:rsid w:val="00B40158"/>
    <w:rsid w:val="00B40393"/>
    <w:rsid w:val="00B4060F"/>
    <w:rsid w:val="00B40673"/>
    <w:rsid w:val="00B41188"/>
    <w:rsid w:val="00B413F9"/>
    <w:rsid w:val="00B417A7"/>
    <w:rsid w:val="00B41876"/>
    <w:rsid w:val="00B41A51"/>
    <w:rsid w:val="00B4266D"/>
    <w:rsid w:val="00B428B7"/>
    <w:rsid w:val="00B42995"/>
    <w:rsid w:val="00B42CB0"/>
    <w:rsid w:val="00B42E17"/>
    <w:rsid w:val="00B42EFC"/>
    <w:rsid w:val="00B42F27"/>
    <w:rsid w:val="00B42F2D"/>
    <w:rsid w:val="00B43265"/>
    <w:rsid w:val="00B43522"/>
    <w:rsid w:val="00B436E6"/>
    <w:rsid w:val="00B43999"/>
    <w:rsid w:val="00B43A87"/>
    <w:rsid w:val="00B43CF5"/>
    <w:rsid w:val="00B43E7C"/>
    <w:rsid w:val="00B43FCC"/>
    <w:rsid w:val="00B441E5"/>
    <w:rsid w:val="00B444B0"/>
    <w:rsid w:val="00B444D4"/>
    <w:rsid w:val="00B44500"/>
    <w:rsid w:val="00B445A5"/>
    <w:rsid w:val="00B44753"/>
    <w:rsid w:val="00B44B22"/>
    <w:rsid w:val="00B44C19"/>
    <w:rsid w:val="00B44CC5"/>
    <w:rsid w:val="00B44D6E"/>
    <w:rsid w:val="00B451BC"/>
    <w:rsid w:val="00B454FB"/>
    <w:rsid w:val="00B45945"/>
    <w:rsid w:val="00B45BA6"/>
    <w:rsid w:val="00B45D75"/>
    <w:rsid w:val="00B45DC9"/>
    <w:rsid w:val="00B45FA9"/>
    <w:rsid w:val="00B462F1"/>
    <w:rsid w:val="00B465CC"/>
    <w:rsid w:val="00B46619"/>
    <w:rsid w:val="00B467F3"/>
    <w:rsid w:val="00B46BCB"/>
    <w:rsid w:val="00B46C50"/>
    <w:rsid w:val="00B471CB"/>
    <w:rsid w:val="00B473A6"/>
    <w:rsid w:val="00B47991"/>
    <w:rsid w:val="00B503C6"/>
    <w:rsid w:val="00B506DC"/>
    <w:rsid w:val="00B5073E"/>
    <w:rsid w:val="00B50892"/>
    <w:rsid w:val="00B50947"/>
    <w:rsid w:val="00B50F48"/>
    <w:rsid w:val="00B511A2"/>
    <w:rsid w:val="00B51736"/>
    <w:rsid w:val="00B51E21"/>
    <w:rsid w:val="00B522EF"/>
    <w:rsid w:val="00B524C8"/>
    <w:rsid w:val="00B5260F"/>
    <w:rsid w:val="00B5287A"/>
    <w:rsid w:val="00B5295B"/>
    <w:rsid w:val="00B529EE"/>
    <w:rsid w:val="00B533FB"/>
    <w:rsid w:val="00B53A25"/>
    <w:rsid w:val="00B53C2F"/>
    <w:rsid w:val="00B53DFD"/>
    <w:rsid w:val="00B54404"/>
    <w:rsid w:val="00B54A33"/>
    <w:rsid w:val="00B54BA1"/>
    <w:rsid w:val="00B54C4C"/>
    <w:rsid w:val="00B54E7E"/>
    <w:rsid w:val="00B54EAF"/>
    <w:rsid w:val="00B551FC"/>
    <w:rsid w:val="00B55224"/>
    <w:rsid w:val="00B55274"/>
    <w:rsid w:val="00B552CF"/>
    <w:rsid w:val="00B55D08"/>
    <w:rsid w:val="00B55DB7"/>
    <w:rsid w:val="00B56438"/>
    <w:rsid w:val="00B5699B"/>
    <w:rsid w:val="00B56C97"/>
    <w:rsid w:val="00B57048"/>
    <w:rsid w:val="00B575A5"/>
    <w:rsid w:val="00B575C5"/>
    <w:rsid w:val="00B577B5"/>
    <w:rsid w:val="00B57BC3"/>
    <w:rsid w:val="00B606F3"/>
    <w:rsid w:val="00B60750"/>
    <w:rsid w:val="00B60A1B"/>
    <w:rsid w:val="00B60BCC"/>
    <w:rsid w:val="00B611C9"/>
    <w:rsid w:val="00B6159C"/>
    <w:rsid w:val="00B616F9"/>
    <w:rsid w:val="00B61A91"/>
    <w:rsid w:val="00B61EBB"/>
    <w:rsid w:val="00B61EBF"/>
    <w:rsid w:val="00B621F7"/>
    <w:rsid w:val="00B622EF"/>
    <w:rsid w:val="00B6271F"/>
    <w:rsid w:val="00B6291D"/>
    <w:rsid w:val="00B62B27"/>
    <w:rsid w:val="00B62CD7"/>
    <w:rsid w:val="00B632CD"/>
    <w:rsid w:val="00B63336"/>
    <w:rsid w:val="00B634A4"/>
    <w:rsid w:val="00B635E6"/>
    <w:rsid w:val="00B638E5"/>
    <w:rsid w:val="00B63DDC"/>
    <w:rsid w:val="00B63E32"/>
    <w:rsid w:val="00B64141"/>
    <w:rsid w:val="00B64174"/>
    <w:rsid w:val="00B6419F"/>
    <w:rsid w:val="00B641A5"/>
    <w:rsid w:val="00B6422E"/>
    <w:rsid w:val="00B6438A"/>
    <w:rsid w:val="00B64401"/>
    <w:rsid w:val="00B6442C"/>
    <w:rsid w:val="00B644F8"/>
    <w:rsid w:val="00B64978"/>
    <w:rsid w:val="00B64A36"/>
    <w:rsid w:val="00B64ADA"/>
    <w:rsid w:val="00B64B91"/>
    <w:rsid w:val="00B64C80"/>
    <w:rsid w:val="00B64DF0"/>
    <w:rsid w:val="00B64EB4"/>
    <w:rsid w:val="00B654EB"/>
    <w:rsid w:val="00B657C8"/>
    <w:rsid w:val="00B65AE1"/>
    <w:rsid w:val="00B65B35"/>
    <w:rsid w:val="00B65DA5"/>
    <w:rsid w:val="00B65EDF"/>
    <w:rsid w:val="00B65F6E"/>
    <w:rsid w:val="00B66170"/>
    <w:rsid w:val="00B66351"/>
    <w:rsid w:val="00B66849"/>
    <w:rsid w:val="00B66A5F"/>
    <w:rsid w:val="00B66B22"/>
    <w:rsid w:val="00B66EBE"/>
    <w:rsid w:val="00B67247"/>
    <w:rsid w:val="00B673C4"/>
    <w:rsid w:val="00B67412"/>
    <w:rsid w:val="00B67497"/>
    <w:rsid w:val="00B67787"/>
    <w:rsid w:val="00B677E6"/>
    <w:rsid w:val="00B67A31"/>
    <w:rsid w:val="00B67AD8"/>
    <w:rsid w:val="00B67BAC"/>
    <w:rsid w:val="00B67C2B"/>
    <w:rsid w:val="00B67D30"/>
    <w:rsid w:val="00B67EAA"/>
    <w:rsid w:val="00B701D8"/>
    <w:rsid w:val="00B707CC"/>
    <w:rsid w:val="00B70E99"/>
    <w:rsid w:val="00B70F8F"/>
    <w:rsid w:val="00B712CD"/>
    <w:rsid w:val="00B717BB"/>
    <w:rsid w:val="00B71C26"/>
    <w:rsid w:val="00B71C54"/>
    <w:rsid w:val="00B71F1E"/>
    <w:rsid w:val="00B71F47"/>
    <w:rsid w:val="00B720A1"/>
    <w:rsid w:val="00B723DD"/>
    <w:rsid w:val="00B72AA4"/>
    <w:rsid w:val="00B72C79"/>
    <w:rsid w:val="00B7302F"/>
    <w:rsid w:val="00B73407"/>
    <w:rsid w:val="00B736BD"/>
    <w:rsid w:val="00B74663"/>
    <w:rsid w:val="00B74797"/>
    <w:rsid w:val="00B74BE1"/>
    <w:rsid w:val="00B75119"/>
    <w:rsid w:val="00B755AB"/>
    <w:rsid w:val="00B75820"/>
    <w:rsid w:val="00B75A50"/>
    <w:rsid w:val="00B75DB4"/>
    <w:rsid w:val="00B769B8"/>
    <w:rsid w:val="00B76C82"/>
    <w:rsid w:val="00B76EF8"/>
    <w:rsid w:val="00B77167"/>
    <w:rsid w:val="00B77273"/>
    <w:rsid w:val="00B7782D"/>
    <w:rsid w:val="00B7791F"/>
    <w:rsid w:val="00B7793C"/>
    <w:rsid w:val="00B77A60"/>
    <w:rsid w:val="00B77CCC"/>
    <w:rsid w:val="00B77FC5"/>
    <w:rsid w:val="00B80008"/>
    <w:rsid w:val="00B807E2"/>
    <w:rsid w:val="00B80F4B"/>
    <w:rsid w:val="00B810D4"/>
    <w:rsid w:val="00B811BD"/>
    <w:rsid w:val="00B8163D"/>
    <w:rsid w:val="00B81717"/>
    <w:rsid w:val="00B81D70"/>
    <w:rsid w:val="00B81D93"/>
    <w:rsid w:val="00B81DB7"/>
    <w:rsid w:val="00B81E69"/>
    <w:rsid w:val="00B81E88"/>
    <w:rsid w:val="00B8200A"/>
    <w:rsid w:val="00B8204B"/>
    <w:rsid w:val="00B82168"/>
    <w:rsid w:val="00B821B0"/>
    <w:rsid w:val="00B82834"/>
    <w:rsid w:val="00B82911"/>
    <w:rsid w:val="00B82C69"/>
    <w:rsid w:val="00B82DD7"/>
    <w:rsid w:val="00B831BA"/>
    <w:rsid w:val="00B837DE"/>
    <w:rsid w:val="00B83827"/>
    <w:rsid w:val="00B83C4D"/>
    <w:rsid w:val="00B83D27"/>
    <w:rsid w:val="00B840E9"/>
    <w:rsid w:val="00B8445B"/>
    <w:rsid w:val="00B84C91"/>
    <w:rsid w:val="00B84E87"/>
    <w:rsid w:val="00B84F03"/>
    <w:rsid w:val="00B85009"/>
    <w:rsid w:val="00B85900"/>
    <w:rsid w:val="00B859FF"/>
    <w:rsid w:val="00B85B7C"/>
    <w:rsid w:val="00B85CFB"/>
    <w:rsid w:val="00B85F2C"/>
    <w:rsid w:val="00B86618"/>
    <w:rsid w:val="00B869FF"/>
    <w:rsid w:val="00B86BD0"/>
    <w:rsid w:val="00B86E78"/>
    <w:rsid w:val="00B86F00"/>
    <w:rsid w:val="00B86F7A"/>
    <w:rsid w:val="00B870FB"/>
    <w:rsid w:val="00B8711D"/>
    <w:rsid w:val="00B878CE"/>
    <w:rsid w:val="00B87BC5"/>
    <w:rsid w:val="00B87C8A"/>
    <w:rsid w:val="00B87CD4"/>
    <w:rsid w:val="00B900FC"/>
    <w:rsid w:val="00B9033D"/>
    <w:rsid w:val="00B903BC"/>
    <w:rsid w:val="00B904F5"/>
    <w:rsid w:val="00B90FE7"/>
    <w:rsid w:val="00B9129E"/>
    <w:rsid w:val="00B918B8"/>
    <w:rsid w:val="00B91BE1"/>
    <w:rsid w:val="00B91C59"/>
    <w:rsid w:val="00B91F54"/>
    <w:rsid w:val="00B92161"/>
    <w:rsid w:val="00B92389"/>
    <w:rsid w:val="00B924D0"/>
    <w:rsid w:val="00B92653"/>
    <w:rsid w:val="00B92685"/>
    <w:rsid w:val="00B92918"/>
    <w:rsid w:val="00B92AB7"/>
    <w:rsid w:val="00B92B8C"/>
    <w:rsid w:val="00B92CA9"/>
    <w:rsid w:val="00B92F13"/>
    <w:rsid w:val="00B93152"/>
    <w:rsid w:val="00B931B7"/>
    <w:rsid w:val="00B932D2"/>
    <w:rsid w:val="00B936C7"/>
    <w:rsid w:val="00B93716"/>
    <w:rsid w:val="00B93A98"/>
    <w:rsid w:val="00B93ADF"/>
    <w:rsid w:val="00B93AFC"/>
    <w:rsid w:val="00B93D1F"/>
    <w:rsid w:val="00B93E41"/>
    <w:rsid w:val="00B9432E"/>
    <w:rsid w:val="00B94352"/>
    <w:rsid w:val="00B9447D"/>
    <w:rsid w:val="00B944B4"/>
    <w:rsid w:val="00B947C8"/>
    <w:rsid w:val="00B9488B"/>
    <w:rsid w:val="00B948D9"/>
    <w:rsid w:val="00B94C25"/>
    <w:rsid w:val="00B94F7E"/>
    <w:rsid w:val="00B95085"/>
    <w:rsid w:val="00B95313"/>
    <w:rsid w:val="00B95331"/>
    <w:rsid w:val="00B9563E"/>
    <w:rsid w:val="00B9596C"/>
    <w:rsid w:val="00B96125"/>
    <w:rsid w:val="00B968FB"/>
    <w:rsid w:val="00B969B4"/>
    <w:rsid w:val="00B96CFF"/>
    <w:rsid w:val="00B96D43"/>
    <w:rsid w:val="00B96D70"/>
    <w:rsid w:val="00B97114"/>
    <w:rsid w:val="00B971A7"/>
    <w:rsid w:val="00B974AE"/>
    <w:rsid w:val="00B97592"/>
    <w:rsid w:val="00B97B12"/>
    <w:rsid w:val="00B97CB0"/>
    <w:rsid w:val="00BA028F"/>
    <w:rsid w:val="00BA055C"/>
    <w:rsid w:val="00BA06D6"/>
    <w:rsid w:val="00BA089A"/>
    <w:rsid w:val="00BA0D66"/>
    <w:rsid w:val="00BA0EEB"/>
    <w:rsid w:val="00BA0F6F"/>
    <w:rsid w:val="00BA104B"/>
    <w:rsid w:val="00BA12B4"/>
    <w:rsid w:val="00BA1488"/>
    <w:rsid w:val="00BA17E9"/>
    <w:rsid w:val="00BA1B11"/>
    <w:rsid w:val="00BA2433"/>
    <w:rsid w:val="00BA2691"/>
    <w:rsid w:val="00BA27EB"/>
    <w:rsid w:val="00BA2989"/>
    <w:rsid w:val="00BA2B00"/>
    <w:rsid w:val="00BA2BBD"/>
    <w:rsid w:val="00BA2C9C"/>
    <w:rsid w:val="00BA2F84"/>
    <w:rsid w:val="00BA3A30"/>
    <w:rsid w:val="00BA3C05"/>
    <w:rsid w:val="00BA3C7F"/>
    <w:rsid w:val="00BA3C82"/>
    <w:rsid w:val="00BA477A"/>
    <w:rsid w:val="00BA49A8"/>
    <w:rsid w:val="00BA4AB0"/>
    <w:rsid w:val="00BA4B43"/>
    <w:rsid w:val="00BA5295"/>
    <w:rsid w:val="00BA541B"/>
    <w:rsid w:val="00BA5595"/>
    <w:rsid w:val="00BA56E2"/>
    <w:rsid w:val="00BA5895"/>
    <w:rsid w:val="00BA5946"/>
    <w:rsid w:val="00BA5EDF"/>
    <w:rsid w:val="00BA643D"/>
    <w:rsid w:val="00BA6760"/>
    <w:rsid w:val="00BA68E8"/>
    <w:rsid w:val="00BA6921"/>
    <w:rsid w:val="00BA6A21"/>
    <w:rsid w:val="00BA6C9A"/>
    <w:rsid w:val="00BA706B"/>
    <w:rsid w:val="00BA758A"/>
    <w:rsid w:val="00BB0313"/>
    <w:rsid w:val="00BB03FF"/>
    <w:rsid w:val="00BB043C"/>
    <w:rsid w:val="00BB0517"/>
    <w:rsid w:val="00BB062B"/>
    <w:rsid w:val="00BB092F"/>
    <w:rsid w:val="00BB0A19"/>
    <w:rsid w:val="00BB0F2E"/>
    <w:rsid w:val="00BB1685"/>
    <w:rsid w:val="00BB2622"/>
    <w:rsid w:val="00BB279B"/>
    <w:rsid w:val="00BB2807"/>
    <w:rsid w:val="00BB2B48"/>
    <w:rsid w:val="00BB2C57"/>
    <w:rsid w:val="00BB2D53"/>
    <w:rsid w:val="00BB3218"/>
    <w:rsid w:val="00BB333A"/>
    <w:rsid w:val="00BB3743"/>
    <w:rsid w:val="00BB3A2C"/>
    <w:rsid w:val="00BB3BF0"/>
    <w:rsid w:val="00BB41B1"/>
    <w:rsid w:val="00BB441D"/>
    <w:rsid w:val="00BB444E"/>
    <w:rsid w:val="00BB47E8"/>
    <w:rsid w:val="00BB4B3D"/>
    <w:rsid w:val="00BB4C15"/>
    <w:rsid w:val="00BB4E1B"/>
    <w:rsid w:val="00BB5081"/>
    <w:rsid w:val="00BB56BD"/>
    <w:rsid w:val="00BB5808"/>
    <w:rsid w:val="00BB5EBE"/>
    <w:rsid w:val="00BB61A2"/>
    <w:rsid w:val="00BB62A7"/>
    <w:rsid w:val="00BB632E"/>
    <w:rsid w:val="00BB6A43"/>
    <w:rsid w:val="00BB6B9D"/>
    <w:rsid w:val="00BB6BBD"/>
    <w:rsid w:val="00BB749D"/>
    <w:rsid w:val="00BB7573"/>
    <w:rsid w:val="00BB7623"/>
    <w:rsid w:val="00BB7ABC"/>
    <w:rsid w:val="00BB7B3C"/>
    <w:rsid w:val="00BB7B51"/>
    <w:rsid w:val="00BB7B8E"/>
    <w:rsid w:val="00BC00DB"/>
    <w:rsid w:val="00BC00F9"/>
    <w:rsid w:val="00BC06DA"/>
    <w:rsid w:val="00BC0792"/>
    <w:rsid w:val="00BC0A02"/>
    <w:rsid w:val="00BC0B45"/>
    <w:rsid w:val="00BC1194"/>
    <w:rsid w:val="00BC140D"/>
    <w:rsid w:val="00BC1557"/>
    <w:rsid w:val="00BC1911"/>
    <w:rsid w:val="00BC1A07"/>
    <w:rsid w:val="00BC1A42"/>
    <w:rsid w:val="00BC1D2A"/>
    <w:rsid w:val="00BC26A8"/>
    <w:rsid w:val="00BC2767"/>
    <w:rsid w:val="00BC2BA1"/>
    <w:rsid w:val="00BC2C70"/>
    <w:rsid w:val="00BC2D63"/>
    <w:rsid w:val="00BC35F7"/>
    <w:rsid w:val="00BC3872"/>
    <w:rsid w:val="00BC3960"/>
    <w:rsid w:val="00BC3AA1"/>
    <w:rsid w:val="00BC3AEA"/>
    <w:rsid w:val="00BC3C04"/>
    <w:rsid w:val="00BC3CC8"/>
    <w:rsid w:val="00BC3D3E"/>
    <w:rsid w:val="00BC3FE9"/>
    <w:rsid w:val="00BC4246"/>
    <w:rsid w:val="00BC4B0F"/>
    <w:rsid w:val="00BC4EF4"/>
    <w:rsid w:val="00BC4F3D"/>
    <w:rsid w:val="00BC5561"/>
    <w:rsid w:val="00BC5B3D"/>
    <w:rsid w:val="00BC6111"/>
    <w:rsid w:val="00BC6144"/>
    <w:rsid w:val="00BC6187"/>
    <w:rsid w:val="00BC6291"/>
    <w:rsid w:val="00BC62ED"/>
    <w:rsid w:val="00BC6727"/>
    <w:rsid w:val="00BC6747"/>
    <w:rsid w:val="00BC6BA5"/>
    <w:rsid w:val="00BC6F52"/>
    <w:rsid w:val="00BC7161"/>
    <w:rsid w:val="00BC79CB"/>
    <w:rsid w:val="00BC7D24"/>
    <w:rsid w:val="00BD00A3"/>
    <w:rsid w:val="00BD048B"/>
    <w:rsid w:val="00BD04AE"/>
    <w:rsid w:val="00BD09C0"/>
    <w:rsid w:val="00BD0D92"/>
    <w:rsid w:val="00BD0F04"/>
    <w:rsid w:val="00BD1228"/>
    <w:rsid w:val="00BD13FE"/>
    <w:rsid w:val="00BD179F"/>
    <w:rsid w:val="00BD185F"/>
    <w:rsid w:val="00BD1DAC"/>
    <w:rsid w:val="00BD20B7"/>
    <w:rsid w:val="00BD21C7"/>
    <w:rsid w:val="00BD2541"/>
    <w:rsid w:val="00BD25B2"/>
    <w:rsid w:val="00BD2818"/>
    <w:rsid w:val="00BD29CE"/>
    <w:rsid w:val="00BD2ADF"/>
    <w:rsid w:val="00BD2B3A"/>
    <w:rsid w:val="00BD2D2A"/>
    <w:rsid w:val="00BD35C1"/>
    <w:rsid w:val="00BD38DA"/>
    <w:rsid w:val="00BD3A06"/>
    <w:rsid w:val="00BD3DD1"/>
    <w:rsid w:val="00BD3DD4"/>
    <w:rsid w:val="00BD4102"/>
    <w:rsid w:val="00BD45DC"/>
    <w:rsid w:val="00BD4F06"/>
    <w:rsid w:val="00BD50CE"/>
    <w:rsid w:val="00BD51E7"/>
    <w:rsid w:val="00BD53B7"/>
    <w:rsid w:val="00BD53D8"/>
    <w:rsid w:val="00BD5558"/>
    <w:rsid w:val="00BD55B6"/>
    <w:rsid w:val="00BD5B2A"/>
    <w:rsid w:val="00BD5E0E"/>
    <w:rsid w:val="00BD6210"/>
    <w:rsid w:val="00BD6318"/>
    <w:rsid w:val="00BD64BC"/>
    <w:rsid w:val="00BD64DE"/>
    <w:rsid w:val="00BD6642"/>
    <w:rsid w:val="00BD69C9"/>
    <w:rsid w:val="00BD6CEC"/>
    <w:rsid w:val="00BD7563"/>
    <w:rsid w:val="00BD767A"/>
    <w:rsid w:val="00BD7B65"/>
    <w:rsid w:val="00BE034C"/>
    <w:rsid w:val="00BE108B"/>
    <w:rsid w:val="00BE118C"/>
    <w:rsid w:val="00BE121D"/>
    <w:rsid w:val="00BE14F4"/>
    <w:rsid w:val="00BE16B3"/>
    <w:rsid w:val="00BE1711"/>
    <w:rsid w:val="00BE18CD"/>
    <w:rsid w:val="00BE1A6F"/>
    <w:rsid w:val="00BE1A86"/>
    <w:rsid w:val="00BE1B91"/>
    <w:rsid w:val="00BE1F23"/>
    <w:rsid w:val="00BE1FB5"/>
    <w:rsid w:val="00BE20E1"/>
    <w:rsid w:val="00BE2145"/>
    <w:rsid w:val="00BE2842"/>
    <w:rsid w:val="00BE2850"/>
    <w:rsid w:val="00BE28DA"/>
    <w:rsid w:val="00BE2DE1"/>
    <w:rsid w:val="00BE2E7B"/>
    <w:rsid w:val="00BE3143"/>
    <w:rsid w:val="00BE32EA"/>
    <w:rsid w:val="00BE3376"/>
    <w:rsid w:val="00BE3796"/>
    <w:rsid w:val="00BE3C05"/>
    <w:rsid w:val="00BE3C1D"/>
    <w:rsid w:val="00BE3CAD"/>
    <w:rsid w:val="00BE435F"/>
    <w:rsid w:val="00BE4B27"/>
    <w:rsid w:val="00BE4BB7"/>
    <w:rsid w:val="00BE5089"/>
    <w:rsid w:val="00BE50C7"/>
    <w:rsid w:val="00BE5284"/>
    <w:rsid w:val="00BE54EA"/>
    <w:rsid w:val="00BE60AA"/>
    <w:rsid w:val="00BE60BB"/>
    <w:rsid w:val="00BE62AC"/>
    <w:rsid w:val="00BE63B1"/>
    <w:rsid w:val="00BE6507"/>
    <w:rsid w:val="00BE672A"/>
    <w:rsid w:val="00BE7374"/>
    <w:rsid w:val="00BE7464"/>
    <w:rsid w:val="00BE7465"/>
    <w:rsid w:val="00BE76CC"/>
    <w:rsid w:val="00BE77E6"/>
    <w:rsid w:val="00BE79FD"/>
    <w:rsid w:val="00BE7C78"/>
    <w:rsid w:val="00BE7E39"/>
    <w:rsid w:val="00BF04E9"/>
    <w:rsid w:val="00BF0621"/>
    <w:rsid w:val="00BF07FB"/>
    <w:rsid w:val="00BF091C"/>
    <w:rsid w:val="00BF0D96"/>
    <w:rsid w:val="00BF0FEC"/>
    <w:rsid w:val="00BF1486"/>
    <w:rsid w:val="00BF14E1"/>
    <w:rsid w:val="00BF1707"/>
    <w:rsid w:val="00BF1761"/>
    <w:rsid w:val="00BF18D2"/>
    <w:rsid w:val="00BF19DE"/>
    <w:rsid w:val="00BF1C4C"/>
    <w:rsid w:val="00BF1CF8"/>
    <w:rsid w:val="00BF1E3A"/>
    <w:rsid w:val="00BF1EED"/>
    <w:rsid w:val="00BF2119"/>
    <w:rsid w:val="00BF2211"/>
    <w:rsid w:val="00BF2319"/>
    <w:rsid w:val="00BF2534"/>
    <w:rsid w:val="00BF25EB"/>
    <w:rsid w:val="00BF2804"/>
    <w:rsid w:val="00BF2C3D"/>
    <w:rsid w:val="00BF344C"/>
    <w:rsid w:val="00BF361F"/>
    <w:rsid w:val="00BF3D63"/>
    <w:rsid w:val="00BF3EB2"/>
    <w:rsid w:val="00BF4108"/>
    <w:rsid w:val="00BF4228"/>
    <w:rsid w:val="00BF4476"/>
    <w:rsid w:val="00BF4826"/>
    <w:rsid w:val="00BF4B42"/>
    <w:rsid w:val="00BF4C11"/>
    <w:rsid w:val="00BF4D28"/>
    <w:rsid w:val="00BF4DE0"/>
    <w:rsid w:val="00BF4F89"/>
    <w:rsid w:val="00BF50E1"/>
    <w:rsid w:val="00BF50FB"/>
    <w:rsid w:val="00BF5461"/>
    <w:rsid w:val="00BF55EB"/>
    <w:rsid w:val="00BF5F47"/>
    <w:rsid w:val="00BF602F"/>
    <w:rsid w:val="00BF6114"/>
    <w:rsid w:val="00BF6B67"/>
    <w:rsid w:val="00BF6F8D"/>
    <w:rsid w:val="00BF719D"/>
    <w:rsid w:val="00BF72EE"/>
    <w:rsid w:val="00BF7448"/>
    <w:rsid w:val="00BF74C5"/>
    <w:rsid w:val="00BF7592"/>
    <w:rsid w:val="00BF76EF"/>
    <w:rsid w:val="00BF78CF"/>
    <w:rsid w:val="00BF7965"/>
    <w:rsid w:val="00BF7D96"/>
    <w:rsid w:val="00BF7DEE"/>
    <w:rsid w:val="00C00082"/>
    <w:rsid w:val="00C00870"/>
    <w:rsid w:val="00C0097E"/>
    <w:rsid w:val="00C00D6A"/>
    <w:rsid w:val="00C00D9A"/>
    <w:rsid w:val="00C00E83"/>
    <w:rsid w:val="00C00EF9"/>
    <w:rsid w:val="00C013F5"/>
    <w:rsid w:val="00C01957"/>
    <w:rsid w:val="00C01A00"/>
    <w:rsid w:val="00C01B34"/>
    <w:rsid w:val="00C02ACA"/>
    <w:rsid w:val="00C02D05"/>
    <w:rsid w:val="00C02DC3"/>
    <w:rsid w:val="00C02E66"/>
    <w:rsid w:val="00C02F93"/>
    <w:rsid w:val="00C030F0"/>
    <w:rsid w:val="00C03AB2"/>
    <w:rsid w:val="00C03CEE"/>
    <w:rsid w:val="00C043A2"/>
    <w:rsid w:val="00C04B4B"/>
    <w:rsid w:val="00C04B7B"/>
    <w:rsid w:val="00C04D5C"/>
    <w:rsid w:val="00C04E77"/>
    <w:rsid w:val="00C05134"/>
    <w:rsid w:val="00C056D6"/>
    <w:rsid w:val="00C05805"/>
    <w:rsid w:val="00C0585E"/>
    <w:rsid w:val="00C059CF"/>
    <w:rsid w:val="00C059D8"/>
    <w:rsid w:val="00C05CA9"/>
    <w:rsid w:val="00C05EAC"/>
    <w:rsid w:val="00C05F23"/>
    <w:rsid w:val="00C062EA"/>
    <w:rsid w:val="00C064BF"/>
    <w:rsid w:val="00C065CA"/>
    <w:rsid w:val="00C06799"/>
    <w:rsid w:val="00C06AD6"/>
    <w:rsid w:val="00C06C83"/>
    <w:rsid w:val="00C07075"/>
    <w:rsid w:val="00C07083"/>
    <w:rsid w:val="00C07178"/>
    <w:rsid w:val="00C07355"/>
    <w:rsid w:val="00C078D3"/>
    <w:rsid w:val="00C07D1E"/>
    <w:rsid w:val="00C07F00"/>
    <w:rsid w:val="00C10004"/>
    <w:rsid w:val="00C10181"/>
    <w:rsid w:val="00C10A66"/>
    <w:rsid w:val="00C10AB0"/>
    <w:rsid w:val="00C10B04"/>
    <w:rsid w:val="00C10E30"/>
    <w:rsid w:val="00C10F62"/>
    <w:rsid w:val="00C10FC4"/>
    <w:rsid w:val="00C1100F"/>
    <w:rsid w:val="00C1125A"/>
    <w:rsid w:val="00C113B0"/>
    <w:rsid w:val="00C11477"/>
    <w:rsid w:val="00C11625"/>
    <w:rsid w:val="00C1215F"/>
    <w:rsid w:val="00C121EF"/>
    <w:rsid w:val="00C12527"/>
    <w:rsid w:val="00C125A9"/>
    <w:rsid w:val="00C127DC"/>
    <w:rsid w:val="00C12DC8"/>
    <w:rsid w:val="00C13179"/>
    <w:rsid w:val="00C13687"/>
    <w:rsid w:val="00C13C85"/>
    <w:rsid w:val="00C14340"/>
    <w:rsid w:val="00C14485"/>
    <w:rsid w:val="00C14D02"/>
    <w:rsid w:val="00C14F90"/>
    <w:rsid w:val="00C14F98"/>
    <w:rsid w:val="00C153D3"/>
    <w:rsid w:val="00C15B5A"/>
    <w:rsid w:val="00C1680B"/>
    <w:rsid w:val="00C16863"/>
    <w:rsid w:val="00C168A7"/>
    <w:rsid w:val="00C16C15"/>
    <w:rsid w:val="00C17229"/>
    <w:rsid w:val="00C17234"/>
    <w:rsid w:val="00C17596"/>
    <w:rsid w:val="00C17658"/>
    <w:rsid w:val="00C17C01"/>
    <w:rsid w:val="00C17F7B"/>
    <w:rsid w:val="00C17F8E"/>
    <w:rsid w:val="00C20102"/>
    <w:rsid w:val="00C20197"/>
    <w:rsid w:val="00C20305"/>
    <w:rsid w:val="00C20BE6"/>
    <w:rsid w:val="00C20C0C"/>
    <w:rsid w:val="00C20CD0"/>
    <w:rsid w:val="00C20D8E"/>
    <w:rsid w:val="00C213C1"/>
    <w:rsid w:val="00C21AF1"/>
    <w:rsid w:val="00C22194"/>
    <w:rsid w:val="00C22246"/>
    <w:rsid w:val="00C2236E"/>
    <w:rsid w:val="00C22395"/>
    <w:rsid w:val="00C224D2"/>
    <w:rsid w:val="00C22BF6"/>
    <w:rsid w:val="00C22E41"/>
    <w:rsid w:val="00C230CF"/>
    <w:rsid w:val="00C23839"/>
    <w:rsid w:val="00C23C47"/>
    <w:rsid w:val="00C23D77"/>
    <w:rsid w:val="00C2453B"/>
    <w:rsid w:val="00C24D40"/>
    <w:rsid w:val="00C2503F"/>
    <w:rsid w:val="00C2528A"/>
    <w:rsid w:val="00C25414"/>
    <w:rsid w:val="00C25417"/>
    <w:rsid w:val="00C25845"/>
    <w:rsid w:val="00C2592C"/>
    <w:rsid w:val="00C25BC4"/>
    <w:rsid w:val="00C25E0A"/>
    <w:rsid w:val="00C25F1E"/>
    <w:rsid w:val="00C25F4E"/>
    <w:rsid w:val="00C2611B"/>
    <w:rsid w:val="00C26BFF"/>
    <w:rsid w:val="00C26E63"/>
    <w:rsid w:val="00C26FA0"/>
    <w:rsid w:val="00C27888"/>
    <w:rsid w:val="00C27DDA"/>
    <w:rsid w:val="00C27E2B"/>
    <w:rsid w:val="00C306E9"/>
    <w:rsid w:val="00C309A4"/>
    <w:rsid w:val="00C30DEB"/>
    <w:rsid w:val="00C30FAB"/>
    <w:rsid w:val="00C31040"/>
    <w:rsid w:val="00C316CF"/>
    <w:rsid w:val="00C31BFA"/>
    <w:rsid w:val="00C3275F"/>
    <w:rsid w:val="00C32773"/>
    <w:rsid w:val="00C327E6"/>
    <w:rsid w:val="00C329E7"/>
    <w:rsid w:val="00C32D85"/>
    <w:rsid w:val="00C32E2D"/>
    <w:rsid w:val="00C33078"/>
    <w:rsid w:val="00C33151"/>
    <w:rsid w:val="00C335CB"/>
    <w:rsid w:val="00C3393C"/>
    <w:rsid w:val="00C33A6D"/>
    <w:rsid w:val="00C33D8F"/>
    <w:rsid w:val="00C33E12"/>
    <w:rsid w:val="00C3420F"/>
    <w:rsid w:val="00C34688"/>
    <w:rsid w:val="00C3477E"/>
    <w:rsid w:val="00C347B7"/>
    <w:rsid w:val="00C34AB7"/>
    <w:rsid w:val="00C34AEF"/>
    <w:rsid w:val="00C351E9"/>
    <w:rsid w:val="00C3534A"/>
    <w:rsid w:val="00C35A0C"/>
    <w:rsid w:val="00C36239"/>
    <w:rsid w:val="00C362C5"/>
    <w:rsid w:val="00C362CE"/>
    <w:rsid w:val="00C363B8"/>
    <w:rsid w:val="00C365C3"/>
    <w:rsid w:val="00C36601"/>
    <w:rsid w:val="00C3669E"/>
    <w:rsid w:val="00C3676F"/>
    <w:rsid w:val="00C36975"/>
    <w:rsid w:val="00C36A51"/>
    <w:rsid w:val="00C36BDF"/>
    <w:rsid w:val="00C36DED"/>
    <w:rsid w:val="00C36E26"/>
    <w:rsid w:val="00C37642"/>
    <w:rsid w:val="00C37B56"/>
    <w:rsid w:val="00C37B67"/>
    <w:rsid w:val="00C37BC7"/>
    <w:rsid w:val="00C4039B"/>
    <w:rsid w:val="00C40548"/>
    <w:rsid w:val="00C40647"/>
    <w:rsid w:val="00C40CB6"/>
    <w:rsid w:val="00C410B3"/>
    <w:rsid w:val="00C411A7"/>
    <w:rsid w:val="00C41247"/>
    <w:rsid w:val="00C41978"/>
    <w:rsid w:val="00C41ADD"/>
    <w:rsid w:val="00C41AE4"/>
    <w:rsid w:val="00C41FC5"/>
    <w:rsid w:val="00C42905"/>
    <w:rsid w:val="00C42BC3"/>
    <w:rsid w:val="00C42D70"/>
    <w:rsid w:val="00C42DDE"/>
    <w:rsid w:val="00C42EEC"/>
    <w:rsid w:val="00C4314F"/>
    <w:rsid w:val="00C4345C"/>
    <w:rsid w:val="00C4363F"/>
    <w:rsid w:val="00C43763"/>
    <w:rsid w:val="00C437F7"/>
    <w:rsid w:val="00C43F08"/>
    <w:rsid w:val="00C441B6"/>
    <w:rsid w:val="00C44530"/>
    <w:rsid w:val="00C448D7"/>
    <w:rsid w:val="00C44B2D"/>
    <w:rsid w:val="00C45057"/>
    <w:rsid w:val="00C4522A"/>
    <w:rsid w:val="00C455A4"/>
    <w:rsid w:val="00C456DB"/>
    <w:rsid w:val="00C45890"/>
    <w:rsid w:val="00C45989"/>
    <w:rsid w:val="00C45B2D"/>
    <w:rsid w:val="00C45B8A"/>
    <w:rsid w:val="00C45D5F"/>
    <w:rsid w:val="00C4604E"/>
    <w:rsid w:val="00C4615F"/>
    <w:rsid w:val="00C4663A"/>
    <w:rsid w:val="00C46703"/>
    <w:rsid w:val="00C468F6"/>
    <w:rsid w:val="00C46ACF"/>
    <w:rsid w:val="00C46C05"/>
    <w:rsid w:val="00C46FA3"/>
    <w:rsid w:val="00C47331"/>
    <w:rsid w:val="00C47467"/>
    <w:rsid w:val="00C475CD"/>
    <w:rsid w:val="00C47A04"/>
    <w:rsid w:val="00C5014C"/>
    <w:rsid w:val="00C5019E"/>
    <w:rsid w:val="00C5045C"/>
    <w:rsid w:val="00C50935"/>
    <w:rsid w:val="00C50A4B"/>
    <w:rsid w:val="00C50C3A"/>
    <w:rsid w:val="00C513A2"/>
    <w:rsid w:val="00C51FFB"/>
    <w:rsid w:val="00C52309"/>
    <w:rsid w:val="00C52D9C"/>
    <w:rsid w:val="00C5332A"/>
    <w:rsid w:val="00C53787"/>
    <w:rsid w:val="00C53A17"/>
    <w:rsid w:val="00C53FF6"/>
    <w:rsid w:val="00C543B9"/>
    <w:rsid w:val="00C54654"/>
    <w:rsid w:val="00C5493D"/>
    <w:rsid w:val="00C54CC4"/>
    <w:rsid w:val="00C551A9"/>
    <w:rsid w:val="00C55843"/>
    <w:rsid w:val="00C55971"/>
    <w:rsid w:val="00C55A0D"/>
    <w:rsid w:val="00C55E00"/>
    <w:rsid w:val="00C56091"/>
    <w:rsid w:val="00C56151"/>
    <w:rsid w:val="00C563E5"/>
    <w:rsid w:val="00C56AB4"/>
    <w:rsid w:val="00C56E9D"/>
    <w:rsid w:val="00C570D1"/>
    <w:rsid w:val="00C57335"/>
    <w:rsid w:val="00C57911"/>
    <w:rsid w:val="00C57F59"/>
    <w:rsid w:val="00C57F9F"/>
    <w:rsid w:val="00C600CA"/>
    <w:rsid w:val="00C609E7"/>
    <w:rsid w:val="00C60AE7"/>
    <w:rsid w:val="00C60C61"/>
    <w:rsid w:val="00C60E8F"/>
    <w:rsid w:val="00C60EF1"/>
    <w:rsid w:val="00C614D3"/>
    <w:rsid w:val="00C616B4"/>
    <w:rsid w:val="00C618E2"/>
    <w:rsid w:val="00C61B42"/>
    <w:rsid w:val="00C61EDF"/>
    <w:rsid w:val="00C6220B"/>
    <w:rsid w:val="00C62250"/>
    <w:rsid w:val="00C6235B"/>
    <w:rsid w:val="00C627DB"/>
    <w:rsid w:val="00C62B88"/>
    <w:rsid w:val="00C62E24"/>
    <w:rsid w:val="00C63004"/>
    <w:rsid w:val="00C6335E"/>
    <w:rsid w:val="00C6356F"/>
    <w:rsid w:val="00C637E5"/>
    <w:rsid w:val="00C639D0"/>
    <w:rsid w:val="00C63A2F"/>
    <w:rsid w:val="00C63ABD"/>
    <w:rsid w:val="00C63ECE"/>
    <w:rsid w:val="00C63F30"/>
    <w:rsid w:val="00C64077"/>
    <w:rsid w:val="00C642BC"/>
    <w:rsid w:val="00C643DC"/>
    <w:rsid w:val="00C6462C"/>
    <w:rsid w:val="00C64723"/>
    <w:rsid w:val="00C6498C"/>
    <w:rsid w:val="00C64E48"/>
    <w:rsid w:val="00C64FC1"/>
    <w:rsid w:val="00C65017"/>
    <w:rsid w:val="00C65311"/>
    <w:rsid w:val="00C654A3"/>
    <w:rsid w:val="00C6553D"/>
    <w:rsid w:val="00C65711"/>
    <w:rsid w:val="00C65AD7"/>
    <w:rsid w:val="00C65C22"/>
    <w:rsid w:val="00C65CAC"/>
    <w:rsid w:val="00C65D89"/>
    <w:rsid w:val="00C65F23"/>
    <w:rsid w:val="00C66322"/>
    <w:rsid w:val="00C663D4"/>
    <w:rsid w:val="00C66F7F"/>
    <w:rsid w:val="00C671B8"/>
    <w:rsid w:val="00C67663"/>
    <w:rsid w:val="00C679DA"/>
    <w:rsid w:val="00C67EC2"/>
    <w:rsid w:val="00C70148"/>
    <w:rsid w:val="00C7027F"/>
    <w:rsid w:val="00C70378"/>
    <w:rsid w:val="00C707BE"/>
    <w:rsid w:val="00C7084A"/>
    <w:rsid w:val="00C708CE"/>
    <w:rsid w:val="00C70A90"/>
    <w:rsid w:val="00C71207"/>
    <w:rsid w:val="00C718F9"/>
    <w:rsid w:val="00C71AE1"/>
    <w:rsid w:val="00C71FE0"/>
    <w:rsid w:val="00C7248C"/>
    <w:rsid w:val="00C724FC"/>
    <w:rsid w:val="00C7267C"/>
    <w:rsid w:val="00C726C1"/>
    <w:rsid w:val="00C728F4"/>
    <w:rsid w:val="00C72C6A"/>
    <w:rsid w:val="00C732F9"/>
    <w:rsid w:val="00C7362D"/>
    <w:rsid w:val="00C7387A"/>
    <w:rsid w:val="00C73B45"/>
    <w:rsid w:val="00C73B89"/>
    <w:rsid w:val="00C73BD1"/>
    <w:rsid w:val="00C73DDC"/>
    <w:rsid w:val="00C740C6"/>
    <w:rsid w:val="00C745D6"/>
    <w:rsid w:val="00C757BE"/>
    <w:rsid w:val="00C75AD6"/>
    <w:rsid w:val="00C75B30"/>
    <w:rsid w:val="00C75B58"/>
    <w:rsid w:val="00C75EA4"/>
    <w:rsid w:val="00C7600F"/>
    <w:rsid w:val="00C76024"/>
    <w:rsid w:val="00C76051"/>
    <w:rsid w:val="00C7618A"/>
    <w:rsid w:val="00C76945"/>
    <w:rsid w:val="00C76C0B"/>
    <w:rsid w:val="00C76E36"/>
    <w:rsid w:val="00C76F6B"/>
    <w:rsid w:val="00C76FED"/>
    <w:rsid w:val="00C77AB2"/>
    <w:rsid w:val="00C77C57"/>
    <w:rsid w:val="00C800C4"/>
    <w:rsid w:val="00C800CA"/>
    <w:rsid w:val="00C80983"/>
    <w:rsid w:val="00C80ACF"/>
    <w:rsid w:val="00C80E8B"/>
    <w:rsid w:val="00C80EE4"/>
    <w:rsid w:val="00C81151"/>
    <w:rsid w:val="00C81528"/>
    <w:rsid w:val="00C81BEA"/>
    <w:rsid w:val="00C81BF9"/>
    <w:rsid w:val="00C81D3B"/>
    <w:rsid w:val="00C81DC5"/>
    <w:rsid w:val="00C81E43"/>
    <w:rsid w:val="00C8203A"/>
    <w:rsid w:val="00C8204B"/>
    <w:rsid w:val="00C82055"/>
    <w:rsid w:val="00C8206B"/>
    <w:rsid w:val="00C8232C"/>
    <w:rsid w:val="00C82358"/>
    <w:rsid w:val="00C8276B"/>
    <w:rsid w:val="00C83D7F"/>
    <w:rsid w:val="00C8424B"/>
    <w:rsid w:val="00C843EC"/>
    <w:rsid w:val="00C845A6"/>
    <w:rsid w:val="00C845E0"/>
    <w:rsid w:val="00C84CE6"/>
    <w:rsid w:val="00C84EEC"/>
    <w:rsid w:val="00C84F23"/>
    <w:rsid w:val="00C84F3D"/>
    <w:rsid w:val="00C85686"/>
    <w:rsid w:val="00C85E08"/>
    <w:rsid w:val="00C8605B"/>
    <w:rsid w:val="00C86071"/>
    <w:rsid w:val="00C8619F"/>
    <w:rsid w:val="00C86676"/>
    <w:rsid w:val="00C8667D"/>
    <w:rsid w:val="00C86B31"/>
    <w:rsid w:val="00C86C35"/>
    <w:rsid w:val="00C87135"/>
    <w:rsid w:val="00C874C9"/>
    <w:rsid w:val="00C87522"/>
    <w:rsid w:val="00C87A5C"/>
    <w:rsid w:val="00C87AE9"/>
    <w:rsid w:val="00C87E66"/>
    <w:rsid w:val="00C87F26"/>
    <w:rsid w:val="00C90354"/>
    <w:rsid w:val="00C90557"/>
    <w:rsid w:val="00C907A9"/>
    <w:rsid w:val="00C90875"/>
    <w:rsid w:val="00C90BEE"/>
    <w:rsid w:val="00C90D19"/>
    <w:rsid w:val="00C90F8E"/>
    <w:rsid w:val="00C915CE"/>
    <w:rsid w:val="00C91751"/>
    <w:rsid w:val="00C9178C"/>
    <w:rsid w:val="00C919CD"/>
    <w:rsid w:val="00C91A92"/>
    <w:rsid w:val="00C91EC3"/>
    <w:rsid w:val="00C9205E"/>
    <w:rsid w:val="00C9229C"/>
    <w:rsid w:val="00C92321"/>
    <w:rsid w:val="00C92BE4"/>
    <w:rsid w:val="00C92F48"/>
    <w:rsid w:val="00C92F91"/>
    <w:rsid w:val="00C938DF"/>
    <w:rsid w:val="00C93C8D"/>
    <w:rsid w:val="00C93D44"/>
    <w:rsid w:val="00C93F37"/>
    <w:rsid w:val="00C94012"/>
    <w:rsid w:val="00C945F6"/>
    <w:rsid w:val="00C9476D"/>
    <w:rsid w:val="00C94889"/>
    <w:rsid w:val="00C94950"/>
    <w:rsid w:val="00C94FA1"/>
    <w:rsid w:val="00C94FF5"/>
    <w:rsid w:val="00C95168"/>
    <w:rsid w:val="00C952A6"/>
    <w:rsid w:val="00C95381"/>
    <w:rsid w:val="00C95483"/>
    <w:rsid w:val="00C954FD"/>
    <w:rsid w:val="00C95DE7"/>
    <w:rsid w:val="00C96708"/>
    <w:rsid w:val="00C96C26"/>
    <w:rsid w:val="00C96CAE"/>
    <w:rsid w:val="00C9754A"/>
    <w:rsid w:val="00C97857"/>
    <w:rsid w:val="00C97964"/>
    <w:rsid w:val="00C97AB4"/>
    <w:rsid w:val="00CA00ED"/>
    <w:rsid w:val="00CA0BC8"/>
    <w:rsid w:val="00CA0D01"/>
    <w:rsid w:val="00CA0F5C"/>
    <w:rsid w:val="00CA10D7"/>
    <w:rsid w:val="00CA1219"/>
    <w:rsid w:val="00CA1247"/>
    <w:rsid w:val="00CA144C"/>
    <w:rsid w:val="00CA1647"/>
    <w:rsid w:val="00CA1A5E"/>
    <w:rsid w:val="00CA1BCF"/>
    <w:rsid w:val="00CA1C60"/>
    <w:rsid w:val="00CA1ED4"/>
    <w:rsid w:val="00CA20C7"/>
    <w:rsid w:val="00CA290E"/>
    <w:rsid w:val="00CA312C"/>
    <w:rsid w:val="00CA31AC"/>
    <w:rsid w:val="00CA3295"/>
    <w:rsid w:val="00CA34A1"/>
    <w:rsid w:val="00CA4061"/>
    <w:rsid w:val="00CA4175"/>
    <w:rsid w:val="00CA45CA"/>
    <w:rsid w:val="00CA478A"/>
    <w:rsid w:val="00CA4E3A"/>
    <w:rsid w:val="00CA4F35"/>
    <w:rsid w:val="00CA53B8"/>
    <w:rsid w:val="00CA5471"/>
    <w:rsid w:val="00CA547D"/>
    <w:rsid w:val="00CA561C"/>
    <w:rsid w:val="00CA57F7"/>
    <w:rsid w:val="00CA5851"/>
    <w:rsid w:val="00CA5B11"/>
    <w:rsid w:val="00CA5C42"/>
    <w:rsid w:val="00CA5D54"/>
    <w:rsid w:val="00CA6317"/>
    <w:rsid w:val="00CA6BC3"/>
    <w:rsid w:val="00CA6CB6"/>
    <w:rsid w:val="00CA70BF"/>
    <w:rsid w:val="00CA70E8"/>
    <w:rsid w:val="00CA73E9"/>
    <w:rsid w:val="00CA7751"/>
    <w:rsid w:val="00CA779B"/>
    <w:rsid w:val="00CB01F1"/>
    <w:rsid w:val="00CB0842"/>
    <w:rsid w:val="00CB0DED"/>
    <w:rsid w:val="00CB107E"/>
    <w:rsid w:val="00CB10FA"/>
    <w:rsid w:val="00CB113E"/>
    <w:rsid w:val="00CB12B7"/>
    <w:rsid w:val="00CB149F"/>
    <w:rsid w:val="00CB16C5"/>
    <w:rsid w:val="00CB1F03"/>
    <w:rsid w:val="00CB2060"/>
    <w:rsid w:val="00CB2329"/>
    <w:rsid w:val="00CB2FA6"/>
    <w:rsid w:val="00CB3950"/>
    <w:rsid w:val="00CB3BE2"/>
    <w:rsid w:val="00CB3F15"/>
    <w:rsid w:val="00CB458D"/>
    <w:rsid w:val="00CB4BAF"/>
    <w:rsid w:val="00CB4BE4"/>
    <w:rsid w:val="00CB4D2F"/>
    <w:rsid w:val="00CB53FB"/>
    <w:rsid w:val="00CB58BA"/>
    <w:rsid w:val="00CB5E4E"/>
    <w:rsid w:val="00CB5F17"/>
    <w:rsid w:val="00CB6362"/>
    <w:rsid w:val="00CB65B2"/>
    <w:rsid w:val="00CB6A4B"/>
    <w:rsid w:val="00CB6BD5"/>
    <w:rsid w:val="00CB73B8"/>
    <w:rsid w:val="00CB7411"/>
    <w:rsid w:val="00CB775D"/>
    <w:rsid w:val="00CB79C0"/>
    <w:rsid w:val="00CB7D4A"/>
    <w:rsid w:val="00CC002F"/>
    <w:rsid w:val="00CC03FE"/>
    <w:rsid w:val="00CC0426"/>
    <w:rsid w:val="00CC0775"/>
    <w:rsid w:val="00CC0D9B"/>
    <w:rsid w:val="00CC1573"/>
    <w:rsid w:val="00CC16A5"/>
    <w:rsid w:val="00CC1C73"/>
    <w:rsid w:val="00CC1EB3"/>
    <w:rsid w:val="00CC1FBB"/>
    <w:rsid w:val="00CC1FE2"/>
    <w:rsid w:val="00CC2420"/>
    <w:rsid w:val="00CC2852"/>
    <w:rsid w:val="00CC28CF"/>
    <w:rsid w:val="00CC32CD"/>
    <w:rsid w:val="00CC3652"/>
    <w:rsid w:val="00CC36D5"/>
    <w:rsid w:val="00CC3909"/>
    <w:rsid w:val="00CC3AA1"/>
    <w:rsid w:val="00CC40B8"/>
    <w:rsid w:val="00CC43C8"/>
    <w:rsid w:val="00CC49E1"/>
    <w:rsid w:val="00CC4B77"/>
    <w:rsid w:val="00CC4D1A"/>
    <w:rsid w:val="00CC4E0D"/>
    <w:rsid w:val="00CC4E4D"/>
    <w:rsid w:val="00CC51C4"/>
    <w:rsid w:val="00CC56FB"/>
    <w:rsid w:val="00CC5942"/>
    <w:rsid w:val="00CC5947"/>
    <w:rsid w:val="00CC59BE"/>
    <w:rsid w:val="00CC5AEE"/>
    <w:rsid w:val="00CC5BC6"/>
    <w:rsid w:val="00CC5FCC"/>
    <w:rsid w:val="00CC60CE"/>
    <w:rsid w:val="00CC691F"/>
    <w:rsid w:val="00CC6EBD"/>
    <w:rsid w:val="00CC7014"/>
    <w:rsid w:val="00CC71E8"/>
    <w:rsid w:val="00CC7CC8"/>
    <w:rsid w:val="00CC7F32"/>
    <w:rsid w:val="00CD0255"/>
    <w:rsid w:val="00CD0475"/>
    <w:rsid w:val="00CD052E"/>
    <w:rsid w:val="00CD072A"/>
    <w:rsid w:val="00CD0A1C"/>
    <w:rsid w:val="00CD0F28"/>
    <w:rsid w:val="00CD0F9F"/>
    <w:rsid w:val="00CD112D"/>
    <w:rsid w:val="00CD1200"/>
    <w:rsid w:val="00CD1471"/>
    <w:rsid w:val="00CD18A1"/>
    <w:rsid w:val="00CD1C32"/>
    <w:rsid w:val="00CD2027"/>
    <w:rsid w:val="00CD20C6"/>
    <w:rsid w:val="00CD2586"/>
    <w:rsid w:val="00CD2759"/>
    <w:rsid w:val="00CD29A3"/>
    <w:rsid w:val="00CD2DA9"/>
    <w:rsid w:val="00CD2DF3"/>
    <w:rsid w:val="00CD2E30"/>
    <w:rsid w:val="00CD30C8"/>
    <w:rsid w:val="00CD314E"/>
    <w:rsid w:val="00CD32B0"/>
    <w:rsid w:val="00CD3304"/>
    <w:rsid w:val="00CD3664"/>
    <w:rsid w:val="00CD3D9A"/>
    <w:rsid w:val="00CD3F86"/>
    <w:rsid w:val="00CD4003"/>
    <w:rsid w:val="00CD4174"/>
    <w:rsid w:val="00CD41D2"/>
    <w:rsid w:val="00CD46BB"/>
    <w:rsid w:val="00CD4708"/>
    <w:rsid w:val="00CD48AB"/>
    <w:rsid w:val="00CD4A2F"/>
    <w:rsid w:val="00CD4AAA"/>
    <w:rsid w:val="00CD4BEB"/>
    <w:rsid w:val="00CD4BF5"/>
    <w:rsid w:val="00CD4CCD"/>
    <w:rsid w:val="00CD4E39"/>
    <w:rsid w:val="00CD4F1F"/>
    <w:rsid w:val="00CD50E2"/>
    <w:rsid w:val="00CD517D"/>
    <w:rsid w:val="00CD5682"/>
    <w:rsid w:val="00CD57D3"/>
    <w:rsid w:val="00CD585F"/>
    <w:rsid w:val="00CD58FE"/>
    <w:rsid w:val="00CD5AAF"/>
    <w:rsid w:val="00CD5B43"/>
    <w:rsid w:val="00CD5B7F"/>
    <w:rsid w:val="00CD5D74"/>
    <w:rsid w:val="00CD5DE7"/>
    <w:rsid w:val="00CD5F8A"/>
    <w:rsid w:val="00CD6645"/>
    <w:rsid w:val="00CD6839"/>
    <w:rsid w:val="00CD68DC"/>
    <w:rsid w:val="00CD6959"/>
    <w:rsid w:val="00CD6D81"/>
    <w:rsid w:val="00CD6EBF"/>
    <w:rsid w:val="00CD6FCC"/>
    <w:rsid w:val="00CD702E"/>
    <w:rsid w:val="00CD7072"/>
    <w:rsid w:val="00CD74E7"/>
    <w:rsid w:val="00CD7515"/>
    <w:rsid w:val="00CD790E"/>
    <w:rsid w:val="00CD7FFB"/>
    <w:rsid w:val="00CE0080"/>
    <w:rsid w:val="00CE03D6"/>
    <w:rsid w:val="00CE04E2"/>
    <w:rsid w:val="00CE057E"/>
    <w:rsid w:val="00CE0D31"/>
    <w:rsid w:val="00CE0E4D"/>
    <w:rsid w:val="00CE0EE4"/>
    <w:rsid w:val="00CE163B"/>
    <w:rsid w:val="00CE1962"/>
    <w:rsid w:val="00CE1C3A"/>
    <w:rsid w:val="00CE1F92"/>
    <w:rsid w:val="00CE2144"/>
    <w:rsid w:val="00CE240E"/>
    <w:rsid w:val="00CE2422"/>
    <w:rsid w:val="00CE284D"/>
    <w:rsid w:val="00CE2892"/>
    <w:rsid w:val="00CE2994"/>
    <w:rsid w:val="00CE2F74"/>
    <w:rsid w:val="00CE309D"/>
    <w:rsid w:val="00CE347E"/>
    <w:rsid w:val="00CE3504"/>
    <w:rsid w:val="00CE3685"/>
    <w:rsid w:val="00CE374B"/>
    <w:rsid w:val="00CE3B43"/>
    <w:rsid w:val="00CE3F54"/>
    <w:rsid w:val="00CE484C"/>
    <w:rsid w:val="00CE48B1"/>
    <w:rsid w:val="00CE4A48"/>
    <w:rsid w:val="00CE4F42"/>
    <w:rsid w:val="00CE4FA9"/>
    <w:rsid w:val="00CE55C6"/>
    <w:rsid w:val="00CE5CFA"/>
    <w:rsid w:val="00CE5F37"/>
    <w:rsid w:val="00CE62CC"/>
    <w:rsid w:val="00CE65A7"/>
    <w:rsid w:val="00CE6768"/>
    <w:rsid w:val="00CE67FD"/>
    <w:rsid w:val="00CE6BEB"/>
    <w:rsid w:val="00CE6E21"/>
    <w:rsid w:val="00CE7711"/>
    <w:rsid w:val="00CE77AC"/>
    <w:rsid w:val="00CE7ED9"/>
    <w:rsid w:val="00CE7F21"/>
    <w:rsid w:val="00CE7FDA"/>
    <w:rsid w:val="00CF0064"/>
    <w:rsid w:val="00CF04B0"/>
    <w:rsid w:val="00CF051C"/>
    <w:rsid w:val="00CF055D"/>
    <w:rsid w:val="00CF0675"/>
    <w:rsid w:val="00CF069D"/>
    <w:rsid w:val="00CF0C69"/>
    <w:rsid w:val="00CF10C5"/>
    <w:rsid w:val="00CF135C"/>
    <w:rsid w:val="00CF1A08"/>
    <w:rsid w:val="00CF1CC0"/>
    <w:rsid w:val="00CF1E38"/>
    <w:rsid w:val="00CF2387"/>
    <w:rsid w:val="00CF2648"/>
    <w:rsid w:val="00CF29AF"/>
    <w:rsid w:val="00CF2E51"/>
    <w:rsid w:val="00CF2EA1"/>
    <w:rsid w:val="00CF2FE4"/>
    <w:rsid w:val="00CF3519"/>
    <w:rsid w:val="00CF35A0"/>
    <w:rsid w:val="00CF3AE0"/>
    <w:rsid w:val="00CF43C2"/>
    <w:rsid w:val="00CF4409"/>
    <w:rsid w:val="00CF440A"/>
    <w:rsid w:val="00CF4D9D"/>
    <w:rsid w:val="00CF4EA0"/>
    <w:rsid w:val="00CF4EB1"/>
    <w:rsid w:val="00CF4EB7"/>
    <w:rsid w:val="00CF4F6C"/>
    <w:rsid w:val="00CF5818"/>
    <w:rsid w:val="00CF59C9"/>
    <w:rsid w:val="00CF5C88"/>
    <w:rsid w:val="00CF5E1D"/>
    <w:rsid w:val="00CF6223"/>
    <w:rsid w:val="00CF6387"/>
    <w:rsid w:val="00CF6795"/>
    <w:rsid w:val="00CF6FE6"/>
    <w:rsid w:val="00CF7049"/>
    <w:rsid w:val="00CF71BD"/>
    <w:rsid w:val="00CF7366"/>
    <w:rsid w:val="00CF738D"/>
    <w:rsid w:val="00CF74C5"/>
    <w:rsid w:val="00CF75C2"/>
    <w:rsid w:val="00CF7AC6"/>
    <w:rsid w:val="00CF7C8F"/>
    <w:rsid w:val="00D007D4"/>
    <w:rsid w:val="00D007E7"/>
    <w:rsid w:val="00D008EC"/>
    <w:rsid w:val="00D009B4"/>
    <w:rsid w:val="00D00B79"/>
    <w:rsid w:val="00D00DCC"/>
    <w:rsid w:val="00D01071"/>
    <w:rsid w:val="00D016B3"/>
    <w:rsid w:val="00D0184B"/>
    <w:rsid w:val="00D01E35"/>
    <w:rsid w:val="00D01E91"/>
    <w:rsid w:val="00D01F0A"/>
    <w:rsid w:val="00D022C1"/>
    <w:rsid w:val="00D022C3"/>
    <w:rsid w:val="00D02770"/>
    <w:rsid w:val="00D02832"/>
    <w:rsid w:val="00D02984"/>
    <w:rsid w:val="00D02B4A"/>
    <w:rsid w:val="00D02B8C"/>
    <w:rsid w:val="00D0377F"/>
    <w:rsid w:val="00D037DF"/>
    <w:rsid w:val="00D03929"/>
    <w:rsid w:val="00D03A82"/>
    <w:rsid w:val="00D03EDE"/>
    <w:rsid w:val="00D03F7B"/>
    <w:rsid w:val="00D04484"/>
    <w:rsid w:val="00D0459E"/>
    <w:rsid w:val="00D0461A"/>
    <w:rsid w:val="00D0475B"/>
    <w:rsid w:val="00D04BF7"/>
    <w:rsid w:val="00D05074"/>
    <w:rsid w:val="00D05860"/>
    <w:rsid w:val="00D05BE6"/>
    <w:rsid w:val="00D05E61"/>
    <w:rsid w:val="00D06207"/>
    <w:rsid w:val="00D064DD"/>
    <w:rsid w:val="00D068A1"/>
    <w:rsid w:val="00D06AA7"/>
    <w:rsid w:val="00D06CF6"/>
    <w:rsid w:val="00D06EAC"/>
    <w:rsid w:val="00D070D3"/>
    <w:rsid w:val="00D07271"/>
    <w:rsid w:val="00D0764A"/>
    <w:rsid w:val="00D0778E"/>
    <w:rsid w:val="00D07AE7"/>
    <w:rsid w:val="00D07B45"/>
    <w:rsid w:val="00D07CFA"/>
    <w:rsid w:val="00D07D08"/>
    <w:rsid w:val="00D07DF5"/>
    <w:rsid w:val="00D07E15"/>
    <w:rsid w:val="00D101B4"/>
    <w:rsid w:val="00D1027D"/>
    <w:rsid w:val="00D104D2"/>
    <w:rsid w:val="00D1078F"/>
    <w:rsid w:val="00D10B56"/>
    <w:rsid w:val="00D10CA8"/>
    <w:rsid w:val="00D1102F"/>
    <w:rsid w:val="00D11524"/>
    <w:rsid w:val="00D117F3"/>
    <w:rsid w:val="00D11811"/>
    <w:rsid w:val="00D118A8"/>
    <w:rsid w:val="00D118DD"/>
    <w:rsid w:val="00D118F2"/>
    <w:rsid w:val="00D11B04"/>
    <w:rsid w:val="00D122AE"/>
    <w:rsid w:val="00D124BB"/>
    <w:rsid w:val="00D12777"/>
    <w:rsid w:val="00D12BF2"/>
    <w:rsid w:val="00D132EF"/>
    <w:rsid w:val="00D134B4"/>
    <w:rsid w:val="00D1353C"/>
    <w:rsid w:val="00D1373F"/>
    <w:rsid w:val="00D139D2"/>
    <w:rsid w:val="00D13A9A"/>
    <w:rsid w:val="00D13BA5"/>
    <w:rsid w:val="00D13C3E"/>
    <w:rsid w:val="00D13D86"/>
    <w:rsid w:val="00D13E11"/>
    <w:rsid w:val="00D14610"/>
    <w:rsid w:val="00D14715"/>
    <w:rsid w:val="00D14871"/>
    <w:rsid w:val="00D14AD8"/>
    <w:rsid w:val="00D14C31"/>
    <w:rsid w:val="00D14CE3"/>
    <w:rsid w:val="00D1525C"/>
    <w:rsid w:val="00D1560E"/>
    <w:rsid w:val="00D156C2"/>
    <w:rsid w:val="00D15D56"/>
    <w:rsid w:val="00D15DE7"/>
    <w:rsid w:val="00D15EF1"/>
    <w:rsid w:val="00D15F78"/>
    <w:rsid w:val="00D1646F"/>
    <w:rsid w:val="00D1663B"/>
    <w:rsid w:val="00D16EA2"/>
    <w:rsid w:val="00D17121"/>
    <w:rsid w:val="00D1742C"/>
    <w:rsid w:val="00D17724"/>
    <w:rsid w:val="00D17C01"/>
    <w:rsid w:val="00D17D48"/>
    <w:rsid w:val="00D2047A"/>
    <w:rsid w:val="00D207FF"/>
    <w:rsid w:val="00D2086F"/>
    <w:rsid w:val="00D20DC2"/>
    <w:rsid w:val="00D20ECE"/>
    <w:rsid w:val="00D21103"/>
    <w:rsid w:val="00D21452"/>
    <w:rsid w:val="00D21640"/>
    <w:rsid w:val="00D21793"/>
    <w:rsid w:val="00D21820"/>
    <w:rsid w:val="00D21ACA"/>
    <w:rsid w:val="00D21AF5"/>
    <w:rsid w:val="00D21EE0"/>
    <w:rsid w:val="00D21F55"/>
    <w:rsid w:val="00D21F6F"/>
    <w:rsid w:val="00D2220E"/>
    <w:rsid w:val="00D222AA"/>
    <w:rsid w:val="00D225B1"/>
    <w:rsid w:val="00D227B1"/>
    <w:rsid w:val="00D22B62"/>
    <w:rsid w:val="00D22BE3"/>
    <w:rsid w:val="00D230F1"/>
    <w:rsid w:val="00D231F2"/>
    <w:rsid w:val="00D232BB"/>
    <w:rsid w:val="00D23370"/>
    <w:rsid w:val="00D23C2D"/>
    <w:rsid w:val="00D23F6F"/>
    <w:rsid w:val="00D240C4"/>
    <w:rsid w:val="00D2420F"/>
    <w:rsid w:val="00D242F1"/>
    <w:rsid w:val="00D24485"/>
    <w:rsid w:val="00D24620"/>
    <w:rsid w:val="00D246F2"/>
    <w:rsid w:val="00D24866"/>
    <w:rsid w:val="00D24896"/>
    <w:rsid w:val="00D248CB"/>
    <w:rsid w:val="00D25304"/>
    <w:rsid w:val="00D25317"/>
    <w:rsid w:val="00D25495"/>
    <w:rsid w:val="00D25745"/>
    <w:rsid w:val="00D25A72"/>
    <w:rsid w:val="00D261F9"/>
    <w:rsid w:val="00D26655"/>
    <w:rsid w:val="00D26668"/>
    <w:rsid w:val="00D269C4"/>
    <w:rsid w:val="00D26B21"/>
    <w:rsid w:val="00D26F02"/>
    <w:rsid w:val="00D26F46"/>
    <w:rsid w:val="00D270A5"/>
    <w:rsid w:val="00D2723F"/>
    <w:rsid w:val="00D272E2"/>
    <w:rsid w:val="00D276F7"/>
    <w:rsid w:val="00D27986"/>
    <w:rsid w:val="00D2B5FD"/>
    <w:rsid w:val="00D30020"/>
    <w:rsid w:val="00D30258"/>
    <w:rsid w:val="00D30437"/>
    <w:rsid w:val="00D3051E"/>
    <w:rsid w:val="00D308FF"/>
    <w:rsid w:val="00D30BC8"/>
    <w:rsid w:val="00D30E62"/>
    <w:rsid w:val="00D30F87"/>
    <w:rsid w:val="00D3139F"/>
    <w:rsid w:val="00D31AE9"/>
    <w:rsid w:val="00D31B85"/>
    <w:rsid w:val="00D31C15"/>
    <w:rsid w:val="00D31CF5"/>
    <w:rsid w:val="00D31F28"/>
    <w:rsid w:val="00D32342"/>
    <w:rsid w:val="00D32551"/>
    <w:rsid w:val="00D32690"/>
    <w:rsid w:val="00D32B9C"/>
    <w:rsid w:val="00D32C24"/>
    <w:rsid w:val="00D32D55"/>
    <w:rsid w:val="00D338E3"/>
    <w:rsid w:val="00D33AA6"/>
    <w:rsid w:val="00D33BBE"/>
    <w:rsid w:val="00D3405B"/>
    <w:rsid w:val="00D344CC"/>
    <w:rsid w:val="00D34F43"/>
    <w:rsid w:val="00D3544B"/>
    <w:rsid w:val="00D358C3"/>
    <w:rsid w:val="00D35DDC"/>
    <w:rsid w:val="00D35E63"/>
    <w:rsid w:val="00D3616B"/>
    <w:rsid w:val="00D3660B"/>
    <w:rsid w:val="00D3680E"/>
    <w:rsid w:val="00D36A47"/>
    <w:rsid w:val="00D372F9"/>
    <w:rsid w:val="00D3737B"/>
    <w:rsid w:val="00D37497"/>
    <w:rsid w:val="00D37572"/>
    <w:rsid w:val="00D375CA"/>
    <w:rsid w:val="00D3777E"/>
    <w:rsid w:val="00D37987"/>
    <w:rsid w:val="00D37B3C"/>
    <w:rsid w:val="00D37DAB"/>
    <w:rsid w:val="00D37F08"/>
    <w:rsid w:val="00D40028"/>
    <w:rsid w:val="00D402FD"/>
    <w:rsid w:val="00D403FE"/>
    <w:rsid w:val="00D40A0B"/>
    <w:rsid w:val="00D40A71"/>
    <w:rsid w:val="00D40BF3"/>
    <w:rsid w:val="00D40D0E"/>
    <w:rsid w:val="00D41844"/>
    <w:rsid w:val="00D41DE3"/>
    <w:rsid w:val="00D41EAD"/>
    <w:rsid w:val="00D424DB"/>
    <w:rsid w:val="00D424ED"/>
    <w:rsid w:val="00D428A7"/>
    <w:rsid w:val="00D43312"/>
    <w:rsid w:val="00D437ED"/>
    <w:rsid w:val="00D4392D"/>
    <w:rsid w:val="00D43CB7"/>
    <w:rsid w:val="00D43DAF"/>
    <w:rsid w:val="00D44049"/>
    <w:rsid w:val="00D44203"/>
    <w:rsid w:val="00D44669"/>
    <w:rsid w:val="00D4467A"/>
    <w:rsid w:val="00D44B05"/>
    <w:rsid w:val="00D4502D"/>
    <w:rsid w:val="00D45424"/>
    <w:rsid w:val="00D4562F"/>
    <w:rsid w:val="00D456E1"/>
    <w:rsid w:val="00D458D2"/>
    <w:rsid w:val="00D45AD9"/>
    <w:rsid w:val="00D45C22"/>
    <w:rsid w:val="00D45EF7"/>
    <w:rsid w:val="00D4629A"/>
    <w:rsid w:val="00D4640B"/>
    <w:rsid w:val="00D4670F"/>
    <w:rsid w:val="00D4680A"/>
    <w:rsid w:val="00D472ED"/>
    <w:rsid w:val="00D47494"/>
    <w:rsid w:val="00D47958"/>
    <w:rsid w:val="00D47961"/>
    <w:rsid w:val="00D503BA"/>
    <w:rsid w:val="00D506CB"/>
    <w:rsid w:val="00D50828"/>
    <w:rsid w:val="00D5097B"/>
    <w:rsid w:val="00D50A02"/>
    <w:rsid w:val="00D50AAD"/>
    <w:rsid w:val="00D50E2B"/>
    <w:rsid w:val="00D50EA6"/>
    <w:rsid w:val="00D51257"/>
    <w:rsid w:val="00D512BB"/>
    <w:rsid w:val="00D51379"/>
    <w:rsid w:val="00D51B24"/>
    <w:rsid w:val="00D51B95"/>
    <w:rsid w:val="00D51DAD"/>
    <w:rsid w:val="00D521FD"/>
    <w:rsid w:val="00D523D6"/>
    <w:rsid w:val="00D52667"/>
    <w:rsid w:val="00D52854"/>
    <w:rsid w:val="00D52A7F"/>
    <w:rsid w:val="00D52AFB"/>
    <w:rsid w:val="00D52BB1"/>
    <w:rsid w:val="00D52CA8"/>
    <w:rsid w:val="00D52CFF"/>
    <w:rsid w:val="00D532BE"/>
    <w:rsid w:val="00D532EB"/>
    <w:rsid w:val="00D533A8"/>
    <w:rsid w:val="00D53480"/>
    <w:rsid w:val="00D53AB2"/>
    <w:rsid w:val="00D53D62"/>
    <w:rsid w:val="00D5405C"/>
    <w:rsid w:val="00D542E6"/>
    <w:rsid w:val="00D5447A"/>
    <w:rsid w:val="00D5451D"/>
    <w:rsid w:val="00D545E9"/>
    <w:rsid w:val="00D54C36"/>
    <w:rsid w:val="00D5511C"/>
    <w:rsid w:val="00D55D5C"/>
    <w:rsid w:val="00D56522"/>
    <w:rsid w:val="00D566EF"/>
    <w:rsid w:val="00D56B11"/>
    <w:rsid w:val="00D56D8D"/>
    <w:rsid w:val="00D56E47"/>
    <w:rsid w:val="00D56E7E"/>
    <w:rsid w:val="00D57017"/>
    <w:rsid w:val="00D573E2"/>
    <w:rsid w:val="00D57513"/>
    <w:rsid w:val="00D57527"/>
    <w:rsid w:val="00D57E1B"/>
    <w:rsid w:val="00D602BC"/>
    <w:rsid w:val="00D60357"/>
    <w:rsid w:val="00D604DE"/>
    <w:rsid w:val="00D6057D"/>
    <w:rsid w:val="00D60743"/>
    <w:rsid w:val="00D60784"/>
    <w:rsid w:val="00D60DC2"/>
    <w:rsid w:val="00D611B9"/>
    <w:rsid w:val="00D6120D"/>
    <w:rsid w:val="00D61466"/>
    <w:rsid w:val="00D617DC"/>
    <w:rsid w:val="00D61B68"/>
    <w:rsid w:val="00D622C9"/>
    <w:rsid w:val="00D62CCB"/>
    <w:rsid w:val="00D62D7C"/>
    <w:rsid w:val="00D62E0A"/>
    <w:rsid w:val="00D62EEE"/>
    <w:rsid w:val="00D63003"/>
    <w:rsid w:val="00D6359E"/>
    <w:rsid w:val="00D635C5"/>
    <w:rsid w:val="00D63649"/>
    <w:rsid w:val="00D636CB"/>
    <w:rsid w:val="00D63A38"/>
    <w:rsid w:val="00D63B60"/>
    <w:rsid w:val="00D63D4B"/>
    <w:rsid w:val="00D64139"/>
    <w:rsid w:val="00D642C4"/>
    <w:rsid w:val="00D64B54"/>
    <w:rsid w:val="00D650CD"/>
    <w:rsid w:val="00D6524D"/>
    <w:rsid w:val="00D65987"/>
    <w:rsid w:val="00D659DD"/>
    <w:rsid w:val="00D66F07"/>
    <w:rsid w:val="00D67002"/>
    <w:rsid w:val="00D6757D"/>
    <w:rsid w:val="00D675BF"/>
    <w:rsid w:val="00D67664"/>
    <w:rsid w:val="00D6766B"/>
    <w:rsid w:val="00D6782D"/>
    <w:rsid w:val="00D67898"/>
    <w:rsid w:val="00D67C1F"/>
    <w:rsid w:val="00D67CFF"/>
    <w:rsid w:val="00D67DB6"/>
    <w:rsid w:val="00D67F51"/>
    <w:rsid w:val="00D7027D"/>
    <w:rsid w:val="00D703DA"/>
    <w:rsid w:val="00D70777"/>
    <w:rsid w:val="00D70908"/>
    <w:rsid w:val="00D70C32"/>
    <w:rsid w:val="00D70DD8"/>
    <w:rsid w:val="00D711D3"/>
    <w:rsid w:val="00D711E3"/>
    <w:rsid w:val="00D718EC"/>
    <w:rsid w:val="00D7198F"/>
    <w:rsid w:val="00D71D7D"/>
    <w:rsid w:val="00D7213D"/>
    <w:rsid w:val="00D724F0"/>
    <w:rsid w:val="00D725CC"/>
    <w:rsid w:val="00D72880"/>
    <w:rsid w:val="00D72907"/>
    <w:rsid w:val="00D72BFB"/>
    <w:rsid w:val="00D72E8F"/>
    <w:rsid w:val="00D72EBA"/>
    <w:rsid w:val="00D73488"/>
    <w:rsid w:val="00D73656"/>
    <w:rsid w:val="00D738C8"/>
    <w:rsid w:val="00D73B79"/>
    <w:rsid w:val="00D73D38"/>
    <w:rsid w:val="00D74004"/>
    <w:rsid w:val="00D74385"/>
    <w:rsid w:val="00D743A9"/>
    <w:rsid w:val="00D745C0"/>
    <w:rsid w:val="00D745D0"/>
    <w:rsid w:val="00D74803"/>
    <w:rsid w:val="00D74822"/>
    <w:rsid w:val="00D74A09"/>
    <w:rsid w:val="00D74E89"/>
    <w:rsid w:val="00D74FA3"/>
    <w:rsid w:val="00D74FB6"/>
    <w:rsid w:val="00D750AB"/>
    <w:rsid w:val="00D750BC"/>
    <w:rsid w:val="00D75423"/>
    <w:rsid w:val="00D75B4E"/>
    <w:rsid w:val="00D75CE5"/>
    <w:rsid w:val="00D75E3F"/>
    <w:rsid w:val="00D75EA5"/>
    <w:rsid w:val="00D761BF"/>
    <w:rsid w:val="00D7637F"/>
    <w:rsid w:val="00D76568"/>
    <w:rsid w:val="00D768AA"/>
    <w:rsid w:val="00D76AD7"/>
    <w:rsid w:val="00D76B84"/>
    <w:rsid w:val="00D76BF5"/>
    <w:rsid w:val="00D770C5"/>
    <w:rsid w:val="00D775AC"/>
    <w:rsid w:val="00D778A8"/>
    <w:rsid w:val="00D77930"/>
    <w:rsid w:val="00D77E27"/>
    <w:rsid w:val="00D77F95"/>
    <w:rsid w:val="00D8008A"/>
    <w:rsid w:val="00D802F5"/>
    <w:rsid w:val="00D80346"/>
    <w:rsid w:val="00D803BF"/>
    <w:rsid w:val="00D803D0"/>
    <w:rsid w:val="00D80442"/>
    <w:rsid w:val="00D804F1"/>
    <w:rsid w:val="00D8052C"/>
    <w:rsid w:val="00D80600"/>
    <w:rsid w:val="00D809B9"/>
    <w:rsid w:val="00D80A28"/>
    <w:rsid w:val="00D80AF6"/>
    <w:rsid w:val="00D80C3D"/>
    <w:rsid w:val="00D80D98"/>
    <w:rsid w:val="00D8117C"/>
    <w:rsid w:val="00D813B5"/>
    <w:rsid w:val="00D8191A"/>
    <w:rsid w:val="00D81DC3"/>
    <w:rsid w:val="00D81E17"/>
    <w:rsid w:val="00D81EE2"/>
    <w:rsid w:val="00D82102"/>
    <w:rsid w:val="00D82413"/>
    <w:rsid w:val="00D82899"/>
    <w:rsid w:val="00D829E6"/>
    <w:rsid w:val="00D82A0E"/>
    <w:rsid w:val="00D83197"/>
    <w:rsid w:val="00D831C2"/>
    <w:rsid w:val="00D83349"/>
    <w:rsid w:val="00D8334F"/>
    <w:rsid w:val="00D834E2"/>
    <w:rsid w:val="00D83E1E"/>
    <w:rsid w:val="00D8414A"/>
    <w:rsid w:val="00D84311"/>
    <w:rsid w:val="00D8559B"/>
    <w:rsid w:val="00D85865"/>
    <w:rsid w:val="00D85F5D"/>
    <w:rsid w:val="00D86001"/>
    <w:rsid w:val="00D863DB"/>
    <w:rsid w:val="00D8647B"/>
    <w:rsid w:val="00D8683F"/>
    <w:rsid w:val="00D86883"/>
    <w:rsid w:val="00D86F1B"/>
    <w:rsid w:val="00D871CE"/>
    <w:rsid w:val="00D8744A"/>
    <w:rsid w:val="00D87D3D"/>
    <w:rsid w:val="00D900CA"/>
    <w:rsid w:val="00D90260"/>
    <w:rsid w:val="00D9039B"/>
    <w:rsid w:val="00D9049E"/>
    <w:rsid w:val="00D90AEE"/>
    <w:rsid w:val="00D90D19"/>
    <w:rsid w:val="00D90D26"/>
    <w:rsid w:val="00D911F4"/>
    <w:rsid w:val="00D91575"/>
    <w:rsid w:val="00D916C4"/>
    <w:rsid w:val="00D920B0"/>
    <w:rsid w:val="00D920C8"/>
    <w:rsid w:val="00D92265"/>
    <w:rsid w:val="00D92399"/>
    <w:rsid w:val="00D925EB"/>
    <w:rsid w:val="00D9271E"/>
    <w:rsid w:val="00D9292B"/>
    <w:rsid w:val="00D92E60"/>
    <w:rsid w:val="00D93134"/>
    <w:rsid w:val="00D937FA"/>
    <w:rsid w:val="00D93A02"/>
    <w:rsid w:val="00D93A9E"/>
    <w:rsid w:val="00D93B89"/>
    <w:rsid w:val="00D93BA5"/>
    <w:rsid w:val="00D93D62"/>
    <w:rsid w:val="00D9467B"/>
    <w:rsid w:val="00D94895"/>
    <w:rsid w:val="00D94E1C"/>
    <w:rsid w:val="00D94E77"/>
    <w:rsid w:val="00D94E81"/>
    <w:rsid w:val="00D953B5"/>
    <w:rsid w:val="00D95CE4"/>
    <w:rsid w:val="00D95FA3"/>
    <w:rsid w:val="00D9607D"/>
    <w:rsid w:val="00D96AFD"/>
    <w:rsid w:val="00D96D61"/>
    <w:rsid w:val="00D9763A"/>
    <w:rsid w:val="00D9784D"/>
    <w:rsid w:val="00D97887"/>
    <w:rsid w:val="00D97B66"/>
    <w:rsid w:val="00D97E38"/>
    <w:rsid w:val="00DA02D7"/>
    <w:rsid w:val="00DA0331"/>
    <w:rsid w:val="00DA062C"/>
    <w:rsid w:val="00DA09B5"/>
    <w:rsid w:val="00DA0BF6"/>
    <w:rsid w:val="00DA0CCB"/>
    <w:rsid w:val="00DA0D42"/>
    <w:rsid w:val="00DA0FB5"/>
    <w:rsid w:val="00DA134C"/>
    <w:rsid w:val="00DA1CC8"/>
    <w:rsid w:val="00DA220E"/>
    <w:rsid w:val="00DA244A"/>
    <w:rsid w:val="00DA27CC"/>
    <w:rsid w:val="00DA28F0"/>
    <w:rsid w:val="00DA2CED"/>
    <w:rsid w:val="00DA37E9"/>
    <w:rsid w:val="00DA3869"/>
    <w:rsid w:val="00DA4172"/>
    <w:rsid w:val="00DA42C6"/>
    <w:rsid w:val="00DA4332"/>
    <w:rsid w:val="00DA499E"/>
    <w:rsid w:val="00DA4B2C"/>
    <w:rsid w:val="00DA4B93"/>
    <w:rsid w:val="00DA4F04"/>
    <w:rsid w:val="00DA4FA5"/>
    <w:rsid w:val="00DA5510"/>
    <w:rsid w:val="00DA5532"/>
    <w:rsid w:val="00DA55BC"/>
    <w:rsid w:val="00DA58DC"/>
    <w:rsid w:val="00DA5929"/>
    <w:rsid w:val="00DA59D0"/>
    <w:rsid w:val="00DA5D7B"/>
    <w:rsid w:val="00DA5E73"/>
    <w:rsid w:val="00DA60C7"/>
    <w:rsid w:val="00DA61CF"/>
    <w:rsid w:val="00DA664B"/>
    <w:rsid w:val="00DA6661"/>
    <w:rsid w:val="00DA6B4D"/>
    <w:rsid w:val="00DA6C24"/>
    <w:rsid w:val="00DA6CBD"/>
    <w:rsid w:val="00DA701E"/>
    <w:rsid w:val="00DA717C"/>
    <w:rsid w:val="00DA7366"/>
    <w:rsid w:val="00DA7BD5"/>
    <w:rsid w:val="00DA7DCB"/>
    <w:rsid w:val="00DA7E68"/>
    <w:rsid w:val="00DB0331"/>
    <w:rsid w:val="00DB06B9"/>
    <w:rsid w:val="00DB0744"/>
    <w:rsid w:val="00DB0994"/>
    <w:rsid w:val="00DB0CA9"/>
    <w:rsid w:val="00DB0D3C"/>
    <w:rsid w:val="00DB0E26"/>
    <w:rsid w:val="00DB0E2B"/>
    <w:rsid w:val="00DB0EE1"/>
    <w:rsid w:val="00DB1246"/>
    <w:rsid w:val="00DB1880"/>
    <w:rsid w:val="00DB2DFF"/>
    <w:rsid w:val="00DB39EB"/>
    <w:rsid w:val="00DB3C0E"/>
    <w:rsid w:val="00DB3FBC"/>
    <w:rsid w:val="00DB426F"/>
    <w:rsid w:val="00DB42CD"/>
    <w:rsid w:val="00DB455F"/>
    <w:rsid w:val="00DB4947"/>
    <w:rsid w:val="00DB4B6E"/>
    <w:rsid w:val="00DB4DFA"/>
    <w:rsid w:val="00DB4EF3"/>
    <w:rsid w:val="00DB55C9"/>
    <w:rsid w:val="00DB5681"/>
    <w:rsid w:val="00DB5C9C"/>
    <w:rsid w:val="00DB61CE"/>
    <w:rsid w:val="00DB6855"/>
    <w:rsid w:val="00DB6924"/>
    <w:rsid w:val="00DB696C"/>
    <w:rsid w:val="00DB6E3B"/>
    <w:rsid w:val="00DB7332"/>
    <w:rsid w:val="00DB75DD"/>
    <w:rsid w:val="00DB7AE8"/>
    <w:rsid w:val="00DB7BA9"/>
    <w:rsid w:val="00DB7FD9"/>
    <w:rsid w:val="00DC0170"/>
    <w:rsid w:val="00DC045F"/>
    <w:rsid w:val="00DC0574"/>
    <w:rsid w:val="00DC110D"/>
    <w:rsid w:val="00DC1111"/>
    <w:rsid w:val="00DC1223"/>
    <w:rsid w:val="00DC1332"/>
    <w:rsid w:val="00DC1702"/>
    <w:rsid w:val="00DC17B1"/>
    <w:rsid w:val="00DC188F"/>
    <w:rsid w:val="00DC1C30"/>
    <w:rsid w:val="00DC1F1E"/>
    <w:rsid w:val="00DC1F57"/>
    <w:rsid w:val="00DC201C"/>
    <w:rsid w:val="00DC2229"/>
    <w:rsid w:val="00DC22FE"/>
    <w:rsid w:val="00DC2508"/>
    <w:rsid w:val="00DC2ABF"/>
    <w:rsid w:val="00DC315F"/>
    <w:rsid w:val="00DC3256"/>
    <w:rsid w:val="00DC363A"/>
    <w:rsid w:val="00DC3913"/>
    <w:rsid w:val="00DC3DA2"/>
    <w:rsid w:val="00DC3F40"/>
    <w:rsid w:val="00DC43A8"/>
    <w:rsid w:val="00DC444B"/>
    <w:rsid w:val="00DC48FF"/>
    <w:rsid w:val="00DC4F86"/>
    <w:rsid w:val="00DC567C"/>
    <w:rsid w:val="00DC56F6"/>
    <w:rsid w:val="00DC5718"/>
    <w:rsid w:val="00DC57B0"/>
    <w:rsid w:val="00DC5D34"/>
    <w:rsid w:val="00DC5DF8"/>
    <w:rsid w:val="00DC5F8A"/>
    <w:rsid w:val="00DC638B"/>
    <w:rsid w:val="00DC63CA"/>
    <w:rsid w:val="00DC67A6"/>
    <w:rsid w:val="00DC67C0"/>
    <w:rsid w:val="00DC6A32"/>
    <w:rsid w:val="00DC6B0A"/>
    <w:rsid w:val="00DC6D46"/>
    <w:rsid w:val="00DC7284"/>
    <w:rsid w:val="00DC7591"/>
    <w:rsid w:val="00DC77DC"/>
    <w:rsid w:val="00DC78C1"/>
    <w:rsid w:val="00DD0073"/>
    <w:rsid w:val="00DD0229"/>
    <w:rsid w:val="00DD0545"/>
    <w:rsid w:val="00DD05A1"/>
    <w:rsid w:val="00DD0A8E"/>
    <w:rsid w:val="00DD0A9B"/>
    <w:rsid w:val="00DD0E6A"/>
    <w:rsid w:val="00DD0FBC"/>
    <w:rsid w:val="00DD1D7C"/>
    <w:rsid w:val="00DD1D80"/>
    <w:rsid w:val="00DD1F84"/>
    <w:rsid w:val="00DD21C6"/>
    <w:rsid w:val="00DD2287"/>
    <w:rsid w:val="00DD23CD"/>
    <w:rsid w:val="00DD245D"/>
    <w:rsid w:val="00DD26DC"/>
    <w:rsid w:val="00DD31E5"/>
    <w:rsid w:val="00DD332D"/>
    <w:rsid w:val="00DD3502"/>
    <w:rsid w:val="00DD3690"/>
    <w:rsid w:val="00DD3D49"/>
    <w:rsid w:val="00DD3FB4"/>
    <w:rsid w:val="00DD450E"/>
    <w:rsid w:val="00DD45BD"/>
    <w:rsid w:val="00DD48AC"/>
    <w:rsid w:val="00DD48D1"/>
    <w:rsid w:val="00DD4A4D"/>
    <w:rsid w:val="00DD4E34"/>
    <w:rsid w:val="00DD5154"/>
    <w:rsid w:val="00DD51D4"/>
    <w:rsid w:val="00DD5372"/>
    <w:rsid w:val="00DD58EC"/>
    <w:rsid w:val="00DD6594"/>
    <w:rsid w:val="00DD68DF"/>
    <w:rsid w:val="00DD6AFC"/>
    <w:rsid w:val="00DD6C61"/>
    <w:rsid w:val="00DD70D8"/>
    <w:rsid w:val="00DD79ED"/>
    <w:rsid w:val="00DD7E89"/>
    <w:rsid w:val="00DD7FC1"/>
    <w:rsid w:val="00DE00F3"/>
    <w:rsid w:val="00DE09D8"/>
    <w:rsid w:val="00DE0F31"/>
    <w:rsid w:val="00DE0F4C"/>
    <w:rsid w:val="00DE10A1"/>
    <w:rsid w:val="00DE1167"/>
    <w:rsid w:val="00DE11D4"/>
    <w:rsid w:val="00DE1336"/>
    <w:rsid w:val="00DE1472"/>
    <w:rsid w:val="00DE14EC"/>
    <w:rsid w:val="00DE189F"/>
    <w:rsid w:val="00DE22E3"/>
    <w:rsid w:val="00DE2439"/>
    <w:rsid w:val="00DE2580"/>
    <w:rsid w:val="00DE258E"/>
    <w:rsid w:val="00DE298E"/>
    <w:rsid w:val="00DE2A62"/>
    <w:rsid w:val="00DE2A94"/>
    <w:rsid w:val="00DE30A2"/>
    <w:rsid w:val="00DE3231"/>
    <w:rsid w:val="00DE347B"/>
    <w:rsid w:val="00DE37DA"/>
    <w:rsid w:val="00DE38F7"/>
    <w:rsid w:val="00DE39D7"/>
    <w:rsid w:val="00DE4256"/>
    <w:rsid w:val="00DE44E9"/>
    <w:rsid w:val="00DE46FA"/>
    <w:rsid w:val="00DE4760"/>
    <w:rsid w:val="00DE47A0"/>
    <w:rsid w:val="00DE48B8"/>
    <w:rsid w:val="00DE49AA"/>
    <w:rsid w:val="00DE5316"/>
    <w:rsid w:val="00DE54EC"/>
    <w:rsid w:val="00DE5AFB"/>
    <w:rsid w:val="00DE5C28"/>
    <w:rsid w:val="00DE5E81"/>
    <w:rsid w:val="00DE61FD"/>
    <w:rsid w:val="00DE63CE"/>
    <w:rsid w:val="00DE662D"/>
    <w:rsid w:val="00DE67FB"/>
    <w:rsid w:val="00DE693E"/>
    <w:rsid w:val="00DE69AB"/>
    <w:rsid w:val="00DE6BC7"/>
    <w:rsid w:val="00DE6F87"/>
    <w:rsid w:val="00DE7270"/>
    <w:rsid w:val="00DE75D1"/>
    <w:rsid w:val="00DE76D2"/>
    <w:rsid w:val="00DE77FA"/>
    <w:rsid w:val="00DE79A4"/>
    <w:rsid w:val="00DE7B04"/>
    <w:rsid w:val="00DE7B52"/>
    <w:rsid w:val="00DE7C3D"/>
    <w:rsid w:val="00DE7C94"/>
    <w:rsid w:val="00DE7E48"/>
    <w:rsid w:val="00DF020E"/>
    <w:rsid w:val="00DF0F29"/>
    <w:rsid w:val="00DF1024"/>
    <w:rsid w:val="00DF11A4"/>
    <w:rsid w:val="00DF11C6"/>
    <w:rsid w:val="00DF1356"/>
    <w:rsid w:val="00DF1499"/>
    <w:rsid w:val="00DF1669"/>
    <w:rsid w:val="00DF1DF3"/>
    <w:rsid w:val="00DF1F05"/>
    <w:rsid w:val="00DF2000"/>
    <w:rsid w:val="00DF2034"/>
    <w:rsid w:val="00DF231C"/>
    <w:rsid w:val="00DF2374"/>
    <w:rsid w:val="00DF23A0"/>
    <w:rsid w:val="00DF268F"/>
    <w:rsid w:val="00DF2B6D"/>
    <w:rsid w:val="00DF2DF0"/>
    <w:rsid w:val="00DF2F1F"/>
    <w:rsid w:val="00DF307E"/>
    <w:rsid w:val="00DF32B0"/>
    <w:rsid w:val="00DF3366"/>
    <w:rsid w:val="00DF40C7"/>
    <w:rsid w:val="00DF40EA"/>
    <w:rsid w:val="00DF4235"/>
    <w:rsid w:val="00DF4687"/>
    <w:rsid w:val="00DF4C0E"/>
    <w:rsid w:val="00DF53E9"/>
    <w:rsid w:val="00DF53F9"/>
    <w:rsid w:val="00DF540B"/>
    <w:rsid w:val="00DF5452"/>
    <w:rsid w:val="00DF5535"/>
    <w:rsid w:val="00DF5980"/>
    <w:rsid w:val="00DF5D9B"/>
    <w:rsid w:val="00DF5EEC"/>
    <w:rsid w:val="00DF62F8"/>
    <w:rsid w:val="00DF6444"/>
    <w:rsid w:val="00DF666D"/>
    <w:rsid w:val="00DF6771"/>
    <w:rsid w:val="00DF6BC4"/>
    <w:rsid w:val="00DF6C06"/>
    <w:rsid w:val="00DF6E8C"/>
    <w:rsid w:val="00DF6EAB"/>
    <w:rsid w:val="00DF7114"/>
    <w:rsid w:val="00DF720F"/>
    <w:rsid w:val="00DF7325"/>
    <w:rsid w:val="00DF785F"/>
    <w:rsid w:val="00DF7AFA"/>
    <w:rsid w:val="00E00371"/>
    <w:rsid w:val="00E006BC"/>
    <w:rsid w:val="00E007E3"/>
    <w:rsid w:val="00E009E5"/>
    <w:rsid w:val="00E00B2A"/>
    <w:rsid w:val="00E00EDD"/>
    <w:rsid w:val="00E0122B"/>
    <w:rsid w:val="00E016BF"/>
    <w:rsid w:val="00E017D3"/>
    <w:rsid w:val="00E018F3"/>
    <w:rsid w:val="00E01AEC"/>
    <w:rsid w:val="00E02166"/>
    <w:rsid w:val="00E0235C"/>
    <w:rsid w:val="00E025F5"/>
    <w:rsid w:val="00E026D8"/>
    <w:rsid w:val="00E03036"/>
    <w:rsid w:val="00E0309B"/>
    <w:rsid w:val="00E03456"/>
    <w:rsid w:val="00E0350E"/>
    <w:rsid w:val="00E03668"/>
    <w:rsid w:val="00E038E8"/>
    <w:rsid w:val="00E03B6E"/>
    <w:rsid w:val="00E040EB"/>
    <w:rsid w:val="00E042BE"/>
    <w:rsid w:val="00E04A24"/>
    <w:rsid w:val="00E04C66"/>
    <w:rsid w:val="00E05EBA"/>
    <w:rsid w:val="00E062AE"/>
    <w:rsid w:val="00E0646B"/>
    <w:rsid w:val="00E067B2"/>
    <w:rsid w:val="00E06E00"/>
    <w:rsid w:val="00E075A3"/>
    <w:rsid w:val="00E07618"/>
    <w:rsid w:val="00E076E5"/>
    <w:rsid w:val="00E07841"/>
    <w:rsid w:val="00E07A7F"/>
    <w:rsid w:val="00E07AAD"/>
    <w:rsid w:val="00E1078A"/>
    <w:rsid w:val="00E10838"/>
    <w:rsid w:val="00E109C5"/>
    <w:rsid w:val="00E10B32"/>
    <w:rsid w:val="00E10CAD"/>
    <w:rsid w:val="00E10F1F"/>
    <w:rsid w:val="00E10F9F"/>
    <w:rsid w:val="00E11052"/>
    <w:rsid w:val="00E111E9"/>
    <w:rsid w:val="00E117BF"/>
    <w:rsid w:val="00E11AE0"/>
    <w:rsid w:val="00E11B75"/>
    <w:rsid w:val="00E132CA"/>
    <w:rsid w:val="00E133D7"/>
    <w:rsid w:val="00E13C0B"/>
    <w:rsid w:val="00E1416C"/>
    <w:rsid w:val="00E14228"/>
    <w:rsid w:val="00E1429E"/>
    <w:rsid w:val="00E14A50"/>
    <w:rsid w:val="00E14CBB"/>
    <w:rsid w:val="00E14DD2"/>
    <w:rsid w:val="00E14FC2"/>
    <w:rsid w:val="00E151EC"/>
    <w:rsid w:val="00E157CD"/>
    <w:rsid w:val="00E15B05"/>
    <w:rsid w:val="00E15B1B"/>
    <w:rsid w:val="00E15BED"/>
    <w:rsid w:val="00E15E57"/>
    <w:rsid w:val="00E160FB"/>
    <w:rsid w:val="00E16264"/>
    <w:rsid w:val="00E16C20"/>
    <w:rsid w:val="00E16D99"/>
    <w:rsid w:val="00E17527"/>
    <w:rsid w:val="00E175D3"/>
    <w:rsid w:val="00E176F9"/>
    <w:rsid w:val="00E1772D"/>
    <w:rsid w:val="00E17A32"/>
    <w:rsid w:val="00E17AA2"/>
    <w:rsid w:val="00E17EE7"/>
    <w:rsid w:val="00E17FD7"/>
    <w:rsid w:val="00E202B4"/>
    <w:rsid w:val="00E2086D"/>
    <w:rsid w:val="00E20978"/>
    <w:rsid w:val="00E2116F"/>
    <w:rsid w:val="00E211A6"/>
    <w:rsid w:val="00E21300"/>
    <w:rsid w:val="00E213BC"/>
    <w:rsid w:val="00E21444"/>
    <w:rsid w:val="00E214F6"/>
    <w:rsid w:val="00E21800"/>
    <w:rsid w:val="00E21929"/>
    <w:rsid w:val="00E21D43"/>
    <w:rsid w:val="00E225CE"/>
    <w:rsid w:val="00E22689"/>
    <w:rsid w:val="00E22868"/>
    <w:rsid w:val="00E228A8"/>
    <w:rsid w:val="00E229A2"/>
    <w:rsid w:val="00E22A06"/>
    <w:rsid w:val="00E2314C"/>
    <w:rsid w:val="00E23499"/>
    <w:rsid w:val="00E23AA8"/>
    <w:rsid w:val="00E23D0D"/>
    <w:rsid w:val="00E24013"/>
    <w:rsid w:val="00E24444"/>
    <w:rsid w:val="00E246FF"/>
    <w:rsid w:val="00E25056"/>
    <w:rsid w:val="00E2547C"/>
    <w:rsid w:val="00E2551A"/>
    <w:rsid w:val="00E256BB"/>
    <w:rsid w:val="00E258A6"/>
    <w:rsid w:val="00E2591D"/>
    <w:rsid w:val="00E25A5B"/>
    <w:rsid w:val="00E25A5D"/>
    <w:rsid w:val="00E25AB8"/>
    <w:rsid w:val="00E25CA9"/>
    <w:rsid w:val="00E25CEC"/>
    <w:rsid w:val="00E25D69"/>
    <w:rsid w:val="00E260E2"/>
    <w:rsid w:val="00E2611B"/>
    <w:rsid w:val="00E2667D"/>
    <w:rsid w:val="00E269C8"/>
    <w:rsid w:val="00E26C7A"/>
    <w:rsid w:val="00E26D77"/>
    <w:rsid w:val="00E271CA"/>
    <w:rsid w:val="00E27355"/>
    <w:rsid w:val="00E2759F"/>
    <w:rsid w:val="00E275A2"/>
    <w:rsid w:val="00E275BD"/>
    <w:rsid w:val="00E277F3"/>
    <w:rsid w:val="00E27A05"/>
    <w:rsid w:val="00E300EB"/>
    <w:rsid w:val="00E3021E"/>
    <w:rsid w:val="00E3023F"/>
    <w:rsid w:val="00E31181"/>
    <w:rsid w:val="00E316FC"/>
    <w:rsid w:val="00E31A2A"/>
    <w:rsid w:val="00E32250"/>
    <w:rsid w:val="00E32548"/>
    <w:rsid w:val="00E325BD"/>
    <w:rsid w:val="00E325F6"/>
    <w:rsid w:val="00E326B1"/>
    <w:rsid w:val="00E327E3"/>
    <w:rsid w:val="00E32819"/>
    <w:rsid w:val="00E32B19"/>
    <w:rsid w:val="00E32BE4"/>
    <w:rsid w:val="00E32ECC"/>
    <w:rsid w:val="00E33571"/>
    <w:rsid w:val="00E33C42"/>
    <w:rsid w:val="00E33E2A"/>
    <w:rsid w:val="00E344B4"/>
    <w:rsid w:val="00E348C4"/>
    <w:rsid w:val="00E34CB3"/>
    <w:rsid w:val="00E34E22"/>
    <w:rsid w:val="00E34EBC"/>
    <w:rsid w:val="00E352BC"/>
    <w:rsid w:val="00E35416"/>
    <w:rsid w:val="00E3572B"/>
    <w:rsid w:val="00E358CD"/>
    <w:rsid w:val="00E358E0"/>
    <w:rsid w:val="00E35C4E"/>
    <w:rsid w:val="00E360BE"/>
    <w:rsid w:val="00E36329"/>
    <w:rsid w:val="00E363C2"/>
    <w:rsid w:val="00E3682B"/>
    <w:rsid w:val="00E368EF"/>
    <w:rsid w:val="00E36F76"/>
    <w:rsid w:val="00E370F1"/>
    <w:rsid w:val="00E37173"/>
    <w:rsid w:val="00E3721A"/>
    <w:rsid w:val="00E37719"/>
    <w:rsid w:val="00E37B11"/>
    <w:rsid w:val="00E37C82"/>
    <w:rsid w:val="00E37DF2"/>
    <w:rsid w:val="00E405D7"/>
    <w:rsid w:val="00E40601"/>
    <w:rsid w:val="00E407F5"/>
    <w:rsid w:val="00E40D49"/>
    <w:rsid w:val="00E41158"/>
    <w:rsid w:val="00E411AE"/>
    <w:rsid w:val="00E4129F"/>
    <w:rsid w:val="00E41382"/>
    <w:rsid w:val="00E4148D"/>
    <w:rsid w:val="00E414B6"/>
    <w:rsid w:val="00E4168C"/>
    <w:rsid w:val="00E417A3"/>
    <w:rsid w:val="00E41B24"/>
    <w:rsid w:val="00E4219C"/>
    <w:rsid w:val="00E425AB"/>
    <w:rsid w:val="00E4292C"/>
    <w:rsid w:val="00E42DD7"/>
    <w:rsid w:val="00E42E92"/>
    <w:rsid w:val="00E42F16"/>
    <w:rsid w:val="00E43006"/>
    <w:rsid w:val="00E432B0"/>
    <w:rsid w:val="00E43494"/>
    <w:rsid w:val="00E434EF"/>
    <w:rsid w:val="00E4354A"/>
    <w:rsid w:val="00E4369E"/>
    <w:rsid w:val="00E439D1"/>
    <w:rsid w:val="00E43AFC"/>
    <w:rsid w:val="00E43B77"/>
    <w:rsid w:val="00E43CA7"/>
    <w:rsid w:val="00E43FA2"/>
    <w:rsid w:val="00E43FAD"/>
    <w:rsid w:val="00E44160"/>
    <w:rsid w:val="00E4436A"/>
    <w:rsid w:val="00E44394"/>
    <w:rsid w:val="00E44610"/>
    <w:rsid w:val="00E446CE"/>
    <w:rsid w:val="00E446E0"/>
    <w:rsid w:val="00E44725"/>
    <w:rsid w:val="00E44BE1"/>
    <w:rsid w:val="00E44E67"/>
    <w:rsid w:val="00E44FEB"/>
    <w:rsid w:val="00E45223"/>
    <w:rsid w:val="00E453C0"/>
    <w:rsid w:val="00E45CA4"/>
    <w:rsid w:val="00E45D41"/>
    <w:rsid w:val="00E45DC4"/>
    <w:rsid w:val="00E45E5D"/>
    <w:rsid w:val="00E45E91"/>
    <w:rsid w:val="00E45F89"/>
    <w:rsid w:val="00E46058"/>
    <w:rsid w:val="00E46248"/>
    <w:rsid w:val="00E4675D"/>
    <w:rsid w:val="00E46805"/>
    <w:rsid w:val="00E468AE"/>
    <w:rsid w:val="00E46DCB"/>
    <w:rsid w:val="00E47391"/>
    <w:rsid w:val="00E47D86"/>
    <w:rsid w:val="00E503BD"/>
    <w:rsid w:val="00E508E1"/>
    <w:rsid w:val="00E50B49"/>
    <w:rsid w:val="00E50C28"/>
    <w:rsid w:val="00E50C82"/>
    <w:rsid w:val="00E50D19"/>
    <w:rsid w:val="00E511E5"/>
    <w:rsid w:val="00E514E9"/>
    <w:rsid w:val="00E516F1"/>
    <w:rsid w:val="00E51927"/>
    <w:rsid w:val="00E51B02"/>
    <w:rsid w:val="00E51C6B"/>
    <w:rsid w:val="00E51DB2"/>
    <w:rsid w:val="00E51EE0"/>
    <w:rsid w:val="00E52407"/>
    <w:rsid w:val="00E525A6"/>
    <w:rsid w:val="00E5266B"/>
    <w:rsid w:val="00E52BB5"/>
    <w:rsid w:val="00E52C76"/>
    <w:rsid w:val="00E52D7A"/>
    <w:rsid w:val="00E52E70"/>
    <w:rsid w:val="00E530C7"/>
    <w:rsid w:val="00E5315E"/>
    <w:rsid w:val="00E531E4"/>
    <w:rsid w:val="00E533D0"/>
    <w:rsid w:val="00E534B1"/>
    <w:rsid w:val="00E5382F"/>
    <w:rsid w:val="00E53A54"/>
    <w:rsid w:val="00E54146"/>
    <w:rsid w:val="00E5423B"/>
    <w:rsid w:val="00E5434B"/>
    <w:rsid w:val="00E544DF"/>
    <w:rsid w:val="00E54AA4"/>
    <w:rsid w:val="00E54C25"/>
    <w:rsid w:val="00E54DD8"/>
    <w:rsid w:val="00E54FF7"/>
    <w:rsid w:val="00E54FFC"/>
    <w:rsid w:val="00E552F8"/>
    <w:rsid w:val="00E55534"/>
    <w:rsid w:val="00E55E0F"/>
    <w:rsid w:val="00E560AE"/>
    <w:rsid w:val="00E5610A"/>
    <w:rsid w:val="00E56275"/>
    <w:rsid w:val="00E5639A"/>
    <w:rsid w:val="00E56616"/>
    <w:rsid w:val="00E566D4"/>
    <w:rsid w:val="00E568F2"/>
    <w:rsid w:val="00E56F62"/>
    <w:rsid w:val="00E5701A"/>
    <w:rsid w:val="00E57D88"/>
    <w:rsid w:val="00E6036F"/>
    <w:rsid w:val="00E60600"/>
    <w:rsid w:val="00E60720"/>
    <w:rsid w:val="00E60782"/>
    <w:rsid w:val="00E60B4E"/>
    <w:rsid w:val="00E616EA"/>
    <w:rsid w:val="00E61A2D"/>
    <w:rsid w:val="00E6223A"/>
    <w:rsid w:val="00E62405"/>
    <w:rsid w:val="00E624DC"/>
    <w:rsid w:val="00E626EC"/>
    <w:rsid w:val="00E628ED"/>
    <w:rsid w:val="00E62CD5"/>
    <w:rsid w:val="00E62EF3"/>
    <w:rsid w:val="00E63006"/>
    <w:rsid w:val="00E6321A"/>
    <w:rsid w:val="00E632F7"/>
    <w:rsid w:val="00E637D9"/>
    <w:rsid w:val="00E637E7"/>
    <w:rsid w:val="00E63818"/>
    <w:rsid w:val="00E63B58"/>
    <w:rsid w:val="00E63BEB"/>
    <w:rsid w:val="00E63DDD"/>
    <w:rsid w:val="00E63EC3"/>
    <w:rsid w:val="00E64046"/>
    <w:rsid w:val="00E64199"/>
    <w:rsid w:val="00E64321"/>
    <w:rsid w:val="00E643AE"/>
    <w:rsid w:val="00E644B8"/>
    <w:rsid w:val="00E64FC4"/>
    <w:rsid w:val="00E654CC"/>
    <w:rsid w:val="00E6553C"/>
    <w:rsid w:val="00E65E84"/>
    <w:rsid w:val="00E65F9E"/>
    <w:rsid w:val="00E663DA"/>
    <w:rsid w:val="00E66489"/>
    <w:rsid w:val="00E666F1"/>
    <w:rsid w:val="00E66779"/>
    <w:rsid w:val="00E667E3"/>
    <w:rsid w:val="00E66B61"/>
    <w:rsid w:val="00E66B9D"/>
    <w:rsid w:val="00E670C3"/>
    <w:rsid w:val="00E6711E"/>
    <w:rsid w:val="00E67410"/>
    <w:rsid w:val="00E6760A"/>
    <w:rsid w:val="00E679A2"/>
    <w:rsid w:val="00E67A75"/>
    <w:rsid w:val="00E67C0A"/>
    <w:rsid w:val="00E67C14"/>
    <w:rsid w:val="00E67D58"/>
    <w:rsid w:val="00E67F06"/>
    <w:rsid w:val="00E7008D"/>
    <w:rsid w:val="00E700C7"/>
    <w:rsid w:val="00E7094C"/>
    <w:rsid w:val="00E7102E"/>
    <w:rsid w:val="00E7139E"/>
    <w:rsid w:val="00E714FD"/>
    <w:rsid w:val="00E7153B"/>
    <w:rsid w:val="00E7177C"/>
    <w:rsid w:val="00E71901"/>
    <w:rsid w:val="00E71949"/>
    <w:rsid w:val="00E71B29"/>
    <w:rsid w:val="00E71C51"/>
    <w:rsid w:val="00E71CD4"/>
    <w:rsid w:val="00E72123"/>
    <w:rsid w:val="00E7234F"/>
    <w:rsid w:val="00E726B4"/>
    <w:rsid w:val="00E727A4"/>
    <w:rsid w:val="00E7291E"/>
    <w:rsid w:val="00E72F18"/>
    <w:rsid w:val="00E72FB1"/>
    <w:rsid w:val="00E7305E"/>
    <w:rsid w:val="00E73312"/>
    <w:rsid w:val="00E7356E"/>
    <w:rsid w:val="00E737A3"/>
    <w:rsid w:val="00E7384E"/>
    <w:rsid w:val="00E73AAA"/>
    <w:rsid w:val="00E73BDD"/>
    <w:rsid w:val="00E73DD9"/>
    <w:rsid w:val="00E741A4"/>
    <w:rsid w:val="00E7480E"/>
    <w:rsid w:val="00E7492F"/>
    <w:rsid w:val="00E74F43"/>
    <w:rsid w:val="00E74FD6"/>
    <w:rsid w:val="00E74FD7"/>
    <w:rsid w:val="00E75134"/>
    <w:rsid w:val="00E753CF"/>
    <w:rsid w:val="00E753F3"/>
    <w:rsid w:val="00E7549A"/>
    <w:rsid w:val="00E75830"/>
    <w:rsid w:val="00E75B44"/>
    <w:rsid w:val="00E75FE0"/>
    <w:rsid w:val="00E7620D"/>
    <w:rsid w:val="00E76A16"/>
    <w:rsid w:val="00E76A3A"/>
    <w:rsid w:val="00E76A6F"/>
    <w:rsid w:val="00E76D40"/>
    <w:rsid w:val="00E77116"/>
    <w:rsid w:val="00E77576"/>
    <w:rsid w:val="00E77846"/>
    <w:rsid w:val="00E778AA"/>
    <w:rsid w:val="00E778F1"/>
    <w:rsid w:val="00E779BE"/>
    <w:rsid w:val="00E77A3B"/>
    <w:rsid w:val="00E77B1F"/>
    <w:rsid w:val="00E77D69"/>
    <w:rsid w:val="00E80363"/>
    <w:rsid w:val="00E8057B"/>
    <w:rsid w:val="00E8089F"/>
    <w:rsid w:val="00E80E29"/>
    <w:rsid w:val="00E80EA0"/>
    <w:rsid w:val="00E80F3B"/>
    <w:rsid w:val="00E80FBA"/>
    <w:rsid w:val="00E81264"/>
    <w:rsid w:val="00E815C9"/>
    <w:rsid w:val="00E81CD3"/>
    <w:rsid w:val="00E81F18"/>
    <w:rsid w:val="00E82036"/>
    <w:rsid w:val="00E822C4"/>
    <w:rsid w:val="00E823B5"/>
    <w:rsid w:val="00E82746"/>
    <w:rsid w:val="00E827C4"/>
    <w:rsid w:val="00E827F9"/>
    <w:rsid w:val="00E82C9C"/>
    <w:rsid w:val="00E83110"/>
    <w:rsid w:val="00E834FC"/>
    <w:rsid w:val="00E83548"/>
    <w:rsid w:val="00E835E9"/>
    <w:rsid w:val="00E83ECC"/>
    <w:rsid w:val="00E84116"/>
    <w:rsid w:val="00E84295"/>
    <w:rsid w:val="00E845A9"/>
    <w:rsid w:val="00E8484C"/>
    <w:rsid w:val="00E857F1"/>
    <w:rsid w:val="00E85EB2"/>
    <w:rsid w:val="00E86028"/>
    <w:rsid w:val="00E86166"/>
    <w:rsid w:val="00E861A5"/>
    <w:rsid w:val="00E86561"/>
    <w:rsid w:val="00E867A4"/>
    <w:rsid w:val="00E86849"/>
    <w:rsid w:val="00E86E2B"/>
    <w:rsid w:val="00E87096"/>
    <w:rsid w:val="00E872B5"/>
    <w:rsid w:val="00E8797C"/>
    <w:rsid w:val="00E87A6A"/>
    <w:rsid w:val="00E87B2F"/>
    <w:rsid w:val="00E903CA"/>
    <w:rsid w:val="00E9068F"/>
    <w:rsid w:val="00E9127F"/>
    <w:rsid w:val="00E914DD"/>
    <w:rsid w:val="00E914F1"/>
    <w:rsid w:val="00E91784"/>
    <w:rsid w:val="00E91B53"/>
    <w:rsid w:val="00E91E66"/>
    <w:rsid w:val="00E920FD"/>
    <w:rsid w:val="00E92269"/>
    <w:rsid w:val="00E924D0"/>
    <w:rsid w:val="00E92CEB"/>
    <w:rsid w:val="00E92CF0"/>
    <w:rsid w:val="00E931DB"/>
    <w:rsid w:val="00E93272"/>
    <w:rsid w:val="00E93378"/>
    <w:rsid w:val="00E939D8"/>
    <w:rsid w:val="00E93A7D"/>
    <w:rsid w:val="00E93C63"/>
    <w:rsid w:val="00E93CF5"/>
    <w:rsid w:val="00E94185"/>
    <w:rsid w:val="00E941D0"/>
    <w:rsid w:val="00E945DE"/>
    <w:rsid w:val="00E94876"/>
    <w:rsid w:val="00E94878"/>
    <w:rsid w:val="00E94947"/>
    <w:rsid w:val="00E9494F"/>
    <w:rsid w:val="00E94DBA"/>
    <w:rsid w:val="00E95096"/>
    <w:rsid w:val="00E95294"/>
    <w:rsid w:val="00E95440"/>
    <w:rsid w:val="00E954D7"/>
    <w:rsid w:val="00E95652"/>
    <w:rsid w:val="00E9595C"/>
    <w:rsid w:val="00E95980"/>
    <w:rsid w:val="00E95E07"/>
    <w:rsid w:val="00E95E99"/>
    <w:rsid w:val="00E95EF2"/>
    <w:rsid w:val="00E95FE2"/>
    <w:rsid w:val="00E964F8"/>
    <w:rsid w:val="00E96789"/>
    <w:rsid w:val="00E96872"/>
    <w:rsid w:val="00E968BF"/>
    <w:rsid w:val="00E96D40"/>
    <w:rsid w:val="00E978CC"/>
    <w:rsid w:val="00E97A22"/>
    <w:rsid w:val="00E97A74"/>
    <w:rsid w:val="00E97AB8"/>
    <w:rsid w:val="00E97E07"/>
    <w:rsid w:val="00E97F9F"/>
    <w:rsid w:val="00E97FCF"/>
    <w:rsid w:val="00EA0045"/>
    <w:rsid w:val="00EA0357"/>
    <w:rsid w:val="00EA0377"/>
    <w:rsid w:val="00EA0588"/>
    <w:rsid w:val="00EA0AEB"/>
    <w:rsid w:val="00EA0DD4"/>
    <w:rsid w:val="00EA0FDA"/>
    <w:rsid w:val="00EA16CE"/>
    <w:rsid w:val="00EA172E"/>
    <w:rsid w:val="00EA18CD"/>
    <w:rsid w:val="00EA1A5B"/>
    <w:rsid w:val="00EA229D"/>
    <w:rsid w:val="00EA22D4"/>
    <w:rsid w:val="00EA2466"/>
    <w:rsid w:val="00EA2CAC"/>
    <w:rsid w:val="00EA2CE1"/>
    <w:rsid w:val="00EA3066"/>
    <w:rsid w:val="00EA3405"/>
    <w:rsid w:val="00EA373B"/>
    <w:rsid w:val="00EA3766"/>
    <w:rsid w:val="00EA3E96"/>
    <w:rsid w:val="00EA4027"/>
    <w:rsid w:val="00EA406A"/>
    <w:rsid w:val="00EA4B7E"/>
    <w:rsid w:val="00EA4D80"/>
    <w:rsid w:val="00EA5016"/>
    <w:rsid w:val="00EA503E"/>
    <w:rsid w:val="00EA51F8"/>
    <w:rsid w:val="00EA5637"/>
    <w:rsid w:val="00EA589A"/>
    <w:rsid w:val="00EA5C84"/>
    <w:rsid w:val="00EA6049"/>
    <w:rsid w:val="00EA60FB"/>
    <w:rsid w:val="00EA6294"/>
    <w:rsid w:val="00EA6DD2"/>
    <w:rsid w:val="00EA6FBE"/>
    <w:rsid w:val="00EA7090"/>
    <w:rsid w:val="00EA7309"/>
    <w:rsid w:val="00EA73E3"/>
    <w:rsid w:val="00EA7478"/>
    <w:rsid w:val="00EA7A06"/>
    <w:rsid w:val="00EA7B2C"/>
    <w:rsid w:val="00EA7B35"/>
    <w:rsid w:val="00EA7E1D"/>
    <w:rsid w:val="00EB0086"/>
    <w:rsid w:val="00EB00AF"/>
    <w:rsid w:val="00EB01F5"/>
    <w:rsid w:val="00EB032C"/>
    <w:rsid w:val="00EB03AB"/>
    <w:rsid w:val="00EB047B"/>
    <w:rsid w:val="00EB0613"/>
    <w:rsid w:val="00EB068C"/>
    <w:rsid w:val="00EB06DB"/>
    <w:rsid w:val="00EB0A20"/>
    <w:rsid w:val="00EB0D2F"/>
    <w:rsid w:val="00EB11D0"/>
    <w:rsid w:val="00EB1303"/>
    <w:rsid w:val="00EB179E"/>
    <w:rsid w:val="00EB17E0"/>
    <w:rsid w:val="00EB1919"/>
    <w:rsid w:val="00EB264D"/>
    <w:rsid w:val="00EB2BD1"/>
    <w:rsid w:val="00EB2C26"/>
    <w:rsid w:val="00EB3333"/>
    <w:rsid w:val="00EB349A"/>
    <w:rsid w:val="00EB387C"/>
    <w:rsid w:val="00EB39A9"/>
    <w:rsid w:val="00EB4101"/>
    <w:rsid w:val="00EB4354"/>
    <w:rsid w:val="00EB457C"/>
    <w:rsid w:val="00EB4C93"/>
    <w:rsid w:val="00EB4D93"/>
    <w:rsid w:val="00EB4DA4"/>
    <w:rsid w:val="00EB526E"/>
    <w:rsid w:val="00EB564C"/>
    <w:rsid w:val="00EB5D91"/>
    <w:rsid w:val="00EB5DB1"/>
    <w:rsid w:val="00EB5EEA"/>
    <w:rsid w:val="00EB5FC2"/>
    <w:rsid w:val="00EB692C"/>
    <w:rsid w:val="00EB69F9"/>
    <w:rsid w:val="00EB6AD4"/>
    <w:rsid w:val="00EB6FE7"/>
    <w:rsid w:val="00EB7009"/>
    <w:rsid w:val="00EB7400"/>
    <w:rsid w:val="00EB770D"/>
    <w:rsid w:val="00EB7C9C"/>
    <w:rsid w:val="00EBD099"/>
    <w:rsid w:val="00EC0322"/>
    <w:rsid w:val="00EC0493"/>
    <w:rsid w:val="00EC06C3"/>
    <w:rsid w:val="00EC1028"/>
    <w:rsid w:val="00EC115F"/>
    <w:rsid w:val="00EC14E6"/>
    <w:rsid w:val="00EC1578"/>
    <w:rsid w:val="00EC1A12"/>
    <w:rsid w:val="00EC1D47"/>
    <w:rsid w:val="00EC1F80"/>
    <w:rsid w:val="00EC231F"/>
    <w:rsid w:val="00EC2457"/>
    <w:rsid w:val="00EC29BD"/>
    <w:rsid w:val="00EC2B34"/>
    <w:rsid w:val="00EC306D"/>
    <w:rsid w:val="00EC317F"/>
    <w:rsid w:val="00EC33A3"/>
    <w:rsid w:val="00EC35C3"/>
    <w:rsid w:val="00EC3825"/>
    <w:rsid w:val="00EC3A79"/>
    <w:rsid w:val="00EC3FCB"/>
    <w:rsid w:val="00EC402C"/>
    <w:rsid w:val="00EC41B9"/>
    <w:rsid w:val="00EC41DA"/>
    <w:rsid w:val="00EC444A"/>
    <w:rsid w:val="00EC4769"/>
    <w:rsid w:val="00EC4860"/>
    <w:rsid w:val="00EC4B56"/>
    <w:rsid w:val="00EC4E9D"/>
    <w:rsid w:val="00EC4EE6"/>
    <w:rsid w:val="00EC4EEE"/>
    <w:rsid w:val="00EC544B"/>
    <w:rsid w:val="00EC5667"/>
    <w:rsid w:val="00EC5B23"/>
    <w:rsid w:val="00EC5F23"/>
    <w:rsid w:val="00EC6007"/>
    <w:rsid w:val="00EC6076"/>
    <w:rsid w:val="00EC6625"/>
    <w:rsid w:val="00EC6669"/>
    <w:rsid w:val="00EC6C39"/>
    <w:rsid w:val="00EC736F"/>
    <w:rsid w:val="00EC73A3"/>
    <w:rsid w:val="00EC78EE"/>
    <w:rsid w:val="00EC7FED"/>
    <w:rsid w:val="00EC7FEF"/>
    <w:rsid w:val="00ED0473"/>
    <w:rsid w:val="00ED0556"/>
    <w:rsid w:val="00ED0859"/>
    <w:rsid w:val="00ED0979"/>
    <w:rsid w:val="00ED0983"/>
    <w:rsid w:val="00ED0A21"/>
    <w:rsid w:val="00ED0B8E"/>
    <w:rsid w:val="00ED121D"/>
    <w:rsid w:val="00ED1336"/>
    <w:rsid w:val="00ED1704"/>
    <w:rsid w:val="00ED199E"/>
    <w:rsid w:val="00ED1AE7"/>
    <w:rsid w:val="00ED1F21"/>
    <w:rsid w:val="00ED222B"/>
    <w:rsid w:val="00ED22C1"/>
    <w:rsid w:val="00ED25B8"/>
    <w:rsid w:val="00ED2A34"/>
    <w:rsid w:val="00ED2CE1"/>
    <w:rsid w:val="00ED2D68"/>
    <w:rsid w:val="00ED2EA3"/>
    <w:rsid w:val="00ED309D"/>
    <w:rsid w:val="00ED30AB"/>
    <w:rsid w:val="00ED3335"/>
    <w:rsid w:val="00ED3617"/>
    <w:rsid w:val="00ED4079"/>
    <w:rsid w:val="00ED4271"/>
    <w:rsid w:val="00ED4299"/>
    <w:rsid w:val="00ED466B"/>
    <w:rsid w:val="00ED46A0"/>
    <w:rsid w:val="00ED485F"/>
    <w:rsid w:val="00ED4D70"/>
    <w:rsid w:val="00ED51F6"/>
    <w:rsid w:val="00ED5290"/>
    <w:rsid w:val="00ED52DB"/>
    <w:rsid w:val="00ED546B"/>
    <w:rsid w:val="00ED5516"/>
    <w:rsid w:val="00ED55B2"/>
    <w:rsid w:val="00ED583C"/>
    <w:rsid w:val="00ED5915"/>
    <w:rsid w:val="00ED6183"/>
    <w:rsid w:val="00ED6427"/>
    <w:rsid w:val="00ED668E"/>
    <w:rsid w:val="00ED68D5"/>
    <w:rsid w:val="00ED698E"/>
    <w:rsid w:val="00ED6A64"/>
    <w:rsid w:val="00ED6A7F"/>
    <w:rsid w:val="00ED6F35"/>
    <w:rsid w:val="00ED75A3"/>
    <w:rsid w:val="00ED7635"/>
    <w:rsid w:val="00ED779A"/>
    <w:rsid w:val="00ED78DC"/>
    <w:rsid w:val="00ED7F41"/>
    <w:rsid w:val="00EE018D"/>
    <w:rsid w:val="00EE0278"/>
    <w:rsid w:val="00EE07A9"/>
    <w:rsid w:val="00EE0B7F"/>
    <w:rsid w:val="00EE0E4D"/>
    <w:rsid w:val="00EE194F"/>
    <w:rsid w:val="00EE1B22"/>
    <w:rsid w:val="00EE1B31"/>
    <w:rsid w:val="00EE1C17"/>
    <w:rsid w:val="00EE1D5D"/>
    <w:rsid w:val="00EE1FB4"/>
    <w:rsid w:val="00EE1FE7"/>
    <w:rsid w:val="00EE246B"/>
    <w:rsid w:val="00EE2705"/>
    <w:rsid w:val="00EE2804"/>
    <w:rsid w:val="00EE3045"/>
    <w:rsid w:val="00EE305A"/>
    <w:rsid w:val="00EE3351"/>
    <w:rsid w:val="00EE338B"/>
    <w:rsid w:val="00EE3556"/>
    <w:rsid w:val="00EE3559"/>
    <w:rsid w:val="00EE36EC"/>
    <w:rsid w:val="00EE3917"/>
    <w:rsid w:val="00EE393A"/>
    <w:rsid w:val="00EE398B"/>
    <w:rsid w:val="00EE3BDE"/>
    <w:rsid w:val="00EE3DD0"/>
    <w:rsid w:val="00EE40BD"/>
    <w:rsid w:val="00EE4305"/>
    <w:rsid w:val="00EE44DD"/>
    <w:rsid w:val="00EE44E4"/>
    <w:rsid w:val="00EE47BB"/>
    <w:rsid w:val="00EE4828"/>
    <w:rsid w:val="00EE4B8D"/>
    <w:rsid w:val="00EE4CC8"/>
    <w:rsid w:val="00EE4E2D"/>
    <w:rsid w:val="00EE4EE9"/>
    <w:rsid w:val="00EE5575"/>
    <w:rsid w:val="00EE5658"/>
    <w:rsid w:val="00EE58E3"/>
    <w:rsid w:val="00EE5BEC"/>
    <w:rsid w:val="00EE5F03"/>
    <w:rsid w:val="00EE62BC"/>
    <w:rsid w:val="00EE64C0"/>
    <w:rsid w:val="00EE6A50"/>
    <w:rsid w:val="00EE6D37"/>
    <w:rsid w:val="00EE6F8C"/>
    <w:rsid w:val="00EE70CF"/>
    <w:rsid w:val="00EE71B1"/>
    <w:rsid w:val="00EE720A"/>
    <w:rsid w:val="00EE73D3"/>
    <w:rsid w:val="00EE7470"/>
    <w:rsid w:val="00EE74DF"/>
    <w:rsid w:val="00EE7540"/>
    <w:rsid w:val="00EE764D"/>
    <w:rsid w:val="00EE77F5"/>
    <w:rsid w:val="00EE7AC2"/>
    <w:rsid w:val="00EE7B11"/>
    <w:rsid w:val="00EF006E"/>
    <w:rsid w:val="00EF0180"/>
    <w:rsid w:val="00EF0524"/>
    <w:rsid w:val="00EF07A8"/>
    <w:rsid w:val="00EF082C"/>
    <w:rsid w:val="00EF0FA8"/>
    <w:rsid w:val="00EF1892"/>
    <w:rsid w:val="00EF1B05"/>
    <w:rsid w:val="00EF1C37"/>
    <w:rsid w:val="00EF2F11"/>
    <w:rsid w:val="00EF30C8"/>
    <w:rsid w:val="00EF32CB"/>
    <w:rsid w:val="00EF350A"/>
    <w:rsid w:val="00EF352E"/>
    <w:rsid w:val="00EF36B1"/>
    <w:rsid w:val="00EF3803"/>
    <w:rsid w:val="00EF388C"/>
    <w:rsid w:val="00EF3A58"/>
    <w:rsid w:val="00EF3A7E"/>
    <w:rsid w:val="00EF3C55"/>
    <w:rsid w:val="00EF3D02"/>
    <w:rsid w:val="00EF3D43"/>
    <w:rsid w:val="00EF3EAA"/>
    <w:rsid w:val="00EF3F66"/>
    <w:rsid w:val="00EF3F71"/>
    <w:rsid w:val="00EF4212"/>
    <w:rsid w:val="00EF48AD"/>
    <w:rsid w:val="00EF48DE"/>
    <w:rsid w:val="00EF5111"/>
    <w:rsid w:val="00EF511A"/>
    <w:rsid w:val="00EF5435"/>
    <w:rsid w:val="00EF5489"/>
    <w:rsid w:val="00EF564B"/>
    <w:rsid w:val="00EF5730"/>
    <w:rsid w:val="00EF5814"/>
    <w:rsid w:val="00EF58D8"/>
    <w:rsid w:val="00EF5BC8"/>
    <w:rsid w:val="00EF5F09"/>
    <w:rsid w:val="00EF61A1"/>
    <w:rsid w:val="00EF6496"/>
    <w:rsid w:val="00EF6E34"/>
    <w:rsid w:val="00EF71A9"/>
    <w:rsid w:val="00EF733B"/>
    <w:rsid w:val="00EF7355"/>
    <w:rsid w:val="00EF738B"/>
    <w:rsid w:val="00EF7A80"/>
    <w:rsid w:val="00EF7AFB"/>
    <w:rsid w:val="00EF7DE0"/>
    <w:rsid w:val="00EF7F23"/>
    <w:rsid w:val="00F000B0"/>
    <w:rsid w:val="00F004A5"/>
    <w:rsid w:val="00F008A7"/>
    <w:rsid w:val="00F00AAA"/>
    <w:rsid w:val="00F00CA3"/>
    <w:rsid w:val="00F00DAE"/>
    <w:rsid w:val="00F00E67"/>
    <w:rsid w:val="00F00FB4"/>
    <w:rsid w:val="00F011F8"/>
    <w:rsid w:val="00F0139A"/>
    <w:rsid w:val="00F015B6"/>
    <w:rsid w:val="00F01691"/>
    <w:rsid w:val="00F01942"/>
    <w:rsid w:val="00F01A5E"/>
    <w:rsid w:val="00F02027"/>
    <w:rsid w:val="00F024EF"/>
    <w:rsid w:val="00F027E3"/>
    <w:rsid w:val="00F028A7"/>
    <w:rsid w:val="00F02952"/>
    <w:rsid w:val="00F02E79"/>
    <w:rsid w:val="00F02EA6"/>
    <w:rsid w:val="00F02F31"/>
    <w:rsid w:val="00F030B7"/>
    <w:rsid w:val="00F03118"/>
    <w:rsid w:val="00F03923"/>
    <w:rsid w:val="00F03EEF"/>
    <w:rsid w:val="00F041F5"/>
    <w:rsid w:val="00F042D5"/>
    <w:rsid w:val="00F047DF"/>
    <w:rsid w:val="00F049D9"/>
    <w:rsid w:val="00F04A94"/>
    <w:rsid w:val="00F04AF3"/>
    <w:rsid w:val="00F04CAF"/>
    <w:rsid w:val="00F04F62"/>
    <w:rsid w:val="00F05334"/>
    <w:rsid w:val="00F054D4"/>
    <w:rsid w:val="00F054E4"/>
    <w:rsid w:val="00F0568F"/>
    <w:rsid w:val="00F058A3"/>
    <w:rsid w:val="00F063B5"/>
    <w:rsid w:val="00F063E4"/>
    <w:rsid w:val="00F06C67"/>
    <w:rsid w:val="00F06D26"/>
    <w:rsid w:val="00F07019"/>
    <w:rsid w:val="00F07036"/>
    <w:rsid w:val="00F07631"/>
    <w:rsid w:val="00F07682"/>
    <w:rsid w:val="00F07778"/>
    <w:rsid w:val="00F077BA"/>
    <w:rsid w:val="00F077C8"/>
    <w:rsid w:val="00F0780E"/>
    <w:rsid w:val="00F079DD"/>
    <w:rsid w:val="00F103FD"/>
    <w:rsid w:val="00F10C5C"/>
    <w:rsid w:val="00F10E45"/>
    <w:rsid w:val="00F10FC3"/>
    <w:rsid w:val="00F11275"/>
    <w:rsid w:val="00F11560"/>
    <w:rsid w:val="00F11BE1"/>
    <w:rsid w:val="00F11F24"/>
    <w:rsid w:val="00F11FEA"/>
    <w:rsid w:val="00F11FF3"/>
    <w:rsid w:val="00F126D9"/>
    <w:rsid w:val="00F129D7"/>
    <w:rsid w:val="00F12B6F"/>
    <w:rsid w:val="00F12C3E"/>
    <w:rsid w:val="00F12C7C"/>
    <w:rsid w:val="00F13027"/>
    <w:rsid w:val="00F13166"/>
    <w:rsid w:val="00F13198"/>
    <w:rsid w:val="00F136B7"/>
    <w:rsid w:val="00F138EE"/>
    <w:rsid w:val="00F13C3F"/>
    <w:rsid w:val="00F13D27"/>
    <w:rsid w:val="00F141BA"/>
    <w:rsid w:val="00F1452F"/>
    <w:rsid w:val="00F1470A"/>
    <w:rsid w:val="00F14C0F"/>
    <w:rsid w:val="00F151FD"/>
    <w:rsid w:val="00F15678"/>
    <w:rsid w:val="00F1593B"/>
    <w:rsid w:val="00F15A83"/>
    <w:rsid w:val="00F15AA4"/>
    <w:rsid w:val="00F15B55"/>
    <w:rsid w:val="00F15C40"/>
    <w:rsid w:val="00F16106"/>
    <w:rsid w:val="00F1623A"/>
    <w:rsid w:val="00F162B7"/>
    <w:rsid w:val="00F16706"/>
    <w:rsid w:val="00F16A68"/>
    <w:rsid w:val="00F16C5C"/>
    <w:rsid w:val="00F16C5E"/>
    <w:rsid w:val="00F16EB6"/>
    <w:rsid w:val="00F16F24"/>
    <w:rsid w:val="00F17CCA"/>
    <w:rsid w:val="00F17FF4"/>
    <w:rsid w:val="00F1BB9A"/>
    <w:rsid w:val="00F201AB"/>
    <w:rsid w:val="00F2031E"/>
    <w:rsid w:val="00F20539"/>
    <w:rsid w:val="00F206EC"/>
    <w:rsid w:val="00F21714"/>
    <w:rsid w:val="00F222F9"/>
    <w:rsid w:val="00F223A9"/>
    <w:rsid w:val="00F22678"/>
    <w:rsid w:val="00F228EF"/>
    <w:rsid w:val="00F22F75"/>
    <w:rsid w:val="00F22FF3"/>
    <w:rsid w:val="00F230C7"/>
    <w:rsid w:val="00F2313E"/>
    <w:rsid w:val="00F234F6"/>
    <w:rsid w:val="00F23545"/>
    <w:rsid w:val="00F23A02"/>
    <w:rsid w:val="00F23ECE"/>
    <w:rsid w:val="00F23FA8"/>
    <w:rsid w:val="00F24186"/>
    <w:rsid w:val="00F24868"/>
    <w:rsid w:val="00F24879"/>
    <w:rsid w:val="00F2489A"/>
    <w:rsid w:val="00F24BFF"/>
    <w:rsid w:val="00F24E02"/>
    <w:rsid w:val="00F25DC2"/>
    <w:rsid w:val="00F2631C"/>
    <w:rsid w:val="00F26419"/>
    <w:rsid w:val="00F26497"/>
    <w:rsid w:val="00F26498"/>
    <w:rsid w:val="00F265ED"/>
    <w:rsid w:val="00F265FC"/>
    <w:rsid w:val="00F2661C"/>
    <w:rsid w:val="00F269E3"/>
    <w:rsid w:val="00F26A78"/>
    <w:rsid w:val="00F26AB6"/>
    <w:rsid w:val="00F26E2D"/>
    <w:rsid w:val="00F2705E"/>
    <w:rsid w:val="00F274A8"/>
    <w:rsid w:val="00F275EB"/>
    <w:rsid w:val="00F27838"/>
    <w:rsid w:val="00F27907"/>
    <w:rsid w:val="00F279CB"/>
    <w:rsid w:val="00F27ED7"/>
    <w:rsid w:val="00F30196"/>
    <w:rsid w:val="00F304D9"/>
    <w:rsid w:val="00F30897"/>
    <w:rsid w:val="00F30A81"/>
    <w:rsid w:val="00F30B45"/>
    <w:rsid w:val="00F30C48"/>
    <w:rsid w:val="00F30FD9"/>
    <w:rsid w:val="00F3113C"/>
    <w:rsid w:val="00F3126D"/>
    <w:rsid w:val="00F31F7E"/>
    <w:rsid w:val="00F32512"/>
    <w:rsid w:val="00F32B04"/>
    <w:rsid w:val="00F32B84"/>
    <w:rsid w:val="00F330F7"/>
    <w:rsid w:val="00F331D4"/>
    <w:rsid w:val="00F33280"/>
    <w:rsid w:val="00F3341D"/>
    <w:rsid w:val="00F334EC"/>
    <w:rsid w:val="00F33AB6"/>
    <w:rsid w:val="00F33D5E"/>
    <w:rsid w:val="00F33FA2"/>
    <w:rsid w:val="00F342F6"/>
    <w:rsid w:val="00F347F1"/>
    <w:rsid w:val="00F34954"/>
    <w:rsid w:val="00F34B15"/>
    <w:rsid w:val="00F34CC1"/>
    <w:rsid w:val="00F34D02"/>
    <w:rsid w:val="00F34D30"/>
    <w:rsid w:val="00F3579F"/>
    <w:rsid w:val="00F35A8D"/>
    <w:rsid w:val="00F3623C"/>
    <w:rsid w:val="00F36437"/>
    <w:rsid w:val="00F3691F"/>
    <w:rsid w:val="00F36962"/>
    <w:rsid w:val="00F36D62"/>
    <w:rsid w:val="00F3724B"/>
    <w:rsid w:val="00F372B0"/>
    <w:rsid w:val="00F373CC"/>
    <w:rsid w:val="00F3775B"/>
    <w:rsid w:val="00F37838"/>
    <w:rsid w:val="00F379DF"/>
    <w:rsid w:val="00F37C2E"/>
    <w:rsid w:val="00F40098"/>
    <w:rsid w:val="00F402F5"/>
    <w:rsid w:val="00F403C5"/>
    <w:rsid w:val="00F4062E"/>
    <w:rsid w:val="00F40851"/>
    <w:rsid w:val="00F40BF6"/>
    <w:rsid w:val="00F40CDB"/>
    <w:rsid w:val="00F40DE5"/>
    <w:rsid w:val="00F40F5D"/>
    <w:rsid w:val="00F41354"/>
    <w:rsid w:val="00F41A7C"/>
    <w:rsid w:val="00F41B2E"/>
    <w:rsid w:val="00F41DF4"/>
    <w:rsid w:val="00F41E64"/>
    <w:rsid w:val="00F41E78"/>
    <w:rsid w:val="00F41EF1"/>
    <w:rsid w:val="00F42522"/>
    <w:rsid w:val="00F42812"/>
    <w:rsid w:val="00F42A9F"/>
    <w:rsid w:val="00F42AE0"/>
    <w:rsid w:val="00F42D0D"/>
    <w:rsid w:val="00F42D4C"/>
    <w:rsid w:val="00F43197"/>
    <w:rsid w:val="00F431C6"/>
    <w:rsid w:val="00F431FA"/>
    <w:rsid w:val="00F43243"/>
    <w:rsid w:val="00F4326C"/>
    <w:rsid w:val="00F43270"/>
    <w:rsid w:val="00F4330A"/>
    <w:rsid w:val="00F4369B"/>
    <w:rsid w:val="00F43823"/>
    <w:rsid w:val="00F43AC7"/>
    <w:rsid w:val="00F43B9C"/>
    <w:rsid w:val="00F44064"/>
    <w:rsid w:val="00F44406"/>
    <w:rsid w:val="00F4440C"/>
    <w:rsid w:val="00F444C2"/>
    <w:rsid w:val="00F44741"/>
    <w:rsid w:val="00F449CA"/>
    <w:rsid w:val="00F44A19"/>
    <w:rsid w:val="00F44B83"/>
    <w:rsid w:val="00F44D17"/>
    <w:rsid w:val="00F4525A"/>
    <w:rsid w:val="00F4525B"/>
    <w:rsid w:val="00F45519"/>
    <w:rsid w:val="00F45CAE"/>
    <w:rsid w:val="00F460F3"/>
    <w:rsid w:val="00F46804"/>
    <w:rsid w:val="00F468F8"/>
    <w:rsid w:val="00F4696C"/>
    <w:rsid w:val="00F46F01"/>
    <w:rsid w:val="00F47194"/>
    <w:rsid w:val="00F472D1"/>
    <w:rsid w:val="00F4755E"/>
    <w:rsid w:val="00F47581"/>
    <w:rsid w:val="00F475ED"/>
    <w:rsid w:val="00F47AAC"/>
    <w:rsid w:val="00F47AF9"/>
    <w:rsid w:val="00F47F3D"/>
    <w:rsid w:val="00F47FEC"/>
    <w:rsid w:val="00F5013E"/>
    <w:rsid w:val="00F50536"/>
    <w:rsid w:val="00F50ED6"/>
    <w:rsid w:val="00F51205"/>
    <w:rsid w:val="00F5144E"/>
    <w:rsid w:val="00F51654"/>
    <w:rsid w:val="00F5175A"/>
    <w:rsid w:val="00F51AAB"/>
    <w:rsid w:val="00F51EE0"/>
    <w:rsid w:val="00F52B08"/>
    <w:rsid w:val="00F52D97"/>
    <w:rsid w:val="00F52FDC"/>
    <w:rsid w:val="00F53000"/>
    <w:rsid w:val="00F53554"/>
    <w:rsid w:val="00F53854"/>
    <w:rsid w:val="00F53B5C"/>
    <w:rsid w:val="00F53C7E"/>
    <w:rsid w:val="00F53CA9"/>
    <w:rsid w:val="00F53CEE"/>
    <w:rsid w:val="00F54300"/>
    <w:rsid w:val="00F54FE3"/>
    <w:rsid w:val="00F5518B"/>
    <w:rsid w:val="00F55715"/>
    <w:rsid w:val="00F55858"/>
    <w:rsid w:val="00F55C20"/>
    <w:rsid w:val="00F56519"/>
    <w:rsid w:val="00F565BC"/>
    <w:rsid w:val="00F56707"/>
    <w:rsid w:val="00F56739"/>
    <w:rsid w:val="00F56E5D"/>
    <w:rsid w:val="00F56EBD"/>
    <w:rsid w:val="00F5766F"/>
    <w:rsid w:val="00F57A26"/>
    <w:rsid w:val="00F57CC1"/>
    <w:rsid w:val="00F57F11"/>
    <w:rsid w:val="00F57F9F"/>
    <w:rsid w:val="00F60263"/>
    <w:rsid w:val="00F602C3"/>
    <w:rsid w:val="00F603AA"/>
    <w:rsid w:val="00F60874"/>
    <w:rsid w:val="00F60C6C"/>
    <w:rsid w:val="00F60ECF"/>
    <w:rsid w:val="00F6120D"/>
    <w:rsid w:val="00F612DC"/>
    <w:rsid w:val="00F616C7"/>
    <w:rsid w:val="00F61ADA"/>
    <w:rsid w:val="00F61D88"/>
    <w:rsid w:val="00F61E79"/>
    <w:rsid w:val="00F6216F"/>
    <w:rsid w:val="00F622F1"/>
    <w:rsid w:val="00F62A75"/>
    <w:rsid w:val="00F62CAB"/>
    <w:rsid w:val="00F6307C"/>
    <w:rsid w:val="00F6307F"/>
    <w:rsid w:val="00F63AA8"/>
    <w:rsid w:val="00F63B1A"/>
    <w:rsid w:val="00F63C51"/>
    <w:rsid w:val="00F63D0B"/>
    <w:rsid w:val="00F64931"/>
    <w:rsid w:val="00F65075"/>
    <w:rsid w:val="00F6516A"/>
    <w:rsid w:val="00F651F3"/>
    <w:rsid w:val="00F654AC"/>
    <w:rsid w:val="00F658E2"/>
    <w:rsid w:val="00F65CE3"/>
    <w:rsid w:val="00F65CE6"/>
    <w:rsid w:val="00F65DB4"/>
    <w:rsid w:val="00F65F01"/>
    <w:rsid w:val="00F65FA4"/>
    <w:rsid w:val="00F6603D"/>
    <w:rsid w:val="00F6627B"/>
    <w:rsid w:val="00F66443"/>
    <w:rsid w:val="00F66D60"/>
    <w:rsid w:val="00F66E61"/>
    <w:rsid w:val="00F6712B"/>
    <w:rsid w:val="00F6720C"/>
    <w:rsid w:val="00F67213"/>
    <w:rsid w:val="00F672F9"/>
    <w:rsid w:val="00F67319"/>
    <w:rsid w:val="00F6782F"/>
    <w:rsid w:val="00F67839"/>
    <w:rsid w:val="00F67BB7"/>
    <w:rsid w:val="00F67E05"/>
    <w:rsid w:val="00F703AE"/>
    <w:rsid w:val="00F70C80"/>
    <w:rsid w:val="00F71A89"/>
    <w:rsid w:val="00F71D56"/>
    <w:rsid w:val="00F71F78"/>
    <w:rsid w:val="00F7206E"/>
    <w:rsid w:val="00F722AA"/>
    <w:rsid w:val="00F7272A"/>
    <w:rsid w:val="00F73015"/>
    <w:rsid w:val="00F731B3"/>
    <w:rsid w:val="00F735EE"/>
    <w:rsid w:val="00F736B0"/>
    <w:rsid w:val="00F73796"/>
    <w:rsid w:val="00F737DE"/>
    <w:rsid w:val="00F73AAC"/>
    <w:rsid w:val="00F73ABD"/>
    <w:rsid w:val="00F73C3D"/>
    <w:rsid w:val="00F746F7"/>
    <w:rsid w:val="00F747CD"/>
    <w:rsid w:val="00F749E0"/>
    <w:rsid w:val="00F74BE3"/>
    <w:rsid w:val="00F74EED"/>
    <w:rsid w:val="00F752ED"/>
    <w:rsid w:val="00F7564A"/>
    <w:rsid w:val="00F75661"/>
    <w:rsid w:val="00F757DC"/>
    <w:rsid w:val="00F7594C"/>
    <w:rsid w:val="00F75B97"/>
    <w:rsid w:val="00F76425"/>
    <w:rsid w:val="00F76621"/>
    <w:rsid w:val="00F768C0"/>
    <w:rsid w:val="00F768EC"/>
    <w:rsid w:val="00F770DC"/>
    <w:rsid w:val="00F771B5"/>
    <w:rsid w:val="00F77402"/>
    <w:rsid w:val="00F774C5"/>
    <w:rsid w:val="00F776B4"/>
    <w:rsid w:val="00F778BB"/>
    <w:rsid w:val="00F77A00"/>
    <w:rsid w:val="00F77C54"/>
    <w:rsid w:val="00F800AB"/>
    <w:rsid w:val="00F80273"/>
    <w:rsid w:val="00F80325"/>
    <w:rsid w:val="00F808CA"/>
    <w:rsid w:val="00F80C49"/>
    <w:rsid w:val="00F80ECA"/>
    <w:rsid w:val="00F81584"/>
    <w:rsid w:val="00F8191B"/>
    <w:rsid w:val="00F81A04"/>
    <w:rsid w:val="00F81C2E"/>
    <w:rsid w:val="00F81CD8"/>
    <w:rsid w:val="00F81DA7"/>
    <w:rsid w:val="00F81DD4"/>
    <w:rsid w:val="00F82178"/>
    <w:rsid w:val="00F82690"/>
    <w:rsid w:val="00F829FE"/>
    <w:rsid w:val="00F82AFC"/>
    <w:rsid w:val="00F82B4B"/>
    <w:rsid w:val="00F83040"/>
    <w:rsid w:val="00F83072"/>
    <w:rsid w:val="00F83230"/>
    <w:rsid w:val="00F835AA"/>
    <w:rsid w:val="00F8383B"/>
    <w:rsid w:val="00F83B64"/>
    <w:rsid w:val="00F83C3E"/>
    <w:rsid w:val="00F83D5A"/>
    <w:rsid w:val="00F841F1"/>
    <w:rsid w:val="00F84218"/>
    <w:rsid w:val="00F84271"/>
    <w:rsid w:val="00F8465A"/>
    <w:rsid w:val="00F84696"/>
    <w:rsid w:val="00F84975"/>
    <w:rsid w:val="00F849CD"/>
    <w:rsid w:val="00F85311"/>
    <w:rsid w:val="00F854F3"/>
    <w:rsid w:val="00F85785"/>
    <w:rsid w:val="00F8673E"/>
    <w:rsid w:val="00F86C9B"/>
    <w:rsid w:val="00F86EC0"/>
    <w:rsid w:val="00F87075"/>
    <w:rsid w:val="00F87475"/>
    <w:rsid w:val="00F875CF"/>
    <w:rsid w:val="00F87794"/>
    <w:rsid w:val="00F877D8"/>
    <w:rsid w:val="00F87D5A"/>
    <w:rsid w:val="00F87F4A"/>
    <w:rsid w:val="00F87F64"/>
    <w:rsid w:val="00F90454"/>
    <w:rsid w:val="00F905CD"/>
    <w:rsid w:val="00F9071F"/>
    <w:rsid w:val="00F90724"/>
    <w:rsid w:val="00F90794"/>
    <w:rsid w:val="00F909F0"/>
    <w:rsid w:val="00F90A14"/>
    <w:rsid w:val="00F90C50"/>
    <w:rsid w:val="00F9101A"/>
    <w:rsid w:val="00F910D3"/>
    <w:rsid w:val="00F9137C"/>
    <w:rsid w:val="00F9142F"/>
    <w:rsid w:val="00F916E6"/>
    <w:rsid w:val="00F916EB"/>
    <w:rsid w:val="00F9190D"/>
    <w:rsid w:val="00F91E2B"/>
    <w:rsid w:val="00F91F3A"/>
    <w:rsid w:val="00F924BA"/>
    <w:rsid w:val="00F9251C"/>
    <w:rsid w:val="00F926AE"/>
    <w:rsid w:val="00F92880"/>
    <w:rsid w:val="00F92A52"/>
    <w:rsid w:val="00F930F5"/>
    <w:rsid w:val="00F931BC"/>
    <w:rsid w:val="00F93227"/>
    <w:rsid w:val="00F93249"/>
    <w:rsid w:val="00F9364E"/>
    <w:rsid w:val="00F93AF3"/>
    <w:rsid w:val="00F93C1F"/>
    <w:rsid w:val="00F93E78"/>
    <w:rsid w:val="00F940A5"/>
    <w:rsid w:val="00F941CE"/>
    <w:rsid w:val="00F94249"/>
    <w:rsid w:val="00F94329"/>
    <w:rsid w:val="00F945B7"/>
    <w:rsid w:val="00F945DE"/>
    <w:rsid w:val="00F94C4C"/>
    <w:rsid w:val="00F94CEB"/>
    <w:rsid w:val="00F94E05"/>
    <w:rsid w:val="00F9505E"/>
    <w:rsid w:val="00F95182"/>
    <w:rsid w:val="00F95655"/>
    <w:rsid w:val="00F95917"/>
    <w:rsid w:val="00F95D48"/>
    <w:rsid w:val="00F962B0"/>
    <w:rsid w:val="00F96731"/>
    <w:rsid w:val="00F96B67"/>
    <w:rsid w:val="00F96FC1"/>
    <w:rsid w:val="00F97FA2"/>
    <w:rsid w:val="00FA01C5"/>
    <w:rsid w:val="00FA027E"/>
    <w:rsid w:val="00FA0290"/>
    <w:rsid w:val="00FA0625"/>
    <w:rsid w:val="00FA06CB"/>
    <w:rsid w:val="00FA0AC3"/>
    <w:rsid w:val="00FA0D52"/>
    <w:rsid w:val="00FA0D79"/>
    <w:rsid w:val="00FA1174"/>
    <w:rsid w:val="00FA146A"/>
    <w:rsid w:val="00FA1495"/>
    <w:rsid w:val="00FA14E7"/>
    <w:rsid w:val="00FA17B0"/>
    <w:rsid w:val="00FA1CAA"/>
    <w:rsid w:val="00FA1D8E"/>
    <w:rsid w:val="00FA1EC4"/>
    <w:rsid w:val="00FA21F9"/>
    <w:rsid w:val="00FA25D9"/>
    <w:rsid w:val="00FA2888"/>
    <w:rsid w:val="00FA2A05"/>
    <w:rsid w:val="00FA2A67"/>
    <w:rsid w:val="00FA2C9D"/>
    <w:rsid w:val="00FA2F43"/>
    <w:rsid w:val="00FA3960"/>
    <w:rsid w:val="00FA3AA0"/>
    <w:rsid w:val="00FA3BDA"/>
    <w:rsid w:val="00FA3F94"/>
    <w:rsid w:val="00FA4145"/>
    <w:rsid w:val="00FA42FF"/>
    <w:rsid w:val="00FA4D8A"/>
    <w:rsid w:val="00FA5195"/>
    <w:rsid w:val="00FA51D5"/>
    <w:rsid w:val="00FA52CB"/>
    <w:rsid w:val="00FA5C2C"/>
    <w:rsid w:val="00FA5D4F"/>
    <w:rsid w:val="00FA627B"/>
    <w:rsid w:val="00FA650A"/>
    <w:rsid w:val="00FA66E0"/>
    <w:rsid w:val="00FA6A3A"/>
    <w:rsid w:val="00FA6A72"/>
    <w:rsid w:val="00FA6C18"/>
    <w:rsid w:val="00FA6C4D"/>
    <w:rsid w:val="00FA6EBE"/>
    <w:rsid w:val="00FA6FFC"/>
    <w:rsid w:val="00FA72AD"/>
    <w:rsid w:val="00FA7A3A"/>
    <w:rsid w:val="00FA7A53"/>
    <w:rsid w:val="00FA7AED"/>
    <w:rsid w:val="00FA7DA6"/>
    <w:rsid w:val="00FB011F"/>
    <w:rsid w:val="00FB0367"/>
    <w:rsid w:val="00FB04CA"/>
    <w:rsid w:val="00FB0559"/>
    <w:rsid w:val="00FB060D"/>
    <w:rsid w:val="00FB06C0"/>
    <w:rsid w:val="00FB078A"/>
    <w:rsid w:val="00FB0844"/>
    <w:rsid w:val="00FB08A8"/>
    <w:rsid w:val="00FB0D4C"/>
    <w:rsid w:val="00FB101A"/>
    <w:rsid w:val="00FB1117"/>
    <w:rsid w:val="00FB145F"/>
    <w:rsid w:val="00FB1696"/>
    <w:rsid w:val="00FB192D"/>
    <w:rsid w:val="00FB1A35"/>
    <w:rsid w:val="00FB1D1D"/>
    <w:rsid w:val="00FB1EE8"/>
    <w:rsid w:val="00FB1F79"/>
    <w:rsid w:val="00FB2155"/>
    <w:rsid w:val="00FB2304"/>
    <w:rsid w:val="00FB23E1"/>
    <w:rsid w:val="00FB26E2"/>
    <w:rsid w:val="00FB2BD3"/>
    <w:rsid w:val="00FB3806"/>
    <w:rsid w:val="00FB3BA9"/>
    <w:rsid w:val="00FB3ED9"/>
    <w:rsid w:val="00FB3FAB"/>
    <w:rsid w:val="00FB4076"/>
    <w:rsid w:val="00FB4338"/>
    <w:rsid w:val="00FB443C"/>
    <w:rsid w:val="00FB4467"/>
    <w:rsid w:val="00FB4592"/>
    <w:rsid w:val="00FB4DFC"/>
    <w:rsid w:val="00FB4E30"/>
    <w:rsid w:val="00FB4FA9"/>
    <w:rsid w:val="00FB50E2"/>
    <w:rsid w:val="00FB526F"/>
    <w:rsid w:val="00FB5581"/>
    <w:rsid w:val="00FB558D"/>
    <w:rsid w:val="00FB55F0"/>
    <w:rsid w:val="00FB55FB"/>
    <w:rsid w:val="00FB567A"/>
    <w:rsid w:val="00FB578A"/>
    <w:rsid w:val="00FB5A42"/>
    <w:rsid w:val="00FB5A91"/>
    <w:rsid w:val="00FB5ABB"/>
    <w:rsid w:val="00FB5C65"/>
    <w:rsid w:val="00FB5D3E"/>
    <w:rsid w:val="00FB5EA8"/>
    <w:rsid w:val="00FB612C"/>
    <w:rsid w:val="00FB64F6"/>
    <w:rsid w:val="00FB6720"/>
    <w:rsid w:val="00FB6B66"/>
    <w:rsid w:val="00FB6D96"/>
    <w:rsid w:val="00FB6E43"/>
    <w:rsid w:val="00FB6F94"/>
    <w:rsid w:val="00FB72F8"/>
    <w:rsid w:val="00FB75AF"/>
    <w:rsid w:val="00FB767B"/>
    <w:rsid w:val="00FB77E9"/>
    <w:rsid w:val="00FB79C7"/>
    <w:rsid w:val="00FB7B33"/>
    <w:rsid w:val="00FB7C5E"/>
    <w:rsid w:val="00FBEE61"/>
    <w:rsid w:val="00FC0277"/>
    <w:rsid w:val="00FC06D5"/>
    <w:rsid w:val="00FC0980"/>
    <w:rsid w:val="00FC0BE2"/>
    <w:rsid w:val="00FC0D9B"/>
    <w:rsid w:val="00FC0ED0"/>
    <w:rsid w:val="00FC1082"/>
    <w:rsid w:val="00FC1648"/>
    <w:rsid w:val="00FC18B5"/>
    <w:rsid w:val="00FC192B"/>
    <w:rsid w:val="00FC1A3A"/>
    <w:rsid w:val="00FC1AE8"/>
    <w:rsid w:val="00FC1C0C"/>
    <w:rsid w:val="00FC1E74"/>
    <w:rsid w:val="00FC1F89"/>
    <w:rsid w:val="00FC220F"/>
    <w:rsid w:val="00FC2D53"/>
    <w:rsid w:val="00FC2FC8"/>
    <w:rsid w:val="00FC3253"/>
    <w:rsid w:val="00FC3370"/>
    <w:rsid w:val="00FC33D0"/>
    <w:rsid w:val="00FC368C"/>
    <w:rsid w:val="00FC36C6"/>
    <w:rsid w:val="00FC39DB"/>
    <w:rsid w:val="00FC3E22"/>
    <w:rsid w:val="00FC3E62"/>
    <w:rsid w:val="00FC4172"/>
    <w:rsid w:val="00FC47F6"/>
    <w:rsid w:val="00FC496C"/>
    <w:rsid w:val="00FC4A76"/>
    <w:rsid w:val="00FC5105"/>
    <w:rsid w:val="00FC51C6"/>
    <w:rsid w:val="00FC560B"/>
    <w:rsid w:val="00FC58B0"/>
    <w:rsid w:val="00FC58D1"/>
    <w:rsid w:val="00FC5948"/>
    <w:rsid w:val="00FC5A76"/>
    <w:rsid w:val="00FC5AF1"/>
    <w:rsid w:val="00FC60CF"/>
    <w:rsid w:val="00FC6486"/>
    <w:rsid w:val="00FC684B"/>
    <w:rsid w:val="00FC6947"/>
    <w:rsid w:val="00FC6B38"/>
    <w:rsid w:val="00FC720D"/>
    <w:rsid w:val="00FC7262"/>
    <w:rsid w:val="00FC7272"/>
    <w:rsid w:val="00FC7860"/>
    <w:rsid w:val="00FC788F"/>
    <w:rsid w:val="00FC78F2"/>
    <w:rsid w:val="00FC7B2A"/>
    <w:rsid w:val="00FC7D53"/>
    <w:rsid w:val="00FD009D"/>
    <w:rsid w:val="00FD00D0"/>
    <w:rsid w:val="00FD04EB"/>
    <w:rsid w:val="00FD0838"/>
    <w:rsid w:val="00FD08A6"/>
    <w:rsid w:val="00FD098D"/>
    <w:rsid w:val="00FD0CDC"/>
    <w:rsid w:val="00FD0FB2"/>
    <w:rsid w:val="00FD10CC"/>
    <w:rsid w:val="00FD12BF"/>
    <w:rsid w:val="00FD19E7"/>
    <w:rsid w:val="00FD1DDA"/>
    <w:rsid w:val="00FD2047"/>
    <w:rsid w:val="00FD21B9"/>
    <w:rsid w:val="00FD22C2"/>
    <w:rsid w:val="00FD247A"/>
    <w:rsid w:val="00FD31D0"/>
    <w:rsid w:val="00FD33B5"/>
    <w:rsid w:val="00FD33E8"/>
    <w:rsid w:val="00FD359B"/>
    <w:rsid w:val="00FD39D1"/>
    <w:rsid w:val="00FD3A1D"/>
    <w:rsid w:val="00FD3A37"/>
    <w:rsid w:val="00FD4014"/>
    <w:rsid w:val="00FD413E"/>
    <w:rsid w:val="00FD41F8"/>
    <w:rsid w:val="00FD49FA"/>
    <w:rsid w:val="00FD4A4F"/>
    <w:rsid w:val="00FD4B1A"/>
    <w:rsid w:val="00FD4E0C"/>
    <w:rsid w:val="00FD4F83"/>
    <w:rsid w:val="00FD59A5"/>
    <w:rsid w:val="00FD5B79"/>
    <w:rsid w:val="00FD6098"/>
    <w:rsid w:val="00FD61C2"/>
    <w:rsid w:val="00FD6291"/>
    <w:rsid w:val="00FD636B"/>
    <w:rsid w:val="00FD63EF"/>
    <w:rsid w:val="00FD6ABB"/>
    <w:rsid w:val="00FD6CAA"/>
    <w:rsid w:val="00FD6CBE"/>
    <w:rsid w:val="00FD718F"/>
    <w:rsid w:val="00FD738A"/>
    <w:rsid w:val="00FD74F8"/>
    <w:rsid w:val="00FD792F"/>
    <w:rsid w:val="00FD7ABA"/>
    <w:rsid w:val="00FE0342"/>
    <w:rsid w:val="00FE0E3A"/>
    <w:rsid w:val="00FE138D"/>
    <w:rsid w:val="00FE15EC"/>
    <w:rsid w:val="00FE16DF"/>
    <w:rsid w:val="00FE1893"/>
    <w:rsid w:val="00FE23D9"/>
    <w:rsid w:val="00FE24EC"/>
    <w:rsid w:val="00FE2544"/>
    <w:rsid w:val="00FE255A"/>
    <w:rsid w:val="00FE2B8D"/>
    <w:rsid w:val="00FE3084"/>
    <w:rsid w:val="00FE3166"/>
    <w:rsid w:val="00FE3662"/>
    <w:rsid w:val="00FE42EB"/>
    <w:rsid w:val="00FE44FB"/>
    <w:rsid w:val="00FE4C9F"/>
    <w:rsid w:val="00FE4F43"/>
    <w:rsid w:val="00FE55F9"/>
    <w:rsid w:val="00FE683B"/>
    <w:rsid w:val="00FE7205"/>
    <w:rsid w:val="00FE7264"/>
    <w:rsid w:val="00FE74B7"/>
    <w:rsid w:val="00FE76BE"/>
    <w:rsid w:val="00FE7C05"/>
    <w:rsid w:val="00FE7D8D"/>
    <w:rsid w:val="00FF0546"/>
    <w:rsid w:val="00FF0697"/>
    <w:rsid w:val="00FF07CB"/>
    <w:rsid w:val="00FF0C30"/>
    <w:rsid w:val="00FF0E56"/>
    <w:rsid w:val="00FF0E5B"/>
    <w:rsid w:val="00FF1026"/>
    <w:rsid w:val="00FF134F"/>
    <w:rsid w:val="00FF177C"/>
    <w:rsid w:val="00FF1A67"/>
    <w:rsid w:val="00FF1FA6"/>
    <w:rsid w:val="00FF22AC"/>
    <w:rsid w:val="00FF25A8"/>
    <w:rsid w:val="00FF2763"/>
    <w:rsid w:val="00FF286C"/>
    <w:rsid w:val="00FF294E"/>
    <w:rsid w:val="00FF2A71"/>
    <w:rsid w:val="00FF2E89"/>
    <w:rsid w:val="00FF35B6"/>
    <w:rsid w:val="00FF35EB"/>
    <w:rsid w:val="00FF3C5B"/>
    <w:rsid w:val="00FF3DDC"/>
    <w:rsid w:val="00FF4001"/>
    <w:rsid w:val="00FF4060"/>
    <w:rsid w:val="00FF42CC"/>
    <w:rsid w:val="00FF43A7"/>
    <w:rsid w:val="00FF45A8"/>
    <w:rsid w:val="00FF4707"/>
    <w:rsid w:val="00FF5037"/>
    <w:rsid w:val="00FF53E4"/>
    <w:rsid w:val="00FF55AA"/>
    <w:rsid w:val="00FF5989"/>
    <w:rsid w:val="00FF5CDA"/>
    <w:rsid w:val="00FF5DF4"/>
    <w:rsid w:val="00FF662F"/>
    <w:rsid w:val="00FF6A54"/>
    <w:rsid w:val="00FF6F96"/>
    <w:rsid w:val="00FF70C2"/>
    <w:rsid w:val="00FF750B"/>
    <w:rsid w:val="00FF759C"/>
    <w:rsid w:val="00FF7A64"/>
    <w:rsid w:val="00FF7DA1"/>
    <w:rsid w:val="00FF7F57"/>
    <w:rsid w:val="010023B9"/>
    <w:rsid w:val="010BD22C"/>
    <w:rsid w:val="0120E943"/>
    <w:rsid w:val="012D05A4"/>
    <w:rsid w:val="0130353B"/>
    <w:rsid w:val="01396F8B"/>
    <w:rsid w:val="013B87F2"/>
    <w:rsid w:val="015C5249"/>
    <w:rsid w:val="017CAFBF"/>
    <w:rsid w:val="0184F01B"/>
    <w:rsid w:val="01938721"/>
    <w:rsid w:val="019B315B"/>
    <w:rsid w:val="01A233E8"/>
    <w:rsid w:val="01A7B2A8"/>
    <w:rsid w:val="01AC651D"/>
    <w:rsid w:val="01C2D487"/>
    <w:rsid w:val="01C6CD7A"/>
    <w:rsid w:val="01CF4861"/>
    <w:rsid w:val="01CF5044"/>
    <w:rsid w:val="01ED9AA6"/>
    <w:rsid w:val="02064975"/>
    <w:rsid w:val="020ED4A3"/>
    <w:rsid w:val="020F75A4"/>
    <w:rsid w:val="02217973"/>
    <w:rsid w:val="022C38BD"/>
    <w:rsid w:val="023FAD01"/>
    <w:rsid w:val="02422DE9"/>
    <w:rsid w:val="02491271"/>
    <w:rsid w:val="0256C56D"/>
    <w:rsid w:val="027FE3E9"/>
    <w:rsid w:val="0287491C"/>
    <w:rsid w:val="028CD8BF"/>
    <w:rsid w:val="029D4A48"/>
    <w:rsid w:val="02B8F9C6"/>
    <w:rsid w:val="02B9ABF5"/>
    <w:rsid w:val="02C0CF32"/>
    <w:rsid w:val="02CEB579"/>
    <w:rsid w:val="02CF98B5"/>
    <w:rsid w:val="02DF27E5"/>
    <w:rsid w:val="02E3DB24"/>
    <w:rsid w:val="02FD8AA5"/>
    <w:rsid w:val="03182453"/>
    <w:rsid w:val="032600A0"/>
    <w:rsid w:val="032A3EA5"/>
    <w:rsid w:val="03320435"/>
    <w:rsid w:val="0332419E"/>
    <w:rsid w:val="0338CB6A"/>
    <w:rsid w:val="03629DDB"/>
    <w:rsid w:val="0365C926"/>
    <w:rsid w:val="0371D350"/>
    <w:rsid w:val="037A75A3"/>
    <w:rsid w:val="038B357B"/>
    <w:rsid w:val="039F7CF5"/>
    <w:rsid w:val="03A5A119"/>
    <w:rsid w:val="03A922D1"/>
    <w:rsid w:val="03B376FF"/>
    <w:rsid w:val="03B457CD"/>
    <w:rsid w:val="03B77EF8"/>
    <w:rsid w:val="03C43E0A"/>
    <w:rsid w:val="03C5E7DB"/>
    <w:rsid w:val="03C9CAC3"/>
    <w:rsid w:val="03D2B5EB"/>
    <w:rsid w:val="03E73C1D"/>
    <w:rsid w:val="03EC70AF"/>
    <w:rsid w:val="03ECB283"/>
    <w:rsid w:val="03F39062"/>
    <w:rsid w:val="04043DF9"/>
    <w:rsid w:val="0410676F"/>
    <w:rsid w:val="0427809A"/>
    <w:rsid w:val="042EC4AE"/>
    <w:rsid w:val="043DDF49"/>
    <w:rsid w:val="044B022B"/>
    <w:rsid w:val="044B1638"/>
    <w:rsid w:val="045B0CEF"/>
    <w:rsid w:val="045F2306"/>
    <w:rsid w:val="0467BDE4"/>
    <w:rsid w:val="046D6D3E"/>
    <w:rsid w:val="04770250"/>
    <w:rsid w:val="0482290F"/>
    <w:rsid w:val="048FEAA5"/>
    <w:rsid w:val="049E910A"/>
    <w:rsid w:val="04AB16A4"/>
    <w:rsid w:val="04B9A1CB"/>
    <w:rsid w:val="04C06F40"/>
    <w:rsid w:val="04C61550"/>
    <w:rsid w:val="04CBBB7C"/>
    <w:rsid w:val="04D1C151"/>
    <w:rsid w:val="04DC1736"/>
    <w:rsid w:val="04DC98C3"/>
    <w:rsid w:val="04DF6B7B"/>
    <w:rsid w:val="04F32339"/>
    <w:rsid w:val="04F43F95"/>
    <w:rsid w:val="04F7587E"/>
    <w:rsid w:val="04F77256"/>
    <w:rsid w:val="0513F3B7"/>
    <w:rsid w:val="0518F71C"/>
    <w:rsid w:val="05193AE7"/>
    <w:rsid w:val="052C211F"/>
    <w:rsid w:val="0530E552"/>
    <w:rsid w:val="0532C8F7"/>
    <w:rsid w:val="0533A2C1"/>
    <w:rsid w:val="05377F89"/>
    <w:rsid w:val="054EA03B"/>
    <w:rsid w:val="0551810A"/>
    <w:rsid w:val="055409A6"/>
    <w:rsid w:val="0566E718"/>
    <w:rsid w:val="057D3FEF"/>
    <w:rsid w:val="0581AC4F"/>
    <w:rsid w:val="05875C8E"/>
    <w:rsid w:val="058C8F87"/>
    <w:rsid w:val="059E2996"/>
    <w:rsid w:val="05AB9097"/>
    <w:rsid w:val="05B0F107"/>
    <w:rsid w:val="05B46316"/>
    <w:rsid w:val="05DA36D2"/>
    <w:rsid w:val="05DEB43C"/>
    <w:rsid w:val="05E0EADE"/>
    <w:rsid w:val="05E12F48"/>
    <w:rsid w:val="05E80B6C"/>
    <w:rsid w:val="05E9C9E3"/>
    <w:rsid w:val="05EF0107"/>
    <w:rsid w:val="06019732"/>
    <w:rsid w:val="06327619"/>
    <w:rsid w:val="063562F7"/>
    <w:rsid w:val="0636FCD4"/>
    <w:rsid w:val="06487A9C"/>
    <w:rsid w:val="066C20E4"/>
    <w:rsid w:val="0678A5C9"/>
    <w:rsid w:val="06799C94"/>
    <w:rsid w:val="0681D135"/>
    <w:rsid w:val="068847E9"/>
    <w:rsid w:val="069214DA"/>
    <w:rsid w:val="06940D05"/>
    <w:rsid w:val="069D5247"/>
    <w:rsid w:val="06ABDB0A"/>
    <w:rsid w:val="06BB80F6"/>
    <w:rsid w:val="06BF019A"/>
    <w:rsid w:val="06C31459"/>
    <w:rsid w:val="06C8E7B9"/>
    <w:rsid w:val="06D00919"/>
    <w:rsid w:val="06D035E1"/>
    <w:rsid w:val="06D284D7"/>
    <w:rsid w:val="06E18D1B"/>
    <w:rsid w:val="06E33628"/>
    <w:rsid w:val="06E4FE8F"/>
    <w:rsid w:val="06EBF88F"/>
    <w:rsid w:val="07023FB9"/>
    <w:rsid w:val="07140891"/>
    <w:rsid w:val="07150B76"/>
    <w:rsid w:val="071606C4"/>
    <w:rsid w:val="071E0CE4"/>
    <w:rsid w:val="072E79AE"/>
    <w:rsid w:val="07327128"/>
    <w:rsid w:val="073FD3E7"/>
    <w:rsid w:val="0757DCFA"/>
    <w:rsid w:val="075BA4D6"/>
    <w:rsid w:val="075C201D"/>
    <w:rsid w:val="07644D7B"/>
    <w:rsid w:val="0767C0CF"/>
    <w:rsid w:val="077E2BD5"/>
    <w:rsid w:val="078C205A"/>
    <w:rsid w:val="07992414"/>
    <w:rsid w:val="07994A1C"/>
    <w:rsid w:val="07C45B2B"/>
    <w:rsid w:val="07C5F314"/>
    <w:rsid w:val="07CDAACF"/>
    <w:rsid w:val="07D0EC44"/>
    <w:rsid w:val="07EDE567"/>
    <w:rsid w:val="07EF7524"/>
    <w:rsid w:val="07F3C809"/>
    <w:rsid w:val="07FD76D6"/>
    <w:rsid w:val="080444A9"/>
    <w:rsid w:val="08136E06"/>
    <w:rsid w:val="0814A88F"/>
    <w:rsid w:val="081C7D3E"/>
    <w:rsid w:val="082AC1F9"/>
    <w:rsid w:val="0832D1BE"/>
    <w:rsid w:val="0857ED4D"/>
    <w:rsid w:val="0860B722"/>
    <w:rsid w:val="0865A71A"/>
    <w:rsid w:val="0867C776"/>
    <w:rsid w:val="08698124"/>
    <w:rsid w:val="0880B061"/>
    <w:rsid w:val="088758B6"/>
    <w:rsid w:val="0887BE4A"/>
    <w:rsid w:val="0898CAFE"/>
    <w:rsid w:val="089EF28C"/>
    <w:rsid w:val="08A1BA98"/>
    <w:rsid w:val="08A5CCE6"/>
    <w:rsid w:val="08CE6317"/>
    <w:rsid w:val="08D4296F"/>
    <w:rsid w:val="08DA5A48"/>
    <w:rsid w:val="08DD8133"/>
    <w:rsid w:val="08E4F44A"/>
    <w:rsid w:val="08E9C7B6"/>
    <w:rsid w:val="09095008"/>
    <w:rsid w:val="09162E46"/>
    <w:rsid w:val="0917741B"/>
    <w:rsid w:val="09191368"/>
    <w:rsid w:val="0925E4AD"/>
    <w:rsid w:val="092D717A"/>
    <w:rsid w:val="09322A32"/>
    <w:rsid w:val="0937AFB8"/>
    <w:rsid w:val="093AC304"/>
    <w:rsid w:val="09465554"/>
    <w:rsid w:val="09497E8E"/>
    <w:rsid w:val="094AA0BB"/>
    <w:rsid w:val="09571275"/>
    <w:rsid w:val="095A7600"/>
    <w:rsid w:val="096D1A1F"/>
    <w:rsid w:val="097C4055"/>
    <w:rsid w:val="098940A0"/>
    <w:rsid w:val="09AA1DD1"/>
    <w:rsid w:val="09AF9915"/>
    <w:rsid w:val="09B0E6FF"/>
    <w:rsid w:val="09B1B6F1"/>
    <w:rsid w:val="09B80978"/>
    <w:rsid w:val="09BA4543"/>
    <w:rsid w:val="09C38733"/>
    <w:rsid w:val="09D05150"/>
    <w:rsid w:val="09D173F2"/>
    <w:rsid w:val="09DD4859"/>
    <w:rsid w:val="09E10053"/>
    <w:rsid w:val="09E94477"/>
    <w:rsid w:val="09EBE2E6"/>
    <w:rsid w:val="09EFF999"/>
    <w:rsid w:val="09F28526"/>
    <w:rsid w:val="0A0721BC"/>
    <w:rsid w:val="0A0BC8B4"/>
    <w:rsid w:val="0A1FF66C"/>
    <w:rsid w:val="0A2351A4"/>
    <w:rsid w:val="0A2BA7AB"/>
    <w:rsid w:val="0A3A1847"/>
    <w:rsid w:val="0A4D8805"/>
    <w:rsid w:val="0A530713"/>
    <w:rsid w:val="0A658EFB"/>
    <w:rsid w:val="0A695C2C"/>
    <w:rsid w:val="0A830C7B"/>
    <w:rsid w:val="0A843BDB"/>
    <w:rsid w:val="0A93D4A0"/>
    <w:rsid w:val="0A987C97"/>
    <w:rsid w:val="0AB10E9A"/>
    <w:rsid w:val="0AB99154"/>
    <w:rsid w:val="0ADAD938"/>
    <w:rsid w:val="0AE326EC"/>
    <w:rsid w:val="0AE94710"/>
    <w:rsid w:val="0AEDF83D"/>
    <w:rsid w:val="0AEE83B2"/>
    <w:rsid w:val="0AF759B7"/>
    <w:rsid w:val="0AF931F7"/>
    <w:rsid w:val="0AF9791F"/>
    <w:rsid w:val="0AFBAFD5"/>
    <w:rsid w:val="0B094F27"/>
    <w:rsid w:val="0B23ED14"/>
    <w:rsid w:val="0B288B88"/>
    <w:rsid w:val="0B2E6FCE"/>
    <w:rsid w:val="0B3A09BC"/>
    <w:rsid w:val="0B3C8108"/>
    <w:rsid w:val="0B4150E1"/>
    <w:rsid w:val="0B5D88AF"/>
    <w:rsid w:val="0B6C0875"/>
    <w:rsid w:val="0B7644EF"/>
    <w:rsid w:val="0B78F18E"/>
    <w:rsid w:val="0B7D107B"/>
    <w:rsid w:val="0B8CA9B9"/>
    <w:rsid w:val="0B8F4EB5"/>
    <w:rsid w:val="0B93F18C"/>
    <w:rsid w:val="0BA2C9FD"/>
    <w:rsid w:val="0BA5CF13"/>
    <w:rsid w:val="0BAA0299"/>
    <w:rsid w:val="0BAFD074"/>
    <w:rsid w:val="0BBD7EE9"/>
    <w:rsid w:val="0BD2096C"/>
    <w:rsid w:val="0BD70504"/>
    <w:rsid w:val="0BE00BEA"/>
    <w:rsid w:val="0BEAFEAF"/>
    <w:rsid w:val="0BEFFA90"/>
    <w:rsid w:val="0BF25F01"/>
    <w:rsid w:val="0BF43DB1"/>
    <w:rsid w:val="0C1AD02A"/>
    <w:rsid w:val="0C347CB8"/>
    <w:rsid w:val="0C3B94BE"/>
    <w:rsid w:val="0C470167"/>
    <w:rsid w:val="0C5106B2"/>
    <w:rsid w:val="0C56D805"/>
    <w:rsid w:val="0C7702C6"/>
    <w:rsid w:val="0C795893"/>
    <w:rsid w:val="0C80D936"/>
    <w:rsid w:val="0C84840C"/>
    <w:rsid w:val="0C88F2AE"/>
    <w:rsid w:val="0C931EBE"/>
    <w:rsid w:val="0C99AE29"/>
    <w:rsid w:val="0CA85FE8"/>
    <w:rsid w:val="0CB93AC0"/>
    <w:rsid w:val="0CB979AC"/>
    <w:rsid w:val="0CC118B3"/>
    <w:rsid w:val="0CC58CD8"/>
    <w:rsid w:val="0CC83C13"/>
    <w:rsid w:val="0CCB9073"/>
    <w:rsid w:val="0CD8B4A5"/>
    <w:rsid w:val="0CE565F3"/>
    <w:rsid w:val="0CFB69D0"/>
    <w:rsid w:val="0D0AA5F5"/>
    <w:rsid w:val="0D0F276E"/>
    <w:rsid w:val="0D189318"/>
    <w:rsid w:val="0D1E50FB"/>
    <w:rsid w:val="0D22B30D"/>
    <w:rsid w:val="0D289A97"/>
    <w:rsid w:val="0D34A033"/>
    <w:rsid w:val="0D3E2CDE"/>
    <w:rsid w:val="0D41897B"/>
    <w:rsid w:val="0D48F989"/>
    <w:rsid w:val="0D57E9EC"/>
    <w:rsid w:val="0D585AC6"/>
    <w:rsid w:val="0D5CA8DB"/>
    <w:rsid w:val="0D66CF2F"/>
    <w:rsid w:val="0D69BAE3"/>
    <w:rsid w:val="0D7DAFC1"/>
    <w:rsid w:val="0D874DD8"/>
    <w:rsid w:val="0D899980"/>
    <w:rsid w:val="0D8E2991"/>
    <w:rsid w:val="0D9ABA7C"/>
    <w:rsid w:val="0D9FD290"/>
    <w:rsid w:val="0DB2E8FF"/>
    <w:rsid w:val="0DC2266F"/>
    <w:rsid w:val="0DC996B0"/>
    <w:rsid w:val="0DD9F07B"/>
    <w:rsid w:val="0DE0010F"/>
    <w:rsid w:val="0DE7496C"/>
    <w:rsid w:val="0DE7BF2E"/>
    <w:rsid w:val="0DEA9544"/>
    <w:rsid w:val="0DEAD116"/>
    <w:rsid w:val="0E088BA0"/>
    <w:rsid w:val="0E0BC2EB"/>
    <w:rsid w:val="0E116C96"/>
    <w:rsid w:val="0E123ED6"/>
    <w:rsid w:val="0E1E6BD6"/>
    <w:rsid w:val="0E3DAC0B"/>
    <w:rsid w:val="0E44A5A4"/>
    <w:rsid w:val="0E4C6A37"/>
    <w:rsid w:val="0E5D1299"/>
    <w:rsid w:val="0E69A6C1"/>
    <w:rsid w:val="0E87A1AD"/>
    <w:rsid w:val="0E87DB50"/>
    <w:rsid w:val="0E99D0C2"/>
    <w:rsid w:val="0E9FA34C"/>
    <w:rsid w:val="0EA35A42"/>
    <w:rsid w:val="0EB57846"/>
    <w:rsid w:val="0EBE2208"/>
    <w:rsid w:val="0EC6634A"/>
    <w:rsid w:val="0ED54A87"/>
    <w:rsid w:val="0ED579D5"/>
    <w:rsid w:val="0EDA7E8C"/>
    <w:rsid w:val="0EDB0C5F"/>
    <w:rsid w:val="0F0DFC2F"/>
    <w:rsid w:val="0F151F6C"/>
    <w:rsid w:val="0F180568"/>
    <w:rsid w:val="0F250F19"/>
    <w:rsid w:val="0F28A048"/>
    <w:rsid w:val="0F3987E9"/>
    <w:rsid w:val="0F3D801E"/>
    <w:rsid w:val="0F4143D5"/>
    <w:rsid w:val="0F425A73"/>
    <w:rsid w:val="0F83BDFB"/>
    <w:rsid w:val="0F9683BF"/>
    <w:rsid w:val="0FA1D00D"/>
    <w:rsid w:val="0FA9E8C3"/>
    <w:rsid w:val="0FC7AC15"/>
    <w:rsid w:val="0FCC4C0C"/>
    <w:rsid w:val="0FE1405D"/>
    <w:rsid w:val="0FE27005"/>
    <w:rsid w:val="0FF195B0"/>
    <w:rsid w:val="0FF54B7A"/>
    <w:rsid w:val="0FFCC8B0"/>
    <w:rsid w:val="0FFEB811"/>
    <w:rsid w:val="1000C4BF"/>
    <w:rsid w:val="101E3F2E"/>
    <w:rsid w:val="101F29F2"/>
    <w:rsid w:val="104CA05D"/>
    <w:rsid w:val="104D9AA4"/>
    <w:rsid w:val="105AC9C4"/>
    <w:rsid w:val="105E1982"/>
    <w:rsid w:val="10705C32"/>
    <w:rsid w:val="1081B37D"/>
    <w:rsid w:val="1081DC82"/>
    <w:rsid w:val="1086957B"/>
    <w:rsid w:val="10A76190"/>
    <w:rsid w:val="10B889D0"/>
    <w:rsid w:val="10C81A8E"/>
    <w:rsid w:val="10D874E0"/>
    <w:rsid w:val="10F62BAC"/>
    <w:rsid w:val="10FF9ABB"/>
    <w:rsid w:val="11086BBE"/>
    <w:rsid w:val="11144B3C"/>
    <w:rsid w:val="1115C904"/>
    <w:rsid w:val="114EA94A"/>
    <w:rsid w:val="11541877"/>
    <w:rsid w:val="115776D5"/>
    <w:rsid w:val="115C628E"/>
    <w:rsid w:val="115C65EF"/>
    <w:rsid w:val="1169D36B"/>
    <w:rsid w:val="1171C294"/>
    <w:rsid w:val="117A098A"/>
    <w:rsid w:val="117B2DC9"/>
    <w:rsid w:val="11944696"/>
    <w:rsid w:val="11A289B0"/>
    <w:rsid w:val="11AA58BB"/>
    <w:rsid w:val="11B25645"/>
    <w:rsid w:val="11C229C5"/>
    <w:rsid w:val="11DA498B"/>
    <w:rsid w:val="11DDCAB2"/>
    <w:rsid w:val="11DFAC06"/>
    <w:rsid w:val="11ED98D6"/>
    <w:rsid w:val="11EEE69C"/>
    <w:rsid w:val="11F0AF61"/>
    <w:rsid w:val="12040EB6"/>
    <w:rsid w:val="120AD0B6"/>
    <w:rsid w:val="12134331"/>
    <w:rsid w:val="121B2E40"/>
    <w:rsid w:val="121BF0DC"/>
    <w:rsid w:val="121C774E"/>
    <w:rsid w:val="122E5CCB"/>
    <w:rsid w:val="12339F7B"/>
    <w:rsid w:val="124BB30D"/>
    <w:rsid w:val="1262D37C"/>
    <w:rsid w:val="1272BAF0"/>
    <w:rsid w:val="127CB507"/>
    <w:rsid w:val="127CE372"/>
    <w:rsid w:val="12873E14"/>
    <w:rsid w:val="1290F649"/>
    <w:rsid w:val="129CEC89"/>
    <w:rsid w:val="12A68807"/>
    <w:rsid w:val="12B8FBCD"/>
    <w:rsid w:val="12C26FBF"/>
    <w:rsid w:val="12CB5D81"/>
    <w:rsid w:val="12CC50E4"/>
    <w:rsid w:val="12CC59A0"/>
    <w:rsid w:val="12E6FFB6"/>
    <w:rsid w:val="12FB53D9"/>
    <w:rsid w:val="12FD64B9"/>
    <w:rsid w:val="1301E345"/>
    <w:rsid w:val="130270B1"/>
    <w:rsid w:val="130CDE4A"/>
    <w:rsid w:val="13215AFA"/>
    <w:rsid w:val="132A2B37"/>
    <w:rsid w:val="132AB4C3"/>
    <w:rsid w:val="1343F12E"/>
    <w:rsid w:val="134461F5"/>
    <w:rsid w:val="134BEBFB"/>
    <w:rsid w:val="13535640"/>
    <w:rsid w:val="13579550"/>
    <w:rsid w:val="13633A0F"/>
    <w:rsid w:val="1373D3C1"/>
    <w:rsid w:val="1374CE5F"/>
    <w:rsid w:val="1383C9E4"/>
    <w:rsid w:val="138D0AAF"/>
    <w:rsid w:val="139A2DC1"/>
    <w:rsid w:val="13A9C0BE"/>
    <w:rsid w:val="13BBB3A8"/>
    <w:rsid w:val="13C22170"/>
    <w:rsid w:val="13CF5C45"/>
    <w:rsid w:val="13D1C69A"/>
    <w:rsid w:val="13D4970B"/>
    <w:rsid w:val="13D5914F"/>
    <w:rsid w:val="13DEDD9C"/>
    <w:rsid w:val="13DFA029"/>
    <w:rsid w:val="13F50F4C"/>
    <w:rsid w:val="13FD934F"/>
    <w:rsid w:val="14181C72"/>
    <w:rsid w:val="141B947D"/>
    <w:rsid w:val="14310807"/>
    <w:rsid w:val="14427257"/>
    <w:rsid w:val="1448B12E"/>
    <w:rsid w:val="1456F830"/>
    <w:rsid w:val="14581BF8"/>
    <w:rsid w:val="14624313"/>
    <w:rsid w:val="146A5179"/>
    <w:rsid w:val="1471CA4C"/>
    <w:rsid w:val="147FA5FA"/>
    <w:rsid w:val="148C619E"/>
    <w:rsid w:val="148F2B55"/>
    <w:rsid w:val="149DE858"/>
    <w:rsid w:val="149EDA33"/>
    <w:rsid w:val="14AE335E"/>
    <w:rsid w:val="14C020C4"/>
    <w:rsid w:val="14D3BDA0"/>
    <w:rsid w:val="14DE7195"/>
    <w:rsid w:val="14E7288E"/>
    <w:rsid w:val="14F1A0BD"/>
    <w:rsid w:val="14F63D04"/>
    <w:rsid w:val="15010172"/>
    <w:rsid w:val="15041746"/>
    <w:rsid w:val="1507149C"/>
    <w:rsid w:val="1511E23D"/>
    <w:rsid w:val="151740B1"/>
    <w:rsid w:val="151B245F"/>
    <w:rsid w:val="15242334"/>
    <w:rsid w:val="153E5DE2"/>
    <w:rsid w:val="153F7E23"/>
    <w:rsid w:val="154FF72E"/>
    <w:rsid w:val="1553443E"/>
    <w:rsid w:val="15582F5A"/>
    <w:rsid w:val="155FA9E3"/>
    <w:rsid w:val="155FFF9B"/>
    <w:rsid w:val="1576AB45"/>
    <w:rsid w:val="1582C180"/>
    <w:rsid w:val="15854268"/>
    <w:rsid w:val="158810F2"/>
    <w:rsid w:val="1598FF09"/>
    <w:rsid w:val="159D2F4F"/>
    <w:rsid w:val="15E386F3"/>
    <w:rsid w:val="15F69D78"/>
    <w:rsid w:val="16201FC8"/>
    <w:rsid w:val="16227B77"/>
    <w:rsid w:val="162E1A7E"/>
    <w:rsid w:val="163EF360"/>
    <w:rsid w:val="1651D621"/>
    <w:rsid w:val="16540F0B"/>
    <w:rsid w:val="16557D36"/>
    <w:rsid w:val="1669B530"/>
    <w:rsid w:val="16720C94"/>
    <w:rsid w:val="16762390"/>
    <w:rsid w:val="1679A596"/>
    <w:rsid w:val="168586BA"/>
    <w:rsid w:val="16906333"/>
    <w:rsid w:val="169974DD"/>
    <w:rsid w:val="16A4E2A7"/>
    <w:rsid w:val="16AE2645"/>
    <w:rsid w:val="16B17144"/>
    <w:rsid w:val="16C29D50"/>
    <w:rsid w:val="16CBC604"/>
    <w:rsid w:val="16CCC6B7"/>
    <w:rsid w:val="16E0FED8"/>
    <w:rsid w:val="16E6109F"/>
    <w:rsid w:val="16EDAD51"/>
    <w:rsid w:val="16F2B064"/>
    <w:rsid w:val="16F44AFF"/>
    <w:rsid w:val="16FF72F2"/>
    <w:rsid w:val="170B9170"/>
    <w:rsid w:val="171D22BD"/>
    <w:rsid w:val="1728F8A7"/>
    <w:rsid w:val="172BCCD2"/>
    <w:rsid w:val="173B71D4"/>
    <w:rsid w:val="174DD86A"/>
    <w:rsid w:val="1754AF1D"/>
    <w:rsid w:val="17766827"/>
    <w:rsid w:val="17767A8C"/>
    <w:rsid w:val="177ECD82"/>
    <w:rsid w:val="17972223"/>
    <w:rsid w:val="179D5E2B"/>
    <w:rsid w:val="17A0B12C"/>
    <w:rsid w:val="17A965E5"/>
    <w:rsid w:val="17B83F1D"/>
    <w:rsid w:val="17BA914F"/>
    <w:rsid w:val="17D895A1"/>
    <w:rsid w:val="17DFA1C0"/>
    <w:rsid w:val="17F6B5FA"/>
    <w:rsid w:val="17FC1741"/>
    <w:rsid w:val="18028547"/>
    <w:rsid w:val="18151221"/>
    <w:rsid w:val="181EF5A9"/>
    <w:rsid w:val="1823095D"/>
    <w:rsid w:val="1835B79E"/>
    <w:rsid w:val="183C084D"/>
    <w:rsid w:val="1843AB58"/>
    <w:rsid w:val="18448C50"/>
    <w:rsid w:val="185DA68F"/>
    <w:rsid w:val="186E048E"/>
    <w:rsid w:val="186F33FD"/>
    <w:rsid w:val="1871E3E1"/>
    <w:rsid w:val="18836C11"/>
    <w:rsid w:val="1887497B"/>
    <w:rsid w:val="188944B3"/>
    <w:rsid w:val="188A91AB"/>
    <w:rsid w:val="18A780BC"/>
    <w:rsid w:val="18B4B033"/>
    <w:rsid w:val="18B7E5EC"/>
    <w:rsid w:val="18BED2EE"/>
    <w:rsid w:val="18C2784C"/>
    <w:rsid w:val="18CAC47F"/>
    <w:rsid w:val="18EB3AE6"/>
    <w:rsid w:val="18FFCA6B"/>
    <w:rsid w:val="19028A2B"/>
    <w:rsid w:val="190651FF"/>
    <w:rsid w:val="19171536"/>
    <w:rsid w:val="19206E2A"/>
    <w:rsid w:val="19275561"/>
    <w:rsid w:val="1931C61C"/>
    <w:rsid w:val="193D1D22"/>
    <w:rsid w:val="1943F951"/>
    <w:rsid w:val="1947B7F7"/>
    <w:rsid w:val="1949A018"/>
    <w:rsid w:val="1958B61F"/>
    <w:rsid w:val="195B3BA3"/>
    <w:rsid w:val="195C8CC8"/>
    <w:rsid w:val="195F08D4"/>
    <w:rsid w:val="196A2A51"/>
    <w:rsid w:val="198B4DC4"/>
    <w:rsid w:val="19938DB2"/>
    <w:rsid w:val="1999BE07"/>
    <w:rsid w:val="199C3D11"/>
    <w:rsid w:val="19A06563"/>
    <w:rsid w:val="19AEC6DA"/>
    <w:rsid w:val="19C726AB"/>
    <w:rsid w:val="19CBD073"/>
    <w:rsid w:val="19CD60CA"/>
    <w:rsid w:val="19D3D6D3"/>
    <w:rsid w:val="19E36319"/>
    <w:rsid w:val="19EB8429"/>
    <w:rsid w:val="19ED6C41"/>
    <w:rsid w:val="1A045B97"/>
    <w:rsid w:val="1A1588DD"/>
    <w:rsid w:val="1A228FF8"/>
    <w:rsid w:val="1A2D9DA4"/>
    <w:rsid w:val="1A3F4428"/>
    <w:rsid w:val="1A45EC62"/>
    <w:rsid w:val="1A554108"/>
    <w:rsid w:val="1A55D477"/>
    <w:rsid w:val="1A5A88C1"/>
    <w:rsid w:val="1A5A96E1"/>
    <w:rsid w:val="1A6BCE1C"/>
    <w:rsid w:val="1A735094"/>
    <w:rsid w:val="1A7A8AF4"/>
    <w:rsid w:val="1A7FB446"/>
    <w:rsid w:val="1A86257D"/>
    <w:rsid w:val="1A8C6998"/>
    <w:rsid w:val="1A987A87"/>
    <w:rsid w:val="1A9E207F"/>
    <w:rsid w:val="1AB52AFA"/>
    <w:rsid w:val="1AB8EA5C"/>
    <w:rsid w:val="1ACE7FF4"/>
    <w:rsid w:val="1AD68DCA"/>
    <w:rsid w:val="1AE2BD1C"/>
    <w:rsid w:val="1AE6555A"/>
    <w:rsid w:val="1AFD4FCB"/>
    <w:rsid w:val="1AFE78DB"/>
    <w:rsid w:val="1B116CE1"/>
    <w:rsid w:val="1B1689A8"/>
    <w:rsid w:val="1B1F6B67"/>
    <w:rsid w:val="1B204439"/>
    <w:rsid w:val="1B2A1D76"/>
    <w:rsid w:val="1B2CF43A"/>
    <w:rsid w:val="1B337485"/>
    <w:rsid w:val="1B397884"/>
    <w:rsid w:val="1B3C6E71"/>
    <w:rsid w:val="1B443EF8"/>
    <w:rsid w:val="1B473C01"/>
    <w:rsid w:val="1B486D56"/>
    <w:rsid w:val="1B592899"/>
    <w:rsid w:val="1B6068E8"/>
    <w:rsid w:val="1B6C4EE4"/>
    <w:rsid w:val="1B6F350D"/>
    <w:rsid w:val="1B7FBFA3"/>
    <w:rsid w:val="1B84C808"/>
    <w:rsid w:val="1B8B84BC"/>
    <w:rsid w:val="1B905924"/>
    <w:rsid w:val="1B91FF36"/>
    <w:rsid w:val="1B967EED"/>
    <w:rsid w:val="1BA796CD"/>
    <w:rsid w:val="1BAFD315"/>
    <w:rsid w:val="1BDA657E"/>
    <w:rsid w:val="1BFFAD63"/>
    <w:rsid w:val="1C019318"/>
    <w:rsid w:val="1C05D0D1"/>
    <w:rsid w:val="1C127B4B"/>
    <w:rsid w:val="1C23A07A"/>
    <w:rsid w:val="1C2542E1"/>
    <w:rsid w:val="1C33C8D2"/>
    <w:rsid w:val="1C516AD3"/>
    <w:rsid w:val="1C5AD93A"/>
    <w:rsid w:val="1C606DE0"/>
    <w:rsid w:val="1C7BE290"/>
    <w:rsid w:val="1C8BCB0C"/>
    <w:rsid w:val="1C8F50BD"/>
    <w:rsid w:val="1C9AA306"/>
    <w:rsid w:val="1CA56BC6"/>
    <w:rsid w:val="1CB54BE8"/>
    <w:rsid w:val="1CCF5761"/>
    <w:rsid w:val="1CD834ED"/>
    <w:rsid w:val="1CD9B771"/>
    <w:rsid w:val="1CE2DD84"/>
    <w:rsid w:val="1D134618"/>
    <w:rsid w:val="1D2B3F0B"/>
    <w:rsid w:val="1D448998"/>
    <w:rsid w:val="1D4F8917"/>
    <w:rsid w:val="1D66CA06"/>
    <w:rsid w:val="1D6CFC2C"/>
    <w:rsid w:val="1D732767"/>
    <w:rsid w:val="1D7ACB48"/>
    <w:rsid w:val="1D806DA2"/>
    <w:rsid w:val="1DAACFDE"/>
    <w:rsid w:val="1DB09361"/>
    <w:rsid w:val="1DB1E39F"/>
    <w:rsid w:val="1DB97DF9"/>
    <w:rsid w:val="1DC55240"/>
    <w:rsid w:val="1DCDFFCE"/>
    <w:rsid w:val="1DCF0EEE"/>
    <w:rsid w:val="1DE54A89"/>
    <w:rsid w:val="1DE5B416"/>
    <w:rsid w:val="1DF05150"/>
    <w:rsid w:val="1DF42783"/>
    <w:rsid w:val="1DFB18E7"/>
    <w:rsid w:val="1DFF47F4"/>
    <w:rsid w:val="1E081BDB"/>
    <w:rsid w:val="1E08BD65"/>
    <w:rsid w:val="1E23143D"/>
    <w:rsid w:val="1E291A12"/>
    <w:rsid w:val="1E38039D"/>
    <w:rsid w:val="1E3D89D6"/>
    <w:rsid w:val="1E3FDD05"/>
    <w:rsid w:val="1E40B842"/>
    <w:rsid w:val="1E4C7F4E"/>
    <w:rsid w:val="1E6C06B5"/>
    <w:rsid w:val="1E6F0798"/>
    <w:rsid w:val="1E74D050"/>
    <w:rsid w:val="1E8071EC"/>
    <w:rsid w:val="1E832820"/>
    <w:rsid w:val="1E8DA4AF"/>
    <w:rsid w:val="1E9A9527"/>
    <w:rsid w:val="1E9C437E"/>
    <w:rsid w:val="1E9E3D3A"/>
    <w:rsid w:val="1EA63F68"/>
    <w:rsid w:val="1EB05C1A"/>
    <w:rsid w:val="1EB2C1AB"/>
    <w:rsid w:val="1EB378BA"/>
    <w:rsid w:val="1ECBC523"/>
    <w:rsid w:val="1ED02F6A"/>
    <w:rsid w:val="1ED28F60"/>
    <w:rsid w:val="1EE1D1F9"/>
    <w:rsid w:val="1EE4C912"/>
    <w:rsid w:val="1EE8C251"/>
    <w:rsid w:val="1F123C09"/>
    <w:rsid w:val="1F1F2BE8"/>
    <w:rsid w:val="1F2CDFC6"/>
    <w:rsid w:val="1F49AFE3"/>
    <w:rsid w:val="1F57A03A"/>
    <w:rsid w:val="1F76F8CC"/>
    <w:rsid w:val="1F9354DD"/>
    <w:rsid w:val="1F9859E4"/>
    <w:rsid w:val="1F9FD612"/>
    <w:rsid w:val="1FA3F7F9"/>
    <w:rsid w:val="1FB31FF9"/>
    <w:rsid w:val="1FB90203"/>
    <w:rsid w:val="1FBCC89D"/>
    <w:rsid w:val="1FBFC9BA"/>
    <w:rsid w:val="1FC01831"/>
    <w:rsid w:val="1FC57C63"/>
    <w:rsid w:val="1FD35D90"/>
    <w:rsid w:val="1FDC9E5B"/>
    <w:rsid w:val="1FFE659E"/>
    <w:rsid w:val="2000033B"/>
    <w:rsid w:val="2002181B"/>
    <w:rsid w:val="201A7FD8"/>
    <w:rsid w:val="202496F4"/>
    <w:rsid w:val="2026EF04"/>
    <w:rsid w:val="202794C1"/>
    <w:rsid w:val="20370BA9"/>
    <w:rsid w:val="2046A5B3"/>
    <w:rsid w:val="206D87D2"/>
    <w:rsid w:val="208F7D58"/>
    <w:rsid w:val="2091E5B7"/>
    <w:rsid w:val="209BB643"/>
    <w:rsid w:val="20A1143F"/>
    <w:rsid w:val="20A6DE25"/>
    <w:rsid w:val="20A7622C"/>
    <w:rsid w:val="20BF1F50"/>
    <w:rsid w:val="20CF012E"/>
    <w:rsid w:val="20D06E7A"/>
    <w:rsid w:val="20D1CBF9"/>
    <w:rsid w:val="20D267B3"/>
    <w:rsid w:val="20E2F7A1"/>
    <w:rsid w:val="20FAB74D"/>
    <w:rsid w:val="212E57A1"/>
    <w:rsid w:val="2135638F"/>
    <w:rsid w:val="2151CCC2"/>
    <w:rsid w:val="21536E0A"/>
    <w:rsid w:val="21653AE7"/>
    <w:rsid w:val="216E3813"/>
    <w:rsid w:val="21729BF1"/>
    <w:rsid w:val="21744C04"/>
    <w:rsid w:val="217CF6FF"/>
    <w:rsid w:val="217E3788"/>
    <w:rsid w:val="21907356"/>
    <w:rsid w:val="21942B3B"/>
    <w:rsid w:val="21B09E3A"/>
    <w:rsid w:val="21B16D96"/>
    <w:rsid w:val="21D4E393"/>
    <w:rsid w:val="21D7F48C"/>
    <w:rsid w:val="21E18269"/>
    <w:rsid w:val="21E3F75A"/>
    <w:rsid w:val="221AB4D9"/>
    <w:rsid w:val="221D4CF8"/>
    <w:rsid w:val="22217B7C"/>
    <w:rsid w:val="2230AA75"/>
    <w:rsid w:val="223B7F80"/>
    <w:rsid w:val="223F4CEC"/>
    <w:rsid w:val="2247BA57"/>
    <w:rsid w:val="22491B1D"/>
    <w:rsid w:val="224C91F5"/>
    <w:rsid w:val="224EAE5A"/>
    <w:rsid w:val="225B9279"/>
    <w:rsid w:val="226092D9"/>
    <w:rsid w:val="22671088"/>
    <w:rsid w:val="227F352E"/>
    <w:rsid w:val="22891767"/>
    <w:rsid w:val="228D2191"/>
    <w:rsid w:val="2290FF19"/>
    <w:rsid w:val="22938E2F"/>
    <w:rsid w:val="2299F15B"/>
    <w:rsid w:val="22A44DBD"/>
    <w:rsid w:val="22B0597B"/>
    <w:rsid w:val="22B22751"/>
    <w:rsid w:val="22B68608"/>
    <w:rsid w:val="22BBDF00"/>
    <w:rsid w:val="22C18EE3"/>
    <w:rsid w:val="22D143FB"/>
    <w:rsid w:val="22D1CAFA"/>
    <w:rsid w:val="22D96D93"/>
    <w:rsid w:val="22EB3E50"/>
    <w:rsid w:val="22F0867B"/>
    <w:rsid w:val="231E4AE6"/>
    <w:rsid w:val="231EE480"/>
    <w:rsid w:val="232D6C3D"/>
    <w:rsid w:val="233A0A7D"/>
    <w:rsid w:val="234C2440"/>
    <w:rsid w:val="2350DB2B"/>
    <w:rsid w:val="235208ED"/>
    <w:rsid w:val="235EB711"/>
    <w:rsid w:val="23632E2B"/>
    <w:rsid w:val="2363FE78"/>
    <w:rsid w:val="2364E544"/>
    <w:rsid w:val="236AE5CF"/>
    <w:rsid w:val="23723570"/>
    <w:rsid w:val="237FB1A1"/>
    <w:rsid w:val="2381E9A0"/>
    <w:rsid w:val="238BF84C"/>
    <w:rsid w:val="23A25EAB"/>
    <w:rsid w:val="23C3AED2"/>
    <w:rsid w:val="23CD1267"/>
    <w:rsid w:val="23DB10C7"/>
    <w:rsid w:val="241ACFBE"/>
    <w:rsid w:val="241F89E0"/>
    <w:rsid w:val="24303D87"/>
    <w:rsid w:val="243D1F83"/>
    <w:rsid w:val="24475CB0"/>
    <w:rsid w:val="24484680"/>
    <w:rsid w:val="24492F15"/>
    <w:rsid w:val="244A7EF6"/>
    <w:rsid w:val="245ADB16"/>
    <w:rsid w:val="2467D54D"/>
    <w:rsid w:val="246831E7"/>
    <w:rsid w:val="246C31A1"/>
    <w:rsid w:val="24740D61"/>
    <w:rsid w:val="2480062C"/>
    <w:rsid w:val="248157CD"/>
    <w:rsid w:val="248DF0EE"/>
    <w:rsid w:val="248E288B"/>
    <w:rsid w:val="24B8840E"/>
    <w:rsid w:val="24BFCDA8"/>
    <w:rsid w:val="24C70188"/>
    <w:rsid w:val="24D2A2D4"/>
    <w:rsid w:val="24DF4A32"/>
    <w:rsid w:val="24E346D2"/>
    <w:rsid w:val="2502B764"/>
    <w:rsid w:val="2505F66B"/>
    <w:rsid w:val="250AAF5E"/>
    <w:rsid w:val="252B1766"/>
    <w:rsid w:val="25326FA3"/>
    <w:rsid w:val="253F4CA8"/>
    <w:rsid w:val="254881E5"/>
    <w:rsid w:val="2554F653"/>
    <w:rsid w:val="255C0F8F"/>
    <w:rsid w:val="25631F42"/>
    <w:rsid w:val="256866D1"/>
    <w:rsid w:val="256B26FB"/>
    <w:rsid w:val="2573844B"/>
    <w:rsid w:val="25B12EE1"/>
    <w:rsid w:val="25C3630C"/>
    <w:rsid w:val="25C4F442"/>
    <w:rsid w:val="25D8C531"/>
    <w:rsid w:val="25E2E503"/>
    <w:rsid w:val="25F61DEA"/>
    <w:rsid w:val="26169DFB"/>
    <w:rsid w:val="2616DA6C"/>
    <w:rsid w:val="261B1BB3"/>
    <w:rsid w:val="262B2215"/>
    <w:rsid w:val="262BD9CA"/>
    <w:rsid w:val="2633C3E6"/>
    <w:rsid w:val="26443935"/>
    <w:rsid w:val="265840CF"/>
    <w:rsid w:val="265F0E1A"/>
    <w:rsid w:val="266840AB"/>
    <w:rsid w:val="26834F64"/>
    <w:rsid w:val="268AEC59"/>
    <w:rsid w:val="268C5F73"/>
    <w:rsid w:val="26A1C655"/>
    <w:rsid w:val="26A3EA97"/>
    <w:rsid w:val="26A465D6"/>
    <w:rsid w:val="26AE3043"/>
    <w:rsid w:val="26B96221"/>
    <w:rsid w:val="26CEAF35"/>
    <w:rsid w:val="26EEC74C"/>
    <w:rsid w:val="26F91359"/>
    <w:rsid w:val="26FE8ADC"/>
    <w:rsid w:val="27009FDA"/>
    <w:rsid w:val="2725A757"/>
    <w:rsid w:val="272A2F6C"/>
    <w:rsid w:val="272A7B4C"/>
    <w:rsid w:val="272C4BF0"/>
    <w:rsid w:val="27328A88"/>
    <w:rsid w:val="2734A183"/>
    <w:rsid w:val="27382A38"/>
    <w:rsid w:val="2757FCA3"/>
    <w:rsid w:val="275A4942"/>
    <w:rsid w:val="275D0FE7"/>
    <w:rsid w:val="2761A28A"/>
    <w:rsid w:val="27701AC6"/>
    <w:rsid w:val="277473DC"/>
    <w:rsid w:val="277E20D8"/>
    <w:rsid w:val="278AF770"/>
    <w:rsid w:val="279255CA"/>
    <w:rsid w:val="279D39F0"/>
    <w:rsid w:val="27ACA8ED"/>
    <w:rsid w:val="27AD57B1"/>
    <w:rsid w:val="27AD8DAB"/>
    <w:rsid w:val="27B114E3"/>
    <w:rsid w:val="27C368FB"/>
    <w:rsid w:val="27C591B0"/>
    <w:rsid w:val="27C838C7"/>
    <w:rsid w:val="27CECB73"/>
    <w:rsid w:val="27D2515C"/>
    <w:rsid w:val="27E586D2"/>
    <w:rsid w:val="27EB9C4E"/>
    <w:rsid w:val="27F6C4BA"/>
    <w:rsid w:val="2817E317"/>
    <w:rsid w:val="281AD909"/>
    <w:rsid w:val="28253664"/>
    <w:rsid w:val="283D4CB5"/>
    <w:rsid w:val="2840C6F1"/>
    <w:rsid w:val="28440242"/>
    <w:rsid w:val="2846C2C8"/>
    <w:rsid w:val="285CBB8B"/>
    <w:rsid w:val="285FB84B"/>
    <w:rsid w:val="286ABADE"/>
    <w:rsid w:val="2873CFF7"/>
    <w:rsid w:val="287BF261"/>
    <w:rsid w:val="2880C288"/>
    <w:rsid w:val="28A02C46"/>
    <w:rsid w:val="28AD7DFE"/>
    <w:rsid w:val="28CCD1EA"/>
    <w:rsid w:val="28CFCA96"/>
    <w:rsid w:val="28E69DAC"/>
    <w:rsid w:val="28EEE2F1"/>
    <w:rsid w:val="28F19ACA"/>
    <w:rsid w:val="28F9F13E"/>
    <w:rsid w:val="29143D3E"/>
    <w:rsid w:val="295DA788"/>
    <w:rsid w:val="295E2C85"/>
    <w:rsid w:val="29640928"/>
    <w:rsid w:val="29648BE0"/>
    <w:rsid w:val="296FB554"/>
    <w:rsid w:val="297C5812"/>
    <w:rsid w:val="297ED4E0"/>
    <w:rsid w:val="299FDD58"/>
    <w:rsid w:val="29BB15AD"/>
    <w:rsid w:val="29DA2BC0"/>
    <w:rsid w:val="29E599A4"/>
    <w:rsid w:val="2A12BDCB"/>
    <w:rsid w:val="2A2BF7AC"/>
    <w:rsid w:val="2A2DECBC"/>
    <w:rsid w:val="2A36D441"/>
    <w:rsid w:val="2A43BB79"/>
    <w:rsid w:val="2A6003F0"/>
    <w:rsid w:val="2A62E8DF"/>
    <w:rsid w:val="2A63ECB2"/>
    <w:rsid w:val="2A6A92D8"/>
    <w:rsid w:val="2A6E4B73"/>
    <w:rsid w:val="2A6FE578"/>
    <w:rsid w:val="2A70A6F0"/>
    <w:rsid w:val="2A776215"/>
    <w:rsid w:val="2A7A29E2"/>
    <w:rsid w:val="2AA1F6E5"/>
    <w:rsid w:val="2AA5F037"/>
    <w:rsid w:val="2AAB8D75"/>
    <w:rsid w:val="2AAFC657"/>
    <w:rsid w:val="2AB56006"/>
    <w:rsid w:val="2AC438F6"/>
    <w:rsid w:val="2ACD36D8"/>
    <w:rsid w:val="2ACECE8C"/>
    <w:rsid w:val="2ACFA152"/>
    <w:rsid w:val="2AD7C305"/>
    <w:rsid w:val="2AF6B4CB"/>
    <w:rsid w:val="2B075E35"/>
    <w:rsid w:val="2B08BA82"/>
    <w:rsid w:val="2B1F2AAC"/>
    <w:rsid w:val="2B2A79EE"/>
    <w:rsid w:val="2B2C3650"/>
    <w:rsid w:val="2B300DA9"/>
    <w:rsid w:val="2B33F271"/>
    <w:rsid w:val="2B3B1442"/>
    <w:rsid w:val="2B3F76B4"/>
    <w:rsid w:val="2B433E33"/>
    <w:rsid w:val="2B44D5EA"/>
    <w:rsid w:val="2B4C4075"/>
    <w:rsid w:val="2B548880"/>
    <w:rsid w:val="2B563372"/>
    <w:rsid w:val="2B5CBD41"/>
    <w:rsid w:val="2B71CF4F"/>
    <w:rsid w:val="2B7C9394"/>
    <w:rsid w:val="2B979D90"/>
    <w:rsid w:val="2BA7CDAD"/>
    <w:rsid w:val="2BA85B80"/>
    <w:rsid w:val="2BE3FE18"/>
    <w:rsid w:val="2BE5398E"/>
    <w:rsid w:val="2BEA53A4"/>
    <w:rsid w:val="2C09C63E"/>
    <w:rsid w:val="2C0D8AC3"/>
    <w:rsid w:val="2C0DE5C1"/>
    <w:rsid w:val="2C155462"/>
    <w:rsid w:val="2C32A311"/>
    <w:rsid w:val="2C32A490"/>
    <w:rsid w:val="2C3DD43C"/>
    <w:rsid w:val="2C47605E"/>
    <w:rsid w:val="2C4BDAEF"/>
    <w:rsid w:val="2C532C81"/>
    <w:rsid w:val="2C5C38A3"/>
    <w:rsid w:val="2C651F53"/>
    <w:rsid w:val="2C6E4B15"/>
    <w:rsid w:val="2C72308C"/>
    <w:rsid w:val="2CB4FCD9"/>
    <w:rsid w:val="2CC8FBEF"/>
    <w:rsid w:val="2CCCA5F5"/>
    <w:rsid w:val="2CCF3508"/>
    <w:rsid w:val="2CEC1D64"/>
    <w:rsid w:val="2CF07272"/>
    <w:rsid w:val="2D0D5941"/>
    <w:rsid w:val="2D118A66"/>
    <w:rsid w:val="2D1CB4E8"/>
    <w:rsid w:val="2D239CF5"/>
    <w:rsid w:val="2D301815"/>
    <w:rsid w:val="2D33D4EA"/>
    <w:rsid w:val="2D457DC0"/>
    <w:rsid w:val="2D5A688B"/>
    <w:rsid w:val="2D5CF4C9"/>
    <w:rsid w:val="2D71FF3A"/>
    <w:rsid w:val="2D739D69"/>
    <w:rsid w:val="2D74C1C1"/>
    <w:rsid w:val="2D882EDC"/>
    <w:rsid w:val="2D998E30"/>
    <w:rsid w:val="2DA015E6"/>
    <w:rsid w:val="2DA830ED"/>
    <w:rsid w:val="2DA8953A"/>
    <w:rsid w:val="2DB59D17"/>
    <w:rsid w:val="2DB9BD82"/>
    <w:rsid w:val="2DD6C1AC"/>
    <w:rsid w:val="2DEEE26B"/>
    <w:rsid w:val="2E0ACD11"/>
    <w:rsid w:val="2E190E5E"/>
    <w:rsid w:val="2E220FEB"/>
    <w:rsid w:val="2E4E5610"/>
    <w:rsid w:val="2E6F2ECF"/>
    <w:rsid w:val="2E723B81"/>
    <w:rsid w:val="2E8FCCF8"/>
    <w:rsid w:val="2EA349EB"/>
    <w:rsid w:val="2EBE9D6B"/>
    <w:rsid w:val="2ED1423A"/>
    <w:rsid w:val="2EDF2312"/>
    <w:rsid w:val="2EE62EEE"/>
    <w:rsid w:val="2EFD5337"/>
    <w:rsid w:val="2F00C82E"/>
    <w:rsid w:val="2F01BEC8"/>
    <w:rsid w:val="2F0BAE54"/>
    <w:rsid w:val="2F0D3B43"/>
    <w:rsid w:val="2F0F6DCA"/>
    <w:rsid w:val="2F1C8AD9"/>
    <w:rsid w:val="2F2E1339"/>
    <w:rsid w:val="2F37B59F"/>
    <w:rsid w:val="2F4B173D"/>
    <w:rsid w:val="2F5B358A"/>
    <w:rsid w:val="2F67B906"/>
    <w:rsid w:val="2F817215"/>
    <w:rsid w:val="2FD432AA"/>
    <w:rsid w:val="2FD832D2"/>
    <w:rsid w:val="2FF30440"/>
    <w:rsid w:val="30121ECC"/>
    <w:rsid w:val="301BF483"/>
    <w:rsid w:val="30210435"/>
    <w:rsid w:val="302C067D"/>
    <w:rsid w:val="302C731F"/>
    <w:rsid w:val="302FCACE"/>
    <w:rsid w:val="303CA5D4"/>
    <w:rsid w:val="303FA559"/>
    <w:rsid w:val="3061CF15"/>
    <w:rsid w:val="3070D678"/>
    <w:rsid w:val="3077DF3F"/>
    <w:rsid w:val="3081563E"/>
    <w:rsid w:val="308F500C"/>
    <w:rsid w:val="309D1D8C"/>
    <w:rsid w:val="309FD3FA"/>
    <w:rsid w:val="30AC8F46"/>
    <w:rsid w:val="30AF7A2E"/>
    <w:rsid w:val="30B3CB48"/>
    <w:rsid w:val="30B628BD"/>
    <w:rsid w:val="30CC2BD4"/>
    <w:rsid w:val="30D411A2"/>
    <w:rsid w:val="30DE0C3F"/>
    <w:rsid w:val="30E1EE97"/>
    <w:rsid w:val="30E73E12"/>
    <w:rsid w:val="30E97F84"/>
    <w:rsid w:val="30FD27F1"/>
    <w:rsid w:val="30FFAEA1"/>
    <w:rsid w:val="31064372"/>
    <w:rsid w:val="310C11D5"/>
    <w:rsid w:val="311A9A93"/>
    <w:rsid w:val="312CB4CF"/>
    <w:rsid w:val="312FB516"/>
    <w:rsid w:val="3132288E"/>
    <w:rsid w:val="313C8F3A"/>
    <w:rsid w:val="313CFCCB"/>
    <w:rsid w:val="313DFB1C"/>
    <w:rsid w:val="31522D65"/>
    <w:rsid w:val="31541CB1"/>
    <w:rsid w:val="315F92A8"/>
    <w:rsid w:val="3162C4DA"/>
    <w:rsid w:val="31AA033E"/>
    <w:rsid w:val="31AB914D"/>
    <w:rsid w:val="31B73A7F"/>
    <w:rsid w:val="31CDC7A9"/>
    <w:rsid w:val="31D76970"/>
    <w:rsid w:val="31DBC0B2"/>
    <w:rsid w:val="320318D4"/>
    <w:rsid w:val="320A5C1E"/>
    <w:rsid w:val="320E7C71"/>
    <w:rsid w:val="32128B57"/>
    <w:rsid w:val="321BB925"/>
    <w:rsid w:val="32281DF5"/>
    <w:rsid w:val="3228FDB1"/>
    <w:rsid w:val="3233FDC2"/>
    <w:rsid w:val="323A071F"/>
    <w:rsid w:val="323B0063"/>
    <w:rsid w:val="32470E8C"/>
    <w:rsid w:val="3271DC6E"/>
    <w:rsid w:val="32747E79"/>
    <w:rsid w:val="3275DE1A"/>
    <w:rsid w:val="32777EC0"/>
    <w:rsid w:val="3292E2C6"/>
    <w:rsid w:val="32961F30"/>
    <w:rsid w:val="32A0C458"/>
    <w:rsid w:val="32A90423"/>
    <w:rsid w:val="32B0B82D"/>
    <w:rsid w:val="32BA56EF"/>
    <w:rsid w:val="32BB2B28"/>
    <w:rsid w:val="32C523ED"/>
    <w:rsid w:val="32ED8A94"/>
    <w:rsid w:val="330282DB"/>
    <w:rsid w:val="3303A93D"/>
    <w:rsid w:val="33081FA4"/>
    <w:rsid w:val="3309A9F2"/>
    <w:rsid w:val="3316FD96"/>
    <w:rsid w:val="3319CC93"/>
    <w:rsid w:val="331A3379"/>
    <w:rsid w:val="331EA667"/>
    <w:rsid w:val="331F80A0"/>
    <w:rsid w:val="333B9FE5"/>
    <w:rsid w:val="333ED1AB"/>
    <w:rsid w:val="33407DBE"/>
    <w:rsid w:val="334108BA"/>
    <w:rsid w:val="33517749"/>
    <w:rsid w:val="335482EB"/>
    <w:rsid w:val="335B0857"/>
    <w:rsid w:val="3371705B"/>
    <w:rsid w:val="33ABF44F"/>
    <w:rsid w:val="33B514A6"/>
    <w:rsid w:val="33B6F0AC"/>
    <w:rsid w:val="33C0A933"/>
    <w:rsid w:val="33C16027"/>
    <w:rsid w:val="33C49C3C"/>
    <w:rsid w:val="33C7DF6D"/>
    <w:rsid w:val="33CF5451"/>
    <w:rsid w:val="33E1963D"/>
    <w:rsid w:val="33F3F0AE"/>
    <w:rsid w:val="33FBC010"/>
    <w:rsid w:val="340D9057"/>
    <w:rsid w:val="341ACC70"/>
    <w:rsid w:val="34268751"/>
    <w:rsid w:val="344592F6"/>
    <w:rsid w:val="3446B602"/>
    <w:rsid w:val="3452F6E4"/>
    <w:rsid w:val="345CC501"/>
    <w:rsid w:val="3460DE23"/>
    <w:rsid w:val="34622CE3"/>
    <w:rsid w:val="348DFA66"/>
    <w:rsid w:val="348EDFED"/>
    <w:rsid w:val="349ED099"/>
    <w:rsid w:val="34A045A9"/>
    <w:rsid w:val="34AA99E0"/>
    <w:rsid w:val="34B4D752"/>
    <w:rsid w:val="34C00EBE"/>
    <w:rsid w:val="34C15D7E"/>
    <w:rsid w:val="34E98D21"/>
    <w:rsid w:val="34F54898"/>
    <w:rsid w:val="34F859C3"/>
    <w:rsid w:val="34FB1C95"/>
    <w:rsid w:val="3505DB2D"/>
    <w:rsid w:val="35067A6F"/>
    <w:rsid w:val="35089D15"/>
    <w:rsid w:val="350B1EF3"/>
    <w:rsid w:val="350F9F8F"/>
    <w:rsid w:val="350FDF39"/>
    <w:rsid w:val="35163FD4"/>
    <w:rsid w:val="351DED37"/>
    <w:rsid w:val="35206C4A"/>
    <w:rsid w:val="354AEFF3"/>
    <w:rsid w:val="355907C2"/>
    <w:rsid w:val="35657B52"/>
    <w:rsid w:val="35707183"/>
    <w:rsid w:val="3572F377"/>
    <w:rsid w:val="357C0877"/>
    <w:rsid w:val="35AC5504"/>
    <w:rsid w:val="35C39BA5"/>
    <w:rsid w:val="35D0019C"/>
    <w:rsid w:val="35D2557B"/>
    <w:rsid w:val="35DB28F5"/>
    <w:rsid w:val="35EEC745"/>
    <w:rsid w:val="35EFC7DD"/>
    <w:rsid w:val="35F40DDB"/>
    <w:rsid w:val="35F5BD64"/>
    <w:rsid w:val="35FF6E45"/>
    <w:rsid w:val="360312BC"/>
    <w:rsid w:val="361F6F06"/>
    <w:rsid w:val="362B5F6D"/>
    <w:rsid w:val="362D80FC"/>
    <w:rsid w:val="3631EA26"/>
    <w:rsid w:val="3635DAA2"/>
    <w:rsid w:val="363DDA47"/>
    <w:rsid w:val="3661D60D"/>
    <w:rsid w:val="366933CF"/>
    <w:rsid w:val="36715923"/>
    <w:rsid w:val="367241A1"/>
    <w:rsid w:val="367DEB9C"/>
    <w:rsid w:val="3682F3A4"/>
    <w:rsid w:val="368F97E3"/>
    <w:rsid w:val="3691555C"/>
    <w:rsid w:val="3691C957"/>
    <w:rsid w:val="3697EBFC"/>
    <w:rsid w:val="369B132A"/>
    <w:rsid w:val="36B6F62B"/>
    <w:rsid w:val="36B9B7C7"/>
    <w:rsid w:val="36C612FF"/>
    <w:rsid w:val="36C9BCF9"/>
    <w:rsid w:val="36CA5FF2"/>
    <w:rsid w:val="36CF8601"/>
    <w:rsid w:val="36D3B4F5"/>
    <w:rsid w:val="36D4862C"/>
    <w:rsid w:val="36EBF0C7"/>
    <w:rsid w:val="36FCB7F4"/>
    <w:rsid w:val="36FDE122"/>
    <w:rsid w:val="3707524D"/>
    <w:rsid w:val="37091ED0"/>
    <w:rsid w:val="37103544"/>
    <w:rsid w:val="371D143A"/>
    <w:rsid w:val="3733A84F"/>
    <w:rsid w:val="374B2D65"/>
    <w:rsid w:val="375F8B77"/>
    <w:rsid w:val="37626912"/>
    <w:rsid w:val="376ACD45"/>
    <w:rsid w:val="37797667"/>
    <w:rsid w:val="3782C87F"/>
    <w:rsid w:val="37951FD6"/>
    <w:rsid w:val="37ACB8FC"/>
    <w:rsid w:val="37ADD53D"/>
    <w:rsid w:val="37BB0F28"/>
    <w:rsid w:val="37C109F1"/>
    <w:rsid w:val="37C6F004"/>
    <w:rsid w:val="37CFB2C5"/>
    <w:rsid w:val="37D3BDCA"/>
    <w:rsid w:val="37D43571"/>
    <w:rsid w:val="37D95895"/>
    <w:rsid w:val="37E3DD6C"/>
    <w:rsid w:val="37FD6F43"/>
    <w:rsid w:val="3814470C"/>
    <w:rsid w:val="3816A813"/>
    <w:rsid w:val="384AEB92"/>
    <w:rsid w:val="388BC921"/>
    <w:rsid w:val="38AAD621"/>
    <w:rsid w:val="38AC05A5"/>
    <w:rsid w:val="38B0E5BF"/>
    <w:rsid w:val="38B3EAD8"/>
    <w:rsid w:val="38BC8708"/>
    <w:rsid w:val="38F0FF35"/>
    <w:rsid w:val="38FB2C2F"/>
    <w:rsid w:val="390A3DD1"/>
    <w:rsid w:val="3917A53F"/>
    <w:rsid w:val="39276118"/>
    <w:rsid w:val="3938B9E4"/>
    <w:rsid w:val="395770CD"/>
    <w:rsid w:val="39656F22"/>
    <w:rsid w:val="39739C8A"/>
    <w:rsid w:val="3980D427"/>
    <w:rsid w:val="398E6316"/>
    <w:rsid w:val="3990614C"/>
    <w:rsid w:val="39A500BA"/>
    <w:rsid w:val="39A5C06B"/>
    <w:rsid w:val="39A792C1"/>
    <w:rsid w:val="39A874D4"/>
    <w:rsid w:val="39A9186F"/>
    <w:rsid w:val="39B053D1"/>
    <w:rsid w:val="39B1008B"/>
    <w:rsid w:val="39B3A4D7"/>
    <w:rsid w:val="39BB0FC4"/>
    <w:rsid w:val="39DE0322"/>
    <w:rsid w:val="39E05BED"/>
    <w:rsid w:val="3A0F78D7"/>
    <w:rsid w:val="3A335357"/>
    <w:rsid w:val="3A381188"/>
    <w:rsid w:val="3A50BD9F"/>
    <w:rsid w:val="3A5B9F33"/>
    <w:rsid w:val="3A5E0E90"/>
    <w:rsid w:val="3A63809D"/>
    <w:rsid w:val="3A6981A1"/>
    <w:rsid w:val="3A6AF25C"/>
    <w:rsid w:val="3A7F697A"/>
    <w:rsid w:val="3A984FA8"/>
    <w:rsid w:val="3AB073AE"/>
    <w:rsid w:val="3ABBF8E9"/>
    <w:rsid w:val="3AC35119"/>
    <w:rsid w:val="3AD4C76E"/>
    <w:rsid w:val="3AE540AF"/>
    <w:rsid w:val="3AE701B3"/>
    <w:rsid w:val="3AFE1D5E"/>
    <w:rsid w:val="3B18A49F"/>
    <w:rsid w:val="3B19E5DB"/>
    <w:rsid w:val="3B2296A8"/>
    <w:rsid w:val="3B393FAB"/>
    <w:rsid w:val="3B4D4B67"/>
    <w:rsid w:val="3B7446C4"/>
    <w:rsid w:val="3B91685D"/>
    <w:rsid w:val="3BA37E66"/>
    <w:rsid w:val="3BA96E12"/>
    <w:rsid w:val="3BADA3C4"/>
    <w:rsid w:val="3BB7D214"/>
    <w:rsid w:val="3BCA82B8"/>
    <w:rsid w:val="3BDEBC57"/>
    <w:rsid w:val="3BE6D036"/>
    <w:rsid w:val="3BF457E4"/>
    <w:rsid w:val="3BF8DA58"/>
    <w:rsid w:val="3C1B563B"/>
    <w:rsid w:val="3C213011"/>
    <w:rsid w:val="3C21E3D8"/>
    <w:rsid w:val="3C2C6BAC"/>
    <w:rsid w:val="3C303203"/>
    <w:rsid w:val="3C36F1EE"/>
    <w:rsid w:val="3C3CC009"/>
    <w:rsid w:val="3C46DC03"/>
    <w:rsid w:val="3C47185D"/>
    <w:rsid w:val="3C81F5C4"/>
    <w:rsid w:val="3C968E4D"/>
    <w:rsid w:val="3CA9BE4E"/>
    <w:rsid w:val="3CB3EBD1"/>
    <w:rsid w:val="3CBDE1DC"/>
    <w:rsid w:val="3CC59C50"/>
    <w:rsid w:val="3CCF59EE"/>
    <w:rsid w:val="3CD3EE7D"/>
    <w:rsid w:val="3CDB7E35"/>
    <w:rsid w:val="3CDF86F3"/>
    <w:rsid w:val="3CE3C64F"/>
    <w:rsid w:val="3D10B7A3"/>
    <w:rsid w:val="3D11C9EA"/>
    <w:rsid w:val="3D19790F"/>
    <w:rsid w:val="3D2CFAB5"/>
    <w:rsid w:val="3D3EF634"/>
    <w:rsid w:val="3D3F0F14"/>
    <w:rsid w:val="3D4EFA95"/>
    <w:rsid w:val="3D59EE15"/>
    <w:rsid w:val="3D605221"/>
    <w:rsid w:val="3D86A3C0"/>
    <w:rsid w:val="3D87DDCE"/>
    <w:rsid w:val="3D8A05B6"/>
    <w:rsid w:val="3DA2191D"/>
    <w:rsid w:val="3DAFC4E7"/>
    <w:rsid w:val="3DC0DB24"/>
    <w:rsid w:val="3DCD81A2"/>
    <w:rsid w:val="3DD594DA"/>
    <w:rsid w:val="3DD7A5A1"/>
    <w:rsid w:val="3DD8BF16"/>
    <w:rsid w:val="3DDCA718"/>
    <w:rsid w:val="3DE4949E"/>
    <w:rsid w:val="3DEC6D88"/>
    <w:rsid w:val="3DF1FDC0"/>
    <w:rsid w:val="3DF2F812"/>
    <w:rsid w:val="3DFD2594"/>
    <w:rsid w:val="3DFEF826"/>
    <w:rsid w:val="3E0A240B"/>
    <w:rsid w:val="3E2EAF16"/>
    <w:rsid w:val="3E327D1D"/>
    <w:rsid w:val="3E3D9383"/>
    <w:rsid w:val="3E4F012B"/>
    <w:rsid w:val="3E7EB032"/>
    <w:rsid w:val="3E8C9EB1"/>
    <w:rsid w:val="3E8CED7D"/>
    <w:rsid w:val="3E913792"/>
    <w:rsid w:val="3E950230"/>
    <w:rsid w:val="3EA67BE7"/>
    <w:rsid w:val="3EA9DFFB"/>
    <w:rsid w:val="3EB6356F"/>
    <w:rsid w:val="3EC4DB3A"/>
    <w:rsid w:val="3EC99A35"/>
    <w:rsid w:val="3EDEA508"/>
    <w:rsid w:val="3EE25391"/>
    <w:rsid w:val="3EE610B0"/>
    <w:rsid w:val="3EE978CA"/>
    <w:rsid w:val="3EEB42B4"/>
    <w:rsid w:val="3EF579AD"/>
    <w:rsid w:val="3EFB3091"/>
    <w:rsid w:val="3F03932F"/>
    <w:rsid w:val="3F041ECC"/>
    <w:rsid w:val="3F171B89"/>
    <w:rsid w:val="3F1B26A9"/>
    <w:rsid w:val="3F1CB8C4"/>
    <w:rsid w:val="3F42814F"/>
    <w:rsid w:val="3F445971"/>
    <w:rsid w:val="3F4EC918"/>
    <w:rsid w:val="3F558C22"/>
    <w:rsid w:val="3F6B7240"/>
    <w:rsid w:val="3F76F7BE"/>
    <w:rsid w:val="3F7DD71B"/>
    <w:rsid w:val="3F7FA6C7"/>
    <w:rsid w:val="3F8E8CCC"/>
    <w:rsid w:val="3F92A85F"/>
    <w:rsid w:val="3FB31C03"/>
    <w:rsid w:val="3FBF8FD6"/>
    <w:rsid w:val="3FD10B84"/>
    <w:rsid w:val="3FD54892"/>
    <w:rsid w:val="3FE1206B"/>
    <w:rsid w:val="3FF0A1A9"/>
    <w:rsid w:val="3FF25401"/>
    <w:rsid w:val="400A322B"/>
    <w:rsid w:val="401BCB90"/>
    <w:rsid w:val="403F09BF"/>
    <w:rsid w:val="404F3610"/>
    <w:rsid w:val="405A2C4F"/>
    <w:rsid w:val="405FBC59"/>
    <w:rsid w:val="4060EDA7"/>
    <w:rsid w:val="40674CD6"/>
    <w:rsid w:val="406B0FAF"/>
    <w:rsid w:val="4071673D"/>
    <w:rsid w:val="407877A6"/>
    <w:rsid w:val="407F8511"/>
    <w:rsid w:val="408D80D0"/>
    <w:rsid w:val="409700F2"/>
    <w:rsid w:val="40B0710B"/>
    <w:rsid w:val="40B620EB"/>
    <w:rsid w:val="40BBFCF6"/>
    <w:rsid w:val="40C05222"/>
    <w:rsid w:val="40E20F52"/>
    <w:rsid w:val="40EEA066"/>
    <w:rsid w:val="40FA1205"/>
    <w:rsid w:val="40FF0616"/>
    <w:rsid w:val="41032358"/>
    <w:rsid w:val="4106E1FE"/>
    <w:rsid w:val="41077CB6"/>
    <w:rsid w:val="41153018"/>
    <w:rsid w:val="412F8354"/>
    <w:rsid w:val="413A0078"/>
    <w:rsid w:val="414E6E84"/>
    <w:rsid w:val="41539888"/>
    <w:rsid w:val="4155E5C2"/>
    <w:rsid w:val="418C6369"/>
    <w:rsid w:val="41A135A5"/>
    <w:rsid w:val="41A14CDF"/>
    <w:rsid w:val="41A48E52"/>
    <w:rsid w:val="41ABB1E9"/>
    <w:rsid w:val="41B524E8"/>
    <w:rsid w:val="41C8EF75"/>
    <w:rsid w:val="41C993B5"/>
    <w:rsid w:val="41CC6EB5"/>
    <w:rsid w:val="41D2E39C"/>
    <w:rsid w:val="41DD7FE0"/>
    <w:rsid w:val="41E7BC51"/>
    <w:rsid w:val="41F97BDF"/>
    <w:rsid w:val="41FB966D"/>
    <w:rsid w:val="41FF8CA6"/>
    <w:rsid w:val="420417D6"/>
    <w:rsid w:val="420D6CBA"/>
    <w:rsid w:val="421BAE1C"/>
    <w:rsid w:val="4220E4AB"/>
    <w:rsid w:val="4226F4A6"/>
    <w:rsid w:val="42326FBD"/>
    <w:rsid w:val="4235D143"/>
    <w:rsid w:val="42412E1B"/>
    <w:rsid w:val="424BF77F"/>
    <w:rsid w:val="425887AE"/>
    <w:rsid w:val="42671CA9"/>
    <w:rsid w:val="42790521"/>
    <w:rsid w:val="428A41B9"/>
    <w:rsid w:val="428A8A4B"/>
    <w:rsid w:val="4298AB68"/>
    <w:rsid w:val="42A1BF3D"/>
    <w:rsid w:val="42B2CEBF"/>
    <w:rsid w:val="42B844D5"/>
    <w:rsid w:val="42C2624B"/>
    <w:rsid w:val="42C945A2"/>
    <w:rsid w:val="42DBE7C8"/>
    <w:rsid w:val="42DE8267"/>
    <w:rsid w:val="42E55F51"/>
    <w:rsid w:val="42EBB4F1"/>
    <w:rsid w:val="42EDE0E5"/>
    <w:rsid w:val="42F185F3"/>
    <w:rsid w:val="42F38F96"/>
    <w:rsid w:val="42FE7F45"/>
    <w:rsid w:val="4304D839"/>
    <w:rsid w:val="43063F23"/>
    <w:rsid w:val="431A7BC2"/>
    <w:rsid w:val="431E152C"/>
    <w:rsid w:val="432459A0"/>
    <w:rsid w:val="43283947"/>
    <w:rsid w:val="432A47FB"/>
    <w:rsid w:val="433194A0"/>
    <w:rsid w:val="4334D098"/>
    <w:rsid w:val="43533AA9"/>
    <w:rsid w:val="43745094"/>
    <w:rsid w:val="43767905"/>
    <w:rsid w:val="437A0F72"/>
    <w:rsid w:val="43815AF2"/>
    <w:rsid w:val="43836046"/>
    <w:rsid w:val="439133B3"/>
    <w:rsid w:val="439244B8"/>
    <w:rsid w:val="43A6DDBC"/>
    <w:rsid w:val="43B74BAC"/>
    <w:rsid w:val="43C356F7"/>
    <w:rsid w:val="43C51D5F"/>
    <w:rsid w:val="43D06E81"/>
    <w:rsid w:val="43D7A94D"/>
    <w:rsid w:val="43EFFE8B"/>
    <w:rsid w:val="43FD4320"/>
    <w:rsid w:val="43FE5210"/>
    <w:rsid w:val="44120661"/>
    <w:rsid w:val="44146FE5"/>
    <w:rsid w:val="44294423"/>
    <w:rsid w:val="44312C19"/>
    <w:rsid w:val="443786D2"/>
    <w:rsid w:val="443B1566"/>
    <w:rsid w:val="444A21DA"/>
    <w:rsid w:val="444BD07E"/>
    <w:rsid w:val="445BC564"/>
    <w:rsid w:val="445BE991"/>
    <w:rsid w:val="445D5644"/>
    <w:rsid w:val="4464ED2A"/>
    <w:rsid w:val="44712B0F"/>
    <w:rsid w:val="44763E4E"/>
    <w:rsid w:val="447C97E4"/>
    <w:rsid w:val="44999271"/>
    <w:rsid w:val="44ABF8A7"/>
    <w:rsid w:val="44C5B8A8"/>
    <w:rsid w:val="44E4852F"/>
    <w:rsid w:val="44ED0855"/>
    <w:rsid w:val="44FD48A2"/>
    <w:rsid w:val="4511C08F"/>
    <w:rsid w:val="45259417"/>
    <w:rsid w:val="45281022"/>
    <w:rsid w:val="453B9A03"/>
    <w:rsid w:val="453C6031"/>
    <w:rsid w:val="4546900E"/>
    <w:rsid w:val="45564635"/>
    <w:rsid w:val="455691DA"/>
    <w:rsid w:val="4560EDC0"/>
    <w:rsid w:val="457839A3"/>
    <w:rsid w:val="457FEB4D"/>
    <w:rsid w:val="45835E18"/>
    <w:rsid w:val="4590A482"/>
    <w:rsid w:val="459AEEDD"/>
    <w:rsid w:val="459BD1A2"/>
    <w:rsid w:val="45A2F7D9"/>
    <w:rsid w:val="45DCF475"/>
    <w:rsid w:val="45DFF844"/>
    <w:rsid w:val="45E20216"/>
    <w:rsid w:val="45E62A7E"/>
    <w:rsid w:val="4607A001"/>
    <w:rsid w:val="46141716"/>
    <w:rsid w:val="462AC748"/>
    <w:rsid w:val="462CE2BD"/>
    <w:rsid w:val="462D982A"/>
    <w:rsid w:val="463B4089"/>
    <w:rsid w:val="463F0E36"/>
    <w:rsid w:val="46412038"/>
    <w:rsid w:val="4657D960"/>
    <w:rsid w:val="4660C812"/>
    <w:rsid w:val="4691B939"/>
    <w:rsid w:val="4694B074"/>
    <w:rsid w:val="4697E6BF"/>
    <w:rsid w:val="469A33A0"/>
    <w:rsid w:val="46AF04E4"/>
    <w:rsid w:val="46B0A97D"/>
    <w:rsid w:val="46BAB9B2"/>
    <w:rsid w:val="46BCC393"/>
    <w:rsid w:val="46CCD048"/>
    <w:rsid w:val="46DBF7CE"/>
    <w:rsid w:val="46E8FC54"/>
    <w:rsid w:val="4702CA15"/>
    <w:rsid w:val="4722B285"/>
    <w:rsid w:val="47328294"/>
    <w:rsid w:val="473CC185"/>
    <w:rsid w:val="474D6474"/>
    <w:rsid w:val="474E3699"/>
    <w:rsid w:val="474F1A23"/>
    <w:rsid w:val="475203E8"/>
    <w:rsid w:val="475D8738"/>
    <w:rsid w:val="475F3967"/>
    <w:rsid w:val="47670516"/>
    <w:rsid w:val="47677027"/>
    <w:rsid w:val="478327B1"/>
    <w:rsid w:val="478DB883"/>
    <w:rsid w:val="479E35F9"/>
    <w:rsid w:val="47A4F9E7"/>
    <w:rsid w:val="47B743E1"/>
    <w:rsid w:val="47C1763E"/>
    <w:rsid w:val="47CAAFF3"/>
    <w:rsid w:val="47D7B50B"/>
    <w:rsid w:val="480227AC"/>
    <w:rsid w:val="48048DA4"/>
    <w:rsid w:val="4809DBC6"/>
    <w:rsid w:val="480FBE5D"/>
    <w:rsid w:val="4818AA95"/>
    <w:rsid w:val="481CBD69"/>
    <w:rsid w:val="483E3F08"/>
    <w:rsid w:val="484AA222"/>
    <w:rsid w:val="485C0167"/>
    <w:rsid w:val="48690300"/>
    <w:rsid w:val="4887F3F5"/>
    <w:rsid w:val="489CBC87"/>
    <w:rsid w:val="489D8035"/>
    <w:rsid w:val="489DA274"/>
    <w:rsid w:val="48A35729"/>
    <w:rsid w:val="48B8DFCD"/>
    <w:rsid w:val="48CB4A9A"/>
    <w:rsid w:val="48DA7A20"/>
    <w:rsid w:val="48DDCFE9"/>
    <w:rsid w:val="48F28133"/>
    <w:rsid w:val="48F32223"/>
    <w:rsid w:val="490EAA73"/>
    <w:rsid w:val="491C7257"/>
    <w:rsid w:val="4931F4EC"/>
    <w:rsid w:val="494711A3"/>
    <w:rsid w:val="494FA281"/>
    <w:rsid w:val="4968D2DC"/>
    <w:rsid w:val="49728C52"/>
    <w:rsid w:val="497A63A4"/>
    <w:rsid w:val="49855711"/>
    <w:rsid w:val="498C242C"/>
    <w:rsid w:val="49A4834C"/>
    <w:rsid w:val="49B02D2B"/>
    <w:rsid w:val="49B85CC7"/>
    <w:rsid w:val="49C1C780"/>
    <w:rsid w:val="49CA2E43"/>
    <w:rsid w:val="49DCD3DE"/>
    <w:rsid w:val="4A0B00EA"/>
    <w:rsid w:val="4A0E1338"/>
    <w:rsid w:val="4A0EFABE"/>
    <w:rsid w:val="4A2969D2"/>
    <w:rsid w:val="4A38CD27"/>
    <w:rsid w:val="4A3D9D38"/>
    <w:rsid w:val="4A492E76"/>
    <w:rsid w:val="4A4AE87C"/>
    <w:rsid w:val="4A4C2C13"/>
    <w:rsid w:val="4A538BAA"/>
    <w:rsid w:val="4A5BB44F"/>
    <w:rsid w:val="4A68A314"/>
    <w:rsid w:val="4A6BA161"/>
    <w:rsid w:val="4A7C0909"/>
    <w:rsid w:val="4A9D3AA2"/>
    <w:rsid w:val="4A9F32B1"/>
    <w:rsid w:val="4AA1B87E"/>
    <w:rsid w:val="4AA1C2BB"/>
    <w:rsid w:val="4ACA5010"/>
    <w:rsid w:val="4ADFFF40"/>
    <w:rsid w:val="4AFDA7AE"/>
    <w:rsid w:val="4AFF08A6"/>
    <w:rsid w:val="4B04D747"/>
    <w:rsid w:val="4B128D74"/>
    <w:rsid w:val="4B13D01B"/>
    <w:rsid w:val="4B2E216C"/>
    <w:rsid w:val="4B2FA188"/>
    <w:rsid w:val="4B2FC161"/>
    <w:rsid w:val="4B3BD801"/>
    <w:rsid w:val="4B3C4481"/>
    <w:rsid w:val="4B3FCB7A"/>
    <w:rsid w:val="4B4EE228"/>
    <w:rsid w:val="4B582280"/>
    <w:rsid w:val="4B6A8496"/>
    <w:rsid w:val="4B7F55DA"/>
    <w:rsid w:val="4B803F47"/>
    <w:rsid w:val="4B932913"/>
    <w:rsid w:val="4B96F6A0"/>
    <w:rsid w:val="4BA56B9C"/>
    <w:rsid w:val="4BB27265"/>
    <w:rsid w:val="4BB351E6"/>
    <w:rsid w:val="4BBA5857"/>
    <w:rsid w:val="4BBDF3D5"/>
    <w:rsid w:val="4BC2D337"/>
    <w:rsid w:val="4BC93FE6"/>
    <w:rsid w:val="4BC9DDD7"/>
    <w:rsid w:val="4BCC8C7B"/>
    <w:rsid w:val="4BD2DD44"/>
    <w:rsid w:val="4BDD178D"/>
    <w:rsid w:val="4BEAE80D"/>
    <w:rsid w:val="4BF1CF48"/>
    <w:rsid w:val="4C04F34A"/>
    <w:rsid w:val="4C086FD6"/>
    <w:rsid w:val="4C0FCC96"/>
    <w:rsid w:val="4C19D3A1"/>
    <w:rsid w:val="4C1DD6B6"/>
    <w:rsid w:val="4C2AD967"/>
    <w:rsid w:val="4C4279AC"/>
    <w:rsid w:val="4C4C44F4"/>
    <w:rsid w:val="4C57375C"/>
    <w:rsid w:val="4C687B43"/>
    <w:rsid w:val="4C6F9F73"/>
    <w:rsid w:val="4C6FD473"/>
    <w:rsid w:val="4C78715B"/>
    <w:rsid w:val="4C7DE8F3"/>
    <w:rsid w:val="4C8669A7"/>
    <w:rsid w:val="4C910F8D"/>
    <w:rsid w:val="4CB6D2EA"/>
    <w:rsid w:val="4CB864C6"/>
    <w:rsid w:val="4CD45A0F"/>
    <w:rsid w:val="4CD5AD92"/>
    <w:rsid w:val="4CD770B7"/>
    <w:rsid w:val="4CEBAD9C"/>
    <w:rsid w:val="4CF41E6E"/>
    <w:rsid w:val="4CFF58F8"/>
    <w:rsid w:val="4D08DCCA"/>
    <w:rsid w:val="4D13589B"/>
    <w:rsid w:val="4D1B4B34"/>
    <w:rsid w:val="4D1D71CF"/>
    <w:rsid w:val="4D22C6B2"/>
    <w:rsid w:val="4D2B0C4C"/>
    <w:rsid w:val="4D44A6F9"/>
    <w:rsid w:val="4D52ECC4"/>
    <w:rsid w:val="4D52F2FB"/>
    <w:rsid w:val="4D538A80"/>
    <w:rsid w:val="4D610A94"/>
    <w:rsid w:val="4D622238"/>
    <w:rsid w:val="4D70756E"/>
    <w:rsid w:val="4DA80CEF"/>
    <w:rsid w:val="4DAAE234"/>
    <w:rsid w:val="4DB55A0F"/>
    <w:rsid w:val="4DBBD250"/>
    <w:rsid w:val="4DBECEA9"/>
    <w:rsid w:val="4DC3994B"/>
    <w:rsid w:val="4DCD236E"/>
    <w:rsid w:val="4DD723CE"/>
    <w:rsid w:val="4DDAD270"/>
    <w:rsid w:val="4DE94445"/>
    <w:rsid w:val="4DF6347A"/>
    <w:rsid w:val="4DF6F9C2"/>
    <w:rsid w:val="4E050F3D"/>
    <w:rsid w:val="4E084568"/>
    <w:rsid w:val="4E0863F5"/>
    <w:rsid w:val="4E386F71"/>
    <w:rsid w:val="4E3BD775"/>
    <w:rsid w:val="4E451FE9"/>
    <w:rsid w:val="4E475E33"/>
    <w:rsid w:val="4E4D83D5"/>
    <w:rsid w:val="4E4E201C"/>
    <w:rsid w:val="4E5182B2"/>
    <w:rsid w:val="4E5BA821"/>
    <w:rsid w:val="4E65BC6A"/>
    <w:rsid w:val="4E69EB5E"/>
    <w:rsid w:val="4E6B6CE7"/>
    <w:rsid w:val="4E6BD9F7"/>
    <w:rsid w:val="4E7431C0"/>
    <w:rsid w:val="4E776683"/>
    <w:rsid w:val="4E792DF7"/>
    <w:rsid w:val="4E81D7E6"/>
    <w:rsid w:val="4E98948B"/>
    <w:rsid w:val="4EA5C22D"/>
    <w:rsid w:val="4EB9C621"/>
    <w:rsid w:val="4EBFEC41"/>
    <w:rsid w:val="4EC0AB6D"/>
    <w:rsid w:val="4EDA7F67"/>
    <w:rsid w:val="4EDD7105"/>
    <w:rsid w:val="4EF077BD"/>
    <w:rsid w:val="4EFE7967"/>
    <w:rsid w:val="4F07FE5E"/>
    <w:rsid w:val="4F2FB4AA"/>
    <w:rsid w:val="4F310A69"/>
    <w:rsid w:val="4F3173A2"/>
    <w:rsid w:val="4F3F6336"/>
    <w:rsid w:val="4F43199B"/>
    <w:rsid w:val="4F43DD50"/>
    <w:rsid w:val="4F43E3E4"/>
    <w:rsid w:val="4F4807B7"/>
    <w:rsid w:val="4F6B0437"/>
    <w:rsid w:val="4F7EEE94"/>
    <w:rsid w:val="4F8BB350"/>
    <w:rsid w:val="4F93CCFD"/>
    <w:rsid w:val="4F946FD9"/>
    <w:rsid w:val="4F94E945"/>
    <w:rsid w:val="4F9D1AFF"/>
    <w:rsid w:val="4F9FC93A"/>
    <w:rsid w:val="4FAD476D"/>
    <w:rsid w:val="4FBA3001"/>
    <w:rsid w:val="4FDCC636"/>
    <w:rsid w:val="4FE4585B"/>
    <w:rsid w:val="4FF37030"/>
    <w:rsid w:val="4FF8BCA2"/>
    <w:rsid w:val="500057C3"/>
    <w:rsid w:val="50081229"/>
    <w:rsid w:val="500A3858"/>
    <w:rsid w:val="500B0DFC"/>
    <w:rsid w:val="501B5D92"/>
    <w:rsid w:val="5031966D"/>
    <w:rsid w:val="5031AF53"/>
    <w:rsid w:val="503EF72E"/>
    <w:rsid w:val="504AB3A1"/>
    <w:rsid w:val="50780D50"/>
    <w:rsid w:val="508C07E0"/>
    <w:rsid w:val="509D0C0C"/>
    <w:rsid w:val="50A32963"/>
    <w:rsid w:val="50AA965B"/>
    <w:rsid w:val="50B6F7EF"/>
    <w:rsid w:val="50B950A5"/>
    <w:rsid w:val="50C31B3D"/>
    <w:rsid w:val="50C8BF3E"/>
    <w:rsid w:val="50E2A5E9"/>
    <w:rsid w:val="51030066"/>
    <w:rsid w:val="513E6FEE"/>
    <w:rsid w:val="5143744A"/>
    <w:rsid w:val="5145982A"/>
    <w:rsid w:val="514F9A90"/>
    <w:rsid w:val="5155363B"/>
    <w:rsid w:val="515A6913"/>
    <w:rsid w:val="518F31F0"/>
    <w:rsid w:val="51901025"/>
    <w:rsid w:val="5192DE9E"/>
    <w:rsid w:val="51A3E28A"/>
    <w:rsid w:val="51A7DE3B"/>
    <w:rsid w:val="51B4B8BA"/>
    <w:rsid w:val="51BD9B52"/>
    <w:rsid w:val="51D509C3"/>
    <w:rsid w:val="51DE2E81"/>
    <w:rsid w:val="51E204A4"/>
    <w:rsid w:val="51E3F174"/>
    <w:rsid w:val="51EB4B7D"/>
    <w:rsid w:val="51EC6AB5"/>
    <w:rsid w:val="51EC7A6D"/>
    <w:rsid w:val="52008EE9"/>
    <w:rsid w:val="520C9181"/>
    <w:rsid w:val="5220900B"/>
    <w:rsid w:val="5221363B"/>
    <w:rsid w:val="5227941A"/>
    <w:rsid w:val="522FAEF3"/>
    <w:rsid w:val="523EA454"/>
    <w:rsid w:val="524C14D4"/>
    <w:rsid w:val="525214E7"/>
    <w:rsid w:val="5254D712"/>
    <w:rsid w:val="525B8361"/>
    <w:rsid w:val="525F22B6"/>
    <w:rsid w:val="5262AC81"/>
    <w:rsid w:val="526AC2B0"/>
    <w:rsid w:val="5277F14A"/>
    <w:rsid w:val="52793BE5"/>
    <w:rsid w:val="5282C50F"/>
    <w:rsid w:val="528959E7"/>
    <w:rsid w:val="528C687F"/>
    <w:rsid w:val="5293EBCF"/>
    <w:rsid w:val="529658C7"/>
    <w:rsid w:val="529E682D"/>
    <w:rsid w:val="52C3E353"/>
    <w:rsid w:val="52C4A40B"/>
    <w:rsid w:val="52C8C643"/>
    <w:rsid w:val="52C9F567"/>
    <w:rsid w:val="52CDD353"/>
    <w:rsid w:val="52DF585F"/>
    <w:rsid w:val="52E022A8"/>
    <w:rsid w:val="52E89C83"/>
    <w:rsid w:val="52F0BD7F"/>
    <w:rsid w:val="52F41916"/>
    <w:rsid w:val="53153A88"/>
    <w:rsid w:val="5320B545"/>
    <w:rsid w:val="5323C595"/>
    <w:rsid w:val="5336F8C6"/>
    <w:rsid w:val="533F4B1A"/>
    <w:rsid w:val="533F8684"/>
    <w:rsid w:val="535CA270"/>
    <w:rsid w:val="535DF71E"/>
    <w:rsid w:val="536CD0EC"/>
    <w:rsid w:val="5379A589"/>
    <w:rsid w:val="537C8E50"/>
    <w:rsid w:val="5380DD72"/>
    <w:rsid w:val="53826D5C"/>
    <w:rsid w:val="53A3380F"/>
    <w:rsid w:val="53AAEF30"/>
    <w:rsid w:val="53C4A9B7"/>
    <w:rsid w:val="53D77C1E"/>
    <w:rsid w:val="53D7A9DA"/>
    <w:rsid w:val="53F3A13F"/>
    <w:rsid w:val="53FF3CC5"/>
    <w:rsid w:val="5408DD44"/>
    <w:rsid w:val="5424705B"/>
    <w:rsid w:val="542ABFEC"/>
    <w:rsid w:val="543566AB"/>
    <w:rsid w:val="54363759"/>
    <w:rsid w:val="544421E5"/>
    <w:rsid w:val="544E38AC"/>
    <w:rsid w:val="545F498D"/>
    <w:rsid w:val="54647E13"/>
    <w:rsid w:val="5464BCC5"/>
    <w:rsid w:val="54757834"/>
    <w:rsid w:val="547A9241"/>
    <w:rsid w:val="547B65A0"/>
    <w:rsid w:val="547E01E2"/>
    <w:rsid w:val="547F088B"/>
    <w:rsid w:val="5483CFFC"/>
    <w:rsid w:val="549E4E13"/>
    <w:rsid w:val="54A47699"/>
    <w:rsid w:val="54B62637"/>
    <w:rsid w:val="54CC27FD"/>
    <w:rsid w:val="54DCFE89"/>
    <w:rsid w:val="54DDAA81"/>
    <w:rsid w:val="54EC13D9"/>
    <w:rsid w:val="54EE2FEB"/>
    <w:rsid w:val="54FE2051"/>
    <w:rsid w:val="54FE6EA3"/>
    <w:rsid w:val="550559FB"/>
    <w:rsid w:val="5514A2A0"/>
    <w:rsid w:val="5521E4A4"/>
    <w:rsid w:val="55394DB2"/>
    <w:rsid w:val="5548C373"/>
    <w:rsid w:val="5549C2B9"/>
    <w:rsid w:val="55507284"/>
    <w:rsid w:val="5552DC08"/>
    <w:rsid w:val="555966C1"/>
    <w:rsid w:val="559ABD42"/>
    <w:rsid w:val="55A5834E"/>
    <w:rsid w:val="55A972FB"/>
    <w:rsid w:val="55AD8698"/>
    <w:rsid w:val="55B3DC2E"/>
    <w:rsid w:val="55C10534"/>
    <w:rsid w:val="55C4A0B9"/>
    <w:rsid w:val="55CDB9A9"/>
    <w:rsid w:val="55D75F8D"/>
    <w:rsid w:val="55E51CAA"/>
    <w:rsid w:val="55F41C1A"/>
    <w:rsid w:val="56026EF9"/>
    <w:rsid w:val="56028DA4"/>
    <w:rsid w:val="56145C32"/>
    <w:rsid w:val="5622C288"/>
    <w:rsid w:val="56303D52"/>
    <w:rsid w:val="56370DF4"/>
    <w:rsid w:val="5637E9D9"/>
    <w:rsid w:val="5638B2F6"/>
    <w:rsid w:val="563AF981"/>
    <w:rsid w:val="564DCF2E"/>
    <w:rsid w:val="56500AE0"/>
    <w:rsid w:val="56544BF6"/>
    <w:rsid w:val="56616194"/>
    <w:rsid w:val="56635944"/>
    <w:rsid w:val="566E9C9F"/>
    <w:rsid w:val="5671BABF"/>
    <w:rsid w:val="5695C1A5"/>
    <w:rsid w:val="56B448C9"/>
    <w:rsid w:val="56BE5F23"/>
    <w:rsid w:val="56C499AC"/>
    <w:rsid w:val="56C98E79"/>
    <w:rsid w:val="56D6E6E0"/>
    <w:rsid w:val="56D76F51"/>
    <w:rsid w:val="56E0FFB7"/>
    <w:rsid w:val="56E2B87F"/>
    <w:rsid w:val="56E5C8EC"/>
    <w:rsid w:val="56F2CEAA"/>
    <w:rsid w:val="56F7B7E5"/>
    <w:rsid w:val="56FA57D7"/>
    <w:rsid w:val="570BA030"/>
    <w:rsid w:val="571A6354"/>
    <w:rsid w:val="5721DAAB"/>
    <w:rsid w:val="5742518A"/>
    <w:rsid w:val="5748E120"/>
    <w:rsid w:val="575AF48E"/>
    <w:rsid w:val="575C74F7"/>
    <w:rsid w:val="576951CA"/>
    <w:rsid w:val="5769CDB2"/>
    <w:rsid w:val="576C4AFF"/>
    <w:rsid w:val="577A41FF"/>
    <w:rsid w:val="5784718C"/>
    <w:rsid w:val="57A3261C"/>
    <w:rsid w:val="57A8747F"/>
    <w:rsid w:val="57D3C4D2"/>
    <w:rsid w:val="57D85859"/>
    <w:rsid w:val="57E0E557"/>
    <w:rsid w:val="57E48DE2"/>
    <w:rsid w:val="57EDF777"/>
    <w:rsid w:val="57F0F953"/>
    <w:rsid w:val="57F20B8F"/>
    <w:rsid w:val="57FD4E3F"/>
    <w:rsid w:val="5834C8BA"/>
    <w:rsid w:val="5849F252"/>
    <w:rsid w:val="584C14B1"/>
    <w:rsid w:val="584CC13D"/>
    <w:rsid w:val="5857EE6B"/>
    <w:rsid w:val="585BFF8F"/>
    <w:rsid w:val="586F9889"/>
    <w:rsid w:val="58916AD5"/>
    <w:rsid w:val="58AC1C45"/>
    <w:rsid w:val="58AE3E08"/>
    <w:rsid w:val="58B328B9"/>
    <w:rsid w:val="58B402F3"/>
    <w:rsid w:val="58BD6401"/>
    <w:rsid w:val="58C083B9"/>
    <w:rsid w:val="58CD6C20"/>
    <w:rsid w:val="58D270B6"/>
    <w:rsid w:val="58D88E28"/>
    <w:rsid w:val="58DE62BE"/>
    <w:rsid w:val="58DF1E20"/>
    <w:rsid w:val="58EA852A"/>
    <w:rsid w:val="58F710C6"/>
    <w:rsid w:val="58FC5ECF"/>
    <w:rsid w:val="5908DDAD"/>
    <w:rsid w:val="590C1E2A"/>
    <w:rsid w:val="5915B820"/>
    <w:rsid w:val="592A1CBA"/>
    <w:rsid w:val="592BCA96"/>
    <w:rsid w:val="5936A19B"/>
    <w:rsid w:val="597B31EB"/>
    <w:rsid w:val="599798E4"/>
    <w:rsid w:val="59D85371"/>
    <w:rsid w:val="59DDC7AF"/>
    <w:rsid w:val="59ED0061"/>
    <w:rsid w:val="5A2295D2"/>
    <w:rsid w:val="5A2A4AB9"/>
    <w:rsid w:val="5A2EFEEB"/>
    <w:rsid w:val="5A3AB8BC"/>
    <w:rsid w:val="5A3E7A5C"/>
    <w:rsid w:val="5A418869"/>
    <w:rsid w:val="5A4A92CA"/>
    <w:rsid w:val="5A61F42B"/>
    <w:rsid w:val="5A6626CE"/>
    <w:rsid w:val="5A6C841D"/>
    <w:rsid w:val="5A7B75ED"/>
    <w:rsid w:val="5A83B7D4"/>
    <w:rsid w:val="5A8C2800"/>
    <w:rsid w:val="5AB4FF57"/>
    <w:rsid w:val="5AC5D1AD"/>
    <w:rsid w:val="5AC7473A"/>
    <w:rsid w:val="5AC815C6"/>
    <w:rsid w:val="5ACC91CE"/>
    <w:rsid w:val="5ADFF005"/>
    <w:rsid w:val="5AE19EB6"/>
    <w:rsid w:val="5AE6AE9B"/>
    <w:rsid w:val="5AF2A458"/>
    <w:rsid w:val="5B0465C1"/>
    <w:rsid w:val="5B1E66D3"/>
    <w:rsid w:val="5B2A94E6"/>
    <w:rsid w:val="5B2C032B"/>
    <w:rsid w:val="5B32F8C5"/>
    <w:rsid w:val="5B4567FB"/>
    <w:rsid w:val="5B4D4E0D"/>
    <w:rsid w:val="5B64F1B5"/>
    <w:rsid w:val="5B73F667"/>
    <w:rsid w:val="5B82CCA2"/>
    <w:rsid w:val="5B96D1AA"/>
    <w:rsid w:val="5B9ED1F1"/>
    <w:rsid w:val="5BA3BD9B"/>
    <w:rsid w:val="5BB5642E"/>
    <w:rsid w:val="5BB5F6D1"/>
    <w:rsid w:val="5BC77B27"/>
    <w:rsid w:val="5BD65744"/>
    <w:rsid w:val="5BE2FEE3"/>
    <w:rsid w:val="5BEBD360"/>
    <w:rsid w:val="5BECBD2E"/>
    <w:rsid w:val="5BF2BE63"/>
    <w:rsid w:val="5BFFEEDD"/>
    <w:rsid w:val="5C0D6D6F"/>
    <w:rsid w:val="5C217832"/>
    <w:rsid w:val="5C2882BA"/>
    <w:rsid w:val="5C2EDCEC"/>
    <w:rsid w:val="5C31FF02"/>
    <w:rsid w:val="5C398BFE"/>
    <w:rsid w:val="5C475B7F"/>
    <w:rsid w:val="5C4D9CA0"/>
    <w:rsid w:val="5C4FCA83"/>
    <w:rsid w:val="5C57430D"/>
    <w:rsid w:val="5C5B6333"/>
    <w:rsid w:val="5C5D9C01"/>
    <w:rsid w:val="5C5F98D1"/>
    <w:rsid w:val="5C60608A"/>
    <w:rsid w:val="5C644CD8"/>
    <w:rsid w:val="5C8B83C6"/>
    <w:rsid w:val="5C8EEF5E"/>
    <w:rsid w:val="5C9889C8"/>
    <w:rsid w:val="5CA7C1C9"/>
    <w:rsid w:val="5CC6FF5A"/>
    <w:rsid w:val="5CC9E065"/>
    <w:rsid w:val="5CE5E54D"/>
    <w:rsid w:val="5CF02655"/>
    <w:rsid w:val="5CF935E3"/>
    <w:rsid w:val="5CFAA7AE"/>
    <w:rsid w:val="5D0108C5"/>
    <w:rsid w:val="5D365450"/>
    <w:rsid w:val="5D39378B"/>
    <w:rsid w:val="5D6DC8F1"/>
    <w:rsid w:val="5D6EB70E"/>
    <w:rsid w:val="5D7A9899"/>
    <w:rsid w:val="5D7D0B8A"/>
    <w:rsid w:val="5D84949A"/>
    <w:rsid w:val="5D89EB5D"/>
    <w:rsid w:val="5DA1820F"/>
    <w:rsid w:val="5DB62AF2"/>
    <w:rsid w:val="5DC51FEC"/>
    <w:rsid w:val="5DCB44C5"/>
    <w:rsid w:val="5DDABBF2"/>
    <w:rsid w:val="5DDB2F8D"/>
    <w:rsid w:val="5DE0AD3E"/>
    <w:rsid w:val="5DE38351"/>
    <w:rsid w:val="5DE3C09C"/>
    <w:rsid w:val="5DE7BE43"/>
    <w:rsid w:val="5DEAF7A9"/>
    <w:rsid w:val="5E1CB8DF"/>
    <w:rsid w:val="5E1F7D69"/>
    <w:rsid w:val="5E32F67C"/>
    <w:rsid w:val="5E425D1B"/>
    <w:rsid w:val="5E4449DF"/>
    <w:rsid w:val="5E483C49"/>
    <w:rsid w:val="5E55B787"/>
    <w:rsid w:val="5E6A684B"/>
    <w:rsid w:val="5E6A87D5"/>
    <w:rsid w:val="5E7705E7"/>
    <w:rsid w:val="5E7C9AE1"/>
    <w:rsid w:val="5E8525A7"/>
    <w:rsid w:val="5E98451C"/>
    <w:rsid w:val="5E9C911D"/>
    <w:rsid w:val="5E9CA912"/>
    <w:rsid w:val="5EC50904"/>
    <w:rsid w:val="5ED0E13B"/>
    <w:rsid w:val="5ED2CE19"/>
    <w:rsid w:val="5EDA0163"/>
    <w:rsid w:val="5EDDD621"/>
    <w:rsid w:val="5EE42C77"/>
    <w:rsid w:val="5EF6DF21"/>
    <w:rsid w:val="5F07ADC7"/>
    <w:rsid w:val="5F11B904"/>
    <w:rsid w:val="5F1E1A45"/>
    <w:rsid w:val="5F289A4C"/>
    <w:rsid w:val="5F30521D"/>
    <w:rsid w:val="5F3CA4E3"/>
    <w:rsid w:val="5F404B5C"/>
    <w:rsid w:val="5F406997"/>
    <w:rsid w:val="5F4A8131"/>
    <w:rsid w:val="5F5066F8"/>
    <w:rsid w:val="5F572772"/>
    <w:rsid w:val="5F5BB372"/>
    <w:rsid w:val="5F5C4E96"/>
    <w:rsid w:val="5F7A5ED3"/>
    <w:rsid w:val="5F7B3D0B"/>
    <w:rsid w:val="5F7EF7E2"/>
    <w:rsid w:val="5F82CBCF"/>
    <w:rsid w:val="5F878A17"/>
    <w:rsid w:val="5F8AF430"/>
    <w:rsid w:val="5F8B27F5"/>
    <w:rsid w:val="5F8D5E24"/>
    <w:rsid w:val="5F918BF8"/>
    <w:rsid w:val="5F924FB3"/>
    <w:rsid w:val="5F943C09"/>
    <w:rsid w:val="5FA428A1"/>
    <w:rsid w:val="5FA85A92"/>
    <w:rsid w:val="5FAB6209"/>
    <w:rsid w:val="5FAEB3E0"/>
    <w:rsid w:val="5FAF2401"/>
    <w:rsid w:val="5FBBF334"/>
    <w:rsid w:val="5FBC57AA"/>
    <w:rsid w:val="5FBDF54F"/>
    <w:rsid w:val="5FC74481"/>
    <w:rsid w:val="5FD847FA"/>
    <w:rsid w:val="5FE07161"/>
    <w:rsid w:val="5FE8BF7D"/>
    <w:rsid w:val="5FF35806"/>
    <w:rsid w:val="5FF501AF"/>
    <w:rsid w:val="5FF86C6A"/>
    <w:rsid w:val="5FFC3967"/>
    <w:rsid w:val="60031DC1"/>
    <w:rsid w:val="600A683C"/>
    <w:rsid w:val="6027CA12"/>
    <w:rsid w:val="602BF621"/>
    <w:rsid w:val="602C56C1"/>
    <w:rsid w:val="602FBF4B"/>
    <w:rsid w:val="603A67E2"/>
    <w:rsid w:val="603B1057"/>
    <w:rsid w:val="6047B99F"/>
    <w:rsid w:val="604B016D"/>
    <w:rsid w:val="604E9284"/>
    <w:rsid w:val="60584768"/>
    <w:rsid w:val="6070DFFE"/>
    <w:rsid w:val="6071BE4B"/>
    <w:rsid w:val="60831594"/>
    <w:rsid w:val="6088DC8B"/>
    <w:rsid w:val="6090C74B"/>
    <w:rsid w:val="60A75C42"/>
    <w:rsid w:val="60AF3F8E"/>
    <w:rsid w:val="60B87F37"/>
    <w:rsid w:val="60C6A56C"/>
    <w:rsid w:val="60CE74E4"/>
    <w:rsid w:val="60D51BD5"/>
    <w:rsid w:val="60D5D47B"/>
    <w:rsid w:val="60DDA17C"/>
    <w:rsid w:val="60E38B82"/>
    <w:rsid w:val="60E7BE1C"/>
    <w:rsid w:val="60ED81BA"/>
    <w:rsid w:val="6129D8FE"/>
    <w:rsid w:val="61490620"/>
    <w:rsid w:val="614EAFC8"/>
    <w:rsid w:val="615B6BDF"/>
    <w:rsid w:val="61775047"/>
    <w:rsid w:val="618969B6"/>
    <w:rsid w:val="619C025B"/>
    <w:rsid w:val="61E46419"/>
    <w:rsid w:val="61F649FE"/>
    <w:rsid w:val="6208473C"/>
    <w:rsid w:val="6209BE63"/>
    <w:rsid w:val="6214F2BF"/>
    <w:rsid w:val="6219DE2D"/>
    <w:rsid w:val="62232A96"/>
    <w:rsid w:val="622BDB4E"/>
    <w:rsid w:val="622BEC53"/>
    <w:rsid w:val="62385A2D"/>
    <w:rsid w:val="6239E9DD"/>
    <w:rsid w:val="624648DD"/>
    <w:rsid w:val="624D99DF"/>
    <w:rsid w:val="625E7528"/>
    <w:rsid w:val="62686B74"/>
    <w:rsid w:val="62849F8A"/>
    <w:rsid w:val="628FADD1"/>
    <w:rsid w:val="629D320E"/>
    <w:rsid w:val="629F83AF"/>
    <w:rsid w:val="62A14086"/>
    <w:rsid w:val="62B00569"/>
    <w:rsid w:val="62B34980"/>
    <w:rsid w:val="62BD4389"/>
    <w:rsid w:val="62D18185"/>
    <w:rsid w:val="62D26F9F"/>
    <w:rsid w:val="62EDA8A1"/>
    <w:rsid w:val="62EF97FC"/>
    <w:rsid w:val="62F1CB18"/>
    <w:rsid w:val="62F51040"/>
    <w:rsid w:val="630C543B"/>
    <w:rsid w:val="6313F459"/>
    <w:rsid w:val="63178414"/>
    <w:rsid w:val="633132CE"/>
    <w:rsid w:val="6340DA43"/>
    <w:rsid w:val="6354CFFE"/>
    <w:rsid w:val="63564C33"/>
    <w:rsid w:val="63677E9C"/>
    <w:rsid w:val="636C9E52"/>
    <w:rsid w:val="63729A94"/>
    <w:rsid w:val="6373E01F"/>
    <w:rsid w:val="6375E80D"/>
    <w:rsid w:val="6376A921"/>
    <w:rsid w:val="63864C12"/>
    <w:rsid w:val="6386DD3D"/>
    <w:rsid w:val="638E2DC2"/>
    <w:rsid w:val="6396FEF7"/>
    <w:rsid w:val="63A76A5C"/>
    <w:rsid w:val="63B73208"/>
    <w:rsid w:val="63B74AB8"/>
    <w:rsid w:val="63D876EE"/>
    <w:rsid w:val="63DF00B4"/>
    <w:rsid w:val="63DFAD72"/>
    <w:rsid w:val="63E13A8E"/>
    <w:rsid w:val="63E2F73B"/>
    <w:rsid w:val="63E4A58A"/>
    <w:rsid w:val="63E956C3"/>
    <w:rsid w:val="6404AFDE"/>
    <w:rsid w:val="640DE58B"/>
    <w:rsid w:val="6412F6C6"/>
    <w:rsid w:val="6419AD38"/>
    <w:rsid w:val="64220433"/>
    <w:rsid w:val="643B1A1F"/>
    <w:rsid w:val="643D1782"/>
    <w:rsid w:val="644931D7"/>
    <w:rsid w:val="645587B1"/>
    <w:rsid w:val="6456F02D"/>
    <w:rsid w:val="64573305"/>
    <w:rsid w:val="645DA1BF"/>
    <w:rsid w:val="646F1647"/>
    <w:rsid w:val="647AFE7E"/>
    <w:rsid w:val="64855F77"/>
    <w:rsid w:val="6491F8DE"/>
    <w:rsid w:val="64A145EA"/>
    <w:rsid w:val="64A29DFC"/>
    <w:rsid w:val="64A78249"/>
    <w:rsid w:val="64B244E2"/>
    <w:rsid w:val="64B33FDB"/>
    <w:rsid w:val="64B5975E"/>
    <w:rsid w:val="64B64257"/>
    <w:rsid w:val="64B6E966"/>
    <w:rsid w:val="64B7D733"/>
    <w:rsid w:val="64C5058F"/>
    <w:rsid w:val="64C5794C"/>
    <w:rsid w:val="64D38EF4"/>
    <w:rsid w:val="64DC4232"/>
    <w:rsid w:val="64E0CB90"/>
    <w:rsid w:val="64E60DF3"/>
    <w:rsid w:val="64F761AA"/>
    <w:rsid w:val="64FC9162"/>
    <w:rsid w:val="6503FADA"/>
    <w:rsid w:val="650552CE"/>
    <w:rsid w:val="650E6E06"/>
    <w:rsid w:val="6513ACA3"/>
    <w:rsid w:val="6519860E"/>
    <w:rsid w:val="6531C257"/>
    <w:rsid w:val="653A4B2C"/>
    <w:rsid w:val="65447F66"/>
    <w:rsid w:val="655A6214"/>
    <w:rsid w:val="65797E42"/>
    <w:rsid w:val="6589C434"/>
    <w:rsid w:val="658FB884"/>
    <w:rsid w:val="65925B97"/>
    <w:rsid w:val="65A8B765"/>
    <w:rsid w:val="65AAC592"/>
    <w:rsid w:val="65B37EF1"/>
    <w:rsid w:val="65B7CD5B"/>
    <w:rsid w:val="65CF79D9"/>
    <w:rsid w:val="65F0F6DE"/>
    <w:rsid w:val="65FB6F52"/>
    <w:rsid w:val="66078379"/>
    <w:rsid w:val="66106EC8"/>
    <w:rsid w:val="661CE3BB"/>
    <w:rsid w:val="66264244"/>
    <w:rsid w:val="66382CA0"/>
    <w:rsid w:val="664382EB"/>
    <w:rsid w:val="66441A63"/>
    <w:rsid w:val="664CDDA7"/>
    <w:rsid w:val="6675CC72"/>
    <w:rsid w:val="667BB24D"/>
    <w:rsid w:val="6688515B"/>
    <w:rsid w:val="668F772B"/>
    <w:rsid w:val="66923CC3"/>
    <w:rsid w:val="66CE1142"/>
    <w:rsid w:val="66DB6F99"/>
    <w:rsid w:val="66F0DB8A"/>
    <w:rsid w:val="66FDF401"/>
    <w:rsid w:val="67023F6E"/>
    <w:rsid w:val="6703DAED"/>
    <w:rsid w:val="670CD5CD"/>
    <w:rsid w:val="6714145E"/>
    <w:rsid w:val="67286521"/>
    <w:rsid w:val="672FCA6A"/>
    <w:rsid w:val="6730CC7A"/>
    <w:rsid w:val="67471432"/>
    <w:rsid w:val="6775B53C"/>
    <w:rsid w:val="678BE40D"/>
    <w:rsid w:val="678D8E15"/>
    <w:rsid w:val="6799E2DD"/>
    <w:rsid w:val="67B70CB8"/>
    <w:rsid w:val="67C3F6DD"/>
    <w:rsid w:val="67C80B4F"/>
    <w:rsid w:val="67DCE643"/>
    <w:rsid w:val="67E0330B"/>
    <w:rsid w:val="67F7FAA2"/>
    <w:rsid w:val="67FE07AA"/>
    <w:rsid w:val="67FE7CB0"/>
    <w:rsid w:val="680CA197"/>
    <w:rsid w:val="68221D2A"/>
    <w:rsid w:val="683F7329"/>
    <w:rsid w:val="6843E7E2"/>
    <w:rsid w:val="6848054A"/>
    <w:rsid w:val="684B93B5"/>
    <w:rsid w:val="6850F0EE"/>
    <w:rsid w:val="685F1B32"/>
    <w:rsid w:val="6861FB12"/>
    <w:rsid w:val="686F1917"/>
    <w:rsid w:val="686F7AAD"/>
    <w:rsid w:val="6870FC2F"/>
    <w:rsid w:val="6871144F"/>
    <w:rsid w:val="68794B0D"/>
    <w:rsid w:val="687DBB9F"/>
    <w:rsid w:val="6880C117"/>
    <w:rsid w:val="68A77F6F"/>
    <w:rsid w:val="68AC2E29"/>
    <w:rsid w:val="68B2D67E"/>
    <w:rsid w:val="68B7CEAC"/>
    <w:rsid w:val="68B9283D"/>
    <w:rsid w:val="68BEDB78"/>
    <w:rsid w:val="68FD6246"/>
    <w:rsid w:val="690EEFA7"/>
    <w:rsid w:val="6910CC3C"/>
    <w:rsid w:val="6914B3A6"/>
    <w:rsid w:val="6921FE9C"/>
    <w:rsid w:val="6931C6F8"/>
    <w:rsid w:val="694489A6"/>
    <w:rsid w:val="695966AA"/>
    <w:rsid w:val="695A4C74"/>
    <w:rsid w:val="69634C41"/>
    <w:rsid w:val="696E02DD"/>
    <w:rsid w:val="69719706"/>
    <w:rsid w:val="699FC60B"/>
    <w:rsid w:val="69AE559F"/>
    <w:rsid w:val="69C82E97"/>
    <w:rsid w:val="69D1D1D0"/>
    <w:rsid w:val="69D8D980"/>
    <w:rsid w:val="69DC60F2"/>
    <w:rsid w:val="69FA0B8A"/>
    <w:rsid w:val="6A0CC14B"/>
    <w:rsid w:val="6A1394DD"/>
    <w:rsid w:val="6A176F48"/>
    <w:rsid w:val="6A2E2069"/>
    <w:rsid w:val="6A36A46C"/>
    <w:rsid w:val="6A69FE68"/>
    <w:rsid w:val="6A7B859D"/>
    <w:rsid w:val="6A809C8F"/>
    <w:rsid w:val="6A80F413"/>
    <w:rsid w:val="6A8D467D"/>
    <w:rsid w:val="6A98D8D1"/>
    <w:rsid w:val="6AA12E0C"/>
    <w:rsid w:val="6ABBF6E0"/>
    <w:rsid w:val="6AE6F63C"/>
    <w:rsid w:val="6AF93BF5"/>
    <w:rsid w:val="6B05A45E"/>
    <w:rsid w:val="6B096025"/>
    <w:rsid w:val="6B0B4A72"/>
    <w:rsid w:val="6B231A57"/>
    <w:rsid w:val="6B296A02"/>
    <w:rsid w:val="6B2B1129"/>
    <w:rsid w:val="6B35C388"/>
    <w:rsid w:val="6B5E636B"/>
    <w:rsid w:val="6B5E8864"/>
    <w:rsid w:val="6B722BDA"/>
    <w:rsid w:val="6B774B40"/>
    <w:rsid w:val="6B7E9C12"/>
    <w:rsid w:val="6B972A31"/>
    <w:rsid w:val="6B9A4971"/>
    <w:rsid w:val="6B9B0ED2"/>
    <w:rsid w:val="6BA0D31E"/>
    <w:rsid w:val="6BB39AB5"/>
    <w:rsid w:val="6BD99CAD"/>
    <w:rsid w:val="6BE559A6"/>
    <w:rsid w:val="6BEEB713"/>
    <w:rsid w:val="6BF63003"/>
    <w:rsid w:val="6C11FEB1"/>
    <w:rsid w:val="6C1E030B"/>
    <w:rsid w:val="6C20FAA2"/>
    <w:rsid w:val="6C27804F"/>
    <w:rsid w:val="6C27B7E8"/>
    <w:rsid w:val="6C33F8C3"/>
    <w:rsid w:val="6C3CFE6D"/>
    <w:rsid w:val="6C3D3D5D"/>
    <w:rsid w:val="6C47DAF8"/>
    <w:rsid w:val="6C4BFA5E"/>
    <w:rsid w:val="6C558D64"/>
    <w:rsid w:val="6C5B9CDB"/>
    <w:rsid w:val="6C61CB80"/>
    <w:rsid w:val="6C626803"/>
    <w:rsid w:val="6C64B76E"/>
    <w:rsid w:val="6C6C16AB"/>
    <w:rsid w:val="6C85AEC0"/>
    <w:rsid w:val="6C99BC89"/>
    <w:rsid w:val="6CABA59B"/>
    <w:rsid w:val="6CB8876D"/>
    <w:rsid w:val="6CC3B259"/>
    <w:rsid w:val="6CCF0DC2"/>
    <w:rsid w:val="6CEB7E24"/>
    <w:rsid w:val="6CF57465"/>
    <w:rsid w:val="6CF5C281"/>
    <w:rsid w:val="6D072025"/>
    <w:rsid w:val="6D12E44C"/>
    <w:rsid w:val="6D333D9A"/>
    <w:rsid w:val="6D35D8F2"/>
    <w:rsid w:val="6D5C4176"/>
    <w:rsid w:val="6D68FE95"/>
    <w:rsid w:val="6D9903C9"/>
    <w:rsid w:val="6D9A32F1"/>
    <w:rsid w:val="6DB117F7"/>
    <w:rsid w:val="6DBECAFB"/>
    <w:rsid w:val="6DC0029E"/>
    <w:rsid w:val="6DC5AE15"/>
    <w:rsid w:val="6DCB83CC"/>
    <w:rsid w:val="6DEC9FD6"/>
    <w:rsid w:val="6DEDF862"/>
    <w:rsid w:val="6DEF487E"/>
    <w:rsid w:val="6DFBFD56"/>
    <w:rsid w:val="6E58C2DB"/>
    <w:rsid w:val="6E5C3615"/>
    <w:rsid w:val="6E648219"/>
    <w:rsid w:val="6E66D88E"/>
    <w:rsid w:val="6E701BCA"/>
    <w:rsid w:val="6E83D4F7"/>
    <w:rsid w:val="6E89AD7D"/>
    <w:rsid w:val="6E8A0AFE"/>
    <w:rsid w:val="6E8CBFEF"/>
    <w:rsid w:val="6E9472A0"/>
    <w:rsid w:val="6E9BD1A8"/>
    <w:rsid w:val="6E9D9D24"/>
    <w:rsid w:val="6EA00F11"/>
    <w:rsid w:val="6EAF2971"/>
    <w:rsid w:val="6EB02134"/>
    <w:rsid w:val="6ED9CCF8"/>
    <w:rsid w:val="6EDC4334"/>
    <w:rsid w:val="6EED4FC4"/>
    <w:rsid w:val="6EED5C5D"/>
    <w:rsid w:val="6EFB8417"/>
    <w:rsid w:val="6F098D7A"/>
    <w:rsid w:val="6F18498E"/>
    <w:rsid w:val="6F268CAE"/>
    <w:rsid w:val="6F2A76C6"/>
    <w:rsid w:val="6F3DA782"/>
    <w:rsid w:val="6F40DA9A"/>
    <w:rsid w:val="6F43DE64"/>
    <w:rsid w:val="6F45694C"/>
    <w:rsid w:val="6F5314C0"/>
    <w:rsid w:val="6F666B8B"/>
    <w:rsid w:val="6F6D67E5"/>
    <w:rsid w:val="6F6EC10D"/>
    <w:rsid w:val="6F8DEC2C"/>
    <w:rsid w:val="6F905161"/>
    <w:rsid w:val="6F937799"/>
    <w:rsid w:val="6FAA5907"/>
    <w:rsid w:val="6FC1DA71"/>
    <w:rsid w:val="6FD101FB"/>
    <w:rsid w:val="6FE76A98"/>
    <w:rsid w:val="6FF2FFA5"/>
    <w:rsid w:val="7002761B"/>
    <w:rsid w:val="700C5DF2"/>
    <w:rsid w:val="7014394C"/>
    <w:rsid w:val="7019856F"/>
    <w:rsid w:val="701D6577"/>
    <w:rsid w:val="70290F9C"/>
    <w:rsid w:val="7032E2CC"/>
    <w:rsid w:val="703EB947"/>
    <w:rsid w:val="7043C893"/>
    <w:rsid w:val="705AA9A8"/>
    <w:rsid w:val="7064DF7D"/>
    <w:rsid w:val="706D0B87"/>
    <w:rsid w:val="707BE8CB"/>
    <w:rsid w:val="7099861B"/>
    <w:rsid w:val="709FC985"/>
    <w:rsid w:val="70A16901"/>
    <w:rsid w:val="70ADFC4E"/>
    <w:rsid w:val="70C6EEBF"/>
    <w:rsid w:val="70E7DBBD"/>
    <w:rsid w:val="70FFFC75"/>
    <w:rsid w:val="7108D105"/>
    <w:rsid w:val="710B92A0"/>
    <w:rsid w:val="71110A32"/>
    <w:rsid w:val="7111F9B2"/>
    <w:rsid w:val="7117A816"/>
    <w:rsid w:val="7123F652"/>
    <w:rsid w:val="71369EFE"/>
    <w:rsid w:val="713B18F5"/>
    <w:rsid w:val="714B9BA2"/>
    <w:rsid w:val="714DFB63"/>
    <w:rsid w:val="7156D61E"/>
    <w:rsid w:val="715AC8CB"/>
    <w:rsid w:val="715AF300"/>
    <w:rsid w:val="715D9EAC"/>
    <w:rsid w:val="716B1A6E"/>
    <w:rsid w:val="716D83CE"/>
    <w:rsid w:val="71749A5A"/>
    <w:rsid w:val="717E6FC5"/>
    <w:rsid w:val="71880384"/>
    <w:rsid w:val="71C140A7"/>
    <w:rsid w:val="71D51A98"/>
    <w:rsid w:val="71D86203"/>
    <w:rsid w:val="7229BB0C"/>
    <w:rsid w:val="72307479"/>
    <w:rsid w:val="72432224"/>
    <w:rsid w:val="72647D38"/>
    <w:rsid w:val="727367BB"/>
    <w:rsid w:val="7279B7F5"/>
    <w:rsid w:val="728CC0E8"/>
    <w:rsid w:val="729292F3"/>
    <w:rsid w:val="729D1741"/>
    <w:rsid w:val="72A56405"/>
    <w:rsid w:val="72A8C6F2"/>
    <w:rsid w:val="72B119CD"/>
    <w:rsid w:val="72B2E482"/>
    <w:rsid w:val="72C22CE8"/>
    <w:rsid w:val="72C49D12"/>
    <w:rsid w:val="72CE9CA9"/>
    <w:rsid w:val="72DEAD8F"/>
    <w:rsid w:val="72E13227"/>
    <w:rsid w:val="72EB2283"/>
    <w:rsid w:val="72EFB634"/>
    <w:rsid w:val="72FB9776"/>
    <w:rsid w:val="730ABE8C"/>
    <w:rsid w:val="7310315F"/>
    <w:rsid w:val="731665A0"/>
    <w:rsid w:val="7316AA90"/>
    <w:rsid w:val="731751B8"/>
    <w:rsid w:val="732F79CF"/>
    <w:rsid w:val="7338A653"/>
    <w:rsid w:val="7342F037"/>
    <w:rsid w:val="734D537E"/>
    <w:rsid w:val="7370EAF9"/>
    <w:rsid w:val="738655FD"/>
    <w:rsid w:val="738C717A"/>
    <w:rsid w:val="7393A96B"/>
    <w:rsid w:val="73979FA4"/>
    <w:rsid w:val="739EB6E1"/>
    <w:rsid w:val="73B0C706"/>
    <w:rsid w:val="73B83650"/>
    <w:rsid w:val="73BCFA98"/>
    <w:rsid w:val="73C70E37"/>
    <w:rsid w:val="73CB2B09"/>
    <w:rsid w:val="73DE1D10"/>
    <w:rsid w:val="73F6F53B"/>
    <w:rsid w:val="74079F98"/>
    <w:rsid w:val="74193CEA"/>
    <w:rsid w:val="742AD213"/>
    <w:rsid w:val="744BF1A2"/>
    <w:rsid w:val="744E2363"/>
    <w:rsid w:val="7453968D"/>
    <w:rsid w:val="74597591"/>
    <w:rsid w:val="745E621B"/>
    <w:rsid w:val="747BE34E"/>
    <w:rsid w:val="748EFB22"/>
    <w:rsid w:val="7493741B"/>
    <w:rsid w:val="749C8A6D"/>
    <w:rsid w:val="74ABE7E3"/>
    <w:rsid w:val="74B06E76"/>
    <w:rsid w:val="74DB2C6C"/>
    <w:rsid w:val="74E0CC39"/>
    <w:rsid w:val="74E37C7E"/>
    <w:rsid w:val="74F6D5B4"/>
    <w:rsid w:val="74F74926"/>
    <w:rsid w:val="74F911FD"/>
    <w:rsid w:val="750063D3"/>
    <w:rsid w:val="750CA975"/>
    <w:rsid w:val="750D1446"/>
    <w:rsid w:val="75215EE5"/>
    <w:rsid w:val="75227EC9"/>
    <w:rsid w:val="753B38BF"/>
    <w:rsid w:val="7552CCEC"/>
    <w:rsid w:val="7554799D"/>
    <w:rsid w:val="7557B8D1"/>
    <w:rsid w:val="75677124"/>
    <w:rsid w:val="7575D444"/>
    <w:rsid w:val="75799D7F"/>
    <w:rsid w:val="75A30BA6"/>
    <w:rsid w:val="75C8E2F9"/>
    <w:rsid w:val="75D4D306"/>
    <w:rsid w:val="75D959E1"/>
    <w:rsid w:val="75F9E1E2"/>
    <w:rsid w:val="76145954"/>
    <w:rsid w:val="76165CC8"/>
    <w:rsid w:val="761D7690"/>
    <w:rsid w:val="762CFC6C"/>
    <w:rsid w:val="763DA765"/>
    <w:rsid w:val="765DC0BC"/>
    <w:rsid w:val="76722D51"/>
    <w:rsid w:val="767462BB"/>
    <w:rsid w:val="767526F8"/>
    <w:rsid w:val="767B49CF"/>
    <w:rsid w:val="7682BE99"/>
    <w:rsid w:val="76889A30"/>
    <w:rsid w:val="768BCABD"/>
    <w:rsid w:val="768D4ED1"/>
    <w:rsid w:val="76A48A43"/>
    <w:rsid w:val="76A68DB5"/>
    <w:rsid w:val="76A9DA4F"/>
    <w:rsid w:val="76AA9217"/>
    <w:rsid w:val="76AD2C65"/>
    <w:rsid w:val="76CBE667"/>
    <w:rsid w:val="76D8A1E0"/>
    <w:rsid w:val="76DBF24E"/>
    <w:rsid w:val="76E81001"/>
    <w:rsid w:val="76EBEF13"/>
    <w:rsid w:val="76F1D0F5"/>
    <w:rsid w:val="76FAB597"/>
    <w:rsid w:val="7702A6FC"/>
    <w:rsid w:val="770C58ED"/>
    <w:rsid w:val="770D09C6"/>
    <w:rsid w:val="771DF2F2"/>
    <w:rsid w:val="772ED3B2"/>
    <w:rsid w:val="7734B076"/>
    <w:rsid w:val="773A687E"/>
    <w:rsid w:val="773F6D7C"/>
    <w:rsid w:val="774693CA"/>
    <w:rsid w:val="7749D8AA"/>
    <w:rsid w:val="77689FB9"/>
    <w:rsid w:val="776EABD0"/>
    <w:rsid w:val="777BA767"/>
    <w:rsid w:val="778D1E0A"/>
    <w:rsid w:val="778F42D0"/>
    <w:rsid w:val="77AD8985"/>
    <w:rsid w:val="77AE413A"/>
    <w:rsid w:val="77B2F478"/>
    <w:rsid w:val="77B4178F"/>
    <w:rsid w:val="77BBC553"/>
    <w:rsid w:val="77CAAF27"/>
    <w:rsid w:val="77CB4848"/>
    <w:rsid w:val="77CFB1ED"/>
    <w:rsid w:val="77D16434"/>
    <w:rsid w:val="77D66C6B"/>
    <w:rsid w:val="77E80569"/>
    <w:rsid w:val="77F0B6B0"/>
    <w:rsid w:val="780BBF37"/>
    <w:rsid w:val="7817C9BA"/>
    <w:rsid w:val="781CBF8C"/>
    <w:rsid w:val="783CA398"/>
    <w:rsid w:val="783CB319"/>
    <w:rsid w:val="78544EE5"/>
    <w:rsid w:val="785C88CB"/>
    <w:rsid w:val="785FF4F5"/>
    <w:rsid w:val="787190F9"/>
    <w:rsid w:val="78747ABE"/>
    <w:rsid w:val="7880C0AA"/>
    <w:rsid w:val="7897E347"/>
    <w:rsid w:val="789BA2B4"/>
    <w:rsid w:val="789BF149"/>
    <w:rsid w:val="78A0904D"/>
    <w:rsid w:val="78ABDA4C"/>
    <w:rsid w:val="78AF836F"/>
    <w:rsid w:val="78B1A3F7"/>
    <w:rsid w:val="78B32351"/>
    <w:rsid w:val="78C121CA"/>
    <w:rsid w:val="78C6DD36"/>
    <w:rsid w:val="78CAFE19"/>
    <w:rsid w:val="78D9FDC1"/>
    <w:rsid w:val="78E100EB"/>
    <w:rsid w:val="78E57CF8"/>
    <w:rsid w:val="78EFFCBC"/>
    <w:rsid w:val="78F826F6"/>
    <w:rsid w:val="790BC827"/>
    <w:rsid w:val="7913E690"/>
    <w:rsid w:val="7915AAE5"/>
    <w:rsid w:val="791EB1BD"/>
    <w:rsid w:val="7921AD8D"/>
    <w:rsid w:val="79228287"/>
    <w:rsid w:val="792603E0"/>
    <w:rsid w:val="79373006"/>
    <w:rsid w:val="79413FE5"/>
    <w:rsid w:val="7959363C"/>
    <w:rsid w:val="795A91D9"/>
    <w:rsid w:val="795C8181"/>
    <w:rsid w:val="796885B2"/>
    <w:rsid w:val="796B3C39"/>
    <w:rsid w:val="7976160C"/>
    <w:rsid w:val="79945351"/>
    <w:rsid w:val="79975FC7"/>
    <w:rsid w:val="79A4EAB9"/>
    <w:rsid w:val="79B7B424"/>
    <w:rsid w:val="79BB4565"/>
    <w:rsid w:val="79C50673"/>
    <w:rsid w:val="79CEFEC9"/>
    <w:rsid w:val="79D21CAE"/>
    <w:rsid w:val="79DC4BC2"/>
    <w:rsid w:val="79E02C7D"/>
    <w:rsid w:val="7A0CF070"/>
    <w:rsid w:val="7A12B152"/>
    <w:rsid w:val="7A1610C0"/>
    <w:rsid w:val="7A2825E7"/>
    <w:rsid w:val="7A2BD27F"/>
    <w:rsid w:val="7A46B40D"/>
    <w:rsid w:val="7A4FDBC4"/>
    <w:rsid w:val="7A5176E2"/>
    <w:rsid w:val="7A5E95F3"/>
    <w:rsid w:val="7A5F8DB2"/>
    <w:rsid w:val="7A72FE62"/>
    <w:rsid w:val="7A899AB1"/>
    <w:rsid w:val="7A8B331D"/>
    <w:rsid w:val="7A8D739F"/>
    <w:rsid w:val="7A9301B3"/>
    <w:rsid w:val="7A9EBBE1"/>
    <w:rsid w:val="7AA16622"/>
    <w:rsid w:val="7AAD212C"/>
    <w:rsid w:val="7AC444AE"/>
    <w:rsid w:val="7ACC6517"/>
    <w:rsid w:val="7AD1E8AB"/>
    <w:rsid w:val="7AD69E9E"/>
    <w:rsid w:val="7AD7C210"/>
    <w:rsid w:val="7ADBEA45"/>
    <w:rsid w:val="7ADF9129"/>
    <w:rsid w:val="7AF7B0E1"/>
    <w:rsid w:val="7AF851E2"/>
    <w:rsid w:val="7B034AFB"/>
    <w:rsid w:val="7B07CA0B"/>
    <w:rsid w:val="7B0D4851"/>
    <w:rsid w:val="7B21EE1C"/>
    <w:rsid w:val="7B22BCCA"/>
    <w:rsid w:val="7B394364"/>
    <w:rsid w:val="7B41690D"/>
    <w:rsid w:val="7B5A8E8A"/>
    <w:rsid w:val="7B6A9BFF"/>
    <w:rsid w:val="7B895756"/>
    <w:rsid w:val="7B8F7C86"/>
    <w:rsid w:val="7BAE3E7F"/>
    <w:rsid w:val="7BB58890"/>
    <w:rsid w:val="7BBD682C"/>
    <w:rsid w:val="7BBDC4F9"/>
    <w:rsid w:val="7BD4147D"/>
    <w:rsid w:val="7BE57169"/>
    <w:rsid w:val="7BF6CEDB"/>
    <w:rsid w:val="7C0C0647"/>
    <w:rsid w:val="7C14ADC8"/>
    <w:rsid w:val="7C1CD884"/>
    <w:rsid w:val="7C2611B4"/>
    <w:rsid w:val="7C410004"/>
    <w:rsid w:val="7C415F3C"/>
    <w:rsid w:val="7C438DE2"/>
    <w:rsid w:val="7C4ABBE2"/>
    <w:rsid w:val="7C4D8CAA"/>
    <w:rsid w:val="7C62E83B"/>
    <w:rsid w:val="7C68BC32"/>
    <w:rsid w:val="7C6CDA96"/>
    <w:rsid w:val="7C6D864B"/>
    <w:rsid w:val="7C7E93B0"/>
    <w:rsid w:val="7C837043"/>
    <w:rsid w:val="7C83D0CD"/>
    <w:rsid w:val="7C881B01"/>
    <w:rsid w:val="7C89515F"/>
    <w:rsid w:val="7C969A0F"/>
    <w:rsid w:val="7CB43F38"/>
    <w:rsid w:val="7CBF97E5"/>
    <w:rsid w:val="7CC1DE67"/>
    <w:rsid w:val="7CC7CFBA"/>
    <w:rsid w:val="7CCFD8BD"/>
    <w:rsid w:val="7CD31E26"/>
    <w:rsid w:val="7CD5A8F4"/>
    <w:rsid w:val="7CEA96DE"/>
    <w:rsid w:val="7CEE82B8"/>
    <w:rsid w:val="7CF82BAE"/>
    <w:rsid w:val="7CF88E99"/>
    <w:rsid w:val="7CFE8E48"/>
    <w:rsid w:val="7D1D3832"/>
    <w:rsid w:val="7D24EB3E"/>
    <w:rsid w:val="7D408EFA"/>
    <w:rsid w:val="7D4607E0"/>
    <w:rsid w:val="7D4BF6B9"/>
    <w:rsid w:val="7D557C3E"/>
    <w:rsid w:val="7D73E6A3"/>
    <w:rsid w:val="7D8C75D9"/>
    <w:rsid w:val="7DA98D8A"/>
    <w:rsid w:val="7DB059E8"/>
    <w:rsid w:val="7DC5771C"/>
    <w:rsid w:val="7DC8955B"/>
    <w:rsid w:val="7DD4195A"/>
    <w:rsid w:val="7DDB722A"/>
    <w:rsid w:val="7DDBD312"/>
    <w:rsid w:val="7DE06B6C"/>
    <w:rsid w:val="7DE20311"/>
    <w:rsid w:val="7DE631D0"/>
    <w:rsid w:val="7DF4FD10"/>
    <w:rsid w:val="7E0961C2"/>
    <w:rsid w:val="7E1D7EAA"/>
    <w:rsid w:val="7E2089AF"/>
    <w:rsid w:val="7E2F8319"/>
    <w:rsid w:val="7E330470"/>
    <w:rsid w:val="7E3C8170"/>
    <w:rsid w:val="7E425937"/>
    <w:rsid w:val="7E47E06A"/>
    <w:rsid w:val="7E4AD983"/>
    <w:rsid w:val="7E51AC99"/>
    <w:rsid w:val="7E55E150"/>
    <w:rsid w:val="7E56ECDE"/>
    <w:rsid w:val="7E63D005"/>
    <w:rsid w:val="7E657CD8"/>
    <w:rsid w:val="7E691615"/>
    <w:rsid w:val="7E730982"/>
    <w:rsid w:val="7E74BD0C"/>
    <w:rsid w:val="7E8CFCEC"/>
    <w:rsid w:val="7E9585DB"/>
    <w:rsid w:val="7E994DF6"/>
    <w:rsid w:val="7E9C4C2A"/>
    <w:rsid w:val="7E9F1EDD"/>
    <w:rsid w:val="7E9F954B"/>
    <w:rsid w:val="7EAC0B58"/>
    <w:rsid w:val="7EB11E07"/>
    <w:rsid w:val="7EBBF349"/>
    <w:rsid w:val="7EC0ECAE"/>
    <w:rsid w:val="7EDB063C"/>
    <w:rsid w:val="7EE14B2D"/>
    <w:rsid w:val="7EE1F904"/>
    <w:rsid w:val="7EE30CE0"/>
    <w:rsid w:val="7EE42B2F"/>
    <w:rsid w:val="7EE8793B"/>
    <w:rsid w:val="7F21E910"/>
    <w:rsid w:val="7F229AD0"/>
    <w:rsid w:val="7F3C2D97"/>
    <w:rsid w:val="7F4C2E4C"/>
    <w:rsid w:val="7F53C124"/>
    <w:rsid w:val="7F67F0E5"/>
    <w:rsid w:val="7F6F5E7A"/>
    <w:rsid w:val="7F70816A"/>
    <w:rsid w:val="7F7343AE"/>
    <w:rsid w:val="7F8BED46"/>
    <w:rsid w:val="7F9F730D"/>
    <w:rsid w:val="7FD0D4CB"/>
    <w:rsid w:val="7FE07B26"/>
    <w:rsid w:val="7FE709CF"/>
    <w:rsid w:val="7FEC029C"/>
    <w:rsid w:val="7FFCB677"/>
    <w:rsid w:val="7FFE4298"/>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9D416"/>
  <w15:docId w15:val="{57A9A2CE-210E-4610-B555-961DF3D15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docDefaults>
  <w:latentStyles w:defLockedState="0" w:defUIPriority="99" w:defSemiHidden="0" w:defUnhideWhenUsed="0" w:defQFormat="0" w:count="376">
    <w:lsdException w:name="heading 1" w:uiPriority="6" w:qFormat="1"/>
    <w:lsdException w:name="heading 2" w:semiHidden="1" w:uiPriority="7" w:qFormat="1"/>
    <w:lsdException w:name="heading 3" w:semiHidden="1" w:uiPriority="8"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8"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qFormat="1"/>
    <w:lsdException w:name="List Number" w:semiHidden="1" w:uiPriority="4"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iPriority="4" w:unhideWhenUsed="1" w:qFormat="1"/>
    <w:lsdException w:name="List Bullet 5" w:semiHidden="1" w:uiPriority="5" w:unhideWhenUsed="1"/>
    <w:lsdException w:name="List Number 2" w:semiHidden="1" w:uiPriority="5"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26"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semiHidden/>
    <w:rsid w:val="001D6F51"/>
  </w:style>
  <w:style w:type="paragraph" w:styleId="Overskrift1">
    <w:name w:val="heading 1"/>
    <w:basedOn w:val="Normal"/>
    <w:next w:val="Brdtekst"/>
    <w:link w:val="Overskrift1Tegn"/>
    <w:uiPriority w:val="6"/>
    <w:qFormat/>
    <w:rsid w:val="001D6F51"/>
    <w:pPr>
      <w:keepNext/>
      <w:keepLines/>
      <w:pageBreakBefore/>
      <w:numPr>
        <w:numId w:val="6"/>
      </w:numPr>
      <w:suppressAutoHyphens/>
      <w:spacing w:before="360" w:after="60"/>
      <w:outlineLvl w:val="0"/>
    </w:pPr>
    <w:rPr>
      <w:rFonts w:asciiTheme="majorHAnsi" w:eastAsiaTheme="majorEastAsia" w:hAnsiTheme="majorHAnsi" w:cstheme="majorBidi"/>
      <w:b/>
      <w:sz w:val="32"/>
      <w:szCs w:val="32"/>
    </w:rPr>
  </w:style>
  <w:style w:type="paragraph" w:styleId="Overskrift2">
    <w:name w:val="heading 2"/>
    <w:basedOn w:val="Normal"/>
    <w:next w:val="Brdtekst"/>
    <w:link w:val="Overskrift2Tegn"/>
    <w:uiPriority w:val="7"/>
    <w:qFormat/>
    <w:rsid w:val="003035B6"/>
    <w:pPr>
      <w:keepNext/>
      <w:keepLines/>
      <w:numPr>
        <w:ilvl w:val="1"/>
        <w:numId w:val="6"/>
      </w:numPr>
      <w:suppressAutoHyphens/>
      <w:spacing w:before="320" w:after="60"/>
      <w:ind w:left="680"/>
      <w:outlineLvl w:val="1"/>
    </w:pPr>
    <w:rPr>
      <w:rFonts w:asciiTheme="majorHAnsi" w:eastAsiaTheme="majorEastAsia" w:hAnsiTheme="majorHAnsi" w:cstheme="majorBidi"/>
      <w:b/>
      <w:sz w:val="28"/>
      <w:szCs w:val="26"/>
    </w:rPr>
  </w:style>
  <w:style w:type="paragraph" w:styleId="Overskrift3">
    <w:name w:val="heading 3"/>
    <w:basedOn w:val="Normal"/>
    <w:next w:val="Brdtekst"/>
    <w:link w:val="Overskrift3Tegn"/>
    <w:uiPriority w:val="8"/>
    <w:qFormat/>
    <w:rsid w:val="0036128E"/>
    <w:pPr>
      <w:keepNext/>
      <w:keepLines/>
      <w:numPr>
        <w:ilvl w:val="2"/>
        <w:numId w:val="6"/>
      </w:numPr>
      <w:suppressAutoHyphens/>
      <w:spacing w:before="320" w:after="60"/>
      <w:ind w:left="794"/>
      <w:outlineLvl w:val="2"/>
    </w:pPr>
    <w:rPr>
      <w:rFonts w:asciiTheme="majorHAnsi" w:eastAsiaTheme="majorEastAsia" w:hAnsiTheme="majorHAnsi" w:cstheme="majorBidi"/>
      <w:b/>
      <w:sz w:val="24"/>
      <w:szCs w:val="24"/>
    </w:rPr>
  </w:style>
  <w:style w:type="paragraph" w:styleId="Overskrift4">
    <w:name w:val="heading 4"/>
    <w:basedOn w:val="Normal"/>
    <w:next w:val="Brdtekst"/>
    <w:link w:val="Overskrift4Tegn"/>
    <w:uiPriority w:val="9"/>
    <w:qFormat/>
    <w:rsid w:val="001D6F51"/>
    <w:pPr>
      <w:keepNext/>
      <w:keepLines/>
      <w:numPr>
        <w:ilvl w:val="3"/>
        <w:numId w:val="6"/>
      </w:numPr>
      <w:suppressAutoHyphens/>
      <w:spacing w:before="320" w:after="60"/>
      <w:outlineLvl w:val="3"/>
    </w:pPr>
    <w:rPr>
      <w:rFonts w:asciiTheme="majorHAnsi" w:eastAsiaTheme="majorEastAsia" w:hAnsiTheme="majorHAnsi" w:cstheme="majorBidi"/>
      <w:b/>
      <w:iCs/>
    </w:rPr>
  </w:style>
  <w:style w:type="paragraph" w:styleId="Overskrift5">
    <w:name w:val="heading 5"/>
    <w:basedOn w:val="Normal"/>
    <w:next w:val="Brdtekst"/>
    <w:link w:val="Overskrift5Tegn"/>
    <w:uiPriority w:val="99"/>
    <w:semiHidden/>
    <w:qFormat/>
    <w:rsid w:val="001D6F51"/>
    <w:pPr>
      <w:keepNext/>
      <w:keepLines/>
      <w:numPr>
        <w:ilvl w:val="4"/>
        <w:numId w:val="6"/>
      </w:numPr>
      <w:suppressAutoHyphens/>
      <w:spacing w:before="320" w:after="60"/>
      <w:outlineLvl w:val="4"/>
    </w:pPr>
    <w:rPr>
      <w:rFonts w:asciiTheme="majorHAnsi" w:eastAsiaTheme="majorEastAsia" w:hAnsiTheme="majorHAnsi" w:cstheme="majorBidi"/>
      <w:b/>
    </w:rPr>
  </w:style>
  <w:style w:type="paragraph" w:styleId="Overskrift6">
    <w:name w:val="heading 6"/>
    <w:basedOn w:val="Normal"/>
    <w:next w:val="Brdtekst"/>
    <w:link w:val="Overskrift6Tegn"/>
    <w:uiPriority w:val="99"/>
    <w:semiHidden/>
    <w:qFormat/>
    <w:rsid w:val="001D6F51"/>
    <w:pPr>
      <w:keepNext/>
      <w:keepLines/>
      <w:numPr>
        <w:ilvl w:val="5"/>
        <w:numId w:val="6"/>
      </w:numPr>
      <w:suppressAutoHyphens/>
      <w:spacing w:before="320" w:after="60"/>
      <w:outlineLvl w:val="5"/>
    </w:pPr>
    <w:rPr>
      <w:rFonts w:asciiTheme="majorHAnsi" w:eastAsiaTheme="majorEastAsia" w:hAnsiTheme="majorHAnsi" w:cstheme="majorBidi"/>
      <w:b/>
    </w:rPr>
  </w:style>
  <w:style w:type="paragraph" w:styleId="Overskrift7">
    <w:name w:val="heading 7"/>
    <w:basedOn w:val="Normal"/>
    <w:next w:val="Brdtekst"/>
    <w:link w:val="Overskrift7Tegn"/>
    <w:uiPriority w:val="99"/>
    <w:semiHidden/>
    <w:qFormat/>
    <w:rsid w:val="001D6F51"/>
    <w:pPr>
      <w:keepNext/>
      <w:keepLines/>
      <w:numPr>
        <w:ilvl w:val="6"/>
        <w:numId w:val="6"/>
      </w:numPr>
      <w:suppressAutoHyphens/>
      <w:spacing w:before="320" w:after="60"/>
      <w:outlineLvl w:val="6"/>
    </w:pPr>
    <w:rPr>
      <w:rFonts w:asciiTheme="majorHAnsi" w:eastAsiaTheme="majorEastAsia" w:hAnsiTheme="majorHAnsi" w:cstheme="majorBidi"/>
      <w:b/>
      <w:iCs/>
    </w:rPr>
  </w:style>
  <w:style w:type="paragraph" w:styleId="Overskrift8">
    <w:name w:val="heading 8"/>
    <w:basedOn w:val="Normal"/>
    <w:next w:val="Brdtekst"/>
    <w:link w:val="Overskrift8Tegn"/>
    <w:uiPriority w:val="99"/>
    <w:semiHidden/>
    <w:qFormat/>
    <w:rsid w:val="001D6F51"/>
    <w:pPr>
      <w:keepNext/>
      <w:keepLines/>
      <w:numPr>
        <w:ilvl w:val="7"/>
        <w:numId w:val="6"/>
      </w:numPr>
      <w:suppressAutoHyphens/>
      <w:spacing w:before="320" w:after="60"/>
      <w:outlineLvl w:val="7"/>
    </w:pPr>
    <w:rPr>
      <w:rFonts w:asciiTheme="majorHAnsi" w:eastAsiaTheme="majorEastAsia" w:hAnsiTheme="majorHAnsi" w:cstheme="majorBidi"/>
      <w:b/>
      <w:szCs w:val="21"/>
    </w:rPr>
  </w:style>
  <w:style w:type="paragraph" w:styleId="Overskrift9">
    <w:name w:val="heading 9"/>
    <w:basedOn w:val="Normal"/>
    <w:next w:val="Brdtekst"/>
    <w:link w:val="Overskrift9Tegn"/>
    <w:uiPriority w:val="99"/>
    <w:semiHidden/>
    <w:qFormat/>
    <w:rsid w:val="001D6F51"/>
    <w:pPr>
      <w:keepNext/>
      <w:keepLines/>
      <w:numPr>
        <w:ilvl w:val="8"/>
        <w:numId w:val="6"/>
      </w:numPr>
      <w:suppressAutoHyphens/>
      <w:spacing w:before="320" w:after="60"/>
      <w:outlineLvl w:val="8"/>
    </w:pPr>
    <w:rPr>
      <w:rFonts w:asciiTheme="majorHAnsi" w:eastAsiaTheme="majorEastAsia" w:hAnsiTheme="majorHAnsi" w:cstheme="majorBidi"/>
      <w:b/>
      <w:iCs/>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rsid w:val="001D6F51"/>
    <w:rPr>
      <w:rFonts w:cs="Segoe UI"/>
      <w:sz w:val="20"/>
      <w:szCs w:val="18"/>
    </w:rPr>
  </w:style>
  <w:style w:type="character" w:customStyle="1" w:styleId="MarkeringsbobletekstTegn">
    <w:name w:val="Markeringsbobletekst Tegn"/>
    <w:basedOn w:val="Standardskrifttypeiafsnit"/>
    <w:link w:val="Markeringsbobletekst"/>
    <w:uiPriority w:val="99"/>
    <w:semiHidden/>
    <w:rsid w:val="001D6F51"/>
    <w:rPr>
      <w:rFonts w:cs="Segoe UI"/>
      <w:sz w:val="20"/>
      <w:szCs w:val="18"/>
    </w:rPr>
  </w:style>
  <w:style w:type="paragraph" w:styleId="Bibliografi">
    <w:name w:val="Bibliography"/>
    <w:basedOn w:val="Normal"/>
    <w:next w:val="Brdtekst"/>
    <w:uiPriority w:val="99"/>
    <w:semiHidden/>
    <w:rsid w:val="001D6F51"/>
  </w:style>
  <w:style w:type="paragraph" w:styleId="Bloktekst">
    <w:name w:val="Block Text"/>
    <w:basedOn w:val="Normal"/>
    <w:next w:val="Brdtekst"/>
    <w:uiPriority w:val="99"/>
    <w:semiHidden/>
    <w:rsid w:val="001D6F51"/>
    <w:pPr>
      <w:pBdr>
        <w:top w:val="single" w:sz="2" w:space="10" w:color="808080"/>
        <w:left w:val="single" w:sz="2" w:space="10" w:color="808080"/>
        <w:bottom w:val="single" w:sz="2" w:space="10" w:color="808080"/>
        <w:right w:val="single" w:sz="2" w:space="10" w:color="808080"/>
      </w:pBdr>
      <w:ind w:left="1152" w:right="1152"/>
    </w:pPr>
    <w:rPr>
      <w:i/>
      <w:iCs/>
    </w:rPr>
  </w:style>
  <w:style w:type="paragraph" w:styleId="Brdtekst">
    <w:name w:val="Body Text"/>
    <w:basedOn w:val="Normal"/>
    <w:link w:val="BrdtekstTegn"/>
    <w:qFormat/>
    <w:rsid w:val="001D6F51"/>
    <w:pPr>
      <w:spacing w:after="160"/>
    </w:pPr>
  </w:style>
  <w:style w:type="character" w:customStyle="1" w:styleId="BrdtekstTegn">
    <w:name w:val="Brødtekst Tegn"/>
    <w:basedOn w:val="Standardskrifttypeiafsnit"/>
    <w:link w:val="Brdtekst"/>
    <w:uiPriority w:val="99"/>
    <w:rsid w:val="001D6F51"/>
  </w:style>
  <w:style w:type="paragraph" w:styleId="Brdtekst2">
    <w:name w:val="Body Text 2"/>
    <w:basedOn w:val="Normal"/>
    <w:next w:val="Brdtekst"/>
    <w:link w:val="Brdtekst2Tegn"/>
    <w:uiPriority w:val="99"/>
    <w:semiHidden/>
    <w:rsid w:val="001D6F51"/>
    <w:pPr>
      <w:spacing w:after="160"/>
    </w:pPr>
  </w:style>
  <w:style w:type="character" w:customStyle="1" w:styleId="Brdtekst2Tegn">
    <w:name w:val="Brødtekst 2 Tegn"/>
    <w:basedOn w:val="Standardskrifttypeiafsnit"/>
    <w:link w:val="Brdtekst2"/>
    <w:uiPriority w:val="99"/>
    <w:semiHidden/>
    <w:rsid w:val="001D6F51"/>
  </w:style>
  <w:style w:type="paragraph" w:styleId="Brdtekst3">
    <w:name w:val="Body Text 3"/>
    <w:basedOn w:val="Normal"/>
    <w:next w:val="Brdtekst"/>
    <w:link w:val="Brdtekst3Tegn"/>
    <w:uiPriority w:val="99"/>
    <w:semiHidden/>
    <w:rsid w:val="001D6F51"/>
    <w:pPr>
      <w:spacing w:after="160"/>
    </w:pPr>
    <w:rPr>
      <w:szCs w:val="16"/>
    </w:rPr>
  </w:style>
  <w:style w:type="character" w:customStyle="1" w:styleId="Brdtekst3Tegn">
    <w:name w:val="Brødtekst 3 Tegn"/>
    <w:basedOn w:val="Standardskrifttypeiafsnit"/>
    <w:link w:val="Brdtekst3"/>
    <w:uiPriority w:val="99"/>
    <w:semiHidden/>
    <w:rsid w:val="001D6F51"/>
    <w:rPr>
      <w:szCs w:val="16"/>
    </w:rPr>
  </w:style>
  <w:style w:type="paragraph" w:styleId="Brdtekst-frstelinjeindrykning1">
    <w:name w:val="Body Text First Indent"/>
    <w:basedOn w:val="Brdtekst"/>
    <w:next w:val="Brdtekst"/>
    <w:link w:val="Brdtekst-frstelinjeindrykning1Tegn"/>
    <w:uiPriority w:val="99"/>
    <w:semiHidden/>
    <w:rsid w:val="001D6F51"/>
    <w:pPr>
      <w:spacing w:after="0"/>
      <w:ind w:firstLine="360"/>
    </w:pPr>
  </w:style>
  <w:style w:type="character" w:customStyle="1" w:styleId="Brdtekst-frstelinjeindrykning1Tegn">
    <w:name w:val="Brødtekst - førstelinjeindrykning 1 Tegn"/>
    <w:basedOn w:val="BrdtekstTegn"/>
    <w:link w:val="Brdtekst-frstelinjeindrykning1"/>
    <w:uiPriority w:val="99"/>
    <w:semiHidden/>
    <w:rsid w:val="001D6F51"/>
  </w:style>
  <w:style w:type="paragraph" w:styleId="Brdtekstindrykning">
    <w:name w:val="Body Text Indent"/>
    <w:basedOn w:val="Normal"/>
    <w:next w:val="Brdtekst"/>
    <w:link w:val="BrdtekstindrykningTegn"/>
    <w:uiPriority w:val="99"/>
    <w:semiHidden/>
    <w:rsid w:val="001D6F51"/>
    <w:pPr>
      <w:spacing w:after="160"/>
      <w:ind w:left="283"/>
    </w:pPr>
  </w:style>
  <w:style w:type="character" w:customStyle="1" w:styleId="BrdtekstindrykningTegn">
    <w:name w:val="Brødtekstindrykning Tegn"/>
    <w:basedOn w:val="Standardskrifttypeiafsnit"/>
    <w:link w:val="Brdtekstindrykning"/>
    <w:uiPriority w:val="99"/>
    <w:semiHidden/>
    <w:rsid w:val="001D6F51"/>
  </w:style>
  <w:style w:type="paragraph" w:styleId="Brdtekst-frstelinjeindrykning2">
    <w:name w:val="Body Text First Indent 2"/>
    <w:basedOn w:val="Brdtekstindrykning"/>
    <w:next w:val="Brdtekst"/>
    <w:link w:val="Brdtekst-frstelinjeindrykning2Tegn"/>
    <w:uiPriority w:val="99"/>
    <w:semiHidden/>
    <w:rsid w:val="001D6F51"/>
    <w:pPr>
      <w:spacing w:after="0"/>
      <w:ind w:left="360" w:firstLine="360"/>
    </w:pPr>
  </w:style>
  <w:style w:type="character" w:customStyle="1" w:styleId="Brdtekst-frstelinjeindrykning2Tegn">
    <w:name w:val="Brødtekst - førstelinjeindrykning 2 Tegn"/>
    <w:basedOn w:val="BrdtekstindrykningTegn"/>
    <w:link w:val="Brdtekst-frstelinjeindrykning2"/>
    <w:uiPriority w:val="99"/>
    <w:semiHidden/>
    <w:rsid w:val="001D6F51"/>
  </w:style>
  <w:style w:type="paragraph" w:styleId="Brdtekstindrykning2">
    <w:name w:val="Body Text Indent 2"/>
    <w:basedOn w:val="Normal"/>
    <w:next w:val="Brdtekst"/>
    <w:link w:val="Brdtekstindrykning2Tegn"/>
    <w:uiPriority w:val="99"/>
    <w:semiHidden/>
    <w:rsid w:val="001D6F51"/>
    <w:pPr>
      <w:spacing w:after="160"/>
      <w:ind w:left="283"/>
    </w:pPr>
  </w:style>
  <w:style w:type="character" w:customStyle="1" w:styleId="Brdtekstindrykning2Tegn">
    <w:name w:val="Brødtekstindrykning 2 Tegn"/>
    <w:basedOn w:val="Standardskrifttypeiafsnit"/>
    <w:link w:val="Brdtekstindrykning2"/>
    <w:uiPriority w:val="99"/>
    <w:semiHidden/>
    <w:rsid w:val="001D6F51"/>
  </w:style>
  <w:style w:type="paragraph" w:styleId="Brdtekstindrykning3">
    <w:name w:val="Body Text Indent 3"/>
    <w:basedOn w:val="Normal"/>
    <w:next w:val="Brdtekst"/>
    <w:link w:val="Brdtekstindrykning3Tegn"/>
    <w:uiPriority w:val="99"/>
    <w:semiHidden/>
    <w:rsid w:val="001D6F51"/>
    <w:pPr>
      <w:spacing w:after="160"/>
      <w:ind w:left="283"/>
    </w:pPr>
    <w:rPr>
      <w:szCs w:val="16"/>
    </w:rPr>
  </w:style>
  <w:style w:type="character" w:customStyle="1" w:styleId="Brdtekstindrykning3Tegn">
    <w:name w:val="Brødtekstindrykning 3 Tegn"/>
    <w:basedOn w:val="Standardskrifttypeiafsnit"/>
    <w:link w:val="Brdtekstindrykning3"/>
    <w:uiPriority w:val="99"/>
    <w:semiHidden/>
    <w:rsid w:val="001D6F51"/>
    <w:rPr>
      <w:szCs w:val="16"/>
    </w:rPr>
  </w:style>
  <w:style w:type="character" w:styleId="Bogenstitel">
    <w:name w:val="Book Title"/>
    <w:basedOn w:val="Standardskrifttypeiafsnit"/>
    <w:uiPriority w:val="99"/>
    <w:semiHidden/>
    <w:rsid w:val="001D6F51"/>
    <w:rPr>
      <w:b/>
      <w:bCs/>
      <w:i/>
      <w:iCs/>
      <w:color w:val="auto"/>
      <w:spacing w:val="5"/>
      <w:lang w:val="da-DK"/>
    </w:rPr>
  </w:style>
  <w:style w:type="paragraph" w:styleId="Billedtekst">
    <w:name w:val="caption"/>
    <w:basedOn w:val="Normal"/>
    <w:next w:val="Brdtekst"/>
    <w:uiPriority w:val="18"/>
    <w:qFormat/>
    <w:rsid w:val="001D6F51"/>
    <w:pPr>
      <w:keepNext/>
      <w:keepLines/>
      <w:spacing w:after="80"/>
    </w:pPr>
    <w:rPr>
      <w:b/>
      <w:iCs/>
      <w:sz w:val="18"/>
      <w:szCs w:val="18"/>
    </w:rPr>
  </w:style>
  <w:style w:type="paragraph" w:styleId="Sluthilsen">
    <w:name w:val="Closing"/>
    <w:basedOn w:val="Normal"/>
    <w:next w:val="Brdtekst"/>
    <w:link w:val="SluthilsenTegn"/>
    <w:uiPriority w:val="99"/>
    <w:semiHidden/>
    <w:rsid w:val="001D6F51"/>
  </w:style>
  <w:style w:type="character" w:customStyle="1" w:styleId="SluthilsenTegn">
    <w:name w:val="Sluthilsen Tegn"/>
    <w:basedOn w:val="Standardskrifttypeiafsnit"/>
    <w:link w:val="Sluthilsen"/>
    <w:uiPriority w:val="99"/>
    <w:semiHidden/>
    <w:rsid w:val="001D6F51"/>
  </w:style>
  <w:style w:type="character" w:styleId="Kommentarhenvisning">
    <w:name w:val="annotation reference"/>
    <w:basedOn w:val="Standardskrifttypeiafsnit"/>
    <w:uiPriority w:val="99"/>
    <w:semiHidden/>
    <w:rsid w:val="001D6F51"/>
    <w:rPr>
      <w:color w:val="auto"/>
      <w:sz w:val="16"/>
      <w:szCs w:val="16"/>
      <w:lang w:val="da-DK"/>
    </w:rPr>
  </w:style>
  <w:style w:type="paragraph" w:styleId="Kommentartekst">
    <w:name w:val="annotation text"/>
    <w:basedOn w:val="Normal"/>
    <w:next w:val="Brdtekst"/>
    <w:link w:val="KommentartekstTegn"/>
    <w:uiPriority w:val="99"/>
    <w:rsid w:val="001D6F51"/>
    <w:rPr>
      <w:sz w:val="20"/>
      <w:szCs w:val="20"/>
    </w:rPr>
  </w:style>
  <w:style w:type="character" w:customStyle="1" w:styleId="KommentartekstTegn">
    <w:name w:val="Kommentartekst Tegn"/>
    <w:basedOn w:val="Standardskrifttypeiafsnit"/>
    <w:link w:val="Kommentartekst"/>
    <w:uiPriority w:val="99"/>
    <w:rsid w:val="001D6F51"/>
    <w:rPr>
      <w:sz w:val="20"/>
      <w:szCs w:val="20"/>
    </w:rPr>
  </w:style>
  <w:style w:type="paragraph" w:styleId="Kommentaremne">
    <w:name w:val="annotation subject"/>
    <w:basedOn w:val="Kommentartekst"/>
    <w:next w:val="Kommentartekst"/>
    <w:link w:val="KommentaremneTegn"/>
    <w:uiPriority w:val="99"/>
    <w:semiHidden/>
    <w:rsid w:val="001D6F51"/>
    <w:rPr>
      <w:b/>
      <w:bCs/>
    </w:rPr>
  </w:style>
  <w:style w:type="character" w:customStyle="1" w:styleId="KommentaremneTegn">
    <w:name w:val="Kommentaremne Tegn"/>
    <w:basedOn w:val="KommentartekstTegn"/>
    <w:link w:val="Kommentaremne"/>
    <w:uiPriority w:val="99"/>
    <w:semiHidden/>
    <w:rsid w:val="001D6F51"/>
    <w:rPr>
      <w:b/>
      <w:bCs/>
      <w:sz w:val="20"/>
      <w:szCs w:val="20"/>
    </w:rPr>
  </w:style>
  <w:style w:type="paragraph" w:styleId="Dato">
    <w:name w:val="Date"/>
    <w:basedOn w:val="Normal"/>
    <w:next w:val="Brdtekst"/>
    <w:link w:val="DatoTegn"/>
    <w:uiPriority w:val="99"/>
    <w:semiHidden/>
    <w:rsid w:val="001D6F51"/>
  </w:style>
  <w:style w:type="character" w:customStyle="1" w:styleId="DatoTegn">
    <w:name w:val="Dato Tegn"/>
    <w:basedOn w:val="Standardskrifttypeiafsnit"/>
    <w:link w:val="Dato"/>
    <w:uiPriority w:val="99"/>
    <w:semiHidden/>
    <w:rsid w:val="001D6F51"/>
  </w:style>
  <w:style w:type="paragraph" w:styleId="Dokumentoversigt">
    <w:name w:val="Document Map"/>
    <w:basedOn w:val="Normal"/>
    <w:link w:val="DokumentoversigtTegn"/>
    <w:uiPriority w:val="99"/>
    <w:semiHidden/>
    <w:rsid w:val="001D6F51"/>
    <w:rPr>
      <w:rFonts w:cs="Segoe UI"/>
      <w:sz w:val="20"/>
      <w:szCs w:val="16"/>
    </w:rPr>
  </w:style>
  <w:style w:type="character" w:customStyle="1" w:styleId="DokumentoversigtTegn">
    <w:name w:val="Dokumentoversigt Tegn"/>
    <w:basedOn w:val="Standardskrifttypeiafsnit"/>
    <w:link w:val="Dokumentoversigt"/>
    <w:uiPriority w:val="99"/>
    <w:semiHidden/>
    <w:rsid w:val="001D6F51"/>
    <w:rPr>
      <w:rFonts w:cs="Segoe UI"/>
      <w:sz w:val="20"/>
      <w:szCs w:val="16"/>
    </w:rPr>
  </w:style>
  <w:style w:type="paragraph" w:styleId="Mailsignatur">
    <w:name w:val="E-mail Signature"/>
    <w:basedOn w:val="Normal"/>
    <w:next w:val="Brdtekst"/>
    <w:link w:val="MailsignaturTegn"/>
    <w:uiPriority w:val="99"/>
    <w:semiHidden/>
    <w:rsid w:val="001D6F51"/>
  </w:style>
  <w:style w:type="character" w:customStyle="1" w:styleId="MailsignaturTegn">
    <w:name w:val="Mailsignatur Tegn"/>
    <w:basedOn w:val="Standardskrifttypeiafsnit"/>
    <w:link w:val="Mailsignatur"/>
    <w:uiPriority w:val="99"/>
    <w:semiHidden/>
    <w:rsid w:val="001D6F51"/>
  </w:style>
  <w:style w:type="character" w:styleId="Fremhv">
    <w:name w:val="Emphasis"/>
    <w:basedOn w:val="Standardskrifttypeiafsnit"/>
    <w:uiPriority w:val="99"/>
    <w:semiHidden/>
    <w:rsid w:val="001D6F51"/>
    <w:rPr>
      <w:i/>
      <w:iCs/>
      <w:color w:val="auto"/>
      <w:lang w:val="da-DK"/>
    </w:rPr>
  </w:style>
  <w:style w:type="character" w:styleId="Slutnotehenvisning">
    <w:name w:val="endnote reference"/>
    <w:basedOn w:val="Standardskrifttypeiafsnit"/>
    <w:uiPriority w:val="99"/>
    <w:semiHidden/>
    <w:rsid w:val="001D6F51"/>
    <w:rPr>
      <w:color w:val="auto"/>
      <w:vertAlign w:val="superscript"/>
      <w:lang w:val="da-DK"/>
    </w:rPr>
  </w:style>
  <w:style w:type="paragraph" w:styleId="Slutnotetekst">
    <w:name w:val="endnote text"/>
    <w:basedOn w:val="Normal"/>
    <w:link w:val="SlutnotetekstTegn"/>
    <w:uiPriority w:val="99"/>
    <w:semiHidden/>
    <w:rsid w:val="001D6F51"/>
    <w:rPr>
      <w:sz w:val="18"/>
      <w:szCs w:val="20"/>
    </w:rPr>
  </w:style>
  <w:style w:type="character" w:customStyle="1" w:styleId="SlutnotetekstTegn">
    <w:name w:val="Slutnotetekst Tegn"/>
    <w:basedOn w:val="Standardskrifttypeiafsnit"/>
    <w:link w:val="Slutnotetekst"/>
    <w:uiPriority w:val="99"/>
    <w:semiHidden/>
    <w:rsid w:val="001D6F51"/>
    <w:rPr>
      <w:sz w:val="18"/>
      <w:szCs w:val="20"/>
    </w:rPr>
  </w:style>
  <w:style w:type="paragraph" w:styleId="Modtageradresse">
    <w:name w:val="envelope address"/>
    <w:basedOn w:val="Normal"/>
    <w:next w:val="Brdtekst"/>
    <w:uiPriority w:val="99"/>
    <w:semiHidden/>
    <w:rsid w:val="001D6F51"/>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Afsenderadresse">
    <w:name w:val="envelope return"/>
    <w:basedOn w:val="Normal"/>
    <w:next w:val="Brdtekst"/>
    <w:uiPriority w:val="99"/>
    <w:semiHidden/>
    <w:rsid w:val="001D6F51"/>
    <w:rPr>
      <w:rFonts w:asciiTheme="majorHAnsi" w:eastAsiaTheme="majorEastAsia" w:hAnsiTheme="majorHAnsi" w:cstheme="majorBidi"/>
      <w:sz w:val="20"/>
      <w:szCs w:val="20"/>
    </w:rPr>
  </w:style>
  <w:style w:type="character" w:styleId="BesgtLink">
    <w:name w:val="FollowedHyperlink"/>
    <w:basedOn w:val="Standardskrifttypeiafsnit"/>
    <w:uiPriority w:val="99"/>
    <w:semiHidden/>
    <w:rsid w:val="001D6F51"/>
    <w:rPr>
      <w:color w:val="954F72"/>
      <w:u w:val="single"/>
      <w:lang w:val="da-DK"/>
    </w:rPr>
  </w:style>
  <w:style w:type="paragraph" w:styleId="Sidefod">
    <w:name w:val="footer"/>
    <w:basedOn w:val="Normal"/>
    <w:link w:val="SidefodTegn"/>
    <w:uiPriority w:val="99"/>
    <w:semiHidden/>
    <w:rsid w:val="001D6F51"/>
    <w:pPr>
      <w:jc w:val="right"/>
    </w:pPr>
    <w:rPr>
      <w:sz w:val="20"/>
    </w:rPr>
  </w:style>
  <w:style w:type="character" w:customStyle="1" w:styleId="SidefodTegn">
    <w:name w:val="Sidefod Tegn"/>
    <w:basedOn w:val="Standardskrifttypeiafsnit"/>
    <w:link w:val="Sidefod"/>
    <w:uiPriority w:val="99"/>
    <w:semiHidden/>
    <w:rsid w:val="001D6F51"/>
    <w:rPr>
      <w:sz w:val="20"/>
    </w:rPr>
  </w:style>
  <w:style w:type="character" w:styleId="Fodnotehenvisning">
    <w:name w:val="footnote reference"/>
    <w:basedOn w:val="Standardskrifttypeiafsnit"/>
    <w:uiPriority w:val="99"/>
    <w:semiHidden/>
    <w:rsid w:val="001D6F51"/>
    <w:rPr>
      <w:color w:val="auto"/>
      <w:vertAlign w:val="superscript"/>
      <w:lang w:val="da-DK"/>
    </w:rPr>
  </w:style>
  <w:style w:type="paragraph" w:styleId="Fodnotetekst">
    <w:name w:val="footnote text"/>
    <w:basedOn w:val="Normal"/>
    <w:link w:val="FodnotetekstTegn"/>
    <w:uiPriority w:val="99"/>
    <w:semiHidden/>
    <w:rsid w:val="001D6F51"/>
    <w:rPr>
      <w:sz w:val="18"/>
      <w:szCs w:val="20"/>
    </w:rPr>
  </w:style>
  <w:style w:type="character" w:customStyle="1" w:styleId="FodnotetekstTegn">
    <w:name w:val="Fodnotetekst Tegn"/>
    <w:basedOn w:val="Standardskrifttypeiafsnit"/>
    <w:link w:val="Fodnotetekst"/>
    <w:uiPriority w:val="99"/>
    <w:semiHidden/>
    <w:rsid w:val="001D6F51"/>
    <w:rPr>
      <w:sz w:val="18"/>
      <w:szCs w:val="20"/>
    </w:rPr>
  </w:style>
  <w:style w:type="character" w:customStyle="1" w:styleId="Hashtag1">
    <w:name w:val="Hashtag1"/>
    <w:basedOn w:val="Standardskrifttypeiafsnit"/>
    <w:uiPriority w:val="99"/>
    <w:semiHidden/>
    <w:rsid w:val="001D6F51"/>
    <w:rPr>
      <w:color w:val="auto"/>
      <w:shd w:val="clear" w:color="auto" w:fill="E1DFDD"/>
      <w:lang w:val="da-DK"/>
    </w:rPr>
  </w:style>
  <w:style w:type="paragraph" w:styleId="Sidehoved">
    <w:name w:val="header"/>
    <w:basedOn w:val="Normal"/>
    <w:link w:val="SidehovedTegn"/>
    <w:uiPriority w:val="99"/>
    <w:semiHidden/>
    <w:rsid w:val="001D6F51"/>
    <w:pPr>
      <w:tabs>
        <w:tab w:val="right" w:pos="9638"/>
      </w:tabs>
    </w:pPr>
  </w:style>
  <w:style w:type="character" w:customStyle="1" w:styleId="SidehovedTegn">
    <w:name w:val="Sidehoved Tegn"/>
    <w:basedOn w:val="Standardskrifttypeiafsnit"/>
    <w:link w:val="Sidehoved"/>
    <w:uiPriority w:val="99"/>
    <w:semiHidden/>
    <w:rsid w:val="001D6F51"/>
  </w:style>
  <w:style w:type="character" w:customStyle="1" w:styleId="Overskrift1Tegn">
    <w:name w:val="Overskrift 1 Tegn"/>
    <w:basedOn w:val="Standardskrifttypeiafsnit"/>
    <w:link w:val="Overskrift1"/>
    <w:uiPriority w:val="6"/>
    <w:rsid w:val="001D6F51"/>
    <w:rPr>
      <w:rFonts w:asciiTheme="majorHAnsi" w:eastAsiaTheme="majorEastAsia" w:hAnsiTheme="majorHAnsi" w:cstheme="majorBidi"/>
      <w:b/>
      <w:sz w:val="32"/>
      <w:szCs w:val="32"/>
    </w:rPr>
  </w:style>
  <w:style w:type="character" w:customStyle="1" w:styleId="Overskrift2Tegn">
    <w:name w:val="Overskrift 2 Tegn"/>
    <w:basedOn w:val="Standardskrifttypeiafsnit"/>
    <w:link w:val="Overskrift2"/>
    <w:uiPriority w:val="7"/>
    <w:rsid w:val="003035B6"/>
    <w:rPr>
      <w:rFonts w:asciiTheme="majorHAnsi" w:eastAsiaTheme="majorEastAsia" w:hAnsiTheme="majorHAnsi" w:cstheme="majorBidi"/>
      <w:b/>
      <w:sz w:val="28"/>
      <w:szCs w:val="26"/>
    </w:rPr>
  </w:style>
  <w:style w:type="character" w:customStyle="1" w:styleId="Overskrift3Tegn">
    <w:name w:val="Overskrift 3 Tegn"/>
    <w:basedOn w:val="Standardskrifttypeiafsnit"/>
    <w:link w:val="Overskrift3"/>
    <w:uiPriority w:val="8"/>
    <w:rsid w:val="0036128E"/>
    <w:rPr>
      <w:rFonts w:asciiTheme="majorHAnsi" w:eastAsiaTheme="majorEastAsia" w:hAnsiTheme="majorHAnsi" w:cstheme="majorBidi"/>
      <w:b/>
      <w:sz w:val="24"/>
      <w:szCs w:val="24"/>
    </w:rPr>
  </w:style>
  <w:style w:type="character" w:customStyle="1" w:styleId="Overskrift4Tegn">
    <w:name w:val="Overskrift 4 Tegn"/>
    <w:basedOn w:val="Standardskrifttypeiafsnit"/>
    <w:link w:val="Overskrift4"/>
    <w:uiPriority w:val="9"/>
    <w:rsid w:val="001D6F51"/>
    <w:rPr>
      <w:rFonts w:asciiTheme="majorHAnsi" w:eastAsiaTheme="majorEastAsia" w:hAnsiTheme="majorHAnsi" w:cstheme="majorBidi"/>
      <w:b/>
      <w:iCs/>
    </w:rPr>
  </w:style>
  <w:style w:type="character" w:customStyle="1" w:styleId="Overskrift5Tegn">
    <w:name w:val="Overskrift 5 Tegn"/>
    <w:basedOn w:val="Standardskrifttypeiafsnit"/>
    <w:link w:val="Overskrift5"/>
    <w:uiPriority w:val="99"/>
    <w:semiHidden/>
    <w:rsid w:val="001D6F51"/>
    <w:rPr>
      <w:rFonts w:asciiTheme="majorHAnsi" w:eastAsiaTheme="majorEastAsia" w:hAnsiTheme="majorHAnsi" w:cstheme="majorBidi"/>
      <w:b/>
    </w:rPr>
  </w:style>
  <w:style w:type="character" w:customStyle="1" w:styleId="Overskrift6Tegn">
    <w:name w:val="Overskrift 6 Tegn"/>
    <w:basedOn w:val="Standardskrifttypeiafsnit"/>
    <w:link w:val="Overskrift6"/>
    <w:uiPriority w:val="99"/>
    <w:semiHidden/>
    <w:rsid w:val="001D6F51"/>
    <w:rPr>
      <w:rFonts w:asciiTheme="majorHAnsi" w:eastAsiaTheme="majorEastAsia" w:hAnsiTheme="majorHAnsi" w:cstheme="majorBidi"/>
      <w:b/>
    </w:rPr>
  </w:style>
  <w:style w:type="character" w:customStyle="1" w:styleId="Overskrift7Tegn">
    <w:name w:val="Overskrift 7 Tegn"/>
    <w:basedOn w:val="Standardskrifttypeiafsnit"/>
    <w:link w:val="Overskrift7"/>
    <w:uiPriority w:val="99"/>
    <w:semiHidden/>
    <w:rsid w:val="001D6F51"/>
    <w:rPr>
      <w:rFonts w:asciiTheme="majorHAnsi" w:eastAsiaTheme="majorEastAsia" w:hAnsiTheme="majorHAnsi" w:cstheme="majorBidi"/>
      <w:b/>
      <w:iCs/>
    </w:rPr>
  </w:style>
  <w:style w:type="character" w:customStyle="1" w:styleId="Overskrift8Tegn">
    <w:name w:val="Overskrift 8 Tegn"/>
    <w:basedOn w:val="Standardskrifttypeiafsnit"/>
    <w:link w:val="Overskrift8"/>
    <w:uiPriority w:val="99"/>
    <w:semiHidden/>
    <w:rsid w:val="001D6F51"/>
    <w:rPr>
      <w:rFonts w:asciiTheme="majorHAnsi" w:eastAsiaTheme="majorEastAsia" w:hAnsiTheme="majorHAnsi" w:cstheme="majorBidi"/>
      <w:b/>
      <w:szCs w:val="21"/>
    </w:rPr>
  </w:style>
  <w:style w:type="character" w:customStyle="1" w:styleId="Overskrift9Tegn">
    <w:name w:val="Overskrift 9 Tegn"/>
    <w:basedOn w:val="Standardskrifttypeiafsnit"/>
    <w:link w:val="Overskrift9"/>
    <w:uiPriority w:val="99"/>
    <w:semiHidden/>
    <w:rsid w:val="001D6F51"/>
    <w:rPr>
      <w:rFonts w:asciiTheme="majorHAnsi" w:eastAsiaTheme="majorEastAsia" w:hAnsiTheme="majorHAnsi" w:cstheme="majorBidi"/>
      <w:b/>
      <w:iCs/>
      <w:szCs w:val="21"/>
    </w:rPr>
  </w:style>
  <w:style w:type="character" w:styleId="HTML-akronym">
    <w:name w:val="HTML Acronym"/>
    <w:basedOn w:val="Standardskrifttypeiafsnit"/>
    <w:uiPriority w:val="99"/>
    <w:semiHidden/>
    <w:rsid w:val="001D6F51"/>
    <w:rPr>
      <w:color w:val="auto"/>
      <w:lang w:val="da-DK"/>
    </w:rPr>
  </w:style>
  <w:style w:type="paragraph" w:styleId="HTML-adresse">
    <w:name w:val="HTML Address"/>
    <w:basedOn w:val="Normal"/>
    <w:next w:val="Brdtekst"/>
    <w:link w:val="HTML-adresseTegn"/>
    <w:uiPriority w:val="99"/>
    <w:semiHidden/>
    <w:rsid w:val="001D6F51"/>
    <w:rPr>
      <w:i/>
      <w:iCs/>
    </w:rPr>
  </w:style>
  <w:style w:type="character" w:customStyle="1" w:styleId="HTML-adresseTegn">
    <w:name w:val="HTML-adresse Tegn"/>
    <w:basedOn w:val="Standardskrifttypeiafsnit"/>
    <w:link w:val="HTML-adresse"/>
    <w:uiPriority w:val="99"/>
    <w:semiHidden/>
    <w:rsid w:val="001D6F51"/>
    <w:rPr>
      <w:i/>
      <w:iCs/>
    </w:rPr>
  </w:style>
  <w:style w:type="character" w:styleId="HTML-citat">
    <w:name w:val="HTML Cite"/>
    <w:basedOn w:val="Standardskrifttypeiafsnit"/>
    <w:uiPriority w:val="99"/>
    <w:semiHidden/>
    <w:rsid w:val="001D6F51"/>
    <w:rPr>
      <w:i/>
      <w:iCs/>
      <w:color w:val="auto"/>
      <w:lang w:val="da-DK"/>
    </w:rPr>
  </w:style>
  <w:style w:type="character" w:styleId="HTML-kode">
    <w:name w:val="HTML Code"/>
    <w:basedOn w:val="Standardskrifttypeiafsnit"/>
    <w:uiPriority w:val="99"/>
    <w:semiHidden/>
    <w:rsid w:val="001D6F51"/>
    <w:rPr>
      <w:rFonts w:ascii="Calibri" w:hAnsi="Calibri" w:cs="Calibri"/>
      <w:color w:val="auto"/>
      <w:sz w:val="20"/>
      <w:szCs w:val="20"/>
      <w:lang w:val="da-DK"/>
    </w:rPr>
  </w:style>
  <w:style w:type="character" w:styleId="HTML-definition">
    <w:name w:val="HTML Definition"/>
    <w:basedOn w:val="Standardskrifttypeiafsnit"/>
    <w:uiPriority w:val="99"/>
    <w:semiHidden/>
    <w:rsid w:val="001D6F51"/>
    <w:rPr>
      <w:i/>
      <w:iCs/>
      <w:color w:val="auto"/>
      <w:lang w:val="da-DK"/>
    </w:rPr>
  </w:style>
  <w:style w:type="character" w:styleId="HTML-tastatur">
    <w:name w:val="HTML Keyboard"/>
    <w:basedOn w:val="Standardskrifttypeiafsnit"/>
    <w:uiPriority w:val="99"/>
    <w:semiHidden/>
    <w:rsid w:val="001D6F51"/>
    <w:rPr>
      <w:rFonts w:ascii="Calibri" w:hAnsi="Calibri" w:cs="Calibri"/>
      <w:color w:val="auto"/>
      <w:sz w:val="20"/>
      <w:szCs w:val="20"/>
      <w:lang w:val="da-DK"/>
    </w:rPr>
  </w:style>
  <w:style w:type="paragraph" w:styleId="FormateretHTML">
    <w:name w:val="HTML Preformatted"/>
    <w:basedOn w:val="Normal"/>
    <w:next w:val="Brdtekst"/>
    <w:link w:val="FormateretHTMLTegn"/>
    <w:uiPriority w:val="99"/>
    <w:semiHidden/>
    <w:rsid w:val="001D6F51"/>
    <w:rPr>
      <w:rFonts w:ascii="Calibri" w:hAnsi="Calibri" w:cs="Calibri"/>
      <w:sz w:val="20"/>
      <w:szCs w:val="20"/>
    </w:rPr>
  </w:style>
  <w:style w:type="character" w:customStyle="1" w:styleId="FormateretHTMLTegn">
    <w:name w:val="Formateret HTML Tegn"/>
    <w:basedOn w:val="Standardskrifttypeiafsnit"/>
    <w:link w:val="FormateretHTML"/>
    <w:uiPriority w:val="99"/>
    <w:semiHidden/>
    <w:rsid w:val="001D6F51"/>
    <w:rPr>
      <w:rFonts w:ascii="Calibri" w:hAnsi="Calibri" w:cs="Calibri"/>
      <w:sz w:val="20"/>
      <w:szCs w:val="20"/>
    </w:rPr>
  </w:style>
  <w:style w:type="character" w:styleId="HTML-eksempel">
    <w:name w:val="HTML Sample"/>
    <w:basedOn w:val="Standardskrifttypeiafsnit"/>
    <w:uiPriority w:val="99"/>
    <w:semiHidden/>
    <w:rsid w:val="001D6F51"/>
    <w:rPr>
      <w:rFonts w:ascii="Calibri" w:hAnsi="Calibri" w:cs="Calibri"/>
      <w:color w:val="auto"/>
      <w:sz w:val="24"/>
      <w:szCs w:val="24"/>
      <w:lang w:val="da-DK"/>
    </w:rPr>
  </w:style>
  <w:style w:type="character" w:styleId="HTML-skrivemaskine">
    <w:name w:val="HTML Typewriter"/>
    <w:basedOn w:val="Standardskrifttypeiafsnit"/>
    <w:uiPriority w:val="99"/>
    <w:semiHidden/>
    <w:rsid w:val="001D6F51"/>
    <w:rPr>
      <w:rFonts w:ascii="Calibri" w:hAnsi="Calibri" w:cs="Calibri"/>
      <w:color w:val="auto"/>
      <w:sz w:val="20"/>
      <w:szCs w:val="20"/>
      <w:lang w:val="da-DK"/>
    </w:rPr>
  </w:style>
  <w:style w:type="character" w:styleId="HTML-variabel">
    <w:name w:val="HTML Variable"/>
    <w:basedOn w:val="Standardskrifttypeiafsnit"/>
    <w:uiPriority w:val="99"/>
    <w:semiHidden/>
    <w:rsid w:val="001D6F51"/>
    <w:rPr>
      <w:i/>
      <w:iCs/>
      <w:color w:val="auto"/>
      <w:lang w:val="da-DK"/>
    </w:rPr>
  </w:style>
  <w:style w:type="character" w:styleId="Hyperlink">
    <w:name w:val="Hyperlink"/>
    <w:basedOn w:val="Standardskrifttypeiafsnit"/>
    <w:uiPriority w:val="99"/>
    <w:rsid w:val="001D6F51"/>
    <w:rPr>
      <w:color w:val="0563C1"/>
      <w:u w:val="single"/>
      <w:lang w:val="da-DK"/>
    </w:rPr>
  </w:style>
  <w:style w:type="paragraph" w:styleId="Indeks1">
    <w:name w:val="index 1"/>
    <w:basedOn w:val="Normal"/>
    <w:next w:val="Brdtekst"/>
    <w:uiPriority w:val="99"/>
    <w:semiHidden/>
    <w:rsid w:val="001D6F51"/>
    <w:pPr>
      <w:ind w:left="220" w:hanging="220"/>
    </w:pPr>
  </w:style>
  <w:style w:type="paragraph" w:styleId="Indeks2">
    <w:name w:val="index 2"/>
    <w:basedOn w:val="Normal"/>
    <w:next w:val="Brdtekst"/>
    <w:uiPriority w:val="99"/>
    <w:semiHidden/>
    <w:rsid w:val="001D6F51"/>
    <w:pPr>
      <w:ind w:left="440" w:hanging="220"/>
    </w:pPr>
  </w:style>
  <w:style w:type="paragraph" w:styleId="Indeks3">
    <w:name w:val="index 3"/>
    <w:basedOn w:val="Normal"/>
    <w:next w:val="Brdtekst"/>
    <w:uiPriority w:val="99"/>
    <w:semiHidden/>
    <w:rsid w:val="001D6F51"/>
    <w:pPr>
      <w:ind w:left="660" w:hanging="220"/>
    </w:pPr>
  </w:style>
  <w:style w:type="paragraph" w:styleId="Indeks4">
    <w:name w:val="index 4"/>
    <w:basedOn w:val="Normal"/>
    <w:next w:val="Brdtekst"/>
    <w:uiPriority w:val="99"/>
    <w:semiHidden/>
    <w:rsid w:val="001D6F51"/>
    <w:pPr>
      <w:ind w:left="880" w:hanging="220"/>
    </w:pPr>
  </w:style>
  <w:style w:type="paragraph" w:styleId="Indeks5">
    <w:name w:val="index 5"/>
    <w:basedOn w:val="Normal"/>
    <w:next w:val="Brdtekst"/>
    <w:uiPriority w:val="99"/>
    <w:semiHidden/>
    <w:rsid w:val="001D6F51"/>
    <w:pPr>
      <w:ind w:left="1100" w:hanging="220"/>
    </w:pPr>
  </w:style>
  <w:style w:type="paragraph" w:styleId="Indeks6">
    <w:name w:val="index 6"/>
    <w:basedOn w:val="Normal"/>
    <w:next w:val="Brdtekst"/>
    <w:uiPriority w:val="99"/>
    <w:semiHidden/>
    <w:rsid w:val="001D6F51"/>
    <w:pPr>
      <w:ind w:left="1320" w:hanging="220"/>
    </w:pPr>
  </w:style>
  <w:style w:type="paragraph" w:styleId="Indeks7">
    <w:name w:val="index 7"/>
    <w:basedOn w:val="Normal"/>
    <w:next w:val="Brdtekst"/>
    <w:uiPriority w:val="99"/>
    <w:semiHidden/>
    <w:rsid w:val="001D6F51"/>
    <w:pPr>
      <w:ind w:left="1540" w:hanging="220"/>
    </w:pPr>
  </w:style>
  <w:style w:type="paragraph" w:styleId="Indeks8">
    <w:name w:val="index 8"/>
    <w:basedOn w:val="Normal"/>
    <w:next w:val="Brdtekst"/>
    <w:uiPriority w:val="99"/>
    <w:semiHidden/>
    <w:rsid w:val="001D6F51"/>
    <w:pPr>
      <w:ind w:left="1760" w:hanging="220"/>
    </w:pPr>
  </w:style>
  <w:style w:type="paragraph" w:styleId="Indeks9">
    <w:name w:val="index 9"/>
    <w:basedOn w:val="Normal"/>
    <w:next w:val="Brdtekst"/>
    <w:uiPriority w:val="99"/>
    <w:semiHidden/>
    <w:rsid w:val="001D6F51"/>
    <w:pPr>
      <w:ind w:left="1980" w:hanging="220"/>
    </w:pPr>
  </w:style>
  <w:style w:type="paragraph" w:styleId="Indeksoverskrift">
    <w:name w:val="index heading"/>
    <w:basedOn w:val="Overskrift"/>
    <w:next w:val="Brdtekst"/>
    <w:uiPriority w:val="99"/>
    <w:semiHidden/>
    <w:rsid w:val="001D6F51"/>
    <w:pPr>
      <w:spacing w:before="360"/>
    </w:pPr>
    <w:rPr>
      <w:bCs/>
    </w:rPr>
  </w:style>
  <w:style w:type="character" w:styleId="Kraftigfremhvning">
    <w:name w:val="Intense Emphasis"/>
    <w:basedOn w:val="Standardskrifttypeiafsnit"/>
    <w:uiPriority w:val="99"/>
    <w:semiHidden/>
    <w:rsid w:val="001D6F51"/>
    <w:rPr>
      <w:i/>
      <w:iCs/>
      <w:color w:val="auto"/>
      <w:lang w:val="da-DK"/>
    </w:rPr>
  </w:style>
  <w:style w:type="paragraph" w:styleId="Strktcitat">
    <w:name w:val="Intense Quote"/>
    <w:basedOn w:val="Normal"/>
    <w:next w:val="Brdtekst"/>
    <w:link w:val="StrktcitatTegn"/>
    <w:uiPriority w:val="99"/>
    <w:semiHidden/>
    <w:rsid w:val="001D6F51"/>
    <w:pPr>
      <w:pBdr>
        <w:top w:val="single" w:sz="4" w:space="10" w:color="808080"/>
        <w:bottom w:val="single" w:sz="4" w:space="10" w:color="808080"/>
      </w:pBdr>
      <w:spacing w:before="360" w:after="360"/>
      <w:ind w:left="864" w:right="864"/>
      <w:jc w:val="center"/>
    </w:pPr>
    <w:rPr>
      <w:i/>
      <w:iCs/>
    </w:rPr>
  </w:style>
  <w:style w:type="character" w:customStyle="1" w:styleId="StrktcitatTegn">
    <w:name w:val="Stærkt citat Tegn"/>
    <w:basedOn w:val="Standardskrifttypeiafsnit"/>
    <w:link w:val="Strktcitat"/>
    <w:uiPriority w:val="99"/>
    <w:semiHidden/>
    <w:rsid w:val="001D6F51"/>
    <w:rPr>
      <w:i/>
      <w:iCs/>
    </w:rPr>
  </w:style>
  <w:style w:type="character" w:styleId="Kraftighenvisning">
    <w:name w:val="Intense Reference"/>
    <w:basedOn w:val="Standardskrifttypeiafsnit"/>
    <w:uiPriority w:val="99"/>
    <w:semiHidden/>
    <w:rsid w:val="001D6F51"/>
    <w:rPr>
      <w:b/>
      <w:bCs/>
      <w:smallCaps/>
      <w:color w:val="auto"/>
      <w:spacing w:val="5"/>
      <w:lang w:val="da-DK"/>
    </w:rPr>
  </w:style>
  <w:style w:type="character" w:styleId="Linjenummer">
    <w:name w:val="line number"/>
    <w:basedOn w:val="Standardskrifttypeiafsnit"/>
    <w:uiPriority w:val="99"/>
    <w:semiHidden/>
    <w:rsid w:val="001D6F51"/>
    <w:rPr>
      <w:color w:val="auto"/>
      <w:lang w:val="da-DK"/>
    </w:rPr>
  </w:style>
  <w:style w:type="paragraph" w:styleId="Liste">
    <w:name w:val="List"/>
    <w:basedOn w:val="Normal"/>
    <w:next w:val="Brdtekst"/>
    <w:uiPriority w:val="99"/>
    <w:semiHidden/>
    <w:rsid w:val="001D6F51"/>
    <w:pPr>
      <w:spacing w:after="160"/>
      <w:ind w:left="283" w:hanging="283"/>
      <w:contextualSpacing/>
    </w:pPr>
  </w:style>
  <w:style w:type="paragraph" w:styleId="Liste2">
    <w:name w:val="List 2"/>
    <w:basedOn w:val="Normal"/>
    <w:next w:val="Brdtekst"/>
    <w:uiPriority w:val="99"/>
    <w:semiHidden/>
    <w:rsid w:val="001D6F51"/>
    <w:pPr>
      <w:spacing w:after="160"/>
      <w:ind w:left="566" w:hanging="283"/>
      <w:contextualSpacing/>
    </w:pPr>
  </w:style>
  <w:style w:type="paragraph" w:styleId="Liste3">
    <w:name w:val="List 3"/>
    <w:basedOn w:val="Normal"/>
    <w:next w:val="Brdtekst"/>
    <w:uiPriority w:val="99"/>
    <w:semiHidden/>
    <w:rsid w:val="001D6F51"/>
    <w:pPr>
      <w:spacing w:after="160"/>
      <w:ind w:left="849" w:hanging="283"/>
      <w:contextualSpacing/>
    </w:pPr>
  </w:style>
  <w:style w:type="paragraph" w:styleId="Liste4">
    <w:name w:val="List 4"/>
    <w:basedOn w:val="Normal"/>
    <w:next w:val="Brdtekst"/>
    <w:uiPriority w:val="99"/>
    <w:semiHidden/>
    <w:rsid w:val="001D6F51"/>
    <w:pPr>
      <w:spacing w:after="160"/>
      <w:ind w:left="1132" w:hanging="283"/>
      <w:contextualSpacing/>
    </w:pPr>
  </w:style>
  <w:style w:type="paragraph" w:styleId="Liste5">
    <w:name w:val="List 5"/>
    <w:basedOn w:val="Normal"/>
    <w:next w:val="Brdtekst"/>
    <w:uiPriority w:val="99"/>
    <w:semiHidden/>
    <w:rsid w:val="001D6F51"/>
    <w:pPr>
      <w:spacing w:after="160"/>
      <w:ind w:left="1415" w:hanging="283"/>
      <w:contextualSpacing/>
    </w:pPr>
  </w:style>
  <w:style w:type="paragraph" w:styleId="Opstilling-punkttegn">
    <w:name w:val="List Bullet"/>
    <w:basedOn w:val="Normal"/>
    <w:uiPriority w:val="99"/>
    <w:qFormat/>
    <w:rsid w:val="001D6F51"/>
    <w:pPr>
      <w:numPr>
        <w:numId w:val="5"/>
      </w:numPr>
      <w:spacing w:after="160"/>
      <w:contextualSpacing/>
    </w:pPr>
  </w:style>
  <w:style w:type="paragraph" w:styleId="Opstilling-punkttegn2">
    <w:name w:val="List Bullet 2"/>
    <w:basedOn w:val="Normal"/>
    <w:uiPriority w:val="3"/>
    <w:rsid w:val="001D6F51"/>
    <w:pPr>
      <w:numPr>
        <w:ilvl w:val="1"/>
        <w:numId w:val="5"/>
      </w:numPr>
      <w:spacing w:after="160"/>
      <w:contextualSpacing/>
    </w:pPr>
  </w:style>
  <w:style w:type="paragraph" w:styleId="Opstilling-punkttegn3">
    <w:name w:val="List Bullet 3"/>
    <w:basedOn w:val="Normal"/>
    <w:uiPriority w:val="99"/>
    <w:semiHidden/>
    <w:rsid w:val="001D6F51"/>
    <w:pPr>
      <w:numPr>
        <w:ilvl w:val="2"/>
        <w:numId w:val="5"/>
      </w:numPr>
      <w:spacing w:after="160"/>
      <w:contextualSpacing/>
    </w:pPr>
  </w:style>
  <w:style w:type="paragraph" w:styleId="Opstilling-punkttegn4">
    <w:name w:val="List Bullet 4"/>
    <w:basedOn w:val="Normal"/>
    <w:uiPriority w:val="4"/>
    <w:qFormat/>
    <w:rsid w:val="001D6F51"/>
    <w:pPr>
      <w:numPr>
        <w:ilvl w:val="3"/>
        <w:numId w:val="5"/>
      </w:numPr>
      <w:spacing w:after="160"/>
      <w:contextualSpacing/>
    </w:pPr>
  </w:style>
  <w:style w:type="paragraph" w:styleId="Opstilling-punkttegn5">
    <w:name w:val="List Bullet 5"/>
    <w:basedOn w:val="Normal"/>
    <w:uiPriority w:val="5"/>
    <w:rsid w:val="001D6F51"/>
    <w:pPr>
      <w:numPr>
        <w:ilvl w:val="4"/>
        <w:numId w:val="5"/>
      </w:numPr>
      <w:spacing w:after="160"/>
      <w:contextualSpacing/>
    </w:pPr>
  </w:style>
  <w:style w:type="paragraph" w:styleId="Opstilling-forts">
    <w:name w:val="List Continue"/>
    <w:basedOn w:val="Normal"/>
    <w:next w:val="Brdtekst"/>
    <w:uiPriority w:val="99"/>
    <w:semiHidden/>
    <w:rsid w:val="001D6F51"/>
    <w:pPr>
      <w:spacing w:after="160"/>
      <w:ind w:left="283"/>
      <w:contextualSpacing/>
    </w:pPr>
  </w:style>
  <w:style w:type="paragraph" w:styleId="Opstilling-forts2">
    <w:name w:val="List Continue 2"/>
    <w:basedOn w:val="Normal"/>
    <w:next w:val="Brdtekst"/>
    <w:uiPriority w:val="99"/>
    <w:semiHidden/>
    <w:rsid w:val="001D6F51"/>
    <w:pPr>
      <w:spacing w:after="160"/>
      <w:ind w:left="566"/>
      <w:contextualSpacing/>
    </w:pPr>
  </w:style>
  <w:style w:type="paragraph" w:styleId="Opstilling-forts3">
    <w:name w:val="List Continue 3"/>
    <w:basedOn w:val="Normal"/>
    <w:next w:val="Brdtekst"/>
    <w:uiPriority w:val="99"/>
    <w:semiHidden/>
    <w:rsid w:val="001D6F51"/>
    <w:pPr>
      <w:spacing w:after="160"/>
      <w:ind w:left="849"/>
      <w:contextualSpacing/>
    </w:pPr>
  </w:style>
  <w:style w:type="paragraph" w:styleId="Opstilling-forts4">
    <w:name w:val="List Continue 4"/>
    <w:basedOn w:val="Normal"/>
    <w:next w:val="Brdtekst"/>
    <w:uiPriority w:val="99"/>
    <w:semiHidden/>
    <w:rsid w:val="001D6F51"/>
    <w:pPr>
      <w:spacing w:after="160"/>
      <w:ind w:left="1132"/>
      <w:contextualSpacing/>
    </w:pPr>
  </w:style>
  <w:style w:type="paragraph" w:styleId="Opstilling-forts5">
    <w:name w:val="List Continue 5"/>
    <w:basedOn w:val="Normal"/>
    <w:next w:val="Brdtekst"/>
    <w:uiPriority w:val="99"/>
    <w:semiHidden/>
    <w:rsid w:val="001D6F51"/>
    <w:pPr>
      <w:spacing w:after="160"/>
      <w:ind w:left="1415"/>
      <w:contextualSpacing/>
    </w:pPr>
  </w:style>
  <w:style w:type="paragraph" w:styleId="Opstilling-talellerbogst">
    <w:name w:val="List Number"/>
    <w:basedOn w:val="Normal"/>
    <w:uiPriority w:val="4"/>
    <w:qFormat/>
    <w:rsid w:val="001D6F51"/>
    <w:pPr>
      <w:numPr>
        <w:numId w:val="4"/>
      </w:numPr>
      <w:spacing w:after="160"/>
      <w:contextualSpacing/>
    </w:pPr>
  </w:style>
  <w:style w:type="paragraph" w:styleId="Opstilling-talellerbogst2">
    <w:name w:val="List Number 2"/>
    <w:basedOn w:val="Normal"/>
    <w:uiPriority w:val="5"/>
    <w:rsid w:val="001D6F51"/>
    <w:pPr>
      <w:numPr>
        <w:ilvl w:val="1"/>
        <w:numId w:val="7"/>
      </w:numPr>
      <w:spacing w:after="160"/>
      <w:contextualSpacing/>
    </w:pPr>
  </w:style>
  <w:style w:type="paragraph" w:styleId="Opstilling-talellerbogst3">
    <w:name w:val="List Number 3"/>
    <w:basedOn w:val="Normal"/>
    <w:uiPriority w:val="99"/>
    <w:semiHidden/>
    <w:rsid w:val="001D6F51"/>
    <w:pPr>
      <w:numPr>
        <w:ilvl w:val="2"/>
        <w:numId w:val="7"/>
      </w:numPr>
      <w:spacing w:after="160"/>
      <w:contextualSpacing/>
    </w:pPr>
  </w:style>
  <w:style w:type="paragraph" w:styleId="Opstilling-talellerbogst4">
    <w:name w:val="List Number 4"/>
    <w:basedOn w:val="Normal"/>
    <w:uiPriority w:val="99"/>
    <w:semiHidden/>
    <w:rsid w:val="001D6F51"/>
    <w:pPr>
      <w:numPr>
        <w:ilvl w:val="3"/>
        <w:numId w:val="7"/>
      </w:numPr>
      <w:spacing w:after="160"/>
      <w:contextualSpacing/>
    </w:pPr>
  </w:style>
  <w:style w:type="paragraph" w:styleId="Opstilling-talellerbogst5">
    <w:name w:val="List Number 5"/>
    <w:basedOn w:val="Normal"/>
    <w:uiPriority w:val="99"/>
    <w:semiHidden/>
    <w:rsid w:val="001D6F51"/>
    <w:pPr>
      <w:numPr>
        <w:ilvl w:val="4"/>
        <w:numId w:val="7"/>
      </w:numPr>
      <w:spacing w:after="160"/>
      <w:contextualSpacing/>
    </w:pPr>
  </w:style>
  <w:style w:type="paragraph" w:styleId="Listeafsnit">
    <w:name w:val="List Paragraph"/>
    <w:basedOn w:val="Normal"/>
    <w:next w:val="Brdtekst"/>
    <w:uiPriority w:val="34"/>
    <w:qFormat/>
    <w:rsid w:val="001D6F51"/>
    <w:pPr>
      <w:spacing w:after="160"/>
      <w:ind w:left="720"/>
      <w:contextualSpacing/>
    </w:pPr>
  </w:style>
  <w:style w:type="paragraph" w:styleId="Makrotekst">
    <w:name w:val="macro"/>
    <w:next w:val="Brdtekst"/>
    <w:link w:val="MakrotekstTegn"/>
    <w:uiPriority w:val="99"/>
    <w:semiHidden/>
    <w:rsid w:val="001D6F51"/>
    <w:pPr>
      <w:tabs>
        <w:tab w:val="left" w:pos="480"/>
        <w:tab w:val="left" w:pos="960"/>
        <w:tab w:val="left" w:pos="1440"/>
        <w:tab w:val="left" w:pos="1920"/>
        <w:tab w:val="left" w:pos="2400"/>
        <w:tab w:val="left" w:pos="2880"/>
        <w:tab w:val="left" w:pos="3360"/>
        <w:tab w:val="left" w:pos="3840"/>
        <w:tab w:val="left" w:pos="4320"/>
      </w:tabs>
    </w:pPr>
    <w:rPr>
      <w:rFonts w:ascii="Calibri" w:hAnsi="Calibri" w:cs="Calibri"/>
      <w:sz w:val="20"/>
      <w:szCs w:val="20"/>
    </w:rPr>
  </w:style>
  <w:style w:type="character" w:customStyle="1" w:styleId="MakrotekstTegn">
    <w:name w:val="Makrotekst Tegn"/>
    <w:basedOn w:val="Standardskrifttypeiafsnit"/>
    <w:link w:val="Makrotekst"/>
    <w:uiPriority w:val="99"/>
    <w:semiHidden/>
    <w:rsid w:val="001D6F51"/>
    <w:rPr>
      <w:rFonts w:ascii="Calibri" w:hAnsi="Calibri" w:cs="Calibri"/>
      <w:sz w:val="20"/>
      <w:szCs w:val="20"/>
    </w:rPr>
  </w:style>
  <w:style w:type="character" w:customStyle="1" w:styleId="Mention1">
    <w:name w:val="Mention1"/>
    <w:basedOn w:val="Standardskrifttypeiafsnit"/>
    <w:uiPriority w:val="99"/>
    <w:semiHidden/>
    <w:rsid w:val="001D6F51"/>
    <w:rPr>
      <w:color w:val="auto"/>
      <w:shd w:val="clear" w:color="auto" w:fill="E1DFDD"/>
      <w:lang w:val="da-DK"/>
    </w:rPr>
  </w:style>
  <w:style w:type="paragraph" w:styleId="Brevhoved">
    <w:name w:val="Message Header"/>
    <w:basedOn w:val="Normal"/>
    <w:next w:val="Brdtekst"/>
    <w:link w:val="BrevhovedTegn"/>
    <w:uiPriority w:val="99"/>
    <w:semiHidden/>
    <w:rsid w:val="001D6F51"/>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revhovedTegn">
    <w:name w:val="Brevhoved Tegn"/>
    <w:basedOn w:val="Standardskrifttypeiafsnit"/>
    <w:link w:val="Brevhoved"/>
    <w:uiPriority w:val="99"/>
    <w:semiHidden/>
    <w:rsid w:val="001D6F51"/>
    <w:rPr>
      <w:rFonts w:asciiTheme="majorHAnsi" w:eastAsiaTheme="majorEastAsia" w:hAnsiTheme="majorHAnsi" w:cstheme="majorBidi"/>
      <w:sz w:val="24"/>
      <w:szCs w:val="24"/>
      <w:shd w:val="pct20" w:color="auto" w:fill="auto"/>
    </w:rPr>
  </w:style>
  <w:style w:type="paragraph" w:styleId="Ingenafstand">
    <w:name w:val="No Spacing"/>
    <w:next w:val="Brdtekst"/>
    <w:uiPriority w:val="99"/>
    <w:semiHidden/>
    <w:rsid w:val="001D6F51"/>
  </w:style>
  <w:style w:type="paragraph" w:styleId="NormalWeb">
    <w:name w:val="Normal (Web)"/>
    <w:basedOn w:val="Normal"/>
    <w:next w:val="Brdtekst"/>
    <w:uiPriority w:val="99"/>
    <w:semiHidden/>
    <w:rsid w:val="001D6F51"/>
    <w:rPr>
      <w:rFonts w:cs="Times New Roman"/>
      <w:szCs w:val="24"/>
    </w:rPr>
  </w:style>
  <w:style w:type="paragraph" w:styleId="Normalindrykning">
    <w:name w:val="Normal Indent"/>
    <w:basedOn w:val="Normal"/>
    <w:next w:val="Brdtekst"/>
    <w:uiPriority w:val="99"/>
    <w:semiHidden/>
    <w:rsid w:val="001D6F51"/>
    <w:pPr>
      <w:ind w:left="1304"/>
    </w:pPr>
  </w:style>
  <w:style w:type="paragraph" w:styleId="Noteoverskrift">
    <w:name w:val="Note Heading"/>
    <w:basedOn w:val="Normal"/>
    <w:next w:val="Brdtekst"/>
    <w:link w:val="NoteoverskriftTegn"/>
    <w:uiPriority w:val="99"/>
    <w:semiHidden/>
    <w:rsid w:val="001D6F51"/>
  </w:style>
  <w:style w:type="character" w:customStyle="1" w:styleId="NoteoverskriftTegn">
    <w:name w:val="Noteoverskrift Tegn"/>
    <w:basedOn w:val="Standardskrifttypeiafsnit"/>
    <w:link w:val="Noteoverskrift"/>
    <w:uiPriority w:val="99"/>
    <w:semiHidden/>
    <w:rsid w:val="001D6F51"/>
  </w:style>
  <w:style w:type="character" w:styleId="Sidetal">
    <w:name w:val="page number"/>
    <w:basedOn w:val="Standardskrifttypeiafsnit"/>
    <w:uiPriority w:val="99"/>
    <w:semiHidden/>
    <w:rsid w:val="001D6F51"/>
    <w:rPr>
      <w:color w:val="auto"/>
      <w:lang w:val="da-DK"/>
    </w:rPr>
  </w:style>
  <w:style w:type="character" w:styleId="Pladsholdertekst">
    <w:name w:val="Placeholder Text"/>
    <w:basedOn w:val="Standardskrifttypeiafsnit"/>
    <w:uiPriority w:val="99"/>
    <w:semiHidden/>
    <w:rsid w:val="001D6F51"/>
    <w:rPr>
      <w:color w:val="808080"/>
      <w:lang w:val="da-DK"/>
    </w:rPr>
  </w:style>
  <w:style w:type="paragraph" w:styleId="Almindeligtekst">
    <w:name w:val="Plain Text"/>
    <w:basedOn w:val="Normal"/>
    <w:next w:val="Brdtekst"/>
    <w:link w:val="AlmindeligtekstTegn"/>
    <w:uiPriority w:val="99"/>
    <w:semiHidden/>
    <w:rsid w:val="001D6F51"/>
    <w:rPr>
      <w:rFonts w:ascii="Calibri" w:hAnsi="Calibri" w:cs="Calibri"/>
      <w:sz w:val="21"/>
      <w:szCs w:val="21"/>
    </w:rPr>
  </w:style>
  <w:style w:type="character" w:customStyle="1" w:styleId="AlmindeligtekstTegn">
    <w:name w:val="Almindelig tekst Tegn"/>
    <w:basedOn w:val="Standardskrifttypeiafsnit"/>
    <w:link w:val="Almindeligtekst"/>
    <w:uiPriority w:val="99"/>
    <w:semiHidden/>
    <w:rsid w:val="001D6F51"/>
    <w:rPr>
      <w:rFonts w:ascii="Calibri" w:hAnsi="Calibri" w:cs="Calibri"/>
      <w:sz w:val="21"/>
      <w:szCs w:val="21"/>
    </w:rPr>
  </w:style>
  <w:style w:type="paragraph" w:styleId="Citat">
    <w:name w:val="Quote"/>
    <w:basedOn w:val="Normal"/>
    <w:next w:val="Brdtekst"/>
    <w:link w:val="CitatTegn"/>
    <w:uiPriority w:val="99"/>
    <w:semiHidden/>
    <w:rsid w:val="001D6F51"/>
    <w:pPr>
      <w:spacing w:before="200" w:after="160"/>
      <w:ind w:left="864" w:right="864"/>
      <w:jc w:val="center"/>
    </w:pPr>
    <w:rPr>
      <w:i/>
      <w:iCs/>
    </w:rPr>
  </w:style>
  <w:style w:type="character" w:customStyle="1" w:styleId="CitatTegn">
    <w:name w:val="Citat Tegn"/>
    <w:basedOn w:val="Standardskrifttypeiafsnit"/>
    <w:link w:val="Citat"/>
    <w:uiPriority w:val="99"/>
    <w:semiHidden/>
    <w:rsid w:val="001D6F51"/>
    <w:rPr>
      <w:i/>
      <w:iCs/>
    </w:rPr>
  </w:style>
  <w:style w:type="paragraph" w:styleId="Starthilsen">
    <w:name w:val="Salutation"/>
    <w:basedOn w:val="Normal"/>
    <w:next w:val="Brdtekst"/>
    <w:link w:val="StarthilsenTegn"/>
    <w:uiPriority w:val="99"/>
    <w:semiHidden/>
    <w:rsid w:val="001D6F51"/>
  </w:style>
  <w:style w:type="character" w:customStyle="1" w:styleId="StarthilsenTegn">
    <w:name w:val="Starthilsen Tegn"/>
    <w:basedOn w:val="Standardskrifttypeiafsnit"/>
    <w:link w:val="Starthilsen"/>
    <w:uiPriority w:val="99"/>
    <w:semiHidden/>
    <w:rsid w:val="001D6F51"/>
  </w:style>
  <w:style w:type="paragraph" w:styleId="Underskrift">
    <w:name w:val="Signature"/>
    <w:basedOn w:val="Normal"/>
    <w:next w:val="Brdtekst"/>
    <w:link w:val="UnderskriftTegn"/>
    <w:uiPriority w:val="99"/>
    <w:semiHidden/>
    <w:rsid w:val="001D6F51"/>
  </w:style>
  <w:style w:type="character" w:customStyle="1" w:styleId="UnderskriftTegn">
    <w:name w:val="Underskrift Tegn"/>
    <w:basedOn w:val="Standardskrifttypeiafsnit"/>
    <w:link w:val="Underskrift"/>
    <w:uiPriority w:val="99"/>
    <w:semiHidden/>
    <w:rsid w:val="001D6F51"/>
  </w:style>
  <w:style w:type="character" w:customStyle="1" w:styleId="SmartHyperlink1">
    <w:name w:val="Smart Hyperlink1"/>
    <w:basedOn w:val="Standardskrifttypeiafsnit"/>
    <w:uiPriority w:val="99"/>
    <w:semiHidden/>
    <w:rsid w:val="001D6F51"/>
    <w:rPr>
      <w:color w:val="auto"/>
      <w:u w:val="dotted"/>
      <w:lang w:val="da-DK"/>
    </w:rPr>
  </w:style>
  <w:style w:type="character" w:styleId="Strk">
    <w:name w:val="Strong"/>
    <w:basedOn w:val="Standardskrifttypeiafsnit"/>
    <w:uiPriority w:val="99"/>
    <w:semiHidden/>
    <w:rsid w:val="001D6F51"/>
    <w:rPr>
      <w:b/>
      <w:bCs/>
      <w:color w:val="auto"/>
      <w:lang w:val="da-DK"/>
    </w:rPr>
  </w:style>
  <w:style w:type="paragraph" w:styleId="Undertitel">
    <w:name w:val="Subtitle"/>
    <w:basedOn w:val="Normal"/>
    <w:next w:val="Brdtekst"/>
    <w:link w:val="UndertitelTegn"/>
    <w:uiPriority w:val="99"/>
    <w:semiHidden/>
    <w:rsid w:val="001D6F51"/>
    <w:pPr>
      <w:numPr>
        <w:ilvl w:val="1"/>
      </w:numPr>
      <w:spacing w:after="160"/>
    </w:pPr>
    <w:rPr>
      <w:sz w:val="48"/>
    </w:rPr>
  </w:style>
  <w:style w:type="character" w:customStyle="1" w:styleId="UndertitelTegn">
    <w:name w:val="Undertitel Tegn"/>
    <w:basedOn w:val="Standardskrifttypeiafsnit"/>
    <w:link w:val="Undertitel"/>
    <w:uiPriority w:val="99"/>
    <w:semiHidden/>
    <w:rsid w:val="001D6F51"/>
    <w:rPr>
      <w:sz w:val="48"/>
    </w:rPr>
  </w:style>
  <w:style w:type="character" w:styleId="Svagfremhvning">
    <w:name w:val="Subtle Emphasis"/>
    <w:basedOn w:val="Standardskrifttypeiafsnit"/>
    <w:uiPriority w:val="99"/>
    <w:semiHidden/>
    <w:rsid w:val="001D6F51"/>
    <w:rPr>
      <w:i/>
      <w:iCs/>
      <w:color w:val="auto"/>
      <w:lang w:val="da-DK"/>
    </w:rPr>
  </w:style>
  <w:style w:type="character" w:styleId="Svaghenvisning">
    <w:name w:val="Subtle Reference"/>
    <w:basedOn w:val="Standardskrifttypeiafsnit"/>
    <w:uiPriority w:val="99"/>
    <w:semiHidden/>
    <w:rsid w:val="001D6F51"/>
    <w:rPr>
      <w:smallCaps/>
      <w:color w:val="auto"/>
      <w:lang w:val="da-DK"/>
    </w:rPr>
  </w:style>
  <w:style w:type="paragraph" w:styleId="Citatsamling">
    <w:name w:val="table of authorities"/>
    <w:basedOn w:val="Normal"/>
    <w:next w:val="Brdtekst"/>
    <w:uiPriority w:val="99"/>
    <w:semiHidden/>
    <w:rsid w:val="001D6F51"/>
    <w:pPr>
      <w:ind w:left="220" w:hanging="220"/>
    </w:pPr>
  </w:style>
  <w:style w:type="paragraph" w:styleId="Listeoverfigurer">
    <w:name w:val="table of figures"/>
    <w:basedOn w:val="Normal"/>
    <w:next w:val="Brdtekst"/>
    <w:uiPriority w:val="99"/>
    <w:semiHidden/>
    <w:rsid w:val="001D6F51"/>
  </w:style>
  <w:style w:type="paragraph" w:styleId="Titel">
    <w:name w:val="Title"/>
    <w:basedOn w:val="Normal"/>
    <w:next w:val="Brdtekst"/>
    <w:link w:val="TitelTegn"/>
    <w:uiPriority w:val="99"/>
    <w:semiHidden/>
    <w:rsid w:val="001D6F51"/>
    <w:pPr>
      <w:keepNext/>
      <w:keepLines/>
      <w:suppressAutoHyphens/>
      <w:spacing w:after="400"/>
      <w:contextualSpacing/>
    </w:pPr>
    <w:rPr>
      <w:rFonts w:asciiTheme="majorHAnsi" w:eastAsiaTheme="majorEastAsia" w:hAnsiTheme="majorHAnsi" w:cstheme="majorBidi"/>
      <w:b/>
      <w:spacing w:val="-10"/>
      <w:kern w:val="28"/>
      <w:sz w:val="72"/>
      <w:szCs w:val="56"/>
    </w:rPr>
  </w:style>
  <w:style w:type="character" w:customStyle="1" w:styleId="TitelTegn">
    <w:name w:val="Titel Tegn"/>
    <w:basedOn w:val="Standardskrifttypeiafsnit"/>
    <w:link w:val="Titel"/>
    <w:uiPriority w:val="99"/>
    <w:semiHidden/>
    <w:rsid w:val="001D6F51"/>
    <w:rPr>
      <w:rFonts w:asciiTheme="majorHAnsi" w:eastAsiaTheme="majorEastAsia" w:hAnsiTheme="majorHAnsi" w:cstheme="majorBidi"/>
      <w:b/>
      <w:spacing w:val="-10"/>
      <w:kern w:val="28"/>
      <w:sz w:val="72"/>
      <w:szCs w:val="56"/>
    </w:rPr>
  </w:style>
  <w:style w:type="paragraph" w:styleId="Citatoverskrift">
    <w:name w:val="toa heading"/>
    <w:basedOn w:val="Overskrift"/>
    <w:next w:val="Brdtekst"/>
    <w:uiPriority w:val="99"/>
    <w:semiHidden/>
    <w:rsid w:val="001D6F51"/>
    <w:pPr>
      <w:pageBreakBefore w:val="0"/>
      <w:spacing w:before="360"/>
    </w:pPr>
    <w:rPr>
      <w:bCs/>
      <w:szCs w:val="24"/>
    </w:rPr>
  </w:style>
  <w:style w:type="paragraph" w:styleId="Indholdsfortegnelse1">
    <w:name w:val="toc 1"/>
    <w:basedOn w:val="Normal"/>
    <w:next w:val="Brdtekst"/>
    <w:uiPriority w:val="39"/>
    <w:rsid w:val="001D6F51"/>
    <w:pPr>
      <w:keepLines/>
      <w:tabs>
        <w:tab w:val="left" w:pos="454"/>
        <w:tab w:val="right" w:leader="dot" w:pos="9638"/>
      </w:tabs>
      <w:spacing w:before="120" w:after="60"/>
      <w:ind w:left="454" w:right="567" w:hanging="454"/>
    </w:pPr>
    <w:rPr>
      <w:b/>
    </w:rPr>
  </w:style>
  <w:style w:type="paragraph" w:styleId="Indholdsfortegnelse2">
    <w:name w:val="toc 2"/>
    <w:basedOn w:val="Indholdsfortegnelse1"/>
    <w:next w:val="Brdtekst"/>
    <w:uiPriority w:val="39"/>
    <w:rsid w:val="001D6F51"/>
    <w:pPr>
      <w:tabs>
        <w:tab w:val="clear" w:pos="454"/>
        <w:tab w:val="left" w:pos="1247"/>
      </w:tabs>
      <w:spacing w:before="0"/>
      <w:ind w:left="1247" w:hanging="794"/>
    </w:pPr>
    <w:rPr>
      <w:b w:val="0"/>
    </w:rPr>
  </w:style>
  <w:style w:type="paragraph" w:styleId="Indholdsfortegnelse3">
    <w:name w:val="toc 3"/>
    <w:basedOn w:val="Indholdsfortegnelse1"/>
    <w:next w:val="Brdtekst"/>
    <w:uiPriority w:val="39"/>
    <w:rsid w:val="001D6F51"/>
    <w:pPr>
      <w:tabs>
        <w:tab w:val="clear" w:pos="454"/>
        <w:tab w:val="left" w:pos="1247"/>
      </w:tabs>
      <w:spacing w:before="0"/>
      <w:ind w:left="1247" w:hanging="794"/>
    </w:pPr>
    <w:rPr>
      <w:b w:val="0"/>
    </w:rPr>
  </w:style>
  <w:style w:type="paragraph" w:styleId="Indholdsfortegnelse4">
    <w:name w:val="toc 4"/>
    <w:basedOn w:val="Indholdsfortegnelse1"/>
    <w:next w:val="Brdtekst"/>
    <w:uiPriority w:val="99"/>
    <w:semiHidden/>
    <w:rsid w:val="001D6F51"/>
    <w:pPr>
      <w:tabs>
        <w:tab w:val="clear" w:pos="454"/>
        <w:tab w:val="left" w:pos="1247"/>
      </w:tabs>
      <w:spacing w:before="0"/>
      <w:ind w:left="1247" w:firstLine="0"/>
    </w:pPr>
    <w:rPr>
      <w:b w:val="0"/>
    </w:rPr>
  </w:style>
  <w:style w:type="paragraph" w:styleId="Indholdsfortegnelse5">
    <w:name w:val="toc 5"/>
    <w:basedOn w:val="Indholdsfortegnelse1"/>
    <w:next w:val="Brdtekst"/>
    <w:uiPriority w:val="99"/>
    <w:semiHidden/>
    <w:rsid w:val="001D6F51"/>
    <w:pPr>
      <w:tabs>
        <w:tab w:val="clear" w:pos="454"/>
        <w:tab w:val="left" w:pos="1247"/>
      </w:tabs>
      <w:spacing w:before="0"/>
      <w:ind w:left="1247" w:firstLine="0"/>
    </w:pPr>
    <w:rPr>
      <w:b w:val="0"/>
    </w:rPr>
  </w:style>
  <w:style w:type="paragraph" w:styleId="Indholdsfortegnelse6">
    <w:name w:val="toc 6"/>
    <w:basedOn w:val="Indholdsfortegnelse1"/>
    <w:next w:val="Brdtekst"/>
    <w:uiPriority w:val="99"/>
    <w:semiHidden/>
    <w:rsid w:val="001D6F51"/>
    <w:pPr>
      <w:tabs>
        <w:tab w:val="clear" w:pos="454"/>
        <w:tab w:val="left" w:pos="1247"/>
      </w:tabs>
      <w:spacing w:before="0"/>
      <w:ind w:left="1247" w:firstLine="0"/>
    </w:pPr>
    <w:rPr>
      <w:b w:val="0"/>
    </w:rPr>
  </w:style>
  <w:style w:type="paragraph" w:styleId="Indholdsfortegnelse7">
    <w:name w:val="toc 7"/>
    <w:basedOn w:val="Indholdsfortegnelse1"/>
    <w:next w:val="Brdtekst"/>
    <w:uiPriority w:val="99"/>
    <w:semiHidden/>
    <w:rsid w:val="001D6F51"/>
    <w:pPr>
      <w:tabs>
        <w:tab w:val="clear" w:pos="454"/>
        <w:tab w:val="left" w:pos="1247"/>
      </w:tabs>
      <w:spacing w:before="0"/>
      <w:ind w:left="1247" w:firstLine="0"/>
    </w:pPr>
    <w:rPr>
      <w:b w:val="0"/>
    </w:rPr>
  </w:style>
  <w:style w:type="paragraph" w:styleId="Indholdsfortegnelse8">
    <w:name w:val="toc 8"/>
    <w:basedOn w:val="Indholdsfortegnelse1"/>
    <w:next w:val="Brdtekst"/>
    <w:uiPriority w:val="99"/>
    <w:semiHidden/>
    <w:rsid w:val="001D6F51"/>
    <w:pPr>
      <w:tabs>
        <w:tab w:val="clear" w:pos="454"/>
        <w:tab w:val="left" w:pos="1247"/>
      </w:tabs>
      <w:spacing w:before="0"/>
      <w:ind w:left="1247" w:firstLine="0"/>
    </w:pPr>
    <w:rPr>
      <w:b w:val="0"/>
    </w:rPr>
  </w:style>
  <w:style w:type="paragraph" w:styleId="Indholdsfortegnelse9">
    <w:name w:val="toc 9"/>
    <w:basedOn w:val="Indholdsfortegnelse1"/>
    <w:next w:val="Brdtekst"/>
    <w:uiPriority w:val="99"/>
    <w:semiHidden/>
    <w:rsid w:val="001D6F51"/>
    <w:pPr>
      <w:tabs>
        <w:tab w:val="clear" w:pos="454"/>
        <w:tab w:val="left" w:pos="1247"/>
      </w:tabs>
      <w:spacing w:before="0"/>
      <w:ind w:left="1247" w:firstLine="0"/>
    </w:pPr>
    <w:rPr>
      <w:b w:val="0"/>
    </w:rPr>
  </w:style>
  <w:style w:type="paragraph" w:styleId="Overskrift">
    <w:name w:val="TOC Heading"/>
    <w:basedOn w:val="Normal"/>
    <w:next w:val="Brdtekst"/>
    <w:uiPriority w:val="26"/>
    <w:rsid w:val="001D6F51"/>
    <w:pPr>
      <w:keepNext/>
      <w:keepLines/>
      <w:pageBreakBefore/>
      <w:spacing w:after="360"/>
    </w:pPr>
    <w:rPr>
      <w:b/>
      <w:sz w:val="32"/>
    </w:rPr>
  </w:style>
  <w:style w:type="character" w:customStyle="1" w:styleId="UnresolvedMention1">
    <w:name w:val="Unresolved Mention1"/>
    <w:basedOn w:val="Standardskrifttypeiafsnit"/>
    <w:uiPriority w:val="99"/>
    <w:semiHidden/>
    <w:rsid w:val="001D6F51"/>
    <w:rPr>
      <w:color w:val="auto"/>
      <w:shd w:val="clear" w:color="auto" w:fill="E1DFDD"/>
      <w:lang w:val="da-DK"/>
    </w:rPr>
  </w:style>
  <w:style w:type="numbering" w:styleId="111111">
    <w:name w:val="Outline List 2"/>
    <w:basedOn w:val="Ingenoversigt"/>
    <w:uiPriority w:val="99"/>
    <w:semiHidden/>
    <w:rsid w:val="001D6F51"/>
    <w:pPr>
      <w:numPr>
        <w:numId w:val="1"/>
      </w:numPr>
    </w:pPr>
  </w:style>
  <w:style w:type="numbering" w:styleId="1ai">
    <w:name w:val="Outline List 1"/>
    <w:basedOn w:val="Ingenoversigt"/>
    <w:uiPriority w:val="99"/>
    <w:semiHidden/>
    <w:rsid w:val="001D6F51"/>
    <w:pPr>
      <w:numPr>
        <w:numId w:val="2"/>
      </w:numPr>
    </w:pPr>
  </w:style>
  <w:style w:type="numbering" w:styleId="ArtikelSektion">
    <w:name w:val="Outline List 3"/>
    <w:basedOn w:val="Ingenoversigt"/>
    <w:uiPriority w:val="99"/>
    <w:semiHidden/>
    <w:rsid w:val="001D6F51"/>
    <w:pPr>
      <w:numPr>
        <w:numId w:val="3"/>
      </w:numPr>
    </w:pPr>
  </w:style>
  <w:style w:type="table" w:styleId="Farvetgitter">
    <w:name w:val="Colorful Grid"/>
    <w:basedOn w:val="Tabel-Normal"/>
    <w:uiPriority w:val="99"/>
    <w:unhideWhenUsed/>
    <w:rsid w:val="001D6F51"/>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99"/>
    <w:unhideWhenUsed/>
    <w:rsid w:val="001D6F51"/>
    <w:tblPr>
      <w:tblStyleRowBandSize w:val="1"/>
      <w:tblStyleColBandSize w:val="1"/>
      <w:tblBorders>
        <w:insideH w:val="single" w:sz="4" w:space="0" w:color="FFFFFF" w:themeColor="background1"/>
      </w:tblBorders>
    </w:tblPr>
    <w:tcPr>
      <w:shd w:val="clear" w:color="auto" w:fill="C3F3FF" w:themeFill="accent1" w:themeFillTint="33"/>
    </w:tcPr>
    <w:tblStylePr w:type="firstRow">
      <w:rPr>
        <w:b/>
        <w:bCs/>
      </w:rPr>
      <w:tblPr/>
      <w:tcPr>
        <w:shd w:val="clear" w:color="auto" w:fill="87E7FF" w:themeFill="accent1" w:themeFillTint="66"/>
      </w:tcPr>
    </w:tblStylePr>
    <w:tblStylePr w:type="lastRow">
      <w:rPr>
        <w:b/>
        <w:bCs/>
        <w:color w:val="000000" w:themeColor="text1"/>
      </w:rPr>
      <w:tblPr/>
      <w:tcPr>
        <w:shd w:val="clear" w:color="auto" w:fill="87E7FF" w:themeFill="accent1" w:themeFillTint="66"/>
      </w:tcPr>
    </w:tblStylePr>
    <w:tblStylePr w:type="firstCol">
      <w:rPr>
        <w:color w:val="FFFFFF" w:themeColor="background1"/>
      </w:rPr>
      <w:tblPr/>
      <w:tcPr>
        <w:shd w:val="clear" w:color="auto" w:fill="007E9D" w:themeFill="accent1" w:themeFillShade="BF"/>
      </w:tcPr>
    </w:tblStylePr>
    <w:tblStylePr w:type="lastCol">
      <w:rPr>
        <w:color w:val="FFFFFF" w:themeColor="background1"/>
      </w:rPr>
      <w:tblPr/>
      <w:tcPr>
        <w:shd w:val="clear" w:color="auto" w:fill="007E9D" w:themeFill="accent1" w:themeFillShade="BF"/>
      </w:tcPr>
    </w:tblStylePr>
    <w:tblStylePr w:type="band1Vert">
      <w:tblPr/>
      <w:tcPr>
        <w:shd w:val="clear" w:color="auto" w:fill="69E2FF" w:themeFill="accent1" w:themeFillTint="7F"/>
      </w:tcPr>
    </w:tblStylePr>
    <w:tblStylePr w:type="band1Horz">
      <w:tblPr/>
      <w:tcPr>
        <w:shd w:val="clear" w:color="auto" w:fill="69E2FF" w:themeFill="accent1" w:themeFillTint="7F"/>
      </w:tcPr>
    </w:tblStylePr>
  </w:style>
  <w:style w:type="table" w:styleId="Farvetgitter-fremhvningsfarve2">
    <w:name w:val="Colorful Grid Accent 2"/>
    <w:basedOn w:val="Tabel-Normal"/>
    <w:uiPriority w:val="99"/>
    <w:unhideWhenUsed/>
    <w:rsid w:val="001D6F51"/>
    <w:tblPr>
      <w:tblStyleRowBandSize w:val="1"/>
      <w:tblStyleColBandSize w:val="1"/>
      <w:tblBorders>
        <w:insideH w:val="single" w:sz="4" w:space="0" w:color="FFFFFF" w:themeColor="background1"/>
      </w:tblBorders>
    </w:tblPr>
    <w:tcPr>
      <w:shd w:val="clear" w:color="auto" w:fill="DDE8F5" w:themeFill="accent2" w:themeFillTint="33"/>
    </w:tcPr>
    <w:tblStylePr w:type="firstRow">
      <w:rPr>
        <w:b/>
        <w:bCs/>
      </w:rPr>
      <w:tblPr/>
      <w:tcPr>
        <w:shd w:val="clear" w:color="auto" w:fill="BBD2EB" w:themeFill="accent2" w:themeFillTint="66"/>
      </w:tcPr>
    </w:tblStylePr>
    <w:tblStylePr w:type="lastRow">
      <w:rPr>
        <w:b/>
        <w:bCs/>
        <w:color w:val="000000" w:themeColor="text1"/>
      </w:rPr>
      <w:tblPr/>
      <w:tcPr>
        <w:shd w:val="clear" w:color="auto" w:fill="BBD2EB" w:themeFill="accent2" w:themeFillTint="66"/>
      </w:tcPr>
    </w:tblStylePr>
    <w:tblStylePr w:type="firstCol">
      <w:rPr>
        <w:color w:val="FFFFFF" w:themeColor="background1"/>
      </w:rPr>
      <w:tblPr/>
      <w:tcPr>
        <w:shd w:val="clear" w:color="auto" w:fill="316CA7" w:themeFill="accent2" w:themeFillShade="BF"/>
      </w:tcPr>
    </w:tblStylePr>
    <w:tblStylePr w:type="lastCol">
      <w:rPr>
        <w:color w:val="FFFFFF" w:themeColor="background1"/>
      </w:rPr>
      <w:tblPr/>
      <w:tcPr>
        <w:shd w:val="clear" w:color="auto" w:fill="316CA7" w:themeFill="accent2" w:themeFillShade="BF"/>
      </w:tcPr>
    </w:tblStylePr>
    <w:tblStylePr w:type="band1Vert">
      <w:tblPr/>
      <w:tcPr>
        <w:shd w:val="clear" w:color="auto" w:fill="AAC8E6" w:themeFill="accent2" w:themeFillTint="7F"/>
      </w:tcPr>
    </w:tblStylePr>
    <w:tblStylePr w:type="band1Horz">
      <w:tblPr/>
      <w:tcPr>
        <w:shd w:val="clear" w:color="auto" w:fill="AAC8E6" w:themeFill="accent2" w:themeFillTint="7F"/>
      </w:tcPr>
    </w:tblStylePr>
  </w:style>
  <w:style w:type="table" w:styleId="Farvetgitter-fremhvningsfarve3">
    <w:name w:val="Colorful Grid Accent 3"/>
    <w:basedOn w:val="Tabel-Normal"/>
    <w:uiPriority w:val="99"/>
    <w:unhideWhenUsed/>
    <w:rsid w:val="001D6F51"/>
    <w:tblPr>
      <w:tblStyleRowBandSize w:val="1"/>
      <w:tblStyleColBandSize w:val="1"/>
      <w:tblBorders>
        <w:insideH w:val="single" w:sz="4" w:space="0" w:color="FFFFFF" w:themeColor="background1"/>
      </w:tblBorders>
    </w:tblPr>
    <w:tcPr>
      <w:shd w:val="clear" w:color="auto" w:fill="E2DCF1" w:themeFill="accent3" w:themeFillTint="33"/>
    </w:tcPr>
    <w:tblStylePr w:type="firstRow">
      <w:rPr>
        <w:b/>
        <w:bCs/>
      </w:rPr>
      <w:tblPr/>
      <w:tcPr>
        <w:shd w:val="clear" w:color="auto" w:fill="C5B9E3" w:themeFill="accent3" w:themeFillTint="66"/>
      </w:tcPr>
    </w:tblStylePr>
    <w:tblStylePr w:type="lastRow">
      <w:rPr>
        <w:b/>
        <w:bCs/>
        <w:color w:val="000000" w:themeColor="text1"/>
      </w:rPr>
      <w:tblPr/>
      <w:tcPr>
        <w:shd w:val="clear" w:color="auto" w:fill="C5B9E3" w:themeFill="accent3" w:themeFillTint="66"/>
      </w:tcPr>
    </w:tblStylePr>
    <w:tblStylePr w:type="firstCol">
      <w:rPr>
        <w:color w:val="FFFFFF" w:themeColor="background1"/>
      </w:rPr>
      <w:tblPr/>
      <w:tcPr>
        <w:shd w:val="clear" w:color="auto" w:fill="52388D" w:themeFill="accent3" w:themeFillShade="BF"/>
      </w:tcPr>
    </w:tblStylePr>
    <w:tblStylePr w:type="lastCol">
      <w:rPr>
        <w:color w:val="FFFFFF" w:themeColor="background1"/>
      </w:rPr>
      <w:tblPr/>
      <w:tcPr>
        <w:shd w:val="clear" w:color="auto" w:fill="52388D" w:themeFill="accent3" w:themeFillShade="BF"/>
      </w:tcPr>
    </w:tblStylePr>
    <w:tblStylePr w:type="band1Vert">
      <w:tblPr/>
      <w:tcPr>
        <w:shd w:val="clear" w:color="auto" w:fill="B7A7DC" w:themeFill="accent3" w:themeFillTint="7F"/>
      </w:tcPr>
    </w:tblStylePr>
    <w:tblStylePr w:type="band1Horz">
      <w:tblPr/>
      <w:tcPr>
        <w:shd w:val="clear" w:color="auto" w:fill="B7A7DC" w:themeFill="accent3" w:themeFillTint="7F"/>
      </w:tcPr>
    </w:tblStylePr>
  </w:style>
  <w:style w:type="table" w:styleId="Farvetgitter-fremhvningsfarve4">
    <w:name w:val="Colorful Grid Accent 4"/>
    <w:basedOn w:val="Tabel-Normal"/>
    <w:uiPriority w:val="99"/>
    <w:unhideWhenUsed/>
    <w:rsid w:val="001D6F51"/>
    <w:tblPr>
      <w:tblStyleRowBandSize w:val="1"/>
      <w:tblStyleColBandSize w:val="1"/>
      <w:tblBorders>
        <w:insideH w:val="single" w:sz="4" w:space="0" w:color="FFFFFF" w:themeColor="background1"/>
      </w:tblBorders>
    </w:tblPr>
    <w:tcPr>
      <w:shd w:val="clear" w:color="auto" w:fill="FFBAE1" w:themeFill="accent4" w:themeFillTint="33"/>
    </w:tcPr>
    <w:tblStylePr w:type="firstRow">
      <w:rPr>
        <w:b/>
        <w:bCs/>
      </w:rPr>
      <w:tblPr/>
      <w:tcPr>
        <w:shd w:val="clear" w:color="auto" w:fill="FF75C4" w:themeFill="accent4" w:themeFillTint="66"/>
      </w:tcPr>
    </w:tblStylePr>
    <w:tblStylePr w:type="lastRow">
      <w:rPr>
        <w:b/>
        <w:bCs/>
        <w:color w:val="000000" w:themeColor="text1"/>
      </w:rPr>
      <w:tblPr/>
      <w:tcPr>
        <w:shd w:val="clear" w:color="auto" w:fill="FF75C4" w:themeFill="accent4" w:themeFillTint="66"/>
      </w:tcPr>
    </w:tblStylePr>
    <w:tblStylePr w:type="firstCol">
      <w:rPr>
        <w:color w:val="FFFFFF" w:themeColor="background1"/>
      </w:rPr>
      <w:tblPr/>
      <w:tcPr>
        <w:shd w:val="clear" w:color="auto" w:fill="7B0046" w:themeFill="accent4" w:themeFillShade="BF"/>
      </w:tcPr>
    </w:tblStylePr>
    <w:tblStylePr w:type="lastCol">
      <w:rPr>
        <w:color w:val="FFFFFF" w:themeColor="background1"/>
      </w:rPr>
      <w:tblPr/>
      <w:tcPr>
        <w:shd w:val="clear" w:color="auto" w:fill="7B0046" w:themeFill="accent4" w:themeFillShade="BF"/>
      </w:tcPr>
    </w:tblStylePr>
    <w:tblStylePr w:type="band1Vert">
      <w:tblPr/>
      <w:tcPr>
        <w:shd w:val="clear" w:color="auto" w:fill="FF53B5" w:themeFill="accent4" w:themeFillTint="7F"/>
      </w:tcPr>
    </w:tblStylePr>
    <w:tblStylePr w:type="band1Horz">
      <w:tblPr/>
      <w:tcPr>
        <w:shd w:val="clear" w:color="auto" w:fill="FF53B5" w:themeFill="accent4" w:themeFillTint="7F"/>
      </w:tcPr>
    </w:tblStylePr>
  </w:style>
  <w:style w:type="table" w:styleId="Farvetgitter-fremhvningsfarve5">
    <w:name w:val="Colorful Grid Accent 5"/>
    <w:basedOn w:val="Tabel-Normal"/>
    <w:uiPriority w:val="99"/>
    <w:unhideWhenUsed/>
    <w:rsid w:val="001D6F51"/>
    <w:tblPr>
      <w:tblStyleRowBandSize w:val="1"/>
      <w:tblStyleColBandSize w:val="1"/>
      <w:tblBorders>
        <w:insideH w:val="single" w:sz="4" w:space="0" w:color="FFFFFF" w:themeColor="background1"/>
      </w:tblBorders>
    </w:tblPr>
    <w:tcPr>
      <w:shd w:val="clear" w:color="auto" w:fill="FFC9DE" w:themeFill="accent5" w:themeFillTint="33"/>
    </w:tcPr>
    <w:tblStylePr w:type="firstRow">
      <w:rPr>
        <w:b/>
        <w:bCs/>
      </w:rPr>
      <w:tblPr/>
      <w:tcPr>
        <w:shd w:val="clear" w:color="auto" w:fill="FF93BD" w:themeFill="accent5" w:themeFillTint="66"/>
      </w:tcPr>
    </w:tblStylePr>
    <w:tblStylePr w:type="lastRow">
      <w:rPr>
        <w:b/>
        <w:bCs/>
        <w:color w:val="000000" w:themeColor="text1"/>
      </w:rPr>
      <w:tblPr/>
      <w:tcPr>
        <w:shd w:val="clear" w:color="auto" w:fill="FF93BD" w:themeFill="accent5" w:themeFillTint="66"/>
      </w:tcPr>
    </w:tblStylePr>
    <w:tblStylePr w:type="firstCol">
      <w:rPr>
        <w:color w:val="FFFFFF" w:themeColor="background1"/>
      </w:rPr>
      <w:tblPr/>
      <w:tcPr>
        <w:shd w:val="clear" w:color="auto" w:fill="B30046" w:themeFill="accent5" w:themeFillShade="BF"/>
      </w:tcPr>
    </w:tblStylePr>
    <w:tblStylePr w:type="lastCol">
      <w:rPr>
        <w:color w:val="FFFFFF" w:themeColor="background1"/>
      </w:rPr>
      <w:tblPr/>
      <w:tcPr>
        <w:shd w:val="clear" w:color="auto" w:fill="B30046" w:themeFill="accent5" w:themeFillShade="BF"/>
      </w:tcPr>
    </w:tblStylePr>
    <w:tblStylePr w:type="band1Vert">
      <w:tblPr/>
      <w:tcPr>
        <w:shd w:val="clear" w:color="auto" w:fill="FF78AD" w:themeFill="accent5" w:themeFillTint="7F"/>
      </w:tcPr>
    </w:tblStylePr>
    <w:tblStylePr w:type="band1Horz">
      <w:tblPr/>
      <w:tcPr>
        <w:shd w:val="clear" w:color="auto" w:fill="FF78AD" w:themeFill="accent5" w:themeFillTint="7F"/>
      </w:tcPr>
    </w:tblStylePr>
  </w:style>
  <w:style w:type="table" w:styleId="Farvetgitter-fremhvningsfarve6">
    <w:name w:val="Colorful Grid Accent 6"/>
    <w:basedOn w:val="Tabel-Normal"/>
    <w:uiPriority w:val="99"/>
    <w:unhideWhenUsed/>
    <w:rsid w:val="001D6F51"/>
    <w:tblPr>
      <w:tblStyleRowBandSize w:val="1"/>
      <w:tblStyleColBandSize w:val="1"/>
      <w:tblBorders>
        <w:insideH w:val="single" w:sz="4" w:space="0" w:color="FFFFFF" w:themeColor="background1"/>
      </w:tblBorders>
    </w:tblPr>
    <w:tcPr>
      <w:shd w:val="clear" w:color="auto" w:fill="FCE2BF" w:themeFill="accent6" w:themeFillTint="33"/>
    </w:tcPr>
    <w:tblStylePr w:type="firstRow">
      <w:rPr>
        <w:b/>
        <w:bCs/>
      </w:rPr>
      <w:tblPr/>
      <w:tcPr>
        <w:shd w:val="clear" w:color="auto" w:fill="FAC580" w:themeFill="accent6" w:themeFillTint="66"/>
      </w:tcPr>
    </w:tblStylePr>
    <w:tblStylePr w:type="lastRow">
      <w:rPr>
        <w:b/>
        <w:bCs/>
        <w:color w:val="000000" w:themeColor="text1"/>
      </w:rPr>
      <w:tblPr/>
      <w:tcPr>
        <w:shd w:val="clear" w:color="auto" w:fill="FAC580" w:themeFill="accent6" w:themeFillTint="66"/>
      </w:tcPr>
    </w:tblStylePr>
    <w:tblStylePr w:type="firstCol">
      <w:rPr>
        <w:color w:val="FFFFFF" w:themeColor="background1"/>
      </w:rPr>
      <w:tblPr/>
      <w:tcPr>
        <w:shd w:val="clear" w:color="auto" w:fill="834C04" w:themeFill="accent6" w:themeFillShade="BF"/>
      </w:tcPr>
    </w:tblStylePr>
    <w:tblStylePr w:type="lastCol">
      <w:rPr>
        <w:color w:val="FFFFFF" w:themeColor="background1"/>
      </w:rPr>
      <w:tblPr/>
      <w:tcPr>
        <w:shd w:val="clear" w:color="auto" w:fill="834C04" w:themeFill="accent6" w:themeFillShade="BF"/>
      </w:tcPr>
    </w:tblStylePr>
    <w:tblStylePr w:type="band1Vert">
      <w:tblPr/>
      <w:tcPr>
        <w:shd w:val="clear" w:color="auto" w:fill="F9B760" w:themeFill="accent6" w:themeFillTint="7F"/>
      </w:tcPr>
    </w:tblStylePr>
    <w:tblStylePr w:type="band1Horz">
      <w:tblPr/>
      <w:tcPr>
        <w:shd w:val="clear" w:color="auto" w:fill="F9B760" w:themeFill="accent6" w:themeFillTint="7F"/>
      </w:tcPr>
    </w:tblStylePr>
  </w:style>
  <w:style w:type="table" w:styleId="Farvetliste">
    <w:name w:val="Colorful List"/>
    <w:basedOn w:val="Tabel-Normal"/>
    <w:uiPriority w:val="99"/>
    <w:unhideWhenUsed/>
    <w:rsid w:val="001D6F51"/>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473B3" w:themeFill="accent2" w:themeFillShade="CC"/>
      </w:tcPr>
    </w:tblStylePr>
    <w:tblStylePr w:type="lastRow">
      <w:rPr>
        <w:b/>
        <w:bCs/>
        <w:color w:val="3473B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99"/>
    <w:unhideWhenUsed/>
    <w:rsid w:val="001D6F51"/>
    <w:tblPr>
      <w:tblStyleRowBandSize w:val="1"/>
      <w:tblStyleColBandSize w:val="1"/>
    </w:tblPr>
    <w:tcPr>
      <w:shd w:val="clear" w:color="auto" w:fill="E1F9FF" w:themeFill="accent1" w:themeFillTint="19"/>
    </w:tcPr>
    <w:tblStylePr w:type="firstRow">
      <w:rPr>
        <w:b/>
        <w:bCs/>
        <w:color w:val="FFFFFF" w:themeColor="background1"/>
      </w:rPr>
      <w:tblPr/>
      <w:tcPr>
        <w:tcBorders>
          <w:bottom w:val="single" w:sz="12" w:space="0" w:color="FFFFFF" w:themeColor="background1"/>
        </w:tcBorders>
        <w:shd w:val="clear" w:color="auto" w:fill="3473B3" w:themeFill="accent2" w:themeFillShade="CC"/>
      </w:tcPr>
    </w:tblStylePr>
    <w:tblStylePr w:type="lastRow">
      <w:rPr>
        <w:b/>
        <w:bCs/>
        <w:color w:val="3473B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F0FF" w:themeFill="accent1" w:themeFillTint="3F"/>
      </w:tcPr>
    </w:tblStylePr>
    <w:tblStylePr w:type="band1Horz">
      <w:tblPr/>
      <w:tcPr>
        <w:shd w:val="clear" w:color="auto" w:fill="C3F3FF" w:themeFill="accent1" w:themeFillTint="33"/>
      </w:tcPr>
    </w:tblStylePr>
  </w:style>
  <w:style w:type="table" w:styleId="Farvetliste-fremhvningsfarve2">
    <w:name w:val="Colorful List Accent 2"/>
    <w:basedOn w:val="Tabel-Normal"/>
    <w:uiPriority w:val="99"/>
    <w:unhideWhenUsed/>
    <w:rsid w:val="001D6F51"/>
    <w:tblPr>
      <w:tblStyleRowBandSize w:val="1"/>
      <w:tblStyleColBandSize w:val="1"/>
    </w:tblPr>
    <w:tcPr>
      <w:shd w:val="clear" w:color="auto" w:fill="EEF4FA" w:themeFill="accent2" w:themeFillTint="19"/>
    </w:tcPr>
    <w:tblStylePr w:type="firstRow">
      <w:rPr>
        <w:b/>
        <w:bCs/>
        <w:color w:val="FFFFFF" w:themeColor="background1"/>
      </w:rPr>
      <w:tblPr/>
      <w:tcPr>
        <w:tcBorders>
          <w:bottom w:val="single" w:sz="12" w:space="0" w:color="FFFFFF" w:themeColor="background1"/>
        </w:tcBorders>
        <w:shd w:val="clear" w:color="auto" w:fill="3473B3" w:themeFill="accent2" w:themeFillShade="CC"/>
      </w:tcPr>
    </w:tblStylePr>
    <w:tblStylePr w:type="lastRow">
      <w:rPr>
        <w:b/>
        <w:bCs/>
        <w:color w:val="3473B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4E3F2" w:themeFill="accent2" w:themeFillTint="3F"/>
      </w:tcPr>
    </w:tblStylePr>
    <w:tblStylePr w:type="band1Horz">
      <w:tblPr/>
      <w:tcPr>
        <w:shd w:val="clear" w:color="auto" w:fill="DDE8F5" w:themeFill="accent2" w:themeFillTint="33"/>
      </w:tcPr>
    </w:tblStylePr>
  </w:style>
  <w:style w:type="table" w:styleId="Farvetliste-fremhvningsfarve3">
    <w:name w:val="Colorful List Accent 3"/>
    <w:basedOn w:val="Tabel-Normal"/>
    <w:uiPriority w:val="99"/>
    <w:unhideWhenUsed/>
    <w:rsid w:val="001D6F51"/>
    <w:tblPr>
      <w:tblStyleRowBandSize w:val="1"/>
      <w:tblStyleColBandSize w:val="1"/>
    </w:tblPr>
    <w:tcPr>
      <w:shd w:val="clear" w:color="auto" w:fill="F0EDF8" w:themeFill="accent3" w:themeFillTint="19"/>
    </w:tcPr>
    <w:tblStylePr w:type="firstRow">
      <w:rPr>
        <w:b/>
        <w:bCs/>
        <w:color w:val="FFFFFF" w:themeColor="background1"/>
      </w:rPr>
      <w:tblPr/>
      <w:tcPr>
        <w:tcBorders>
          <w:bottom w:val="single" w:sz="12" w:space="0" w:color="FFFFFF" w:themeColor="background1"/>
        </w:tcBorders>
        <w:shd w:val="clear" w:color="auto" w:fill="84004B" w:themeFill="accent4" w:themeFillShade="CC"/>
      </w:tcPr>
    </w:tblStylePr>
    <w:tblStylePr w:type="lastRow">
      <w:rPr>
        <w:b/>
        <w:bCs/>
        <w:color w:val="84004B"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3ED" w:themeFill="accent3" w:themeFillTint="3F"/>
      </w:tcPr>
    </w:tblStylePr>
    <w:tblStylePr w:type="band1Horz">
      <w:tblPr/>
      <w:tcPr>
        <w:shd w:val="clear" w:color="auto" w:fill="E2DCF1" w:themeFill="accent3" w:themeFillTint="33"/>
      </w:tcPr>
    </w:tblStylePr>
  </w:style>
  <w:style w:type="table" w:styleId="Farvetliste-fremhvningsfarve4">
    <w:name w:val="Colorful List Accent 4"/>
    <w:basedOn w:val="Tabel-Normal"/>
    <w:uiPriority w:val="99"/>
    <w:unhideWhenUsed/>
    <w:rsid w:val="001D6F51"/>
    <w:tblPr>
      <w:tblStyleRowBandSize w:val="1"/>
      <w:tblStyleColBandSize w:val="1"/>
    </w:tblPr>
    <w:tcPr>
      <w:shd w:val="clear" w:color="auto" w:fill="FFDDF0" w:themeFill="accent4" w:themeFillTint="19"/>
    </w:tcPr>
    <w:tblStylePr w:type="firstRow">
      <w:rPr>
        <w:b/>
        <w:bCs/>
        <w:color w:val="FFFFFF" w:themeColor="background1"/>
      </w:rPr>
      <w:tblPr/>
      <w:tcPr>
        <w:tcBorders>
          <w:bottom w:val="single" w:sz="12" w:space="0" w:color="FFFFFF" w:themeColor="background1"/>
        </w:tcBorders>
        <w:shd w:val="clear" w:color="auto" w:fill="583C97" w:themeFill="accent3" w:themeFillShade="CC"/>
      </w:tcPr>
    </w:tblStylePr>
    <w:tblStylePr w:type="lastRow">
      <w:rPr>
        <w:b/>
        <w:bCs/>
        <w:color w:val="583C97"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9DA" w:themeFill="accent4" w:themeFillTint="3F"/>
      </w:tcPr>
    </w:tblStylePr>
    <w:tblStylePr w:type="band1Horz">
      <w:tblPr/>
      <w:tcPr>
        <w:shd w:val="clear" w:color="auto" w:fill="FFBAE1" w:themeFill="accent4" w:themeFillTint="33"/>
      </w:tcPr>
    </w:tblStylePr>
  </w:style>
  <w:style w:type="table" w:styleId="Farvetliste-fremhvningsfarve5">
    <w:name w:val="Colorful List Accent 5"/>
    <w:basedOn w:val="Tabel-Normal"/>
    <w:uiPriority w:val="99"/>
    <w:unhideWhenUsed/>
    <w:rsid w:val="001D6F51"/>
    <w:tblPr>
      <w:tblStyleRowBandSize w:val="1"/>
      <w:tblStyleColBandSize w:val="1"/>
    </w:tblPr>
    <w:tcPr>
      <w:shd w:val="clear" w:color="auto" w:fill="FFE4EE" w:themeFill="accent5" w:themeFillTint="19"/>
    </w:tcPr>
    <w:tblStylePr w:type="firstRow">
      <w:rPr>
        <w:b/>
        <w:bCs/>
        <w:color w:val="FFFFFF" w:themeColor="background1"/>
      </w:rPr>
      <w:tblPr/>
      <w:tcPr>
        <w:tcBorders>
          <w:bottom w:val="single" w:sz="12" w:space="0" w:color="FFFFFF" w:themeColor="background1"/>
        </w:tcBorders>
        <w:shd w:val="clear" w:color="auto" w:fill="8C5104" w:themeFill="accent6" w:themeFillShade="CC"/>
      </w:tcPr>
    </w:tblStylePr>
    <w:tblStylePr w:type="lastRow">
      <w:rPr>
        <w:b/>
        <w:bCs/>
        <w:color w:val="8C510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CD6" w:themeFill="accent5" w:themeFillTint="3F"/>
      </w:tcPr>
    </w:tblStylePr>
    <w:tblStylePr w:type="band1Horz">
      <w:tblPr/>
      <w:tcPr>
        <w:shd w:val="clear" w:color="auto" w:fill="FFC9DE" w:themeFill="accent5" w:themeFillTint="33"/>
      </w:tcPr>
    </w:tblStylePr>
  </w:style>
  <w:style w:type="table" w:styleId="Farvetliste-fremhvningsfarve6">
    <w:name w:val="Colorful List Accent 6"/>
    <w:basedOn w:val="Tabel-Normal"/>
    <w:uiPriority w:val="99"/>
    <w:unhideWhenUsed/>
    <w:rsid w:val="001D6F51"/>
    <w:tblPr>
      <w:tblStyleRowBandSize w:val="1"/>
      <w:tblStyleColBandSize w:val="1"/>
    </w:tblPr>
    <w:tcPr>
      <w:shd w:val="clear" w:color="auto" w:fill="FEF0DF" w:themeFill="accent6" w:themeFillTint="19"/>
    </w:tcPr>
    <w:tblStylePr w:type="firstRow">
      <w:rPr>
        <w:b/>
        <w:bCs/>
        <w:color w:val="FFFFFF" w:themeColor="background1"/>
      </w:rPr>
      <w:tblPr/>
      <w:tcPr>
        <w:tcBorders>
          <w:bottom w:val="single" w:sz="12" w:space="0" w:color="FFFFFF" w:themeColor="background1"/>
        </w:tcBorders>
        <w:shd w:val="clear" w:color="auto" w:fill="C0004B" w:themeFill="accent5" w:themeFillShade="CC"/>
      </w:tcPr>
    </w:tblStylePr>
    <w:tblStylePr w:type="lastRow">
      <w:rPr>
        <w:b/>
        <w:bCs/>
        <w:color w:val="C0004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BB0" w:themeFill="accent6" w:themeFillTint="3F"/>
      </w:tcPr>
    </w:tblStylePr>
    <w:tblStylePr w:type="band1Horz">
      <w:tblPr/>
      <w:tcPr>
        <w:shd w:val="clear" w:color="auto" w:fill="FCE2BF" w:themeFill="accent6" w:themeFillTint="33"/>
      </w:tcPr>
    </w:tblStylePr>
  </w:style>
  <w:style w:type="table" w:styleId="Farvetskygge">
    <w:name w:val="Colorful Shading"/>
    <w:basedOn w:val="Tabel-Normal"/>
    <w:uiPriority w:val="99"/>
    <w:unhideWhenUsed/>
    <w:rsid w:val="001D6F51"/>
    <w:tblPr>
      <w:tblStyleRowBandSize w:val="1"/>
      <w:tblStyleColBandSize w:val="1"/>
      <w:tblBorders>
        <w:top w:val="single" w:sz="24" w:space="0" w:color="5591C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591C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99"/>
    <w:unhideWhenUsed/>
    <w:rsid w:val="001D6F51"/>
    <w:tblPr>
      <w:tblStyleRowBandSize w:val="1"/>
      <w:tblStyleColBandSize w:val="1"/>
      <w:tblBorders>
        <w:top w:val="single" w:sz="24" w:space="0" w:color="5591CD" w:themeColor="accent2"/>
        <w:left w:val="single" w:sz="4" w:space="0" w:color="00AAD2" w:themeColor="accent1"/>
        <w:bottom w:val="single" w:sz="4" w:space="0" w:color="00AAD2" w:themeColor="accent1"/>
        <w:right w:val="single" w:sz="4" w:space="0" w:color="00AAD2" w:themeColor="accent1"/>
        <w:insideH w:val="single" w:sz="4" w:space="0" w:color="FFFFFF" w:themeColor="background1"/>
        <w:insideV w:val="single" w:sz="4" w:space="0" w:color="FFFFFF" w:themeColor="background1"/>
      </w:tblBorders>
    </w:tblPr>
    <w:tcPr>
      <w:shd w:val="clear" w:color="auto" w:fill="E1F9FF" w:themeFill="accent1" w:themeFillTint="19"/>
    </w:tcPr>
    <w:tblStylePr w:type="firstRow">
      <w:rPr>
        <w:b/>
        <w:bCs/>
      </w:rPr>
      <w:tblPr/>
      <w:tcPr>
        <w:tcBorders>
          <w:top w:val="nil"/>
          <w:left w:val="nil"/>
          <w:bottom w:val="single" w:sz="24" w:space="0" w:color="5591C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57E" w:themeFill="accent1" w:themeFillShade="99"/>
      </w:tcPr>
    </w:tblStylePr>
    <w:tblStylePr w:type="firstCol">
      <w:rPr>
        <w:color w:val="FFFFFF" w:themeColor="background1"/>
      </w:rPr>
      <w:tblPr/>
      <w:tcPr>
        <w:tcBorders>
          <w:top w:val="nil"/>
          <w:left w:val="nil"/>
          <w:bottom w:val="nil"/>
          <w:right w:val="nil"/>
          <w:insideH w:val="single" w:sz="4" w:space="0" w:color="00657E" w:themeColor="accent1" w:themeShade="99"/>
          <w:insideV w:val="nil"/>
        </w:tcBorders>
        <w:shd w:val="clear" w:color="auto" w:fill="00657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57E" w:themeFill="accent1" w:themeFillShade="99"/>
      </w:tcPr>
    </w:tblStylePr>
    <w:tblStylePr w:type="band1Vert">
      <w:tblPr/>
      <w:tcPr>
        <w:shd w:val="clear" w:color="auto" w:fill="87E7FF" w:themeFill="accent1" w:themeFillTint="66"/>
      </w:tcPr>
    </w:tblStylePr>
    <w:tblStylePr w:type="band1Horz">
      <w:tblPr/>
      <w:tcPr>
        <w:shd w:val="clear" w:color="auto" w:fill="69E2FF"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99"/>
    <w:unhideWhenUsed/>
    <w:rsid w:val="001D6F51"/>
    <w:tblPr>
      <w:tblStyleRowBandSize w:val="1"/>
      <w:tblStyleColBandSize w:val="1"/>
      <w:tblBorders>
        <w:top w:val="single" w:sz="24" w:space="0" w:color="5591CD" w:themeColor="accent2"/>
        <w:left w:val="single" w:sz="4" w:space="0" w:color="5591CD" w:themeColor="accent2"/>
        <w:bottom w:val="single" w:sz="4" w:space="0" w:color="5591CD" w:themeColor="accent2"/>
        <w:right w:val="single" w:sz="4" w:space="0" w:color="5591CD" w:themeColor="accent2"/>
        <w:insideH w:val="single" w:sz="4" w:space="0" w:color="FFFFFF" w:themeColor="background1"/>
        <w:insideV w:val="single" w:sz="4" w:space="0" w:color="FFFFFF" w:themeColor="background1"/>
      </w:tblBorders>
    </w:tblPr>
    <w:tcPr>
      <w:shd w:val="clear" w:color="auto" w:fill="EEF4FA" w:themeFill="accent2" w:themeFillTint="19"/>
    </w:tcPr>
    <w:tblStylePr w:type="firstRow">
      <w:rPr>
        <w:b/>
        <w:bCs/>
      </w:rPr>
      <w:tblPr/>
      <w:tcPr>
        <w:tcBorders>
          <w:top w:val="nil"/>
          <w:left w:val="nil"/>
          <w:bottom w:val="single" w:sz="24" w:space="0" w:color="5591C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5686" w:themeFill="accent2" w:themeFillShade="99"/>
      </w:tcPr>
    </w:tblStylePr>
    <w:tblStylePr w:type="firstCol">
      <w:rPr>
        <w:color w:val="FFFFFF" w:themeColor="background1"/>
      </w:rPr>
      <w:tblPr/>
      <w:tcPr>
        <w:tcBorders>
          <w:top w:val="nil"/>
          <w:left w:val="nil"/>
          <w:bottom w:val="nil"/>
          <w:right w:val="nil"/>
          <w:insideH w:val="single" w:sz="4" w:space="0" w:color="275686" w:themeColor="accent2" w:themeShade="99"/>
          <w:insideV w:val="nil"/>
        </w:tcBorders>
        <w:shd w:val="clear" w:color="auto" w:fill="27568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75686" w:themeFill="accent2" w:themeFillShade="99"/>
      </w:tcPr>
    </w:tblStylePr>
    <w:tblStylePr w:type="band1Vert">
      <w:tblPr/>
      <w:tcPr>
        <w:shd w:val="clear" w:color="auto" w:fill="BBD2EB" w:themeFill="accent2" w:themeFillTint="66"/>
      </w:tcPr>
    </w:tblStylePr>
    <w:tblStylePr w:type="band1Horz">
      <w:tblPr/>
      <w:tcPr>
        <w:shd w:val="clear" w:color="auto" w:fill="AAC8E6"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99"/>
    <w:unhideWhenUsed/>
    <w:rsid w:val="001D6F51"/>
    <w:tblPr>
      <w:tblStyleRowBandSize w:val="1"/>
      <w:tblStyleColBandSize w:val="1"/>
      <w:tblBorders>
        <w:top w:val="single" w:sz="24" w:space="0" w:color="A5005F" w:themeColor="accent4"/>
        <w:left w:val="single" w:sz="4" w:space="0" w:color="7050B9" w:themeColor="accent3"/>
        <w:bottom w:val="single" w:sz="4" w:space="0" w:color="7050B9" w:themeColor="accent3"/>
        <w:right w:val="single" w:sz="4" w:space="0" w:color="7050B9" w:themeColor="accent3"/>
        <w:insideH w:val="single" w:sz="4" w:space="0" w:color="FFFFFF" w:themeColor="background1"/>
        <w:insideV w:val="single" w:sz="4" w:space="0" w:color="FFFFFF" w:themeColor="background1"/>
      </w:tblBorders>
    </w:tblPr>
    <w:tcPr>
      <w:shd w:val="clear" w:color="auto" w:fill="F0EDF8" w:themeFill="accent3" w:themeFillTint="19"/>
    </w:tcPr>
    <w:tblStylePr w:type="firstRow">
      <w:rPr>
        <w:b/>
        <w:bCs/>
      </w:rPr>
      <w:tblPr/>
      <w:tcPr>
        <w:tcBorders>
          <w:top w:val="nil"/>
          <w:left w:val="nil"/>
          <w:bottom w:val="single" w:sz="24" w:space="0" w:color="A5005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2D71" w:themeFill="accent3" w:themeFillShade="99"/>
      </w:tcPr>
    </w:tblStylePr>
    <w:tblStylePr w:type="firstCol">
      <w:rPr>
        <w:color w:val="FFFFFF" w:themeColor="background1"/>
      </w:rPr>
      <w:tblPr/>
      <w:tcPr>
        <w:tcBorders>
          <w:top w:val="nil"/>
          <w:left w:val="nil"/>
          <w:bottom w:val="nil"/>
          <w:right w:val="nil"/>
          <w:insideH w:val="single" w:sz="4" w:space="0" w:color="422D71" w:themeColor="accent3" w:themeShade="99"/>
          <w:insideV w:val="nil"/>
        </w:tcBorders>
        <w:shd w:val="clear" w:color="auto" w:fill="422D7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22D71" w:themeFill="accent3" w:themeFillShade="99"/>
      </w:tcPr>
    </w:tblStylePr>
    <w:tblStylePr w:type="band1Vert">
      <w:tblPr/>
      <w:tcPr>
        <w:shd w:val="clear" w:color="auto" w:fill="C5B9E3" w:themeFill="accent3" w:themeFillTint="66"/>
      </w:tcPr>
    </w:tblStylePr>
    <w:tblStylePr w:type="band1Horz">
      <w:tblPr/>
      <w:tcPr>
        <w:shd w:val="clear" w:color="auto" w:fill="B7A7DC" w:themeFill="accent3" w:themeFillTint="7F"/>
      </w:tcPr>
    </w:tblStylePr>
  </w:style>
  <w:style w:type="table" w:styleId="Farvetskygge-fremhvningsfarve4">
    <w:name w:val="Colorful Shading Accent 4"/>
    <w:basedOn w:val="Tabel-Normal"/>
    <w:uiPriority w:val="99"/>
    <w:unhideWhenUsed/>
    <w:rsid w:val="001D6F51"/>
    <w:tblPr>
      <w:tblStyleRowBandSize w:val="1"/>
      <w:tblStyleColBandSize w:val="1"/>
      <w:tblBorders>
        <w:top w:val="single" w:sz="24" w:space="0" w:color="7050B9" w:themeColor="accent3"/>
        <w:left w:val="single" w:sz="4" w:space="0" w:color="A5005F" w:themeColor="accent4"/>
        <w:bottom w:val="single" w:sz="4" w:space="0" w:color="A5005F" w:themeColor="accent4"/>
        <w:right w:val="single" w:sz="4" w:space="0" w:color="A5005F" w:themeColor="accent4"/>
        <w:insideH w:val="single" w:sz="4" w:space="0" w:color="FFFFFF" w:themeColor="background1"/>
        <w:insideV w:val="single" w:sz="4" w:space="0" w:color="FFFFFF" w:themeColor="background1"/>
      </w:tblBorders>
    </w:tblPr>
    <w:tcPr>
      <w:shd w:val="clear" w:color="auto" w:fill="FFDDF0" w:themeFill="accent4" w:themeFillTint="19"/>
    </w:tcPr>
    <w:tblStylePr w:type="firstRow">
      <w:rPr>
        <w:b/>
        <w:bCs/>
      </w:rPr>
      <w:tblPr/>
      <w:tcPr>
        <w:tcBorders>
          <w:top w:val="nil"/>
          <w:left w:val="nil"/>
          <w:bottom w:val="single" w:sz="24" w:space="0" w:color="7050B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0038" w:themeFill="accent4" w:themeFillShade="99"/>
      </w:tcPr>
    </w:tblStylePr>
    <w:tblStylePr w:type="firstCol">
      <w:rPr>
        <w:color w:val="FFFFFF" w:themeColor="background1"/>
      </w:rPr>
      <w:tblPr/>
      <w:tcPr>
        <w:tcBorders>
          <w:top w:val="nil"/>
          <w:left w:val="nil"/>
          <w:bottom w:val="nil"/>
          <w:right w:val="nil"/>
          <w:insideH w:val="single" w:sz="4" w:space="0" w:color="630038" w:themeColor="accent4" w:themeShade="99"/>
          <w:insideV w:val="nil"/>
        </w:tcBorders>
        <w:shd w:val="clear" w:color="auto" w:fill="63003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630038" w:themeFill="accent4" w:themeFillShade="99"/>
      </w:tcPr>
    </w:tblStylePr>
    <w:tblStylePr w:type="band1Vert">
      <w:tblPr/>
      <w:tcPr>
        <w:shd w:val="clear" w:color="auto" w:fill="FF75C4" w:themeFill="accent4" w:themeFillTint="66"/>
      </w:tcPr>
    </w:tblStylePr>
    <w:tblStylePr w:type="band1Horz">
      <w:tblPr/>
      <w:tcPr>
        <w:shd w:val="clear" w:color="auto" w:fill="FF53B5"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99"/>
    <w:unhideWhenUsed/>
    <w:rsid w:val="001D6F51"/>
    <w:tblPr>
      <w:tblStyleRowBandSize w:val="1"/>
      <w:tblStyleColBandSize w:val="1"/>
      <w:tblBorders>
        <w:top w:val="single" w:sz="24" w:space="0" w:color="B06606" w:themeColor="accent6"/>
        <w:left w:val="single" w:sz="4" w:space="0" w:color="F0005F" w:themeColor="accent5"/>
        <w:bottom w:val="single" w:sz="4" w:space="0" w:color="F0005F" w:themeColor="accent5"/>
        <w:right w:val="single" w:sz="4" w:space="0" w:color="F0005F" w:themeColor="accent5"/>
        <w:insideH w:val="single" w:sz="4" w:space="0" w:color="FFFFFF" w:themeColor="background1"/>
        <w:insideV w:val="single" w:sz="4" w:space="0" w:color="FFFFFF" w:themeColor="background1"/>
      </w:tblBorders>
    </w:tblPr>
    <w:tcPr>
      <w:shd w:val="clear" w:color="auto" w:fill="FFE4EE" w:themeFill="accent5" w:themeFillTint="19"/>
    </w:tcPr>
    <w:tblStylePr w:type="firstRow">
      <w:rPr>
        <w:b/>
        <w:bCs/>
      </w:rPr>
      <w:tblPr/>
      <w:tcPr>
        <w:tcBorders>
          <w:top w:val="nil"/>
          <w:left w:val="nil"/>
          <w:bottom w:val="single" w:sz="24" w:space="0" w:color="B0660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00038" w:themeFill="accent5" w:themeFillShade="99"/>
      </w:tcPr>
    </w:tblStylePr>
    <w:tblStylePr w:type="firstCol">
      <w:rPr>
        <w:color w:val="FFFFFF" w:themeColor="background1"/>
      </w:rPr>
      <w:tblPr/>
      <w:tcPr>
        <w:tcBorders>
          <w:top w:val="nil"/>
          <w:left w:val="nil"/>
          <w:bottom w:val="nil"/>
          <w:right w:val="nil"/>
          <w:insideH w:val="single" w:sz="4" w:space="0" w:color="900038" w:themeColor="accent5" w:themeShade="99"/>
          <w:insideV w:val="nil"/>
        </w:tcBorders>
        <w:shd w:val="clear" w:color="auto" w:fill="90003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00038" w:themeFill="accent5" w:themeFillShade="99"/>
      </w:tcPr>
    </w:tblStylePr>
    <w:tblStylePr w:type="band1Vert">
      <w:tblPr/>
      <w:tcPr>
        <w:shd w:val="clear" w:color="auto" w:fill="FF93BD" w:themeFill="accent5" w:themeFillTint="66"/>
      </w:tcPr>
    </w:tblStylePr>
    <w:tblStylePr w:type="band1Horz">
      <w:tblPr/>
      <w:tcPr>
        <w:shd w:val="clear" w:color="auto" w:fill="FF78AD"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99"/>
    <w:unhideWhenUsed/>
    <w:rsid w:val="001D6F51"/>
    <w:tblPr>
      <w:tblStyleRowBandSize w:val="1"/>
      <w:tblStyleColBandSize w:val="1"/>
      <w:tblBorders>
        <w:top w:val="single" w:sz="24" w:space="0" w:color="F0005F" w:themeColor="accent5"/>
        <w:left w:val="single" w:sz="4" w:space="0" w:color="B06606" w:themeColor="accent6"/>
        <w:bottom w:val="single" w:sz="4" w:space="0" w:color="B06606" w:themeColor="accent6"/>
        <w:right w:val="single" w:sz="4" w:space="0" w:color="B06606" w:themeColor="accent6"/>
        <w:insideH w:val="single" w:sz="4" w:space="0" w:color="FFFFFF" w:themeColor="background1"/>
        <w:insideV w:val="single" w:sz="4" w:space="0" w:color="FFFFFF" w:themeColor="background1"/>
      </w:tblBorders>
    </w:tblPr>
    <w:tcPr>
      <w:shd w:val="clear" w:color="auto" w:fill="FEF0DF" w:themeFill="accent6" w:themeFillTint="19"/>
    </w:tcPr>
    <w:tblStylePr w:type="firstRow">
      <w:rPr>
        <w:b/>
        <w:bCs/>
      </w:rPr>
      <w:tblPr/>
      <w:tcPr>
        <w:tcBorders>
          <w:top w:val="nil"/>
          <w:left w:val="nil"/>
          <w:bottom w:val="single" w:sz="24" w:space="0" w:color="F000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93D03" w:themeFill="accent6" w:themeFillShade="99"/>
      </w:tcPr>
    </w:tblStylePr>
    <w:tblStylePr w:type="firstCol">
      <w:rPr>
        <w:color w:val="FFFFFF" w:themeColor="background1"/>
      </w:rPr>
      <w:tblPr/>
      <w:tcPr>
        <w:tcBorders>
          <w:top w:val="nil"/>
          <w:left w:val="nil"/>
          <w:bottom w:val="nil"/>
          <w:right w:val="nil"/>
          <w:insideH w:val="single" w:sz="4" w:space="0" w:color="693D03" w:themeColor="accent6" w:themeShade="99"/>
          <w:insideV w:val="nil"/>
        </w:tcBorders>
        <w:shd w:val="clear" w:color="auto" w:fill="693D0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93D03" w:themeFill="accent6" w:themeFillShade="99"/>
      </w:tcPr>
    </w:tblStylePr>
    <w:tblStylePr w:type="band1Vert">
      <w:tblPr/>
      <w:tcPr>
        <w:shd w:val="clear" w:color="auto" w:fill="FAC580" w:themeFill="accent6" w:themeFillTint="66"/>
      </w:tcPr>
    </w:tblStylePr>
    <w:tblStylePr w:type="band1Horz">
      <w:tblPr/>
      <w:tcPr>
        <w:shd w:val="clear" w:color="auto" w:fill="F9B760" w:themeFill="accent6" w:themeFillTint="7F"/>
      </w:tcPr>
    </w:tblStylePr>
    <w:tblStylePr w:type="neCell">
      <w:rPr>
        <w:color w:val="000000" w:themeColor="text1"/>
      </w:rPr>
    </w:tblStylePr>
    <w:tblStylePr w:type="nwCell">
      <w:rPr>
        <w:color w:val="000000" w:themeColor="text1"/>
      </w:rPr>
    </w:tblStylePr>
  </w:style>
  <w:style w:type="table" w:styleId="Mrkliste">
    <w:name w:val="Dark List"/>
    <w:basedOn w:val="Tabel-Normal"/>
    <w:uiPriority w:val="99"/>
    <w:unhideWhenUsed/>
    <w:rsid w:val="001D6F51"/>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99"/>
    <w:unhideWhenUsed/>
    <w:rsid w:val="001D6F51"/>
    <w:tblPr>
      <w:tblStyleRowBandSize w:val="1"/>
      <w:tblStyleColBandSize w:val="1"/>
    </w:tblPr>
    <w:tcPr>
      <w:shd w:val="clear" w:color="auto" w:fill="00AA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46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E9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E9D" w:themeFill="accent1" w:themeFillShade="BF"/>
      </w:tcPr>
    </w:tblStylePr>
    <w:tblStylePr w:type="band1Vert">
      <w:tblPr/>
      <w:tcPr>
        <w:tcBorders>
          <w:top w:val="nil"/>
          <w:left w:val="nil"/>
          <w:bottom w:val="nil"/>
          <w:right w:val="nil"/>
          <w:insideH w:val="nil"/>
          <w:insideV w:val="nil"/>
        </w:tcBorders>
        <w:shd w:val="clear" w:color="auto" w:fill="007E9D" w:themeFill="accent1" w:themeFillShade="BF"/>
      </w:tcPr>
    </w:tblStylePr>
    <w:tblStylePr w:type="band1Horz">
      <w:tblPr/>
      <w:tcPr>
        <w:tcBorders>
          <w:top w:val="nil"/>
          <w:left w:val="nil"/>
          <w:bottom w:val="nil"/>
          <w:right w:val="nil"/>
          <w:insideH w:val="nil"/>
          <w:insideV w:val="nil"/>
        </w:tcBorders>
        <w:shd w:val="clear" w:color="auto" w:fill="007E9D" w:themeFill="accent1" w:themeFillShade="BF"/>
      </w:tcPr>
    </w:tblStylePr>
  </w:style>
  <w:style w:type="table" w:styleId="Mrkliste-fremhvningsfarve2">
    <w:name w:val="Dark List Accent 2"/>
    <w:basedOn w:val="Tabel-Normal"/>
    <w:uiPriority w:val="99"/>
    <w:unhideWhenUsed/>
    <w:rsid w:val="001D6F51"/>
    <w:tblPr>
      <w:tblStyleRowBandSize w:val="1"/>
      <w:tblStyleColBandSize w:val="1"/>
    </w:tblPr>
    <w:tcPr>
      <w:shd w:val="clear" w:color="auto" w:fill="5591C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486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16CA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16CA7" w:themeFill="accent2" w:themeFillShade="BF"/>
      </w:tcPr>
    </w:tblStylePr>
    <w:tblStylePr w:type="band1Vert">
      <w:tblPr/>
      <w:tcPr>
        <w:tcBorders>
          <w:top w:val="nil"/>
          <w:left w:val="nil"/>
          <w:bottom w:val="nil"/>
          <w:right w:val="nil"/>
          <w:insideH w:val="nil"/>
          <w:insideV w:val="nil"/>
        </w:tcBorders>
        <w:shd w:val="clear" w:color="auto" w:fill="316CA7" w:themeFill="accent2" w:themeFillShade="BF"/>
      </w:tcPr>
    </w:tblStylePr>
    <w:tblStylePr w:type="band1Horz">
      <w:tblPr/>
      <w:tcPr>
        <w:tcBorders>
          <w:top w:val="nil"/>
          <w:left w:val="nil"/>
          <w:bottom w:val="nil"/>
          <w:right w:val="nil"/>
          <w:insideH w:val="nil"/>
          <w:insideV w:val="nil"/>
        </w:tcBorders>
        <w:shd w:val="clear" w:color="auto" w:fill="316CA7" w:themeFill="accent2" w:themeFillShade="BF"/>
      </w:tcPr>
    </w:tblStylePr>
  </w:style>
  <w:style w:type="table" w:styleId="Mrkliste-fremhvningsfarve3">
    <w:name w:val="Dark List Accent 3"/>
    <w:basedOn w:val="Tabel-Normal"/>
    <w:uiPriority w:val="99"/>
    <w:unhideWhenUsed/>
    <w:rsid w:val="001D6F51"/>
    <w:tblPr>
      <w:tblStyleRowBandSize w:val="1"/>
      <w:tblStyleColBandSize w:val="1"/>
    </w:tblPr>
    <w:tcPr>
      <w:shd w:val="clear" w:color="auto" w:fill="7050B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6255E"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2388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2388D" w:themeFill="accent3" w:themeFillShade="BF"/>
      </w:tcPr>
    </w:tblStylePr>
    <w:tblStylePr w:type="band1Vert">
      <w:tblPr/>
      <w:tcPr>
        <w:tcBorders>
          <w:top w:val="nil"/>
          <w:left w:val="nil"/>
          <w:bottom w:val="nil"/>
          <w:right w:val="nil"/>
          <w:insideH w:val="nil"/>
          <w:insideV w:val="nil"/>
        </w:tcBorders>
        <w:shd w:val="clear" w:color="auto" w:fill="52388D" w:themeFill="accent3" w:themeFillShade="BF"/>
      </w:tcPr>
    </w:tblStylePr>
    <w:tblStylePr w:type="band1Horz">
      <w:tblPr/>
      <w:tcPr>
        <w:tcBorders>
          <w:top w:val="nil"/>
          <w:left w:val="nil"/>
          <w:bottom w:val="nil"/>
          <w:right w:val="nil"/>
          <w:insideH w:val="nil"/>
          <w:insideV w:val="nil"/>
        </w:tcBorders>
        <w:shd w:val="clear" w:color="auto" w:fill="52388D" w:themeFill="accent3" w:themeFillShade="BF"/>
      </w:tcPr>
    </w:tblStylePr>
  </w:style>
  <w:style w:type="table" w:styleId="Mrkliste-fremhvningsfarve4">
    <w:name w:val="Dark List Accent 4"/>
    <w:basedOn w:val="Tabel-Normal"/>
    <w:uiPriority w:val="99"/>
    <w:unhideWhenUsed/>
    <w:rsid w:val="001D6F51"/>
    <w:tblPr>
      <w:tblStyleRowBandSize w:val="1"/>
      <w:tblStyleColBandSize w:val="1"/>
    </w:tblPr>
    <w:tcPr>
      <w:shd w:val="clear" w:color="auto" w:fill="A5005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002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B004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B0046" w:themeFill="accent4" w:themeFillShade="BF"/>
      </w:tcPr>
    </w:tblStylePr>
    <w:tblStylePr w:type="band1Vert">
      <w:tblPr/>
      <w:tcPr>
        <w:tcBorders>
          <w:top w:val="nil"/>
          <w:left w:val="nil"/>
          <w:bottom w:val="nil"/>
          <w:right w:val="nil"/>
          <w:insideH w:val="nil"/>
          <w:insideV w:val="nil"/>
        </w:tcBorders>
        <w:shd w:val="clear" w:color="auto" w:fill="7B0046" w:themeFill="accent4" w:themeFillShade="BF"/>
      </w:tcPr>
    </w:tblStylePr>
    <w:tblStylePr w:type="band1Horz">
      <w:tblPr/>
      <w:tcPr>
        <w:tcBorders>
          <w:top w:val="nil"/>
          <w:left w:val="nil"/>
          <w:bottom w:val="nil"/>
          <w:right w:val="nil"/>
          <w:insideH w:val="nil"/>
          <w:insideV w:val="nil"/>
        </w:tcBorders>
        <w:shd w:val="clear" w:color="auto" w:fill="7B0046" w:themeFill="accent4" w:themeFillShade="BF"/>
      </w:tcPr>
    </w:tblStylePr>
  </w:style>
  <w:style w:type="table" w:styleId="Mrkliste-fremhvningsfarve5">
    <w:name w:val="Dark List Accent 5"/>
    <w:basedOn w:val="Tabel-Normal"/>
    <w:uiPriority w:val="99"/>
    <w:unhideWhenUsed/>
    <w:rsid w:val="001D6F51"/>
    <w:tblPr>
      <w:tblStyleRowBandSize w:val="1"/>
      <w:tblStyleColBandSize w:val="1"/>
    </w:tblPr>
    <w:tcPr>
      <w:shd w:val="clear" w:color="auto" w:fill="F000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002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3004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30046" w:themeFill="accent5" w:themeFillShade="BF"/>
      </w:tcPr>
    </w:tblStylePr>
    <w:tblStylePr w:type="band1Vert">
      <w:tblPr/>
      <w:tcPr>
        <w:tcBorders>
          <w:top w:val="nil"/>
          <w:left w:val="nil"/>
          <w:bottom w:val="nil"/>
          <w:right w:val="nil"/>
          <w:insideH w:val="nil"/>
          <w:insideV w:val="nil"/>
        </w:tcBorders>
        <w:shd w:val="clear" w:color="auto" w:fill="B30046" w:themeFill="accent5" w:themeFillShade="BF"/>
      </w:tcPr>
    </w:tblStylePr>
    <w:tblStylePr w:type="band1Horz">
      <w:tblPr/>
      <w:tcPr>
        <w:tcBorders>
          <w:top w:val="nil"/>
          <w:left w:val="nil"/>
          <w:bottom w:val="nil"/>
          <w:right w:val="nil"/>
          <w:insideH w:val="nil"/>
          <w:insideV w:val="nil"/>
        </w:tcBorders>
        <w:shd w:val="clear" w:color="auto" w:fill="B30046" w:themeFill="accent5" w:themeFillShade="BF"/>
      </w:tcPr>
    </w:tblStylePr>
  </w:style>
  <w:style w:type="table" w:styleId="Mrkliste-fremhvningsfarve6">
    <w:name w:val="Dark List Accent 6"/>
    <w:basedOn w:val="Tabel-Normal"/>
    <w:uiPriority w:val="99"/>
    <w:unhideWhenUsed/>
    <w:rsid w:val="001D6F51"/>
    <w:tblPr>
      <w:tblStyleRowBandSize w:val="1"/>
      <w:tblStyleColBandSize w:val="1"/>
    </w:tblPr>
    <w:tcPr>
      <w:shd w:val="clear" w:color="auto" w:fill="B0660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320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34C0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34C04" w:themeFill="accent6" w:themeFillShade="BF"/>
      </w:tcPr>
    </w:tblStylePr>
    <w:tblStylePr w:type="band1Vert">
      <w:tblPr/>
      <w:tcPr>
        <w:tcBorders>
          <w:top w:val="nil"/>
          <w:left w:val="nil"/>
          <w:bottom w:val="nil"/>
          <w:right w:val="nil"/>
          <w:insideH w:val="nil"/>
          <w:insideV w:val="nil"/>
        </w:tcBorders>
        <w:shd w:val="clear" w:color="auto" w:fill="834C04" w:themeFill="accent6" w:themeFillShade="BF"/>
      </w:tcPr>
    </w:tblStylePr>
    <w:tblStylePr w:type="band1Horz">
      <w:tblPr/>
      <w:tcPr>
        <w:tcBorders>
          <w:top w:val="nil"/>
          <w:left w:val="nil"/>
          <w:bottom w:val="nil"/>
          <w:right w:val="nil"/>
          <w:insideH w:val="nil"/>
          <w:insideV w:val="nil"/>
        </w:tcBorders>
        <w:shd w:val="clear" w:color="auto" w:fill="834C04" w:themeFill="accent6" w:themeFillShade="BF"/>
      </w:tcPr>
    </w:tblStylePr>
  </w:style>
  <w:style w:type="table" w:customStyle="1" w:styleId="GridTable1Light1">
    <w:name w:val="Grid Table 1 Light1"/>
    <w:basedOn w:val="Tabel-Normal"/>
    <w:uiPriority w:val="99"/>
    <w:unhideWhenUsed/>
    <w:rsid w:val="001D6F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el-Normal"/>
    <w:uiPriority w:val="99"/>
    <w:unhideWhenUsed/>
    <w:rsid w:val="001D6F51"/>
    <w:tblPr>
      <w:tblStyleRowBandSize w:val="1"/>
      <w:tblStyleColBandSize w:val="1"/>
      <w:tblBorders>
        <w:top w:val="single" w:sz="4" w:space="0" w:color="87E7FF" w:themeColor="accent1" w:themeTint="66"/>
        <w:left w:val="single" w:sz="4" w:space="0" w:color="87E7FF" w:themeColor="accent1" w:themeTint="66"/>
        <w:bottom w:val="single" w:sz="4" w:space="0" w:color="87E7FF" w:themeColor="accent1" w:themeTint="66"/>
        <w:right w:val="single" w:sz="4" w:space="0" w:color="87E7FF" w:themeColor="accent1" w:themeTint="66"/>
        <w:insideH w:val="single" w:sz="4" w:space="0" w:color="87E7FF" w:themeColor="accent1" w:themeTint="66"/>
        <w:insideV w:val="single" w:sz="4" w:space="0" w:color="87E7FF" w:themeColor="accent1" w:themeTint="66"/>
      </w:tblBorders>
    </w:tblPr>
    <w:tblStylePr w:type="firstRow">
      <w:rPr>
        <w:b/>
        <w:bCs/>
      </w:rPr>
      <w:tblPr/>
      <w:tcPr>
        <w:tcBorders>
          <w:bottom w:val="single" w:sz="12" w:space="0" w:color="4BDCFF" w:themeColor="accent1" w:themeTint="99"/>
        </w:tcBorders>
      </w:tcPr>
    </w:tblStylePr>
    <w:tblStylePr w:type="lastRow">
      <w:rPr>
        <w:b/>
        <w:bCs/>
      </w:rPr>
      <w:tblPr/>
      <w:tcPr>
        <w:tcBorders>
          <w:top w:val="double" w:sz="2" w:space="0" w:color="4BDCFF"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el-Normal"/>
    <w:uiPriority w:val="99"/>
    <w:unhideWhenUsed/>
    <w:rsid w:val="001D6F51"/>
    <w:tblPr>
      <w:tblStyleRowBandSize w:val="1"/>
      <w:tblStyleColBandSize w:val="1"/>
      <w:tblBorders>
        <w:top w:val="single" w:sz="4" w:space="0" w:color="BBD2EB" w:themeColor="accent2" w:themeTint="66"/>
        <w:left w:val="single" w:sz="4" w:space="0" w:color="BBD2EB" w:themeColor="accent2" w:themeTint="66"/>
        <w:bottom w:val="single" w:sz="4" w:space="0" w:color="BBD2EB" w:themeColor="accent2" w:themeTint="66"/>
        <w:right w:val="single" w:sz="4" w:space="0" w:color="BBD2EB" w:themeColor="accent2" w:themeTint="66"/>
        <w:insideH w:val="single" w:sz="4" w:space="0" w:color="BBD2EB" w:themeColor="accent2" w:themeTint="66"/>
        <w:insideV w:val="single" w:sz="4" w:space="0" w:color="BBD2EB" w:themeColor="accent2" w:themeTint="66"/>
      </w:tblBorders>
    </w:tblPr>
    <w:tblStylePr w:type="firstRow">
      <w:rPr>
        <w:b/>
        <w:bCs/>
      </w:rPr>
      <w:tblPr/>
      <w:tcPr>
        <w:tcBorders>
          <w:bottom w:val="single" w:sz="12" w:space="0" w:color="99BCE1" w:themeColor="accent2" w:themeTint="99"/>
        </w:tcBorders>
      </w:tcPr>
    </w:tblStylePr>
    <w:tblStylePr w:type="lastRow">
      <w:rPr>
        <w:b/>
        <w:bCs/>
      </w:rPr>
      <w:tblPr/>
      <w:tcPr>
        <w:tcBorders>
          <w:top w:val="double" w:sz="2" w:space="0" w:color="99BCE1"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el-Normal"/>
    <w:uiPriority w:val="99"/>
    <w:unhideWhenUsed/>
    <w:rsid w:val="001D6F51"/>
    <w:tblPr>
      <w:tblStyleRowBandSize w:val="1"/>
      <w:tblStyleColBandSize w:val="1"/>
      <w:tblBorders>
        <w:top w:val="single" w:sz="4" w:space="0" w:color="C5B9E3" w:themeColor="accent3" w:themeTint="66"/>
        <w:left w:val="single" w:sz="4" w:space="0" w:color="C5B9E3" w:themeColor="accent3" w:themeTint="66"/>
        <w:bottom w:val="single" w:sz="4" w:space="0" w:color="C5B9E3" w:themeColor="accent3" w:themeTint="66"/>
        <w:right w:val="single" w:sz="4" w:space="0" w:color="C5B9E3" w:themeColor="accent3" w:themeTint="66"/>
        <w:insideH w:val="single" w:sz="4" w:space="0" w:color="C5B9E3" w:themeColor="accent3" w:themeTint="66"/>
        <w:insideV w:val="single" w:sz="4" w:space="0" w:color="C5B9E3" w:themeColor="accent3" w:themeTint="66"/>
      </w:tblBorders>
    </w:tblPr>
    <w:tblStylePr w:type="firstRow">
      <w:rPr>
        <w:b/>
        <w:bCs/>
      </w:rPr>
      <w:tblPr/>
      <w:tcPr>
        <w:tcBorders>
          <w:bottom w:val="single" w:sz="12" w:space="0" w:color="A996D5" w:themeColor="accent3" w:themeTint="99"/>
        </w:tcBorders>
      </w:tcPr>
    </w:tblStylePr>
    <w:tblStylePr w:type="lastRow">
      <w:rPr>
        <w:b/>
        <w:bCs/>
      </w:rPr>
      <w:tblPr/>
      <w:tcPr>
        <w:tcBorders>
          <w:top w:val="double" w:sz="2" w:space="0" w:color="A996D5"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el-Normal"/>
    <w:uiPriority w:val="99"/>
    <w:unhideWhenUsed/>
    <w:rsid w:val="001D6F51"/>
    <w:tblPr>
      <w:tblStyleRowBandSize w:val="1"/>
      <w:tblStyleColBandSize w:val="1"/>
      <w:tblBorders>
        <w:top w:val="single" w:sz="4" w:space="0" w:color="FF75C4" w:themeColor="accent4" w:themeTint="66"/>
        <w:left w:val="single" w:sz="4" w:space="0" w:color="FF75C4" w:themeColor="accent4" w:themeTint="66"/>
        <w:bottom w:val="single" w:sz="4" w:space="0" w:color="FF75C4" w:themeColor="accent4" w:themeTint="66"/>
        <w:right w:val="single" w:sz="4" w:space="0" w:color="FF75C4" w:themeColor="accent4" w:themeTint="66"/>
        <w:insideH w:val="single" w:sz="4" w:space="0" w:color="FF75C4" w:themeColor="accent4" w:themeTint="66"/>
        <w:insideV w:val="single" w:sz="4" w:space="0" w:color="FF75C4" w:themeColor="accent4" w:themeTint="66"/>
      </w:tblBorders>
    </w:tblPr>
    <w:tblStylePr w:type="firstRow">
      <w:rPr>
        <w:b/>
        <w:bCs/>
      </w:rPr>
      <w:tblPr/>
      <w:tcPr>
        <w:tcBorders>
          <w:bottom w:val="single" w:sz="12" w:space="0" w:color="FF30A6" w:themeColor="accent4" w:themeTint="99"/>
        </w:tcBorders>
      </w:tcPr>
    </w:tblStylePr>
    <w:tblStylePr w:type="lastRow">
      <w:rPr>
        <w:b/>
        <w:bCs/>
      </w:rPr>
      <w:tblPr/>
      <w:tcPr>
        <w:tcBorders>
          <w:top w:val="double" w:sz="2" w:space="0" w:color="FF30A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el-Normal"/>
    <w:uiPriority w:val="99"/>
    <w:unhideWhenUsed/>
    <w:rsid w:val="001D6F51"/>
    <w:tblPr>
      <w:tblStyleRowBandSize w:val="1"/>
      <w:tblStyleColBandSize w:val="1"/>
      <w:tblBorders>
        <w:top w:val="single" w:sz="4" w:space="0" w:color="FF93BD" w:themeColor="accent5" w:themeTint="66"/>
        <w:left w:val="single" w:sz="4" w:space="0" w:color="FF93BD" w:themeColor="accent5" w:themeTint="66"/>
        <w:bottom w:val="single" w:sz="4" w:space="0" w:color="FF93BD" w:themeColor="accent5" w:themeTint="66"/>
        <w:right w:val="single" w:sz="4" w:space="0" w:color="FF93BD" w:themeColor="accent5" w:themeTint="66"/>
        <w:insideH w:val="single" w:sz="4" w:space="0" w:color="FF93BD" w:themeColor="accent5" w:themeTint="66"/>
        <w:insideV w:val="single" w:sz="4" w:space="0" w:color="FF93BD" w:themeColor="accent5" w:themeTint="66"/>
      </w:tblBorders>
    </w:tblPr>
    <w:tblStylePr w:type="firstRow">
      <w:rPr>
        <w:b/>
        <w:bCs/>
      </w:rPr>
      <w:tblPr/>
      <w:tcPr>
        <w:tcBorders>
          <w:bottom w:val="single" w:sz="12" w:space="0" w:color="FF5D9C" w:themeColor="accent5" w:themeTint="99"/>
        </w:tcBorders>
      </w:tcPr>
    </w:tblStylePr>
    <w:tblStylePr w:type="lastRow">
      <w:rPr>
        <w:b/>
        <w:bCs/>
      </w:rPr>
      <w:tblPr/>
      <w:tcPr>
        <w:tcBorders>
          <w:top w:val="double" w:sz="2" w:space="0" w:color="FF5D9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el-Normal"/>
    <w:uiPriority w:val="99"/>
    <w:unhideWhenUsed/>
    <w:rsid w:val="001D6F51"/>
    <w:tblPr>
      <w:tblStyleRowBandSize w:val="1"/>
      <w:tblStyleColBandSize w:val="1"/>
      <w:tblBorders>
        <w:top w:val="single" w:sz="4" w:space="0" w:color="FAC580" w:themeColor="accent6" w:themeTint="66"/>
        <w:left w:val="single" w:sz="4" w:space="0" w:color="FAC580" w:themeColor="accent6" w:themeTint="66"/>
        <w:bottom w:val="single" w:sz="4" w:space="0" w:color="FAC580" w:themeColor="accent6" w:themeTint="66"/>
        <w:right w:val="single" w:sz="4" w:space="0" w:color="FAC580" w:themeColor="accent6" w:themeTint="66"/>
        <w:insideH w:val="single" w:sz="4" w:space="0" w:color="FAC580" w:themeColor="accent6" w:themeTint="66"/>
        <w:insideV w:val="single" w:sz="4" w:space="0" w:color="FAC580" w:themeColor="accent6" w:themeTint="66"/>
      </w:tblBorders>
    </w:tblPr>
    <w:tblStylePr w:type="firstRow">
      <w:rPr>
        <w:b/>
        <w:bCs/>
      </w:rPr>
      <w:tblPr/>
      <w:tcPr>
        <w:tcBorders>
          <w:bottom w:val="single" w:sz="12" w:space="0" w:color="F8A840" w:themeColor="accent6" w:themeTint="99"/>
        </w:tcBorders>
      </w:tcPr>
    </w:tblStylePr>
    <w:tblStylePr w:type="lastRow">
      <w:rPr>
        <w:b/>
        <w:bCs/>
      </w:rPr>
      <w:tblPr/>
      <w:tcPr>
        <w:tcBorders>
          <w:top w:val="double" w:sz="2" w:space="0" w:color="F8A840" w:themeColor="accent6" w:themeTint="99"/>
        </w:tcBorders>
      </w:tcPr>
    </w:tblStylePr>
    <w:tblStylePr w:type="firstCol">
      <w:rPr>
        <w:b/>
        <w:bCs/>
      </w:rPr>
    </w:tblStylePr>
    <w:tblStylePr w:type="lastCol">
      <w:rPr>
        <w:b/>
        <w:bCs/>
      </w:rPr>
    </w:tblStylePr>
  </w:style>
  <w:style w:type="table" w:customStyle="1" w:styleId="GridTable21">
    <w:name w:val="Grid Table 21"/>
    <w:basedOn w:val="Tabel-Normal"/>
    <w:uiPriority w:val="99"/>
    <w:unhideWhenUsed/>
    <w:rsid w:val="001D6F5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el-Normal"/>
    <w:uiPriority w:val="99"/>
    <w:unhideWhenUsed/>
    <w:rsid w:val="001D6F51"/>
    <w:tblPr>
      <w:tblStyleRowBandSize w:val="1"/>
      <w:tblStyleColBandSize w:val="1"/>
      <w:tblBorders>
        <w:top w:val="single" w:sz="2" w:space="0" w:color="4BDCFF" w:themeColor="accent1" w:themeTint="99"/>
        <w:bottom w:val="single" w:sz="2" w:space="0" w:color="4BDCFF" w:themeColor="accent1" w:themeTint="99"/>
        <w:insideH w:val="single" w:sz="2" w:space="0" w:color="4BDCFF" w:themeColor="accent1" w:themeTint="99"/>
        <w:insideV w:val="single" w:sz="2" w:space="0" w:color="4BDCFF" w:themeColor="accent1" w:themeTint="99"/>
      </w:tblBorders>
    </w:tblPr>
    <w:tblStylePr w:type="firstRow">
      <w:rPr>
        <w:b/>
        <w:bCs/>
      </w:rPr>
      <w:tblPr/>
      <w:tcPr>
        <w:tcBorders>
          <w:top w:val="nil"/>
          <w:bottom w:val="single" w:sz="12" w:space="0" w:color="4BDCFF" w:themeColor="accent1" w:themeTint="99"/>
          <w:insideH w:val="nil"/>
          <w:insideV w:val="nil"/>
        </w:tcBorders>
        <w:shd w:val="clear" w:color="auto" w:fill="FFFFFF" w:themeFill="background1"/>
      </w:tcPr>
    </w:tblStylePr>
    <w:tblStylePr w:type="lastRow">
      <w:rPr>
        <w:b/>
        <w:bCs/>
      </w:rPr>
      <w:tblPr/>
      <w:tcPr>
        <w:tcBorders>
          <w:top w:val="double" w:sz="2" w:space="0" w:color="4BDC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F3FF" w:themeFill="accent1" w:themeFillTint="33"/>
      </w:tcPr>
    </w:tblStylePr>
    <w:tblStylePr w:type="band1Horz">
      <w:tblPr/>
      <w:tcPr>
        <w:shd w:val="clear" w:color="auto" w:fill="C3F3FF" w:themeFill="accent1" w:themeFillTint="33"/>
      </w:tcPr>
    </w:tblStylePr>
  </w:style>
  <w:style w:type="table" w:customStyle="1" w:styleId="GridTable2-Accent21">
    <w:name w:val="Grid Table 2 - Accent 21"/>
    <w:basedOn w:val="Tabel-Normal"/>
    <w:uiPriority w:val="99"/>
    <w:unhideWhenUsed/>
    <w:rsid w:val="001D6F51"/>
    <w:tblPr>
      <w:tblStyleRowBandSize w:val="1"/>
      <w:tblStyleColBandSize w:val="1"/>
      <w:tblBorders>
        <w:top w:val="single" w:sz="2" w:space="0" w:color="99BCE1" w:themeColor="accent2" w:themeTint="99"/>
        <w:bottom w:val="single" w:sz="2" w:space="0" w:color="99BCE1" w:themeColor="accent2" w:themeTint="99"/>
        <w:insideH w:val="single" w:sz="2" w:space="0" w:color="99BCE1" w:themeColor="accent2" w:themeTint="99"/>
        <w:insideV w:val="single" w:sz="2" w:space="0" w:color="99BCE1" w:themeColor="accent2" w:themeTint="99"/>
      </w:tblBorders>
    </w:tblPr>
    <w:tblStylePr w:type="firstRow">
      <w:rPr>
        <w:b/>
        <w:bCs/>
      </w:rPr>
      <w:tblPr/>
      <w:tcPr>
        <w:tcBorders>
          <w:top w:val="nil"/>
          <w:bottom w:val="single" w:sz="12" w:space="0" w:color="99BCE1" w:themeColor="accent2" w:themeTint="99"/>
          <w:insideH w:val="nil"/>
          <w:insideV w:val="nil"/>
        </w:tcBorders>
        <w:shd w:val="clear" w:color="auto" w:fill="FFFFFF" w:themeFill="background1"/>
      </w:tcPr>
    </w:tblStylePr>
    <w:tblStylePr w:type="lastRow">
      <w:rPr>
        <w:b/>
        <w:bCs/>
      </w:rPr>
      <w:tblPr/>
      <w:tcPr>
        <w:tcBorders>
          <w:top w:val="double" w:sz="2" w:space="0" w:color="99BCE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8F5" w:themeFill="accent2" w:themeFillTint="33"/>
      </w:tcPr>
    </w:tblStylePr>
    <w:tblStylePr w:type="band1Horz">
      <w:tblPr/>
      <w:tcPr>
        <w:shd w:val="clear" w:color="auto" w:fill="DDE8F5" w:themeFill="accent2" w:themeFillTint="33"/>
      </w:tcPr>
    </w:tblStylePr>
  </w:style>
  <w:style w:type="table" w:customStyle="1" w:styleId="GridTable2-Accent31">
    <w:name w:val="Grid Table 2 - Accent 31"/>
    <w:basedOn w:val="Tabel-Normal"/>
    <w:uiPriority w:val="99"/>
    <w:unhideWhenUsed/>
    <w:rsid w:val="001D6F51"/>
    <w:tblPr>
      <w:tblStyleRowBandSize w:val="1"/>
      <w:tblStyleColBandSize w:val="1"/>
      <w:tblBorders>
        <w:top w:val="single" w:sz="2" w:space="0" w:color="A996D5" w:themeColor="accent3" w:themeTint="99"/>
        <w:bottom w:val="single" w:sz="2" w:space="0" w:color="A996D5" w:themeColor="accent3" w:themeTint="99"/>
        <w:insideH w:val="single" w:sz="2" w:space="0" w:color="A996D5" w:themeColor="accent3" w:themeTint="99"/>
        <w:insideV w:val="single" w:sz="2" w:space="0" w:color="A996D5" w:themeColor="accent3" w:themeTint="99"/>
      </w:tblBorders>
    </w:tblPr>
    <w:tblStylePr w:type="firstRow">
      <w:rPr>
        <w:b/>
        <w:bCs/>
      </w:rPr>
      <w:tblPr/>
      <w:tcPr>
        <w:tcBorders>
          <w:top w:val="nil"/>
          <w:bottom w:val="single" w:sz="12" w:space="0" w:color="A996D5" w:themeColor="accent3" w:themeTint="99"/>
          <w:insideH w:val="nil"/>
          <w:insideV w:val="nil"/>
        </w:tcBorders>
        <w:shd w:val="clear" w:color="auto" w:fill="FFFFFF" w:themeFill="background1"/>
      </w:tcPr>
    </w:tblStylePr>
    <w:tblStylePr w:type="lastRow">
      <w:rPr>
        <w:b/>
        <w:bCs/>
      </w:rPr>
      <w:tblPr/>
      <w:tcPr>
        <w:tcBorders>
          <w:top w:val="double" w:sz="2" w:space="0" w:color="A996D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DCF1" w:themeFill="accent3" w:themeFillTint="33"/>
      </w:tcPr>
    </w:tblStylePr>
    <w:tblStylePr w:type="band1Horz">
      <w:tblPr/>
      <w:tcPr>
        <w:shd w:val="clear" w:color="auto" w:fill="E2DCF1" w:themeFill="accent3" w:themeFillTint="33"/>
      </w:tcPr>
    </w:tblStylePr>
  </w:style>
  <w:style w:type="table" w:customStyle="1" w:styleId="GridTable2-Accent41">
    <w:name w:val="Grid Table 2 - Accent 41"/>
    <w:basedOn w:val="Tabel-Normal"/>
    <w:uiPriority w:val="99"/>
    <w:unhideWhenUsed/>
    <w:rsid w:val="001D6F51"/>
    <w:tblPr>
      <w:tblStyleRowBandSize w:val="1"/>
      <w:tblStyleColBandSize w:val="1"/>
      <w:tblBorders>
        <w:top w:val="single" w:sz="2" w:space="0" w:color="FF30A6" w:themeColor="accent4" w:themeTint="99"/>
        <w:bottom w:val="single" w:sz="2" w:space="0" w:color="FF30A6" w:themeColor="accent4" w:themeTint="99"/>
        <w:insideH w:val="single" w:sz="2" w:space="0" w:color="FF30A6" w:themeColor="accent4" w:themeTint="99"/>
        <w:insideV w:val="single" w:sz="2" w:space="0" w:color="FF30A6" w:themeColor="accent4" w:themeTint="99"/>
      </w:tblBorders>
    </w:tblPr>
    <w:tblStylePr w:type="firstRow">
      <w:rPr>
        <w:b/>
        <w:bCs/>
      </w:rPr>
      <w:tblPr/>
      <w:tcPr>
        <w:tcBorders>
          <w:top w:val="nil"/>
          <w:bottom w:val="single" w:sz="12" w:space="0" w:color="FF30A6" w:themeColor="accent4" w:themeTint="99"/>
          <w:insideH w:val="nil"/>
          <w:insideV w:val="nil"/>
        </w:tcBorders>
        <w:shd w:val="clear" w:color="auto" w:fill="FFFFFF" w:themeFill="background1"/>
      </w:tcPr>
    </w:tblStylePr>
    <w:tblStylePr w:type="lastRow">
      <w:rPr>
        <w:b/>
        <w:bCs/>
      </w:rPr>
      <w:tblPr/>
      <w:tcPr>
        <w:tcBorders>
          <w:top w:val="double" w:sz="2" w:space="0" w:color="FF30A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AE1" w:themeFill="accent4" w:themeFillTint="33"/>
      </w:tcPr>
    </w:tblStylePr>
    <w:tblStylePr w:type="band1Horz">
      <w:tblPr/>
      <w:tcPr>
        <w:shd w:val="clear" w:color="auto" w:fill="FFBAE1" w:themeFill="accent4" w:themeFillTint="33"/>
      </w:tcPr>
    </w:tblStylePr>
  </w:style>
  <w:style w:type="table" w:customStyle="1" w:styleId="GridTable2-Accent51">
    <w:name w:val="Grid Table 2 - Accent 51"/>
    <w:basedOn w:val="Tabel-Normal"/>
    <w:uiPriority w:val="99"/>
    <w:unhideWhenUsed/>
    <w:rsid w:val="001D6F51"/>
    <w:tblPr>
      <w:tblStyleRowBandSize w:val="1"/>
      <w:tblStyleColBandSize w:val="1"/>
      <w:tblBorders>
        <w:top w:val="single" w:sz="2" w:space="0" w:color="FF5D9C" w:themeColor="accent5" w:themeTint="99"/>
        <w:bottom w:val="single" w:sz="2" w:space="0" w:color="FF5D9C" w:themeColor="accent5" w:themeTint="99"/>
        <w:insideH w:val="single" w:sz="2" w:space="0" w:color="FF5D9C" w:themeColor="accent5" w:themeTint="99"/>
        <w:insideV w:val="single" w:sz="2" w:space="0" w:color="FF5D9C" w:themeColor="accent5" w:themeTint="99"/>
      </w:tblBorders>
    </w:tblPr>
    <w:tblStylePr w:type="firstRow">
      <w:rPr>
        <w:b/>
        <w:bCs/>
      </w:rPr>
      <w:tblPr/>
      <w:tcPr>
        <w:tcBorders>
          <w:top w:val="nil"/>
          <w:bottom w:val="single" w:sz="12" w:space="0" w:color="FF5D9C" w:themeColor="accent5" w:themeTint="99"/>
          <w:insideH w:val="nil"/>
          <w:insideV w:val="nil"/>
        </w:tcBorders>
        <w:shd w:val="clear" w:color="auto" w:fill="FFFFFF" w:themeFill="background1"/>
      </w:tcPr>
    </w:tblStylePr>
    <w:tblStylePr w:type="lastRow">
      <w:rPr>
        <w:b/>
        <w:bCs/>
      </w:rPr>
      <w:tblPr/>
      <w:tcPr>
        <w:tcBorders>
          <w:top w:val="double" w:sz="2" w:space="0" w:color="FF5D9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9DE" w:themeFill="accent5" w:themeFillTint="33"/>
      </w:tcPr>
    </w:tblStylePr>
    <w:tblStylePr w:type="band1Horz">
      <w:tblPr/>
      <w:tcPr>
        <w:shd w:val="clear" w:color="auto" w:fill="FFC9DE" w:themeFill="accent5" w:themeFillTint="33"/>
      </w:tcPr>
    </w:tblStylePr>
  </w:style>
  <w:style w:type="table" w:customStyle="1" w:styleId="GridTable2-Accent61">
    <w:name w:val="Grid Table 2 - Accent 61"/>
    <w:basedOn w:val="Tabel-Normal"/>
    <w:uiPriority w:val="99"/>
    <w:unhideWhenUsed/>
    <w:rsid w:val="001D6F51"/>
    <w:tblPr>
      <w:tblStyleRowBandSize w:val="1"/>
      <w:tblStyleColBandSize w:val="1"/>
      <w:tblBorders>
        <w:top w:val="single" w:sz="2" w:space="0" w:color="F8A840" w:themeColor="accent6" w:themeTint="99"/>
        <w:bottom w:val="single" w:sz="2" w:space="0" w:color="F8A840" w:themeColor="accent6" w:themeTint="99"/>
        <w:insideH w:val="single" w:sz="2" w:space="0" w:color="F8A840" w:themeColor="accent6" w:themeTint="99"/>
        <w:insideV w:val="single" w:sz="2" w:space="0" w:color="F8A840" w:themeColor="accent6" w:themeTint="99"/>
      </w:tblBorders>
    </w:tblPr>
    <w:tblStylePr w:type="firstRow">
      <w:rPr>
        <w:b/>
        <w:bCs/>
      </w:rPr>
      <w:tblPr/>
      <w:tcPr>
        <w:tcBorders>
          <w:top w:val="nil"/>
          <w:bottom w:val="single" w:sz="12" w:space="0" w:color="F8A840" w:themeColor="accent6" w:themeTint="99"/>
          <w:insideH w:val="nil"/>
          <w:insideV w:val="nil"/>
        </w:tcBorders>
        <w:shd w:val="clear" w:color="auto" w:fill="FFFFFF" w:themeFill="background1"/>
      </w:tcPr>
    </w:tblStylePr>
    <w:tblStylePr w:type="lastRow">
      <w:rPr>
        <w:b/>
        <w:bCs/>
      </w:rPr>
      <w:tblPr/>
      <w:tcPr>
        <w:tcBorders>
          <w:top w:val="double" w:sz="2" w:space="0" w:color="F8A84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2BF" w:themeFill="accent6" w:themeFillTint="33"/>
      </w:tcPr>
    </w:tblStylePr>
    <w:tblStylePr w:type="band1Horz">
      <w:tblPr/>
      <w:tcPr>
        <w:shd w:val="clear" w:color="auto" w:fill="FCE2BF" w:themeFill="accent6" w:themeFillTint="33"/>
      </w:tcPr>
    </w:tblStylePr>
  </w:style>
  <w:style w:type="table" w:customStyle="1" w:styleId="GridTable31">
    <w:name w:val="Grid Table 31"/>
    <w:basedOn w:val="Tabel-Normal"/>
    <w:uiPriority w:val="99"/>
    <w:unhideWhenUsed/>
    <w:rsid w:val="001D6F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el-Normal"/>
    <w:uiPriority w:val="99"/>
    <w:unhideWhenUsed/>
    <w:rsid w:val="001D6F51"/>
    <w:tblPr>
      <w:tblStyleRowBandSize w:val="1"/>
      <w:tblStyleColBandSize w:val="1"/>
      <w:tblBorders>
        <w:top w:val="single" w:sz="4" w:space="0" w:color="4BDCFF" w:themeColor="accent1" w:themeTint="99"/>
        <w:left w:val="single" w:sz="4" w:space="0" w:color="4BDCFF" w:themeColor="accent1" w:themeTint="99"/>
        <w:bottom w:val="single" w:sz="4" w:space="0" w:color="4BDCFF" w:themeColor="accent1" w:themeTint="99"/>
        <w:right w:val="single" w:sz="4" w:space="0" w:color="4BDCFF" w:themeColor="accent1" w:themeTint="99"/>
        <w:insideH w:val="single" w:sz="4" w:space="0" w:color="4BDCFF" w:themeColor="accent1" w:themeTint="99"/>
        <w:insideV w:val="single" w:sz="4" w:space="0" w:color="4BD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F3FF" w:themeFill="accent1" w:themeFillTint="33"/>
      </w:tcPr>
    </w:tblStylePr>
    <w:tblStylePr w:type="band1Horz">
      <w:tblPr/>
      <w:tcPr>
        <w:shd w:val="clear" w:color="auto" w:fill="C3F3FF" w:themeFill="accent1" w:themeFillTint="33"/>
      </w:tcPr>
    </w:tblStylePr>
    <w:tblStylePr w:type="neCell">
      <w:tblPr/>
      <w:tcPr>
        <w:tcBorders>
          <w:bottom w:val="single" w:sz="4" w:space="0" w:color="4BDCFF" w:themeColor="accent1" w:themeTint="99"/>
        </w:tcBorders>
      </w:tcPr>
    </w:tblStylePr>
    <w:tblStylePr w:type="nwCell">
      <w:tblPr/>
      <w:tcPr>
        <w:tcBorders>
          <w:bottom w:val="single" w:sz="4" w:space="0" w:color="4BDCFF" w:themeColor="accent1" w:themeTint="99"/>
        </w:tcBorders>
      </w:tcPr>
    </w:tblStylePr>
    <w:tblStylePr w:type="seCell">
      <w:tblPr/>
      <w:tcPr>
        <w:tcBorders>
          <w:top w:val="single" w:sz="4" w:space="0" w:color="4BDCFF" w:themeColor="accent1" w:themeTint="99"/>
        </w:tcBorders>
      </w:tcPr>
    </w:tblStylePr>
    <w:tblStylePr w:type="swCell">
      <w:tblPr/>
      <w:tcPr>
        <w:tcBorders>
          <w:top w:val="single" w:sz="4" w:space="0" w:color="4BDCFF" w:themeColor="accent1" w:themeTint="99"/>
        </w:tcBorders>
      </w:tcPr>
    </w:tblStylePr>
  </w:style>
  <w:style w:type="table" w:customStyle="1" w:styleId="GridTable3-Accent21">
    <w:name w:val="Grid Table 3 - Accent 21"/>
    <w:basedOn w:val="Tabel-Normal"/>
    <w:uiPriority w:val="99"/>
    <w:unhideWhenUsed/>
    <w:rsid w:val="001D6F51"/>
    <w:tblPr>
      <w:tblStyleRowBandSize w:val="1"/>
      <w:tblStyleColBandSize w:val="1"/>
      <w:tblBorders>
        <w:top w:val="single" w:sz="4" w:space="0" w:color="99BCE1" w:themeColor="accent2" w:themeTint="99"/>
        <w:left w:val="single" w:sz="4" w:space="0" w:color="99BCE1" w:themeColor="accent2" w:themeTint="99"/>
        <w:bottom w:val="single" w:sz="4" w:space="0" w:color="99BCE1" w:themeColor="accent2" w:themeTint="99"/>
        <w:right w:val="single" w:sz="4" w:space="0" w:color="99BCE1" w:themeColor="accent2" w:themeTint="99"/>
        <w:insideH w:val="single" w:sz="4" w:space="0" w:color="99BCE1" w:themeColor="accent2" w:themeTint="99"/>
        <w:insideV w:val="single" w:sz="4" w:space="0" w:color="99BCE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8F5" w:themeFill="accent2" w:themeFillTint="33"/>
      </w:tcPr>
    </w:tblStylePr>
    <w:tblStylePr w:type="band1Horz">
      <w:tblPr/>
      <w:tcPr>
        <w:shd w:val="clear" w:color="auto" w:fill="DDE8F5" w:themeFill="accent2" w:themeFillTint="33"/>
      </w:tcPr>
    </w:tblStylePr>
    <w:tblStylePr w:type="neCell">
      <w:tblPr/>
      <w:tcPr>
        <w:tcBorders>
          <w:bottom w:val="single" w:sz="4" w:space="0" w:color="99BCE1" w:themeColor="accent2" w:themeTint="99"/>
        </w:tcBorders>
      </w:tcPr>
    </w:tblStylePr>
    <w:tblStylePr w:type="nwCell">
      <w:tblPr/>
      <w:tcPr>
        <w:tcBorders>
          <w:bottom w:val="single" w:sz="4" w:space="0" w:color="99BCE1" w:themeColor="accent2" w:themeTint="99"/>
        </w:tcBorders>
      </w:tcPr>
    </w:tblStylePr>
    <w:tblStylePr w:type="seCell">
      <w:tblPr/>
      <w:tcPr>
        <w:tcBorders>
          <w:top w:val="single" w:sz="4" w:space="0" w:color="99BCE1" w:themeColor="accent2" w:themeTint="99"/>
        </w:tcBorders>
      </w:tcPr>
    </w:tblStylePr>
    <w:tblStylePr w:type="swCell">
      <w:tblPr/>
      <w:tcPr>
        <w:tcBorders>
          <w:top w:val="single" w:sz="4" w:space="0" w:color="99BCE1" w:themeColor="accent2" w:themeTint="99"/>
        </w:tcBorders>
      </w:tcPr>
    </w:tblStylePr>
  </w:style>
  <w:style w:type="table" w:customStyle="1" w:styleId="GridTable3-Accent31">
    <w:name w:val="Grid Table 3 - Accent 31"/>
    <w:basedOn w:val="Tabel-Normal"/>
    <w:uiPriority w:val="99"/>
    <w:unhideWhenUsed/>
    <w:rsid w:val="001D6F51"/>
    <w:tblPr>
      <w:tblStyleRowBandSize w:val="1"/>
      <w:tblStyleColBandSize w:val="1"/>
      <w:tblBorders>
        <w:top w:val="single" w:sz="4" w:space="0" w:color="A996D5" w:themeColor="accent3" w:themeTint="99"/>
        <w:left w:val="single" w:sz="4" w:space="0" w:color="A996D5" w:themeColor="accent3" w:themeTint="99"/>
        <w:bottom w:val="single" w:sz="4" w:space="0" w:color="A996D5" w:themeColor="accent3" w:themeTint="99"/>
        <w:right w:val="single" w:sz="4" w:space="0" w:color="A996D5" w:themeColor="accent3" w:themeTint="99"/>
        <w:insideH w:val="single" w:sz="4" w:space="0" w:color="A996D5" w:themeColor="accent3" w:themeTint="99"/>
        <w:insideV w:val="single" w:sz="4" w:space="0" w:color="A996D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DCF1" w:themeFill="accent3" w:themeFillTint="33"/>
      </w:tcPr>
    </w:tblStylePr>
    <w:tblStylePr w:type="band1Horz">
      <w:tblPr/>
      <w:tcPr>
        <w:shd w:val="clear" w:color="auto" w:fill="E2DCF1" w:themeFill="accent3" w:themeFillTint="33"/>
      </w:tcPr>
    </w:tblStylePr>
    <w:tblStylePr w:type="neCell">
      <w:tblPr/>
      <w:tcPr>
        <w:tcBorders>
          <w:bottom w:val="single" w:sz="4" w:space="0" w:color="A996D5" w:themeColor="accent3" w:themeTint="99"/>
        </w:tcBorders>
      </w:tcPr>
    </w:tblStylePr>
    <w:tblStylePr w:type="nwCell">
      <w:tblPr/>
      <w:tcPr>
        <w:tcBorders>
          <w:bottom w:val="single" w:sz="4" w:space="0" w:color="A996D5" w:themeColor="accent3" w:themeTint="99"/>
        </w:tcBorders>
      </w:tcPr>
    </w:tblStylePr>
    <w:tblStylePr w:type="seCell">
      <w:tblPr/>
      <w:tcPr>
        <w:tcBorders>
          <w:top w:val="single" w:sz="4" w:space="0" w:color="A996D5" w:themeColor="accent3" w:themeTint="99"/>
        </w:tcBorders>
      </w:tcPr>
    </w:tblStylePr>
    <w:tblStylePr w:type="swCell">
      <w:tblPr/>
      <w:tcPr>
        <w:tcBorders>
          <w:top w:val="single" w:sz="4" w:space="0" w:color="A996D5" w:themeColor="accent3" w:themeTint="99"/>
        </w:tcBorders>
      </w:tcPr>
    </w:tblStylePr>
  </w:style>
  <w:style w:type="table" w:customStyle="1" w:styleId="GridTable3-Accent41">
    <w:name w:val="Grid Table 3 - Accent 41"/>
    <w:basedOn w:val="Tabel-Normal"/>
    <w:uiPriority w:val="99"/>
    <w:unhideWhenUsed/>
    <w:rsid w:val="001D6F51"/>
    <w:tblPr>
      <w:tblStyleRowBandSize w:val="1"/>
      <w:tblStyleColBandSize w:val="1"/>
      <w:tblBorders>
        <w:top w:val="single" w:sz="4" w:space="0" w:color="FF30A6" w:themeColor="accent4" w:themeTint="99"/>
        <w:left w:val="single" w:sz="4" w:space="0" w:color="FF30A6" w:themeColor="accent4" w:themeTint="99"/>
        <w:bottom w:val="single" w:sz="4" w:space="0" w:color="FF30A6" w:themeColor="accent4" w:themeTint="99"/>
        <w:right w:val="single" w:sz="4" w:space="0" w:color="FF30A6" w:themeColor="accent4" w:themeTint="99"/>
        <w:insideH w:val="single" w:sz="4" w:space="0" w:color="FF30A6" w:themeColor="accent4" w:themeTint="99"/>
        <w:insideV w:val="single" w:sz="4" w:space="0" w:color="FF30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AE1" w:themeFill="accent4" w:themeFillTint="33"/>
      </w:tcPr>
    </w:tblStylePr>
    <w:tblStylePr w:type="band1Horz">
      <w:tblPr/>
      <w:tcPr>
        <w:shd w:val="clear" w:color="auto" w:fill="FFBAE1" w:themeFill="accent4" w:themeFillTint="33"/>
      </w:tcPr>
    </w:tblStylePr>
    <w:tblStylePr w:type="neCell">
      <w:tblPr/>
      <w:tcPr>
        <w:tcBorders>
          <w:bottom w:val="single" w:sz="4" w:space="0" w:color="FF30A6" w:themeColor="accent4" w:themeTint="99"/>
        </w:tcBorders>
      </w:tcPr>
    </w:tblStylePr>
    <w:tblStylePr w:type="nwCell">
      <w:tblPr/>
      <w:tcPr>
        <w:tcBorders>
          <w:bottom w:val="single" w:sz="4" w:space="0" w:color="FF30A6" w:themeColor="accent4" w:themeTint="99"/>
        </w:tcBorders>
      </w:tcPr>
    </w:tblStylePr>
    <w:tblStylePr w:type="seCell">
      <w:tblPr/>
      <w:tcPr>
        <w:tcBorders>
          <w:top w:val="single" w:sz="4" w:space="0" w:color="FF30A6" w:themeColor="accent4" w:themeTint="99"/>
        </w:tcBorders>
      </w:tcPr>
    </w:tblStylePr>
    <w:tblStylePr w:type="swCell">
      <w:tblPr/>
      <w:tcPr>
        <w:tcBorders>
          <w:top w:val="single" w:sz="4" w:space="0" w:color="FF30A6" w:themeColor="accent4" w:themeTint="99"/>
        </w:tcBorders>
      </w:tcPr>
    </w:tblStylePr>
  </w:style>
  <w:style w:type="table" w:customStyle="1" w:styleId="GridTable3-Accent51">
    <w:name w:val="Grid Table 3 - Accent 51"/>
    <w:basedOn w:val="Tabel-Normal"/>
    <w:uiPriority w:val="99"/>
    <w:unhideWhenUsed/>
    <w:rsid w:val="001D6F51"/>
    <w:tblPr>
      <w:tblStyleRowBandSize w:val="1"/>
      <w:tblStyleColBandSize w:val="1"/>
      <w:tblBorders>
        <w:top w:val="single" w:sz="4" w:space="0" w:color="FF5D9C" w:themeColor="accent5" w:themeTint="99"/>
        <w:left w:val="single" w:sz="4" w:space="0" w:color="FF5D9C" w:themeColor="accent5" w:themeTint="99"/>
        <w:bottom w:val="single" w:sz="4" w:space="0" w:color="FF5D9C" w:themeColor="accent5" w:themeTint="99"/>
        <w:right w:val="single" w:sz="4" w:space="0" w:color="FF5D9C" w:themeColor="accent5" w:themeTint="99"/>
        <w:insideH w:val="single" w:sz="4" w:space="0" w:color="FF5D9C" w:themeColor="accent5" w:themeTint="99"/>
        <w:insideV w:val="single" w:sz="4" w:space="0" w:color="FF5D9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9DE" w:themeFill="accent5" w:themeFillTint="33"/>
      </w:tcPr>
    </w:tblStylePr>
    <w:tblStylePr w:type="band1Horz">
      <w:tblPr/>
      <w:tcPr>
        <w:shd w:val="clear" w:color="auto" w:fill="FFC9DE" w:themeFill="accent5" w:themeFillTint="33"/>
      </w:tcPr>
    </w:tblStylePr>
    <w:tblStylePr w:type="neCell">
      <w:tblPr/>
      <w:tcPr>
        <w:tcBorders>
          <w:bottom w:val="single" w:sz="4" w:space="0" w:color="FF5D9C" w:themeColor="accent5" w:themeTint="99"/>
        </w:tcBorders>
      </w:tcPr>
    </w:tblStylePr>
    <w:tblStylePr w:type="nwCell">
      <w:tblPr/>
      <w:tcPr>
        <w:tcBorders>
          <w:bottom w:val="single" w:sz="4" w:space="0" w:color="FF5D9C" w:themeColor="accent5" w:themeTint="99"/>
        </w:tcBorders>
      </w:tcPr>
    </w:tblStylePr>
    <w:tblStylePr w:type="seCell">
      <w:tblPr/>
      <w:tcPr>
        <w:tcBorders>
          <w:top w:val="single" w:sz="4" w:space="0" w:color="FF5D9C" w:themeColor="accent5" w:themeTint="99"/>
        </w:tcBorders>
      </w:tcPr>
    </w:tblStylePr>
    <w:tblStylePr w:type="swCell">
      <w:tblPr/>
      <w:tcPr>
        <w:tcBorders>
          <w:top w:val="single" w:sz="4" w:space="0" w:color="FF5D9C" w:themeColor="accent5" w:themeTint="99"/>
        </w:tcBorders>
      </w:tcPr>
    </w:tblStylePr>
  </w:style>
  <w:style w:type="table" w:customStyle="1" w:styleId="GridTable3-Accent61">
    <w:name w:val="Grid Table 3 - Accent 61"/>
    <w:basedOn w:val="Tabel-Normal"/>
    <w:uiPriority w:val="99"/>
    <w:unhideWhenUsed/>
    <w:rsid w:val="001D6F51"/>
    <w:tblPr>
      <w:tblStyleRowBandSize w:val="1"/>
      <w:tblStyleColBandSize w:val="1"/>
      <w:tblBorders>
        <w:top w:val="single" w:sz="4" w:space="0" w:color="F8A840" w:themeColor="accent6" w:themeTint="99"/>
        <w:left w:val="single" w:sz="4" w:space="0" w:color="F8A840" w:themeColor="accent6" w:themeTint="99"/>
        <w:bottom w:val="single" w:sz="4" w:space="0" w:color="F8A840" w:themeColor="accent6" w:themeTint="99"/>
        <w:right w:val="single" w:sz="4" w:space="0" w:color="F8A840" w:themeColor="accent6" w:themeTint="99"/>
        <w:insideH w:val="single" w:sz="4" w:space="0" w:color="F8A840" w:themeColor="accent6" w:themeTint="99"/>
        <w:insideV w:val="single" w:sz="4" w:space="0" w:color="F8A84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2BF" w:themeFill="accent6" w:themeFillTint="33"/>
      </w:tcPr>
    </w:tblStylePr>
    <w:tblStylePr w:type="band1Horz">
      <w:tblPr/>
      <w:tcPr>
        <w:shd w:val="clear" w:color="auto" w:fill="FCE2BF" w:themeFill="accent6" w:themeFillTint="33"/>
      </w:tcPr>
    </w:tblStylePr>
    <w:tblStylePr w:type="neCell">
      <w:tblPr/>
      <w:tcPr>
        <w:tcBorders>
          <w:bottom w:val="single" w:sz="4" w:space="0" w:color="F8A840" w:themeColor="accent6" w:themeTint="99"/>
        </w:tcBorders>
      </w:tcPr>
    </w:tblStylePr>
    <w:tblStylePr w:type="nwCell">
      <w:tblPr/>
      <w:tcPr>
        <w:tcBorders>
          <w:bottom w:val="single" w:sz="4" w:space="0" w:color="F8A840" w:themeColor="accent6" w:themeTint="99"/>
        </w:tcBorders>
      </w:tcPr>
    </w:tblStylePr>
    <w:tblStylePr w:type="seCell">
      <w:tblPr/>
      <w:tcPr>
        <w:tcBorders>
          <w:top w:val="single" w:sz="4" w:space="0" w:color="F8A840" w:themeColor="accent6" w:themeTint="99"/>
        </w:tcBorders>
      </w:tcPr>
    </w:tblStylePr>
    <w:tblStylePr w:type="swCell">
      <w:tblPr/>
      <w:tcPr>
        <w:tcBorders>
          <w:top w:val="single" w:sz="4" w:space="0" w:color="F8A840" w:themeColor="accent6" w:themeTint="99"/>
        </w:tcBorders>
      </w:tcPr>
    </w:tblStylePr>
  </w:style>
  <w:style w:type="table" w:customStyle="1" w:styleId="GridTable41">
    <w:name w:val="Grid Table 41"/>
    <w:basedOn w:val="Tabel-Normal"/>
    <w:uiPriority w:val="99"/>
    <w:unhideWhenUsed/>
    <w:rsid w:val="001D6F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el-Normal"/>
    <w:uiPriority w:val="99"/>
    <w:unhideWhenUsed/>
    <w:rsid w:val="001D6F51"/>
    <w:tblPr>
      <w:tblStyleRowBandSize w:val="1"/>
      <w:tblStyleColBandSize w:val="1"/>
      <w:tblBorders>
        <w:top w:val="single" w:sz="4" w:space="0" w:color="4BDCFF" w:themeColor="accent1" w:themeTint="99"/>
        <w:left w:val="single" w:sz="4" w:space="0" w:color="4BDCFF" w:themeColor="accent1" w:themeTint="99"/>
        <w:bottom w:val="single" w:sz="4" w:space="0" w:color="4BDCFF" w:themeColor="accent1" w:themeTint="99"/>
        <w:right w:val="single" w:sz="4" w:space="0" w:color="4BDCFF" w:themeColor="accent1" w:themeTint="99"/>
        <w:insideH w:val="single" w:sz="4" w:space="0" w:color="4BDCFF" w:themeColor="accent1" w:themeTint="99"/>
        <w:insideV w:val="single" w:sz="4" w:space="0" w:color="4BDCFF" w:themeColor="accent1" w:themeTint="99"/>
      </w:tblBorders>
    </w:tblPr>
    <w:tblStylePr w:type="firstRow">
      <w:rPr>
        <w:b/>
        <w:bCs/>
        <w:color w:val="FFFFFF" w:themeColor="background1"/>
      </w:rPr>
      <w:tblPr/>
      <w:tcPr>
        <w:tcBorders>
          <w:top w:val="single" w:sz="4" w:space="0" w:color="00AAD2" w:themeColor="accent1"/>
          <w:left w:val="single" w:sz="4" w:space="0" w:color="00AAD2" w:themeColor="accent1"/>
          <w:bottom w:val="single" w:sz="4" w:space="0" w:color="00AAD2" w:themeColor="accent1"/>
          <w:right w:val="single" w:sz="4" w:space="0" w:color="00AAD2" w:themeColor="accent1"/>
          <w:insideH w:val="nil"/>
          <w:insideV w:val="nil"/>
        </w:tcBorders>
        <w:shd w:val="clear" w:color="auto" w:fill="00AAD2" w:themeFill="accent1"/>
      </w:tcPr>
    </w:tblStylePr>
    <w:tblStylePr w:type="lastRow">
      <w:rPr>
        <w:b/>
        <w:bCs/>
      </w:rPr>
      <w:tblPr/>
      <w:tcPr>
        <w:tcBorders>
          <w:top w:val="double" w:sz="4" w:space="0" w:color="00AAD2" w:themeColor="accent1"/>
        </w:tcBorders>
      </w:tcPr>
    </w:tblStylePr>
    <w:tblStylePr w:type="firstCol">
      <w:rPr>
        <w:b/>
        <w:bCs/>
      </w:rPr>
    </w:tblStylePr>
    <w:tblStylePr w:type="lastCol">
      <w:rPr>
        <w:b/>
        <w:bCs/>
      </w:rPr>
    </w:tblStylePr>
    <w:tblStylePr w:type="band1Vert">
      <w:tblPr/>
      <w:tcPr>
        <w:shd w:val="clear" w:color="auto" w:fill="C3F3FF" w:themeFill="accent1" w:themeFillTint="33"/>
      </w:tcPr>
    </w:tblStylePr>
    <w:tblStylePr w:type="band1Horz">
      <w:tblPr/>
      <w:tcPr>
        <w:shd w:val="clear" w:color="auto" w:fill="C3F3FF" w:themeFill="accent1" w:themeFillTint="33"/>
      </w:tcPr>
    </w:tblStylePr>
  </w:style>
  <w:style w:type="table" w:customStyle="1" w:styleId="GridTable4-Accent21">
    <w:name w:val="Grid Table 4 - Accent 21"/>
    <w:basedOn w:val="Tabel-Normal"/>
    <w:uiPriority w:val="99"/>
    <w:unhideWhenUsed/>
    <w:rsid w:val="001D6F51"/>
    <w:tblPr>
      <w:tblStyleRowBandSize w:val="1"/>
      <w:tblStyleColBandSize w:val="1"/>
      <w:tblBorders>
        <w:top w:val="single" w:sz="4" w:space="0" w:color="99BCE1" w:themeColor="accent2" w:themeTint="99"/>
        <w:left w:val="single" w:sz="4" w:space="0" w:color="99BCE1" w:themeColor="accent2" w:themeTint="99"/>
        <w:bottom w:val="single" w:sz="4" w:space="0" w:color="99BCE1" w:themeColor="accent2" w:themeTint="99"/>
        <w:right w:val="single" w:sz="4" w:space="0" w:color="99BCE1" w:themeColor="accent2" w:themeTint="99"/>
        <w:insideH w:val="single" w:sz="4" w:space="0" w:color="99BCE1" w:themeColor="accent2" w:themeTint="99"/>
        <w:insideV w:val="single" w:sz="4" w:space="0" w:color="99BCE1" w:themeColor="accent2" w:themeTint="99"/>
      </w:tblBorders>
    </w:tblPr>
    <w:tblStylePr w:type="firstRow">
      <w:rPr>
        <w:b/>
        <w:bCs/>
        <w:color w:val="FFFFFF" w:themeColor="background1"/>
      </w:rPr>
      <w:tblPr/>
      <w:tcPr>
        <w:tcBorders>
          <w:top w:val="single" w:sz="4" w:space="0" w:color="5591CD" w:themeColor="accent2"/>
          <w:left w:val="single" w:sz="4" w:space="0" w:color="5591CD" w:themeColor="accent2"/>
          <w:bottom w:val="single" w:sz="4" w:space="0" w:color="5591CD" w:themeColor="accent2"/>
          <w:right w:val="single" w:sz="4" w:space="0" w:color="5591CD" w:themeColor="accent2"/>
          <w:insideH w:val="nil"/>
          <w:insideV w:val="nil"/>
        </w:tcBorders>
        <w:shd w:val="clear" w:color="auto" w:fill="5591CD" w:themeFill="accent2"/>
      </w:tcPr>
    </w:tblStylePr>
    <w:tblStylePr w:type="lastRow">
      <w:rPr>
        <w:b/>
        <w:bCs/>
      </w:rPr>
      <w:tblPr/>
      <w:tcPr>
        <w:tcBorders>
          <w:top w:val="double" w:sz="4" w:space="0" w:color="5591CD" w:themeColor="accent2"/>
        </w:tcBorders>
      </w:tcPr>
    </w:tblStylePr>
    <w:tblStylePr w:type="firstCol">
      <w:rPr>
        <w:b/>
        <w:bCs/>
      </w:rPr>
    </w:tblStylePr>
    <w:tblStylePr w:type="lastCol">
      <w:rPr>
        <w:b/>
        <w:bCs/>
      </w:rPr>
    </w:tblStylePr>
    <w:tblStylePr w:type="band1Vert">
      <w:tblPr/>
      <w:tcPr>
        <w:shd w:val="clear" w:color="auto" w:fill="DDE8F5" w:themeFill="accent2" w:themeFillTint="33"/>
      </w:tcPr>
    </w:tblStylePr>
    <w:tblStylePr w:type="band1Horz">
      <w:tblPr/>
      <w:tcPr>
        <w:shd w:val="clear" w:color="auto" w:fill="DDE8F5" w:themeFill="accent2" w:themeFillTint="33"/>
      </w:tcPr>
    </w:tblStylePr>
  </w:style>
  <w:style w:type="table" w:customStyle="1" w:styleId="GridTable4-Accent31">
    <w:name w:val="Grid Table 4 - Accent 31"/>
    <w:basedOn w:val="Tabel-Normal"/>
    <w:uiPriority w:val="99"/>
    <w:unhideWhenUsed/>
    <w:rsid w:val="001D6F51"/>
    <w:tblPr>
      <w:tblStyleRowBandSize w:val="1"/>
      <w:tblStyleColBandSize w:val="1"/>
      <w:tblBorders>
        <w:top w:val="single" w:sz="4" w:space="0" w:color="A996D5" w:themeColor="accent3" w:themeTint="99"/>
        <w:left w:val="single" w:sz="4" w:space="0" w:color="A996D5" w:themeColor="accent3" w:themeTint="99"/>
        <w:bottom w:val="single" w:sz="4" w:space="0" w:color="A996D5" w:themeColor="accent3" w:themeTint="99"/>
        <w:right w:val="single" w:sz="4" w:space="0" w:color="A996D5" w:themeColor="accent3" w:themeTint="99"/>
        <w:insideH w:val="single" w:sz="4" w:space="0" w:color="A996D5" w:themeColor="accent3" w:themeTint="99"/>
        <w:insideV w:val="single" w:sz="4" w:space="0" w:color="A996D5" w:themeColor="accent3" w:themeTint="99"/>
      </w:tblBorders>
    </w:tblPr>
    <w:tblStylePr w:type="firstRow">
      <w:rPr>
        <w:b/>
        <w:bCs/>
        <w:color w:val="FFFFFF" w:themeColor="background1"/>
      </w:rPr>
      <w:tblPr/>
      <w:tcPr>
        <w:tcBorders>
          <w:top w:val="single" w:sz="4" w:space="0" w:color="7050B9" w:themeColor="accent3"/>
          <w:left w:val="single" w:sz="4" w:space="0" w:color="7050B9" w:themeColor="accent3"/>
          <w:bottom w:val="single" w:sz="4" w:space="0" w:color="7050B9" w:themeColor="accent3"/>
          <w:right w:val="single" w:sz="4" w:space="0" w:color="7050B9" w:themeColor="accent3"/>
          <w:insideH w:val="nil"/>
          <w:insideV w:val="nil"/>
        </w:tcBorders>
        <w:shd w:val="clear" w:color="auto" w:fill="7050B9" w:themeFill="accent3"/>
      </w:tcPr>
    </w:tblStylePr>
    <w:tblStylePr w:type="lastRow">
      <w:rPr>
        <w:b/>
        <w:bCs/>
      </w:rPr>
      <w:tblPr/>
      <w:tcPr>
        <w:tcBorders>
          <w:top w:val="double" w:sz="4" w:space="0" w:color="7050B9" w:themeColor="accent3"/>
        </w:tcBorders>
      </w:tcPr>
    </w:tblStylePr>
    <w:tblStylePr w:type="firstCol">
      <w:rPr>
        <w:b/>
        <w:bCs/>
      </w:rPr>
    </w:tblStylePr>
    <w:tblStylePr w:type="lastCol">
      <w:rPr>
        <w:b/>
        <w:bCs/>
      </w:rPr>
    </w:tblStylePr>
    <w:tblStylePr w:type="band1Vert">
      <w:tblPr/>
      <w:tcPr>
        <w:shd w:val="clear" w:color="auto" w:fill="E2DCF1" w:themeFill="accent3" w:themeFillTint="33"/>
      </w:tcPr>
    </w:tblStylePr>
    <w:tblStylePr w:type="band1Horz">
      <w:tblPr/>
      <w:tcPr>
        <w:shd w:val="clear" w:color="auto" w:fill="E2DCF1" w:themeFill="accent3" w:themeFillTint="33"/>
      </w:tcPr>
    </w:tblStylePr>
  </w:style>
  <w:style w:type="table" w:customStyle="1" w:styleId="GridTable4-Accent41">
    <w:name w:val="Grid Table 4 - Accent 41"/>
    <w:basedOn w:val="Tabel-Normal"/>
    <w:uiPriority w:val="99"/>
    <w:unhideWhenUsed/>
    <w:rsid w:val="001D6F51"/>
    <w:tblPr>
      <w:tblStyleRowBandSize w:val="1"/>
      <w:tblStyleColBandSize w:val="1"/>
      <w:tblBorders>
        <w:top w:val="single" w:sz="4" w:space="0" w:color="FF30A6" w:themeColor="accent4" w:themeTint="99"/>
        <w:left w:val="single" w:sz="4" w:space="0" w:color="FF30A6" w:themeColor="accent4" w:themeTint="99"/>
        <w:bottom w:val="single" w:sz="4" w:space="0" w:color="FF30A6" w:themeColor="accent4" w:themeTint="99"/>
        <w:right w:val="single" w:sz="4" w:space="0" w:color="FF30A6" w:themeColor="accent4" w:themeTint="99"/>
        <w:insideH w:val="single" w:sz="4" w:space="0" w:color="FF30A6" w:themeColor="accent4" w:themeTint="99"/>
        <w:insideV w:val="single" w:sz="4" w:space="0" w:color="FF30A6" w:themeColor="accent4" w:themeTint="99"/>
      </w:tblBorders>
    </w:tblPr>
    <w:tblStylePr w:type="firstRow">
      <w:rPr>
        <w:b/>
        <w:bCs/>
        <w:color w:val="FFFFFF" w:themeColor="background1"/>
      </w:rPr>
      <w:tblPr/>
      <w:tcPr>
        <w:tcBorders>
          <w:top w:val="single" w:sz="4" w:space="0" w:color="A5005F" w:themeColor="accent4"/>
          <w:left w:val="single" w:sz="4" w:space="0" w:color="A5005F" w:themeColor="accent4"/>
          <w:bottom w:val="single" w:sz="4" w:space="0" w:color="A5005F" w:themeColor="accent4"/>
          <w:right w:val="single" w:sz="4" w:space="0" w:color="A5005F" w:themeColor="accent4"/>
          <w:insideH w:val="nil"/>
          <w:insideV w:val="nil"/>
        </w:tcBorders>
        <w:shd w:val="clear" w:color="auto" w:fill="A5005F" w:themeFill="accent4"/>
      </w:tcPr>
    </w:tblStylePr>
    <w:tblStylePr w:type="lastRow">
      <w:rPr>
        <w:b/>
        <w:bCs/>
      </w:rPr>
      <w:tblPr/>
      <w:tcPr>
        <w:tcBorders>
          <w:top w:val="double" w:sz="4" w:space="0" w:color="A5005F" w:themeColor="accent4"/>
        </w:tcBorders>
      </w:tcPr>
    </w:tblStylePr>
    <w:tblStylePr w:type="firstCol">
      <w:rPr>
        <w:b/>
        <w:bCs/>
      </w:rPr>
    </w:tblStylePr>
    <w:tblStylePr w:type="lastCol">
      <w:rPr>
        <w:b/>
        <w:bCs/>
      </w:rPr>
    </w:tblStylePr>
    <w:tblStylePr w:type="band1Vert">
      <w:tblPr/>
      <w:tcPr>
        <w:shd w:val="clear" w:color="auto" w:fill="FFBAE1" w:themeFill="accent4" w:themeFillTint="33"/>
      </w:tcPr>
    </w:tblStylePr>
    <w:tblStylePr w:type="band1Horz">
      <w:tblPr/>
      <w:tcPr>
        <w:shd w:val="clear" w:color="auto" w:fill="FFBAE1" w:themeFill="accent4" w:themeFillTint="33"/>
      </w:tcPr>
    </w:tblStylePr>
  </w:style>
  <w:style w:type="table" w:customStyle="1" w:styleId="GridTable4-Accent51">
    <w:name w:val="Grid Table 4 - Accent 51"/>
    <w:basedOn w:val="Tabel-Normal"/>
    <w:uiPriority w:val="99"/>
    <w:unhideWhenUsed/>
    <w:rsid w:val="001D6F51"/>
    <w:tblPr>
      <w:tblStyleRowBandSize w:val="1"/>
      <w:tblStyleColBandSize w:val="1"/>
      <w:tblBorders>
        <w:top w:val="single" w:sz="4" w:space="0" w:color="FF5D9C" w:themeColor="accent5" w:themeTint="99"/>
        <w:left w:val="single" w:sz="4" w:space="0" w:color="FF5D9C" w:themeColor="accent5" w:themeTint="99"/>
        <w:bottom w:val="single" w:sz="4" w:space="0" w:color="FF5D9C" w:themeColor="accent5" w:themeTint="99"/>
        <w:right w:val="single" w:sz="4" w:space="0" w:color="FF5D9C" w:themeColor="accent5" w:themeTint="99"/>
        <w:insideH w:val="single" w:sz="4" w:space="0" w:color="FF5D9C" w:themeColor="accent5" w:themeTint="99"/>
        <w:insideV w:val="single" w:sz="4" w:space="0" w:color="FF5D9C" w:themeColor="accent5" w:themeTint="99"/>
      </w:tblBorders>
    </w:tblPr>
    <w:tblStylePr w:type="firstRow">
      <w:rPr>
        <w:b/>
        <w:bCs/>
        <w:color w:val="FFFFFF" w:themeColor="background1"/>
      </w:rPr>
      <w:tblPr/>
      <w:tcPr>
        <w:tcBorders>
          <w:top w:val="single" w:sz="4" w:space="0" w:color="F0005F" w:themeColor="accent5"/>
          <w:left w:val="single" w:sz="4" w:space="0" w:color="F0005F" w:themeColor="accent5"/>
          <w:bottom w:val="single" w:sz="4" w:space="0" w:color="F0005F" w:themeColor="accent5"/>
          <w:right w:val="single" w:sz="4" w:space="0" w:color="F0005F" w:themeColor="accent5"/>
          <w:insideH w:val="nil"/>
          <w:insideV w:val="nil"/>
        </w:tcBorders>
        <w:shd w:val="clear" w:color="auto" w:fill="F0005F" w:themeFill="accent5"/>
      </w:tcPr>
    </w:tblStylePr>
    <w:tblStylePr w:type="lastRow">
      <w:rPr>
        <w:b/>
        <w:bCs/>
      </w:rPr>
      <w:tblPr/>
      <w:tcPr>
        <w:tcBorders>
          <w:top w:val="double" w:sz="4" w:space="0" w:color="F0005F" w:themeColor="accent5"/>
        </w:tcBorders>
      </w:tcPr>
    </w:tblStylePr>
    <w:tblStylePr w:type="firstCol">
      <w:rPr>
        <w:b/>
        <w:bCs/>
      </w:rPr>
    </w:tblStylePr>
    <w:tblStylePr w:type="lastCol">
      <w:rPr>
        <w:b/>
        <w:bCs/>
      </w:rPr>
    </w:tblStylePr>
    <w:tblStylePr w:type="band1Vert">
      <w:tblPr/>
      <w:tcPr>
        <w:shd w:val="clear" w:color="auto" w:fill="FFC9DE" w:themeFill="accent5" w:themeFillTint="33"/>
      </w:tcPr>
    </w:tblStylePr>
    <w:tblStylePr w:type="band1Horz">
      <w:tblPr/>
      <w:tcPr>
        <w:shd w:val="clear" w:color="auto" w:fill="FFC9DE" w:themeFill="accent5" w:themeFillTint="33"/>
      </w:tcPr>
    </w:tblStylePr>
  </w:style>
  <w:style w:type="table" w:customStyle="1" w:styleId="GridTable4-Accent61">
    <w:name w:val="Grid Table 4 - Accent 61"/>
    <w:basedOn w:val="Tabel-Normal"/>
    <w:uiPriority w:val="99"/>
    <w:unhideWhenUsed/>
    <w:rsid w:val="001D6F51"/>
    <w:tblPr>
      <w:tblStyleRowBandSize w:val="1"/>
      <w:tblStyleColBandSize w:val="1"/>
      <w:tblBorders>
        <w:top w:val="single" w:sz="4" w:space="0" w:color="F8A840" w:themeColor="accent6" w:themeTint="99"/>
        <w:left w:val="single" w:sz="4" w:space="0" w:color="F8A840" w:themeColor="accent6" w:themeTint="99"/>
        <w:bottom w:val="single" w:sz="4" w:space="0" w:color="F8A840" w:themeColor="accent6" w:themeTint="99"/>
        <w:right w:val="single" w:sz="4" w:space="0" w:color="F8A840" w:themeColor="accent6" w:themeTint="99"/>
        <w:insideH w:val="single" w:sz="4" w:space="0" w:color="F8A840" w:themeColor="accent6" w:themeTint="99"/>
        <w:insideV w:val="single" w:sz="4" w:space="0" w:color="F8A840" w:themeColor="accent6" w:themeTint="99"/>
      </w:tblBorders>
    </w:tblPr>
    <w:tblStylePr w:type="firstRow">
      <w:rPr>
        <w:b/>
        <w:bCs/>
        <w:color w:val="FFFFFF" w:themeColor="background1"/>
      </w:rPr>
      <w:tblPr/>
      <w:tcPr>
        <w:tcBorders>
          <w:top w:val="single" w:sz="4" w:space="0" w:color="B06606" w:themeColor="accent6"/>
          <w:left w:val="single" w:sz="4" w:space="0" w:color="B06606" w:themeColor="accent6"/>
          <w:bottom w:val="single" w:sz="4" w:space="0" w:color="B06606" w:themeColor="accent6"/>
          <w:right w:val="single" w:sz="4" w:space="0" w:color="B06606" w:themeColor="accent6"/>
          <w:insideH w:val="nil"/>
          <w:insideV w:val="nil"/>
        </w:tcBorders>
        <w:shd w:val="clear" w:color="auto" w:fill="B06606" w:themeFill="accent6"/>
      </w:tcPr>
    </w:tblStylePr>
    <w:tblStylePr w:type="lastRow">
      <w:rPr>
        <w:b/>
        <w:bCs/>
      </w:rPr>
      <w:tblPr/>
      <w:tcPr>
        <w:tcBorders>
          <w:top w:val="double" w:sz="4" w:space="0" w:color="B06606" w:themeColor="accent6"/>
        </w:tcBorders>
      </w:tcPr>
    </w:tblStylePr>
    <w:tblStylePr w:type="firstCol">
      <w:rPr>
        <w:b/>
        <w:bCs/>
      </w:rPr>
    </w:tblStylePr>
    <w:tblStylePr w:type="lastCol">
      <w:rPr>
        <w:b/>
        <w:bCs/>
      </w:rPr>
    </w:tblStylePr>
    <w:tblStylePr w:type="band1Vert">
      <w:tblPr/>
      <w:tcPr>
        <w:shd w:val="clear" w:color="auto" w:fill="FCE2BF" w:themeFill="accent6" w:themeFillTint="33"/>
      </w:tcPr>
    </w:tblStylePr>
    <w:tblStylePr w:type="band1Horz">
      <w:tblPr/>
      <w:tcPr>
        <w:shd w:val="clear" w:color="auto" w:fill="FCE2BF" w:themeFill="accent6" w:themeFillTint="33"/>
      </w:tcPr>
    </w:tblStylePr>
  </w:style>
  <w:style w:type="table" w:customStyle="1" w:styleId="GridTable5Dark1">
    <w:name w:val="Grid Table 5 Dark1"/>
    <w:basedOn w:val="Tabel-Normal"/>
    <w:uiPriority w:val="99"/>
    <w:unhideWhenUsed/>
    <w:rsid w:val="001D6F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el-Normal"/>
    <w:uiPriority w:val="99"/>
    <w:unhideWhenUsed/>
    <w:rsid w:val="001D6F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A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A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A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AD2" w:themeFill="accent1"/>
      </w:tcPr>
    </w:tblStylePr>
    <w:tblStylePr w:type="band1Vert">
      <w:tblPr/>
      <w:tcPr>
        <w:shd w:val="clear" w:color="auto" w:fill="87E7FF" w:themeFill="accent1" w:themeFillTint="66"/>
      </w:tcPr>
    </w:tblStylePr>
    <w:tblStylePr w:type="band1Horz">
      <w:tblPr/>
      <w:tcPr>
        <w:shd w:val="clear" w:color="auto" w:fill="87E7FF" w:themeFill="accent1" w:themeFillTint="66"/>
      </w:tcPr>
    </w:tblStylePr>
  </w:style>
  <w:style w:type="table" w:customStyle="1" w:styleId="GridTable5Dark-Accent21">
    <w:name w:val="Grid Table 5 Dark - Accent 21"/>
    <w:basedOn w:val="Tabel-Normal"/>
    <w:uiPriority w:val="99"/>
    <w:unhideWhenUsed/>
    <w:rsid w:val="001D6F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8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591C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591C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591C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591CD" w:themeFill="accent2"/>
      </w:tcPr>
    </w:tblStylePr>
    <w:tblStylePr w:type="band1Vert">
      <w:tblPr/>
      <w:tcPr>
        <w:shd w:val="clear" w:color="auto" w:fill="BBD2EB" w:themeFill="accent2" w:themeFillTint="66"/>
      </w:tcPr>
    </w:tblStylePr>
    <w:tblStylePr w:type="band1Horz">
      <w:tblPr/>
      <w:tcPr>
        <w:shd w:val="clear" w:color="auto" w:fill="BBD2EB" w:themeFill="accent2" w:themeFillTint="66"/>
      </w:tcPr>
    </w:tblStylePr>
  </w:style>
  <w:style w:type="table" w:customStyle="1" w:styleId="GridTable5Dark-Accent31">
    <w:name w:val="Grid Table 5 Dark - Accent 31"/>
    <w:basedOn w:val="Tabel-Normal"/>
    <w:uiPriority w:val="99"/>
    <w:unhideWhenUsed/>
    <w:rsid w:val="001D6F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DCF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50B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50B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50B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50B9" w:themeFill="accent3"/>
      </w:tcPr>
    </w:tblStylePr>
    <w:tblStylePr w:type="band1Vert">
      <w:tblPr/>
      <w:tcPr>
        <w:shd w:val="clear" w:color="auto" w:fill="C5B9E3" w:themeFill="accent3" w:themeFillTint="66"/>
      </w:tcPr>
    </w:tblStylePr>
    <w:tblStylePr w:type="band1Horz">
      <w:tblPr/>
      <w:tcPr>
        <w:shd w:val="clear" w:color="auto" w:fill="C5B9E3" w:themeFill="accent3" w:themeFillTint="66"/>
      </w:tcPr>
    </w:tblStylePr>
  </w:style>
  <w:style w:type="table" w:customStyle="1" w:styleId="GridTable5Dark-Accent41">
    <w:name w:val="Grid Table 5 Dark - Accent 41"/>
    <w:basedOn w:val="Tabel-Normal"/>
    <w:uiPriority w:val="99"/>
    <w:unhideWhenUsed/>
    <w:rsid w:val="001D6F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BA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005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005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005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005F" w:themeFill="accent4"/>
      </w:tcPr>
    </w:tblStylePr>
    <w:tblStylePr w:type="band1Vert">
      <w:tblPr/>
      <w:tcPr>
        <w:shd w:val="clear" w:color="auto" w:fill="FF75C4" w:themeFill="accent4" w:themeFillTint="66"/>
      </w:tcPr>
    </w:tblStylePr>
    <w:tblStylePr w:type="band1Horz">
      <w:tblPr/>
      <w:tcPr>
        <w:shd w:val="clear" w:color="auto" w:fill="FF75C4" w:themeFill="accent4" w:themeFillTint="66"/>
      </w:tcPr>
    </w:tblStylePr>
  </w:style>
  <w:style w:type="table" w:customStyle="1" w:styleId="GridTable5Dark-Accent51">
    <w:name w:val="Grid Table 5 Dark - Accent 51"/>
    <w:basedOn w:val="Tabel-Normal"/>
    <w:uiPriority w:val="99"/>
    <w:unhideWhenUsed/>
    <w:rsid w:val="001D6F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9D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00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00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00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005F" w:themeFill="accent5"/>
      </w:tcPr>
    </w:tblStylePr>
    <w:tblStylePr w:type="band1Vert">
      <w:tblPr/>
      <w:tcPr>
        <w:shd w:val="clear" w:color="auto" w:fill="FF93BD" w:themeFill="accent5" w:themeFillTint="66"/>
      </w:tcPr>
    </w:tblStylePr>
    <w:tblStylePr w:type="band1Horz">
      <w:tblPr/>
      <w:tcPr>
        <w:shd w:val="clear" w:color="auto" w:fill="FF93BD" w:themeFill="accent5" w:themeFillTint="66"/>
      </w:tcPr>
    </w:tblStylePr>
  </w:style>
  <w:style w:type="table" w:customStyle="1" w:styleId="GridTable5Dark-Accent61">
    <w:name w:val="Grid Table 5 Dark - Accent 61"/>
    <w:basedOn w:val="Tabel-Normal"/>
    <w:uiPriority w:val="99"/>
    <w:unhideWhenUsed/>
    <w:rsid w:val="001D6F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2B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660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660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660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6606" w:themeFill="accent6"/>
      </w:tcPr>
    </w:tblStylePr>
    <w:tblStylePr w:type="band1Vert">
      <w:tblPr/>
      <w:tcPr>
        <w:shd w:val="clear" w:color="auto" w:fill="FAC580" w:themeFill="accent6" w:themeFillTint="66"/>
      </w:tcPr>
    </w:tblStylePr>
    <w:tblStylePr w:type="band1Horz">
      <w:tblPr/>
      <w:tcPr>
        <w:shd w:val="clear" w:color="auto" w:fill="FAC580" w:themeFill="accent6" w:themeFillTint="66"/>
      </w:tcPr>
    </w:tblStylePr>
  </w:style>
  <w:style w:type="table" w:customStyle="1" w:styleId="GridTable6Colorful1">
    <w:name w:val="Grid Table 6 Colorful1"/>
    <w:basedOn w:val="Tabel-Normal"/>
    <w:uiPriority w:val="99"/>
    <w:unhideWhenUsed/>
    <w:rsid w:val="001D6F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el-Normal"/>
    <w:uiPriority w:val="99"/>
    <w:unhideWhenUsed/>
    <w:rsid w:val="001D6F51"/>
    <w:tblPr>
      <w:tblStyleRowBandSize w:val="1"/>
      <w:tblStyleColBandSize w:val="1"/>
      <w:tblBorders>
        <w:top w:val="single" w:sz="4" w:space="0" w:color="4BDCFF" w:themeColor="accent1" w:themeTint="99"/>
        <w:left w:val="single" w:sz="4" w:space="0" w:color="4BDCFF" w:themeColor="accent1" w:themeTint="99"/>
        <w:bottom w:val="single" w:sz="4" w:space="0" w:color="4BDCFF" w:themeColor="accent1" w:themeTint="99"/>
        <w:right w:val="single" w:sz="4" w:space="0" w:color="4BDCFF" w:themeColor="accent1" w:themeTint="99"/>
        <w:insideH w:val="single" w:sz="4" w:space="0" w:color="4BDCFF" w:themeColor="accent1" w:themeTint="99"/>
        <w:insideV w:val="single" w:sz="4" w:space="0" w:color="4BDCFF" w:themeColor="accent1" w:themeTint="99"/>
      </w:tblBorders>
    </w:tblPr>
    <w:tblStylePr w:type="firstRow">
      <w:rPr>
        <w:b/>
        <w:bCs/>
      </w:rPr>
      <w:tblPr/>
      <w:tcPr>
        <w:tcBorders>
          <w:bottom w:val="single" w:sz="12" w:space="0" w:color="4BDCFF" w:themeColor="accent1" w:themeTint="99"/>
        </w:tcBorders>
      </w:tcPr>
    </w:tblStylePr>
    <w:tblStylePr w:type="lastRow">
      <w:rPr>
        <w:b/>
        <w:bCs/>
      </w:rPr>
      <w:tblPr/>
      <w:tcPr>
        <w:tcBorders>
          <w:top w:val="double" w:sz="4" w:space="0" w:color="4BDCFF" w:themeColor="accent1" w:themeTint="99"/>
        </w:tcBorders>
      </w:tcPr>
    </w:tblStylePr>
    <w:tblStylePr w:type="firstCol">
      <w:rPr>
        <w:b/>
        <w:bCs/>
      </w:rPr>
    </w:tblStylePr>
    <w:tblStylePr w:type="lastCol">
      <w:rPr>
        <w:b/>
        <w:bCs/>
      </w:rPr>
    </w:tblStylePr>
    <w:tblStylePr w:type="band1Vert">
      <w:tblPr/>
      <w:tcPr>
        <w:shd w:val="clear" w:color="auto" w:fill="C3F3FF" w:themeFill="accent1" w:themeFillTint="33"/>
      </w:tcPr>
    </w:tblStylePr>
    <w:tblStylePr w:type="band1Horz">
      <w:tblPr/>
      <w:tcPr>
        <w:shd w:val="clear" w:color="auto" w:fill="C3F3FF" w:themeFill="accent1" w:themeFillTint="33"/>
      </w:tcPr>
    </w:tblStylePr>
  </w:style>
  <w:style w:type="table" w:customStyle="1" w:styleId="GridTable6Colorful-Accent21">
    <w:name w:val="Grid Table 6 Colorful - Accent 21"/>
    <w:basedOn w:val="Tabel-Normal"/>
    <w:uiPriority w:val="99"/>
    <w:unhideWhenUsed/>
    <w:rsid w:val="001D6F51"/>
    <w:tblPr>
      <w:tblStyleRowBandSize w:val="1"/>
      <w:tblStyleColBandSize w:val="1"/>
      <w:tblBorders>
        <w:top w:val="single" w:sz="4" w:space="0" w:color="99BCE1" w:themeColor="accent2" w:themeTint="99"/>
        <w:left w:val="single" w:sz="4" w:space="0" w:color="99BCE1" w:themeColor="accent2" w:themeTint="99"/>
        <w:bottom w:val="single" w:sz="4" w:space="0" w:color="99BCE1" w:themeColor="accent2" w:themeTint="99"/>
        <w:right w:val="single" w:sz="4" w:space="0" w:color="99BCE1" w:themeColor="accent2" w:themeTint="99"/>
        <w:insideH w:val="single" w:sz="4" w:space="0" w:color="99BCE1" w:themeColor="accent2" w:themeTint="99"/>
        <w:insideV w:val="single" w:sz="4" w:space="0" w:color="99BCE1" w:themeColor="accent2" w:themeTint="99"/>
      </w:tblBorders>
    </w:tblPr>
    <w:tblStylePr w:type="firstRow">
      <w:rPr>
        <w:b/>
        <w:bCs/>
      </w:rPr>
      <w:tblPr/>
      <w:tcPr>
        <w:tcBorders>
          <w:bottom w:val="single" w:sz="12" w:space="0" w:color="99BCE1" w:themeColor="accent2" w:themeTint="99"/>
        </w:tcBorders>
      </w:tcPr>
    </w:tblStylePr>
    <w:tblStylePr w:type="lastRow">
      <w:rPr>
        <w:b/>
        <w:bCs/>
      </w:rPr>
      <w:tblPr/>
      <w:tcPr>
        <w:tcBorders>
          <w:top w:val="double" w:sz="4" w:space="0" w:color="99BCE1" w:themeColor="accent2" w:themeTint="99"/>
        </w:tcBorders>
      </w:tcPr>
    </w:tblStylePr>
    <w:tblStylePr w:type="firstCol">
      <w:rPr>
        <w:b/>
        <w:bCs/>
      </w:rPr>
    </w:tblStylePr>
    <w:tblStylePr w:type="lastCol">
      <w:rPr>
        <w:b/>
        <w:bCs/>
      </w:rPr>
    </w:tblStylePr>
    <w:tblStylePr w:type="band1Vert">
      <w:tblPr/>
      <w:tcPr>
        <w:shd w:val="clear" w:color="auto" w:fill="DDE8F5" w:themeFill="accent2" w:themeFillTint="33"/>
      </w:tcPr>
    </w:tblStylePr>
    <w:tblStylePr w:type="band1Horz">
      <w:tblPr/>
      <w:tcPr>
        <w:shd w:val="clear" w:color="auto" w:fill="DDE8F5" w:themeFill="accent2" w:themeFillTint="33"/>
      </w:tcPr>
    </w:tblStylePr>
  </w:style>
  <w:style w:type="table" w:customStyle="1" w:styleId="GridTable6Colorful-Accent31">
    <w:name w:val="Grid Table 6 Colorful - Accent 31"/>
    <w:basedOn w:val="Tabel-Normal"/>
    <w:uiPriority w:val="99"/>
    <w:unhideWhenUsed/>
    <w:rsid w:val="001D6F51"/>
    <w:tblPr>
      <w:tblStyleRowBandSize w:val="1"/>
      <w:tblStyleColBandSize w:val="1"/>
      <w:tblBorders>
        <w:top w:val="single" w:sz="4" w:space="0" w:color="A996D5" w:themeColor="accent3" w:themeTint="99"/>
        <w:left w:val="single" w:sz="4" w:space="0" w:color="A996D5" w:themeColor="accent3" w:themeTint="99"/>
        <w:bottom w:val="single" w:sz="4" w:space="0" w:color="A996D5" w:themeColor="accent3" w:themeTint="99"/>
        <w:right w:val="single" w:sz="4" w:space="0" w:color="A996D5" w:themeColor="accent3" w:themeTint="99"/>
        <w:insideH w:val="single" w:sz="4" w:space="0" w:color="A996D5" w:themeColor="accent3" w:themeTint="99"/>
        <w:insideV w:val="single" w:sz="4" w:space="0" w:color="A996D5" w:themeColor="accent3" w:themeTint="99"/>
      </w:tblBorders>
    </w:tblPr>
    <w:tblStylePr w:type="firstRow">
      <w:rPr>
        <w:b/>
        <w:bCs/>
      </w:rPr>
      <w:tblPr/>
      <w:tcPr>
        <w:tcBorders>
          <w:bottom w:val="single" w:sz="12" w:space="0" w:color="A996D5" w:themeColor="accent3" w:themeTint="99"/>
        </w:tcBorders>
      </w:tcPr>
    </w:tblStylePr>
    <w:tblStylePr w:type="lastRow">
      <w:rPr>
        <w:b/>
        <w:bCs/>
      </w:rPr>
      <w:tblPr/>
      <w:tcPr>
        <w:tcBorders>
          <w:top w:val="double" w:sz="4" w:space="0" w:color="A996D5" w:themeColor="accent3" w:themeTint="99"/>
        </w:tcBorders>
      </w:tcPr>
    </w:tblStylePr>
    <w:tblStylePr w:type="firstCol">
      <w:rPr>
        <w:b/>
        <w:bCs/>
      </w:rPr>
    </w:tblStylePr>
    <w:tblStylePr w:type="lastCol">
      <w:rPr>
        <w:b/>
        <w:bCs/>
      </w:rPr>
    </w:tblStylePr>
    <w:tblStylePr w:type="band1Vert">
      <w:tblPr/>
      <w:tcPr>
        <w:shd w:val="clear" w:color="auto" w:fill="E2DCF1" w:themeFill="accent3" w:themeFillTint="33"/>
      </w:tcPr>
    </w:tblStylePr>
    <w:tblStylePr w:type="band1Horz">
      <w:tblPr/>
      <w:tcPr>
        <w:shd w:val="clear" w:color="auto" w:fill="E2DCF1" w:themeFill="accent3" w:themeFillTint="33"/>
      </w:tcPr>
    </w:tblStylePr>
  </w:style>
  <w:style w:type="table" w:customStyle="1" w:styleId="GridTable6Colorful-Accent41">
    <w:name w:val="Grid Table 6 Colorful - Accent 41"/>
    <w:basedOn w:val="Tabel-Normal"/>
    <w:uiPriority w:val="99"/>
    <w:unhideWhenUsed/>
    <w:rsid w:val="001D6F51"/>
    <w:tblPr>
      <w:tblStyleRowBandSize w:val="1"/>
      <w:tblStyleColBandSize w:val="1"/>
      <w:tblBorders>
        <w:top w:val="single" w:sz="4" w:space="0" w:color="FF30A6" w:themeColor="accent4" w:themeTint="99"/>
        <w:left w:val="single" w:sz="4" w:space="0" w:color="FF30A6" w:themeColor="accent4" w:themeTint="99"/>
        <w:bottom w:val="single" w:sz="4" w:space="0" w:color="FF30A6" w:themeColor="accent4" w:themeTint="99"/>
        <w:right w:val="single" w:sz="4" w:space="0" w:color="FF30A6" w:themeColor="accent4" w:themeTint="99"/>
        <w:insideH w:val="single" w:sz="4" w:space="0" w:color="FF30A6" w:themeColor="accent4" w:themeTint="99"/>
        <w:insideV w:val="single" w:sz="4" w:space="0" w:color="FF30A6" w:themeColor="accent4" w:themeTint="99"/>
      </w:tblBorders>
    </w:tblPr>
    <w:tblStylePr w:type="firstRow">
      <w:rPr>
        <w:b/>
        <w:bCs/>
      </w:rPr>
      <w:tblPr/>
      <w:tcPr>
        <w:tcBorders>
          <w:bottom w:val="single" w:sz="12" w:space="0" w:color="FF30A6" w:themeColor="accent4" w:themeTint="99"/>
        </w:tcBorders>
      </w:tcPr>
    </w:tblStylePr>
    <w:tblStylePr w:type="lastRow">
      <w:rPr>
        <w:b/>
        <w:bCs/>
      </w:rPr>
      <w:tblPr/>
      <w:tcPr>
        <w:tcBorders>
          <w:top w:val="double" w:sz="4" w:space="0" w:color="FF30A6" w:themeColor="accent4" w:themeTint="99"/>
        </w:tcBorders>
      </w:tcPr>
    </w:tblStylePr>
    <w:tblStylePr w:type="firstCol">
      <w:rPr>
        <w:b/>
        <w:bCs/>
      </w:rPr>
    </w:tblStylePr>
    <w:tblStylePr w:type="lastCol">
      <w:rPr>
        <w:b/>
        <w:bCs/>
      </w:rPr>
    </w:tblStylePr>
    <w:tblStylePr w:type="band1Vert">
      <w:tblPr/>
      <w:tcPr>
        <w:shd w:val="clear" w:color="auto" w:fill="FFBAE1" w:themeFill="accent4" w:themeFillTint="33"/>
      </w:tcPr>
    </w:tblStylePr>
    <w:tblStylePr w:type="band1Horz">
      <w:tblPr/>
      <w:tcPr>
        <w:shd w:val="clear" w:color="auto" w:fill="FFBAE1" w:themeFill="accent4" w:themeFillTint="33"/>
      </w:tcPr>
    </w:tblStylePr>
  </w:style>
  <w:style w:type="table" w:customStyle="1" w:styleId="GridTable6Colorful-Accent51">
    <w:name w:val="Grid Table 6 Colorful - Accent 51"/>
    <w:basedOn w:val="Tabel-Normal"/>
    <w:uiPriority w:val="99"/>
    <w:unhideWhenUsed/>
    <w:rsid w:val="001D6F51"/>
    <w:tblPr>
      <w:tblStyleRowBandSize w:val="1"/>
      <w:tblStyleColBandSize w:val="1"/>
      <w:tblBorders>
        <w:top w:val="single" w:sz="4" w:space="0" w:color="FF5D9C" w:themeColor="accent5" w:themeTint="99"/>
        <w:left w:val="single" w:sz="4" w:space="0" w:color="FF5D9C" w:themeColor="accent5" w:themeTint="99"/>
        <w:bottom w:val="single" w:sz="4" w:space="0" w:color="FF5D9C" w:themeColor="accent5" w:themeTint="99"/>
        <w:right w:val="single" w:sz="4" w:space="0" w:color="FF5D9C" w:themeColor="accent5" w:themeTint="99"/>
        <w:insideH w:val="single" w:sz="4" w:space="0" w:color="FF5D9C" w:themeColor="accent5" w:themeTint="99"/>
        <w:insideV w:val="single" w:sz="4" w:space="0" w:color="FF5D9C" w:themeColor="accent5" w:themeTint="99"/>
      </w:tblBorders>
    </w:tblPr>
    <w:tblStylePr w:type="firstRow">
      <w:rPr>
        <w:b/>
        <w:bCs/>
      </w:rPr>
      <w:tblPr/>
      <w:tcPr>
        <w:tcBorders>
          <w:bottom w:val="single" w:sz="12" w:space="0" w:color="FF5D9C" w:themeColor="accent5" w:themeTint="99"/>
        </w:tcBorders>
      </w:tcPr>
    </w:tblStylePr>
    <w:tblStylePr w:type="lastRow">
      <w:rPr>
        <w:b/>
        <w:bCs/>
      </w:rPr>
      <w:tblPr/>
      <w:tcPr>
        <w:tcBorders>
          <w:top w:val="double" w:sz="4" w:space="0" w:color="FF5D9C" w:themeColor="accent5" w:themeTint="99"/>
        </w:tcBorders>
      </w:tcPr>
    </w:tblStylePr>
    <w:tblStylePr w:type="firstCol">
      <w:rPr>
        <w:b/>
        <w:bCs/>
      </w:rPr>
    </w:tblStylePr>
    <w:tblStylePr w:type="lastCol">
      <w:rPr>
        <w:b/>
        <w:bCs/>
      </w:rPr>
    </w:tblStylePr>
    <w:tblStylePr w:type="band1Vert">
      <w:tblPr/>
      <w:tcPr>
        <w:shd w:val="clear" w:color="auto" w:fill="FFC9DE" w:themeFill="accent5" w:themeFillTint="33"/>
      </w:tcPr>
    </w:tblStylePr>
    <w:tblStylePr w:type="band1Horz">
      <w:tblPr/>
      <w:tcPr>
        <w:shd w:val="clear" w:color="auto" w:fill="FFC9DE" w:themeFill="accent5" w:themeFillTint="33"/>
      </w:tcPr>
    </w:tblStylePr>
  </w:style>
  <w:style w:type="table" w:customStyle="1" w:styleId="GridTable6Colorful-Accent61">
    <w:name w:val="Grid Table 6 Colorful - Accent 61"/>
    <w:basedOn w:val="Tabel-Normal"/>
    <w:uiPriority w:val="99"/>
    <w:unhideWhenUsed/>
    <w:rsid w:val="001D6F51"/>
    <w:tblPr>
      <w:tblStyleRowBandSize w:val="1"/>
      <w:tblStyleColBandSize w:val="1"/>
      <w:tblBorders>
        <w:top w:val="single" w:sz="4" w:space="0" w:color="F8A840" w:themeColor="accent6" w:themeTint="99"/>
        <w:left w:val="single" w:sz="4" w:space="0" w:color="F8A840" w:themeColor="accent6" w:themeTint="99"/>
        <w:bottom w:val="single" w:sz="4" w:space="0" w:color="F8A840" w:themeColor="accent6" w:themeTint="99"/>
        <w:right w:val="single" w:sz="4" w:space="0" w:color="F8A840" w:themeColor="accent6" w:themeTint="99"/>
        <w:insideH w:val="single" w:sz="4" w:space="0" w:color="F8A840" w:themeColor="accent6" w:themeTint="99"/>
        <w:insideV w:val="single" w:sz="4" w:space="0" w:color="F8A840" w:themeColor="accent6" w:themeTint="99"/>
      </w:tblBorders>
    </w:tblPr>
    <w:tblStylePr w:type="firstRow">
      <w:rPr>
        <w:b/>
        <w:bCs/>
      </w:rPr>
      <w:tblPr/>
      <w:tcPr>
        <w:tcBorders>
          <w:bottom w:val="single" w:sz="12" w:space="0" w:color="F8A840" w:themeColor="accent6" w:themeTint="99"/>
        </w:tcBorders>
      </w:tcPr>
    </w:tblStylePr>
    <w:tblStylePr w:type="lastRow">
      <w:rPr>
        <w:b/>
        <w:bCs/>
      </w:rPr>
      <w:tblPr/>
      <w:tcPr>
        <w:tcBorders>
          <w:top w:val="double" w:sz="4" w:space="0" w:color="F8A840" w:themeColor="accent6" w:themeTint="99"/>
        </w:tcBorders>
      </w:tcPr>
    </w:tblStylePr>
    <w:tblStylePr w:type="firstCol">
      <w:rPr>
        <w:b/>
        <w:bCs/>
      </w:rPr>
    </w:tblStylePr>
    <w:tblStylePr w:type="lastCol">
      <w:rPr>
        <w:b/>
        <w:bCs/>
      </w:rPr>
    </w:tblStylePr>
    <w:tblStylePr w:type="band1Vert">
      <w:tblPr/>
      <w:tcPr>
        <w:shd w:val="clear" w:color="auto" w:fill="FCE2BF" w:themeFill="accent6" w:themeFillTint="33"/>
      </w:tcPr>
    </w:tblStylePr>
    <w:tblStylePr w:type="band1Horz">
      <w:tblPr/>
      <w:tcPr>
        <w:shd w:val="clear" w:color="auto" w:fill="FCE2BF" w:themeFill="accent6" w:themeFillTint="33"/>
      </w:tcPr>
    </w:tblStylePr>
  </w:style>
  <w:style w:type="table" w:customStyle="1" w:styleId="GridTable7Colorful1">
    <w:name w:val="Grid Table 7 Colorful1"/>
    <w:basedOn w:val="Tabel-Normal"/>
    <w:uiPriority w:val="99"/>
    <w:unhideWhenUsed/>
    <w:rsid w:val="001D6F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el-Normal"/>
    <w:uiPriority w:val="99"/>
    <w:unhideWhenUsed/>
    <w:rsid w:val="001D6F51"/>
    <w:tblPr>
      <w:tblStyleRowBandSize w:val="1"/>
      <w:tblStyleColBandSize w:val="1"/>
      <w:tblBorders>
        <w:top w:val="single" w:sz="4" w:space="0" w:color="4BDCFF" w:themeColor="accent1" w:themeTint="99"/>
        <w:left w:val="single" w:sz="4" w:space="0" w:color="4BDCFF" w:themeColor="accent1" w:themeTint="99"/>
        <w:bottom w:val="single" w:sz="4" w:space="0" w:color="4BDCFF" w:themeColor="accent1" w:themeTint="99"/>
        <w:right w:val="single" w:sz="4" w:space="0" w:color="4BDCFF" w:themeColor="accent1" w:themeTint="99"/>
        <w:insideH w:val="single" w:sz="4" w:space="0" w:color="4BDCFF" w:themeColor="accent1" w:themeTint="99"/>
        <w:insideV w:val="single" w:sz="4" w:space="0" w:color="4BD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F3FF" w:themeFill="accent1" w:themeFillTint="33"/>
      </w:tcPr>
    </w:tblStylePr>
    <w:tblStylePr w:type="band1Horz">
      <w:tblPr/>
      <w:tcPr>
        <w:shd w:val="clear" w:color="auto" w:fill="C3F3FF" w:themeFill="accent1" w:themeFillTint="33"/>
      </w:tcPr>
    </w:tblStylePr>
    <w:tblStylePr w:type="neCell">
      <w:tblPr/>
      <w:tcPr>
        <w:tcBorders>
          <w:bottom w:val="single" w:sz="4" w:space="0" w:color="4BDCFF" w:themeColor="accent1" w:themeTint="99"/>
        </w:tcBorders>
      </w:tcPr>
    </w:tblStylePr>
    <w:tblStylePr w:type="nwCell">
      <w:tblPr/>
      <w:tcPr>
        <w:tcBorders>
          <w:bottom w:val="single" w:sz="4" w:space="0" w:color="4BDCFF" w:themeColor="accent1" w:themeTint="99"/>
        </w:tcBorders>
      </w:tcPr>
    </w:tblStylePr>
    <w:tblStylePr w:type="seCell">
      <w:tblPr/>
      <w:tcPr>
        <w:tcBorders>
          <w:top w:val="single" w:sz="4" w:space="0" w:color="4BDCFF" w:themeColor="accent1" w:themeTint="99"/>
        </w:tcBorders>
      </w:tcPr>
    </w:tblStylePr>
    <w:tblStylePr w:type="swCell">
      <w:tblPr/>
      <w:tcPr>
        <w:tcBorders>
          <w:top w:val="single" w:sz="4" w:space="0" w:color="4BDCFF" w:themeColor="accent1" w:themeTint="99"/>
        </w:tcBorders>
      </w:tcPr>
    </w:tblStylePr>
  </w:style>
  <w:style w:type="table" w:customStyle="1" w:styleId="GridTable7Colorful-Accent21">
    <w:name w:val="Grid Table 7 Colorful - Accent 21"/>
    <w:basedOn w:val="Tabel-Normal"/>
    <w:uiPriority w:val="99"/>
    <w:unhideWhenUsed/>
    <w:rsid w:val="001D6F51"/>
    <w:tblPr>
      <w:tblStyleRowBandSize w:val="1"/>
      <w:tblStyleColBandSize w:val="1"/>
      <w:tblBorders>
        <w:top w:val="single" w:sz="4" w:space="0" w:color="99BCE1" w:themeColor="accent2" w:themeTint="99"/>
        <w:left w:val="single" w:sz="4" w:space="0" w:color="99BCE1" w:themeColor="accent2" w:themeTint="99"/>
        <w:bottom w:val="single" w:sz="4" w:space="0" w:color="99BCE1" w:themeColor="accent2" w:themeTint="99"/>
        <w:right w:val="single" w:sz="4" w:space="0" w:color="99BCE1" w:themeColor="accent2" w:themeTint="99"/>
        <w:insideH w:val="single" w:sz="4" w:space="0" w:color="99BCE1" w:themeColor="accent2" w:themeTint="99"/>
        <w:insideV w:val="single" w:sz="4" w:space="0" w:color="99BCE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8F5" w:themeFill="accent2" w:themeFillTint="33"/>
      </w:tcPr>
    </w:tblStylePr>
    <w:tblStylePr w:type="band1Horz">
      <w:tblPr/>
      <w:tcPr>
        <w:shd w:val="clear" w:color="auto" w:fill="DDE8F5" w:themeFill="accent2" w:themeFillTint="33"/>
      </w:tcPr>
    </w:tblStylePr>
    <w:tblStylePr w:type="neCell">
      <w:tblPr/>
      <w:tcPr>
        <w:tcBorders>
          <w:bottom w:val="single" w:sz="4" w:space="0" w:color="99BCE1" w:themeColor="accent2" w:themeTint="99"/>
        </w:tcBorders>
      </w:tcPr>
    </w:tblStylePr>
    <w:tblStylePr w:type="nwCell">
      <w:tblPr/>
      <w:tcPr>
        <w:tcBorders>
          <w:bottom w:val="single" w:sz="4" w:space="0" w:color="99BCE1" w:themeColor="accent2" w:themeTint="99"/>
        </w:tcBorders>
      </w:tcPr>
    </w:tblStylePr>
    <w:tblStylePr w:type="seCell">
      <w:tblPr/>
      <w:tcPr>
        <w:tcBorders>
          <w:top w:val="single" w:sz="4" w:space="0" w:color="99BCE1" w:themeColor="accent2" w:themeTint="99"/>
        </w:tcBorders>
      </w:tcPr>
    </w:tblStylePr>
    <w:tblStylePr w:type="swCell">
      <w:tblPr/>
      <w:tcPr>
        <w:tcBorders>
          <w:top w:val="single" w:sz="4" w:space="0" w:color="99BCE1" w:themeColor="accent2" w:themeTint="99"/>
        </w:tcBorders>
      </w:tcPr>
    </w:tblStylePr>
  </w:style>
  <w:style w:type="table" w:customStyle="1" w:styleId="GridTable7Colorful-Accent31">
    <w:name w:val="Grid Table 7 Colorful - Accent 31"/>
    <w:basedOn w:val="Tabel-Normal"/>
    <w:uiPriority w:val="99"/>
    <w:unhideWhenUsed/>
    <w:rsid w:val="001D6F51"/>
    <w:tblPr>
      <w:tblStyleRowBandSize w:val="1"/>
      <w:tblStyleColBandSize w:val="1"/>
      <w:tblBorders>
        <w:top w:val="single" w:sz="4" w:space="0" w:color="A996D5" w:themeColor="accent3" w:themeTint="99"/>
        <w:left w:val="single" w:sz="4" w:space="0" w:color="A996D5" w:themeColor="accent3" w:themeTint="99"/>
        <w:bottom w:val="single" w:sz="4" w:space="0" w:color="A996D5" w:themeColor="accent3" w:themeTint="99"/>
        <w:right w:val="single" w:sz="4" w:space="0" w:color="A996D5" w:themeColor="accent3" w:themeTint="99"/>
        <w:insideH w:val="single" w:sz="4" w:space="0" w:color="A996D5" w:themeColor="accent3" w:themeTint="99"/>
        <w:insideV w:val="single" w:sz="4" w:space="0" w:color="A996D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DCF1" w:themeFill="accent3" w:themeFillTint="33"/>
      </w:tcPr>
    </w:tblStylePr>
    <w:tblStylePr w:type="band1Horz">
      <w:tblPr/>
      <w:tcPr>
        <w:shd w:val="clear" w:color="auto" w:fill="E2DCF1" w:themeFill="accent3" w:themeFillTint="33"/>
      </w:tcPr>
    </w:tblStylePr>
    <w:tblStylePr w:type="neCell">
      <w:tblPr/>
      <w:tcPr>
        <w:tcBorders>
          <w:bottom w:val="single" w:sz="4" w:space="0" w:color="A996D5" w:themeColor="accent3" w:themeTint="99"/>
        </w:tcBorders>
      </w:tcPr>
    </w:tblStylePr>
    <w:tblStylePr w:type="nwCell">
      <w:tblPr/>
      <w:tcPr>
        <w:tcBorders>
          <w:bottom w:val="single" w:sz="4" w:space="0" w:color="A996D5" w:themeColor="accent3" w:themeTint="99"/>
        </w:tcBorders>
      </w:tcPr>
    </w:tblStylePr>
    <w:tblStylePr w:type="seCell">
      <w:tblPr/>
      <w:tcPr>
        <w:tcBorders>
          <w:top w:val="single" w:sz="4" w:space="0" w:color="A996D5" w:themeColor="accent3" w:themeTint="99"/>
        </w:tcBorders>
      </w:tcPr>
    </w:tblStylePr>
    <w:tblStylePr w:type="swCell">
      <w:tblPr/>
      <w:tcPr>
        <w:tcBorders>
          <w:top w:val="single" w:sz="4" w:space="0" w:color="A996D5" w:themeColor="accent3" w:themeTint="99"/>
        </w:tcBorders>
      </w:tcPr>
    </w:tblStylePr>
  </w:style>
  <w:style w:type="table" w:customStyle="1" w:styleId="GridTable7Colorful-Accent41">
    <w:name w:val="Grid Table 7 Colorful - Accent 41"/>
    <w:basedOn w:val="Tabel-Normal"/>
    <w:uiPriority w:val="99"/>
    <w:unhideWhenUsed/>
    <w:rsid w:val="001D6F51"/>
    <w:tblPr>
      <w:tblStyleRowBandSize w:val="1"/>
      <w:tblStyleColBandSize w:val="1"/>
      <w:tblBorders>
        <w:top w:val="single" w:sz="4" w:space="0" w:color="FF30A6" w:themeColor="accent4" w:themeTint="99"/>
        <w:left w:val="single" w:sz="4" w:space="0" w:color="FF30A6" w:themeColor="accent4" w:themeTint="99"/>
        <w:bottom w:val="single" w:sz="4" w:space="0" w:color="FF30A6" w:themeColor="accent4" w:themeTint="99"/>
        <w:right w:val="single" w:sz="4" w:space="0" w:color="FF30A6" w:themeColor="accent4" w:themeTint="99"/>
        <w:insideH w:val="single" w:sz="4" w:space="0" w:color="FF30A6" w:themeColor="accent4" w:themeTint="99"/>
        <w:insideV w:val="single" w:sz="4" w:space="0" w:color="FF30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AE1" w:themeFill="accent4" w:themeFillTint="33"/>
      </w:tcPr>
    </w:tblStylePr>
    <w:tblStylePr w:type="band1Horz">
      <w:tblPr/>
      <w:tcPr>
        <w:shd w:val="clear" w:color="auto" w:fill="FFBAE1" w:themeFill="accent4" w:themeFillTint="33"/>
      </w:tcPr>
    </w:tblStylePr>
    <w:tblStylePr w:type="neCell">
      <w:tblPr/>
      <w:tcPr>
        <w:tcBorders>
          <w:bottom w:val="single" w:sz="4" w:space="0" w:color="FF30A6" w:themeColor="accent4" w:themeTint="99"/>
        </w:tcBorders>
      </w:tcPr>
    </w:tblStylePr>
    <w:tblStylePr w:type="nwCell">
      <w:tblPr/>
      <w:tcPr>
        <w:tcBorders>
          <w:bottom w:val="single" w:sz="4" w:space="0" w:color="FF30A6" w:themeColor="accent4" w:themeTint="99"/>
        </w:tcBorders>
      </w:tcPr>
    </w:tblStylePr>
    <w:tblStylePr w:type="seCell">
      <w:tblPr/>
      <w:tcPr>
        <w:tcBorders>
          <w:top w:val="single" w:sz="4" w:space="0" w:color="FF30A6" w:themeColor="accent4" w:themeTint="99"/>
        </w:tcBorders>
      </w:tcPr>
    </w:tblStylePr>
    <w:tblStylePr w:type="swCell">
      <w:tblPr/>
      <w:tcPr>
        <w:tcBorders>
          <w:top w:val="single" w:sz="4" w:space="0" w:color="FF30A6" w:themeColor="accent4" w:themeTint="99"/>
        </w:tcBorders>
      </w:tcPr>
    </w:tblStylePr>
  </w:style>
  <w:style w:type="table" w:customStyle="1" w:styleId="GridTable7Colorful-Accent51">
    <w:name w:val="Grid Table 7 Colorful - Accent 51"/>
    <w:basedOn w:val="Tabel-Normal"/>
    <w:uiPriority w:val="99"/>
    <w:unhideWhenUsed/>
    <w:rsid w:val="001D6F51"/>
    <w:tblPr>
      <w:tblStyleRowBandSize w:val="1"/>
      <w:tblStyleColBandSize w:val="1"/>
      <w:tblBorders>
        <w:top w:val="single" w:sz="4" w:space="0" w:color="FF5D9C" w:themeColor="accent5" w:themeTint="99"/>
        <w:left w:val="single" w:sz="4" w:space="0" w:color="FF5D9C" w:themeColor="accent5" w:themeTint="99"/>
        <w:bottom w:val="single" w:sz="4" w:space="0" w:color="FF5D9C" w:themeColor="accent5" w:themeTint="99"/>
        <w:right w:val="single" w:sz="4" w:space="0" w:color="FF5D9C" w:themeColor="accent5" w:themeTint="99"/>
        <w:insideH w:val="single" w:sz="4" w:space="0" w:color="FF5D9C" w:themeColor="accent5" w:themeTint="99"/>
        <w:insideV w:val="single" w:sz="4" w:space="0" w:color="FF5D9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9DE" w:themeFill="accent5" w:themeFillTint="33"/>
      </w:tcPr>
    </w:tblStylePr>
    <w:tblStylePr w:type="band1Horz">
      <w:tblPr/>
      <w:tcPr>
        <w:shd w:val="clear" w:color="auto" w:fill="FFC9DE" w:themeFill="accent5" w:themeFillTint="33"/>
      </w:tcPr>
    </w:tblStylePr>
    <w:tblStylePr w:type="neCell">
      <w:tblPr/>
      <w:tcPr>
        <w:tcBorders>
          <w:bottom w:val="single" w:sz="4" w:space="0" w:color="FF5D9C" w:themeColor="accent5" w:themeTint="99"/>
        </w:tcBorders>
      </w:tcPr>
    </w:tblStylePr>
    <w:tblStylePr w:type="nwCell">
      <w:tblPr/>
      <w:tcPr>
        <w:tcBorders>
          <w:bottom w:val="single" w:sz="4" w:space="0" w:color="FF5D9C" w:themeColor="accent5" w:themeTint="99"/>
        </w:tcBorders>
      </w:tcPr>
    </w:tblStylePr>
    <w:tblStylePr w:type="seCell">
      <w:tblPr/>
      <w:tcPr>
        <w:tcBorders>
          <w:top w:val="single" w:sz="4" w:space="0" w:color="FF5D9C" w:themeColor="accent5" w:themeTint="99"/>
        </w:tcBorders>
      </w:tcPr>
    </w:tblStylePr>
    <w:tblStylePr w:type="swCell">
      <w:tblPr/>
      <w:tcPr>
        <w:tcBorders>
          <w:top w:val="single" w:sz="4" w:space="0" w:color="FF5D9C" w:themeColor="accent5" w:themeTint="99"/>
        </w:tcBorders>
      </w:tcPr>
    </w:tblStylePr>
  </w:style>
  <w:style w:type="table" w:customStyle="1" w:styleId="GridTable7Colorful-Accent61">
    <w:name w:val="Grid Table 7 Colorful - Accent 61"/>
    <w:basedOn w:val="Tabel-Normal"/>
    <w:uiPriority w:val="99"/>
    <w:unhideWhenUsed/>
    <w:rsid w:val="001D6F51"/>
    <w:tblPr>
      <w:tblStyleRowBandSize w:val="1"/>
      <w:tblStyleColBandSize w:val="1"/>
      <w:tblBorders>
        <w:top w:val="single" w:sz="4" w:space="0" w:color="F8A840" w:themeColor="accent6" w:themeTint="99"/>
        <w:left w:val="single" w:sz="4" w:space="0" w:color="F8A840" w:themeColor="accent6" w:themeTint="99"/>
        <w:bottom w:val="single" w:sz="4" w:space="0" w:color="F8A840" w:themeColor="accent6" w:themeTint="99"/>
        <w:right w:val="single" w:sz="4" w:space="0" w:color="F8A840" w:themeColor="accent6" w:themeTint="99"/>
        <w:insideH w:val="single" w:sz="4" w:space="0" w:color="F8A840" w:themeColor="accent6" w:themeTint="99"/>
        <w:insideV w:val="single" w:sz="4" w:space="0" w:color="F8A84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2BF" w:themeFill="accent6" w:themeFillTint="33"/>
      </w:tcPr>
    </w:tblStylePr>
    <w:tblStylePr w:type="band1Horz">
      <w:tblPr/>
      <w:tcPr>
        <w:shd w:val="clear" w:color="auto" w:fill="FCE2BF" w:themeFill="accent6" w:themeFillTint="33"/>
      </w:tcPr>
    </w:tblStylePr>
    <w:tblStylePr w:type="neCell">
      <w:tblPr/>
      <w:tcPr>
        <w:tcBorders>
          <w:bottom w:val="single" w:sz="4" w:space="0" w:color="F8A840" w:themeColor="accent6" w:themeTint="99"/>
        </w:tcBorders>
      </w:tcPr>
    </w:tblStylePr>
    <w:tblStylePr w:type="nwCell">
      <w:tblPr/>
      <w:tcPr>
        <w:tcBorders>
          <w:bottom w:val="single" w:sz="4" w:space="0" w:color="F8A840" w:themeColor="accent6" w:themeTint="99"/>
        </w:tcBorders>
      </w:tcPr>
    </w:tblStylePr>
    <w:tblStylePr w:type="seCell">
      <w:tblPr/>
      <w:tcPr>
        <w:tcBorders>
          <w:top w:val="single" w:sz="4" w:space="0" w:color="F8A840" w:themeColor="accent6" w:themeTint="99"/>
        </w:tcBorders>
      </w:tcPr>
    </w:tblStylePr>
    <w:tblStylePr w:type="swCell">
      <w:tblPr/>
      <w:tcPr>
        <w:tcBorders>
          <w:top w:val="single" w:sz="4" w:space="0" w:color="F8A840" w:themeColor="accent6" w:themeTint="99"/>
        </w:tcBorders>
      </w:tcPr>
    </w:tblStylePr>
  </w:style>
  <w:style w:type="table" w:styleId="Lystgitter">
    <w:name w:val="Light Grid"/>
    <w:basedOn w:val="Tabel-Normal"/>
    <w:uiPriority w:val="99"/>
    <w:unhideWhenUsed/>
    <w:rsid w:val="001D6F5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arve1">
    <w:name w:val="Light Grid Accent 1"/>
    <w:basedOn w:val="Tabel-Normal"/>
    <w:uiPriority w:val="99"/>
    <w:unhideWhenUsed/>
    <w:rsid w:val="001D6F51"/>
    <w:tblPr>
      <w:tblStyleRowBandSize w:val="1"/>
      <w:tblStyleColBandSize w:val="1"/>
      <w:tblBorders>
        <w:top w:val="single" w:sz="8" w:space="0" w:color="00AAD2" w:themeColor="accent1"/>
        <w:left w:val="single" w:sz="8" w:space="0" w:color="00AAD2" w:themeColor="accent1"/>
        <w:bottom w:val="single" w:sz="8" w:space="0" w:color="00AAD2" w:themeColor="accent1"/>
        <w:right w:val="single" w:sz="8" w:space="0" w:color="00AAD2" w:themeColor="accent1"/>
        <w:insideH w:val="single" w:sz="8" w:space="0" w:color="00AAD2" w:themeColor="accent1"/>
        <w:insideV w:val="single" w:sz="8" w:space="0" w:color="00AA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AD2" w:themeColor="accent1"/>
          <w:left w:val="single" w:sz="8" w:space="0" w:color="00AAD2" w:themeColor="accent1"/>
          <w:bottom w:val="single" w:sz="18" w:space="0" w:color="00AAD2" w:themeColor="accent1"/>
          <w:right w:val="single" w:sz="8" w:space="0" w:color="00AAD2" w:themeColor="accent1"/>
          <w:insideH w:val="nil"/>
          <w:insideV w:val="single" w:sz="8" w:space="0" w:color="00AA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AD2" w:themeColor="accent1"/>
          <w:left w:val="single" w:sz="8" w:space="0" w:color="00AAD2" w:themeColor="accent1"/>
          <w:bottom w:val="single" w:sz="8" w:space="0" w:color="00AAD2" w:themeColor="accent1"/>
          <w:right w:val="single" w:sz="8" w:space="0" w:color="00AAD2" w:themeColor="accent1"/>
          <w:insideH w:val="nil"/>
          <w:insideV w:val="single" w:sz="8" w:space="0" w:color="00AA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AD2" w:themeColor="accent1"/>
          <w:left w:val="single" w:sz="8" w:space="0" w:color="00AAD2" w:themeColor="accent1"/>
          <w:bottom w:val="single" w:sz="8" w:space="0" w:color="00AAD2" w:themeColor="accent1"/>
          <w:right w:val="single" w:sz="8" w:space="0" w:color="00AAD2" w:themeColor="accent1"/>
        </w:tcBorders>
      </w:tcPr>
    </w:tblStylePr>
    <w:tblStylePr w:type="band1Vert">
      <w:tblPr/>
      <w:tcPr>
        <w:tcBorders>
          <w:top w:val="single" w:sz="8" w:space="0" w:color="00AAD2" w:themeColor="accent1"/>
          <w:left w:val="single" w:sz="8" w:space="0" w:color="00AAD2" w:themeColor="accent1"/>
          <w:bottom w:val="single" w:sz="8" w:space="0" w:color="00AAD2" w:themeColor="accent1"/>
          <w:right w:val="single" w:sz="8" w:space="0" w:color="00AAD2" w:themeColor="accent1"/>
        </w:tcBorders>
        <w:shd w:val="clear" w:color="auto" w:fill="B4F0FF" w:themeFill="accent1" w:themeFillTint="3F"/>
      </w:tcPr>
    </w:tblStylePr>
    <w:tblStylePr w:type="band1Horz">
      <w:tblPr/>
      <w:tcPr>
        <w:tcBorders>
          <w:top w:val="single" w:sz="8" w:space="0" w:color="00AAD2" w:themeColor="accent1"/>
          <w:left w:val="single" w:sz="8" w:space="0" w:color="00AAD2" w:themeColor="accent1"/>
          <w:bottom w:val="single" w:sz="8" w:space="0" w:color="00AAD2" w:themeColor="accent1"/>
          <w:right w:val="single" w:sz="8" w:space="0" w:color="00AAD2" w:themeColor="accent1"/>
          <w:insideV w:val="single" w:sz="8" w:space="0" w:color="00AAD2" w:themeColor="accent1"/>
        </w:tcBorders>
        <w:shd w:val="clear" w:color="auto" w:fill="B4F0FF" w:themeFill="accent1" w:themeFillTint="3F"/>
      </w:tcPr>
    </w:tblStylePr>
    <w:tblStylePr w:type="band2Horz">
      <w:tblPr/>
      <w:tcPr>
        <w:tcBorders>
          <w:top w:val="single" w:sz="8" w:space="0" w:color="00AAD2" w:themeColor="accent1"/>
          <w:left w:val="single" w:sz="8" w:space="0" w:color="00AAD2" w:themeColor="accent1"/>
          <w:bottom w:val="single" w:sz="8" w:space="0" w:color="00AAD2" w:themeColor="accent1"/>
          <w:right w:val="single" w:sz="8" w:space="0" w:color="00AAD2" w:themeColor="accent1"/>
          <w:insideV w:val="single" w:sz="8" w:space="0" w:color="00AAD2" w:themeColor="accent1"/>
        </w:tcBorders>
      </w:tcPr>
    </w:tblStylePr>
  </w:style>
  <w:style w:type="table" w:styleId="Lystgitter-fremhvningsfarve2">
    <w:name w:val="Light Grid Accent 2"/>
    <w:basedOn w:val="Tabel-Normal"/>
    <w:uiPriority w:val="99"/>
    <w:unhideWhenUsed/>
    <w:rsid w:val="001D6F51"/>
    <w:tblPr>
      <w:tblStyleRowBandSize w:val="1"/>
      <w:tblStyleColBandSize w:val="1"/>
      <w:tblBorders>
        <w:top w:val="single" w:sz="8" w:space="0" w:color="5591CD" w:themeColor="accent2"/>
        <w:left w:val="single" w:sz="8" w:space="0" w:color="5591CD" w:themeColor="accent2"/>
        <w:bottom w:val="single" w:sz="8" w:space="0" w:color="5591CD" w:themeColor="accent2"/>
        <w:right w:val="single" w:sz="8" w:space="0" w:color="5591CD" w:themeColor="accent2"/>
        <w:insideH w:val="single" w:sz="8" w:space="0" w:color="5591CD" w:themeColor="accent2"/>
        <w:insideV w:val="single" w:sz="8" w:space="0" w:color="5591C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591CD" w:themeColor="accent2"/>
          <w:left w:val="single" w:sz="8" w:space="0" w:color="5591CD" w:themeColor="accent2"/>
          <w:bottom w:val="single" w:sz="18" w:space="0" w:color="5591CD" w:themeColor="accent2"/>
          <w:right w:val="single" w:sz="8" w:space="0" w:color="5591CD" w:themeColor="accent2"/>
          <w:insideH w:val="nil"/>
          <w:insideV w:val="single" w:sz="8" w:space="0" w:color="5591C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591CD" w:themeColor="accent2"/>
          <w:left w:val="single" w:sz="8" w:space="0" w:color="5591CD" w:themeColor="accent2"/>
          <w:bottom w:val="single" w:sz="8" w:space="0" w:color="5591CD" w:themeColor="accent2"/>
          <w:right w:val="single" w:sz="8" w:space="0" w:color="5591CD" w:themeColor="accent2"/>
          <w:insideH w:val="nil"/>
          <w:insideV w:val="single" w:sz="8" w:space="0" w:color="5591C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591CD" w:themeColor="accent2"/>
          <w:left w:val="single" w:sz="8" w:space="0" w:color="5591CD" w:themeColor="accent2"/>
          <w:bottom w:val="single" w:sz="8" w:space="0" w:color="5591CD" w:themeColor="accent2"/>
          <w:right w:val="single" w:sz="8" w:space="0" w:color="5591CD" w:themeColor="accent2"/>
        </w:tcBorders>
      </w:tcPr>
    </w:tblStylePr>
    <w:tblStylePr w:type="band1Vert">
      <w:tblPr/>
      <w:tcPr>
        <w:tcBorders>
          <w:top w:val="single" w:sz="8" w:space="0" w:color="5591CD" w:themeColor="accent2"/>
          <w:left w:val="single" w:sz="8" w:space="0" w:color="5591CD" w:themeColor="accent2"/>
          <w:bottom w:val="single" w:sz="8" w:space="0" w:color="5591CD" w:themeColor="accent2"/>
          <w:right w:val="single" w:sz="8" w:space="0" w:color="5591CD" w:themeColor="accent2"/>
        </w:tcBorders>
        <w:shd w:val="clear" w:color="auto" w:fill="D4E3F2" w:themeFill="accent2" w:themeFillTint="3F"/>
      </w:tcPr>
    </w:tblStylePr>
    <w:tblStylePr w:type="band1Horz">
      <w:tblPr/>
      <w:tcPr>
        <w:tcBorders>
          <w:top w:val="single" w:sz="8" w:space="0" w:color="5591CD" w:themeColor="accent2"/>
          <w:left w:val="single" w:sz="8" w:space="0" w:color="5591CD" w:themeColor="accent2"/>
          <w:bottom w:val="single" w:sz="8" w:space="0" w:color="5591CD" w:themeColor="accent2"/>
          <w:right w:val="single" w:sz="8" w:space="0" w:color="5591CD" w:themeColor="accent2"/>
          <w:insideV w:val="single" w:sz="8" w:space="0" w:color="5591CD" w:themeColor="accent2"/>
        </w:tcBorders>
        <w:shd w:val="clear" w:color="auto" w:fill="D4E3F2" w:themeFill="accent2" w:themeFillTint="3F"/>
      </w:tcPr>
    </w:tblStylePr>
    <w:tblStylePr w:type="band2Horz">
      <w:tblPr/>
      <w:tcPr>
        <w:tcBorders>
          <w:top w:val="single" w:sz="8" w:space="0" w:color="5591CD" w:themeColor="accent2"/>
          <w:left w:val="single" w:sz="8" w:space="0" w:color="5591CD" w:themeColor="accent2"/>
          <w:bottom w:val="single" w:sz="8" w:space="0" w:color="5591CD" w:themeColor="accent2"/>
          <w:right w:val="single" w:sz="8" w:space="0" w:color="5591CD" w:themeColor="accent2"/>
          <w:insideV w:val="single" w:sz="8" w:space="0" w:color="5591CD" w:themeColor="accent2"/>
        </w:tcBorders>
      </w:tcPr>
    </w:tblStylePr>
  </w:style>
  <w:style w:type="table" w:styleId="Lystgitter-fremhvningsfarve3">
    <w:name w:val="Light Grid Accent 3"/>
    <w:basedOn w:val="Tabel-Normal"/>
    <w:uiPriority w:val="99"/>
    <w:unhideWhenUsed/>
    <w:rsid w:val="001D6F51"/>
    <w:tblPr>
      <w:tblStyleRowBandSize w:val="1"/>
      <w:tblStyleColBandSize w:val="1"/>
      <w:tblBorders>
        <w:top w:val="single" w:sz="8" w:space="0" w:color="7050B9" w:themeColor="accent3"/>
        <w:left w:val="single" w:sz="8" w:space="0" w:color="7050B9" w:themeColor="accent3"/>
        <w:bottom w:val="single" w:sz="8" w:space="0" w:color="7050B9" w:themeColor="accent3"/>
        <w:right w:val="single" w:sz="8" w:space="0" w:color="7050B9" w:themeColor="accent3"/>
        <w:insideH w:val="single" w:sz="8" w:space="0" w:color="7050B9" w:themeColor="accent3"/>
        <w:insideV w:val="single" w:sz="8" w:space="0" w:color="7050B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50B9" w:themeColor="accent3"/>
          <w:left w:val="single" w:sz="8" w:space="0" w:color="7050B9" w:themeColor="accent3"/>
          <w:bottom w:val="single" w:sz="18" w:space="0" w:color="7050B9" w:themeColor="accent3"/>
          <w:right w:val="single" w:sz="8" w:space="0" w:color="7050B9" w:themeColor="accent3"/>
          <w:insideH w:val="nil"/>
          <w:insideV w:val="single" w:sz="8" w:space="0" w:color="7050B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50B9" w:themeColor="accent3"/>
          <w:left w:val="single" w:sz="8" w:space="0" w:color="7050B9" w:themeColor="accent3"/>
          <w:bottom w:val="single" w:sz="8" w:space="0" w:color="7050B9" w:themeColor="accent3"/>
          <w:right w:val="single" w:sz="8" w:space="0" w:color="7050B9" w:themeColor="accent3"/>
          <w:insideH w:val="nil"/>
          <w:insideV w:val="single" w:sz="8" w:space="0" w:color="7050B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50B9" w:themeColor="accent3"/>
          <w:left w:val="single" w:sz="8" w:space="0" w:color="7050B9" w:themeColor="accent3"/>
          <w:bottom w:val="single" w:sz="8" w:space="0" w:color="7050B9" w:themeColor="accent3"/>
          <w:right w:val="single" w:sz="8" w:space="0" w:color="7050B9" w:themeColor="accent3"/>
        </w:tcBorders>
      </w:tcPr>
    </w:tblStylePr>
    <w:tblStylePr w:type="band1Vert">
      <w:tblPr/>
      <w:tcPr>
        <w:tcBorders>
          <w:top w:val="single" w:sz="8" w:space="0" w:color="7050B9" w:themeColor="accent3"/>
          <w:left w:val="single" w:sz="8" w:space="0" w:color="7050B9" w:themeColor="accent3"/>
          <w:bottom w:val="single" w:sz="8" w:space="0" w:color="7050B9" w:themeColor="accent3"/>
          <w:right w:val="single" w:sz="8" w:space="0" w:color="7050B9" w:themeColor="accent3"/>
        </w:tcBorders>
        <w:shd w:val="clear" w:color="auto" w:fill="DBD3ED" w:themeFill="accent3" w:themeFillTint="3F"/>
      </w:tcPr>
    </w:tblStylePr>
    <w:tblStylePr w:type="band1Horz">
      <w:tblPr/>
      <w:tcPr>
        <w:tcBorders>
          <w:top w:val="single" w:sz="8" w:space="0" w:color="7050B9" w:themeColor="accent3"/>
          <w:left w:val="single" w:sz="8" w:space="0" w:color="7050B9" w:themeColor="accent3"/>
          <w:bottom w:val="single" w:sz="8" w:space="0" w:color="7050B9" w:themeColor="accent3"/>
          <w:right w:val="single" w:sz="8" w:space="0" w:color="7050B9" w:themeColor="accent3"/>
          <w:insideV w:val="single" w:sz="8" w:space="0" w:color="7050B9" w:themeColor="accent3"/>
        </w:tcBorders>
        <w:shd w:val="clear" w:color="auto" w:fill="DBD3ED" w:themeFill="accent3" w:themeFillTint="3F"/>
      </w:tcPr>
    </w:tblStylePr>
    <w:tblStylePr w:type="band2Horz">
      <w:tblPr/>
      <w:tcPr>
        <w:tcBorders>
          <w:top w:val="single" w:sz="8" w:space="0" w:color="7050B9" w:themeColor="accent3"/>
          <w:left w:val="single" w:sz="8" w:space="0" w:color="7050B9" w:themeColor="accent3"/>
          <w:bottom w:val="single" w:sz="8" w:space="0" w:color="7050B9" w:themeColor="accent3"/>
          <w:right w:val="single" w:sz="8" w:space="0" w:color="7050B9" w:themeColor="accent3"/>
          <w:insideV w:val="single" w:sz="8" w:space="0" w:color="7050B9" w:themeColor="accent3"/>
        </w:tcBorders>
      </w:tcPr>
    </w:tblStylePr>
  </w:style>
  <w:style w:type="table" w:styleId="Lystgitter-fremhvningsfarve4">
    <w:name w:val="Light Grid Accent 4"/>
    <w:basedOn w:val="Tabel-Normal"/>
    <w:uiPriority w:val="99"/>
    <w:unhideWhenUsed/>
    <w:rsid w:val="001D6F51"/>
    <w:tblPr>
      <w:tblStyleRowBandSize w:val="1"/>
      <w:tblStyleColBandSize w:val="1"/>
      <w:tblBorders>
        <w:top w:val="single" w:sz="8" w:space="0" w:color="A5005F" w:themeColor="accent4"/>
        <w:left w:val="single" w:sz="8" w:space="0" w:color="A5005F" w:themeColor="accent4"/>
        <w:bottom w:val="single" w:sz="8" w:space="0" w:color="A5005F" w:themeColor="accent4"/>
        <w:right w:val="single" w:sz="8" w:space="0" w:color="A5005F" w:themeColor="accent4"/>
        <w:insideH w:val="single" w:sz="8" w:space="0" w:color="A5005F" w:themeColor="accent4"/>
        <w:insideV w:val="single" w:sz="8" w:space="0" w:color="A5005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005F" w:themeColor="accent4"/>
          <w:left w:val="single" w:sz="8" w:space="0" w:color="A5005F" w:themeColor="accent4"/>
          <w:bottom w:val="single" w:sz="18" w:space="0" w:color="A5005F" w:themeColor="accent4"/>
          <w:right w:val="single" w:sz="8" w:space="0" w:color="A5005F" w:themeColor="accent4"/>
          <w:insideH w:val="nil"/>
          <w:insideV w:val="single" w:sz="8" w:space="0" w:color="A5005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005F" w:themeColor="accent4"/>
          <w:left w:val="single" w:sz="8" w:space="0" w:color="A5005F" w:themeColor="accent4"/>
          <w:bottom w:val="single" w:sz="8" w:space="0" w:color="A5005F" w:themeColor="accent4"/>
          <w:right w:val="single" w:sz="8" w:space="0" w:color="A5005F" w:themeColor="accent4"/>
          <w:insideH w:val="nil"/>
          <w:insideV w:val="single" w:sz="8" w:space="0" w:color="A5005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005F" w:themeColor="accent4"/>
          <w:left w:val="single" w:sz="8" w:space="0" w:color="A5005F" w:themeColor="accent4"/>
          <w:bottom w:val="single" w:sz="8" w:space="0" w:color="A5005F" w:themeColor="accent4"/>
          <w:right w:val="single" w:sz="8" w:space="0" w:color="A5005F" w:themeColor="accent4"/>
        </w:tcBorders>
      </w:tcPr>
    </w:tblStylePr>
    <w:tblStylePr w:type="band1Vert">
      <w:tblPr/>
      <w:tcPr>
        <w:tcBorders>
          <w:top w:val="single" w:sz="8" w:space="0" w:color="A5005F" w:themeColor="accent4"/>
          <w:left w:val="single" w:sz="8" w:space="0" w:color="A5005F" w:themeColor="accent4"/>
          <w:bottom w:val="single" w:sz="8" w:space="0" w:color="A5005F" w:themeColor="accent4"/>
          <w:right w:val="single" w:sz="8" w:space="0" w:color="A5005F" w:themeColor="accent4"/>
        </w:tcBorders>
        <w:shd w:val="clear" w:color="auto" w:fill="FFA9DA" w:themeFill="accent4" w:themeFillTint="3F"/>
      </w:tcPr>
    </w:tblStylePr>
    <w:tblStylePr w:type="band1Horz">
      <w:tblPr/>
      <w:tcPr>
        <w:tcBorders>
          <w:top w:val="single" w:sz="8" w:space="0" w:color="A5005F" w:themeColor="accent4"/>
          <w:left w:val="single" w:sz="8" w:space="0" w:color="A5005F" w:themeColor="accent4"/>
          <w:bottom w:val="single" w:sz="8" w:space="0" w:color="A5005F" w:themeColor="accent4"/>
          <w:right w:val="single" w:sz="8" w:space="0" w:color="A5005F" w:themeColor="accent4"/>
          <w:insideV w:val="single" w:sz="8" w:space="0" w:color="A5005F" w:themeColor="accent4"/>
        </w:tcBorders>
        <w:shd w:val="clear" w:color="auto" w:fill="FFA9DA" w:themeFill="accent4" w:themeFillTint="3F"/>
      </w:tcPr>
    </w:tblStylePr>
    <w:tblStylePr w:type="band2Horz">
      <w:tblPr/>
      <w:tcPr>
        <w:tcBorders>
          <w:top w:val="single" w:sz="8" w:space="0" w:color="A5005F" w:themeColor="accent4"/>
          <w:left w:val="single" w:sz="8" w:space="0" w:color="A5005F" w:themeColor="accent4"/>
          <w:bottom w:val="single" w:sz="8" w:space="0" w:color="A5005F" w:themeColor="accent4"/>
          <w:right w:val="single" w:sz="8" w:space="0" w:color="A5005F" w:themeColor="accent4"/>
          <w:insideV w:val="single" w:sz="8" w:space="0" w:color="A5005F" w:themeColor="accent4"/>
        </w:tcBorders>
      </w:tcPr>
    </w:tblStylePr>
  </w:style>
  <w:style w:type="table" w:styleId="Lystgitter-fremhvningsfarve5">
    <w:name w:val="Light Grid Accent 5"/>
    <w:basedOn w:val="Tabel-Normal"/>
    <w:uiPriority w:val="99"/>
    <w:unhideWhenUsed/>
    <w:rsid w:val="001D6F51"/>
    <w:tblPr>
      <w:tblStyleRowBandSize w:val="1"/>
      <w:tblStyleColBandSize w:val="1"/>
      <w:tblBorders>
        <w:top w:val="single" w:sz="8" w:space="0" w:color="F0005F" w:themeColor="accent5"/>
        <w:left w:val="single" w:sz="8" w:space="0" w:color="F0005F" w:themeColor="accent5"/>
        <w:bottom w:val="single" w:sz="8" w:space="0" w:color="F0005F" w:themeColor="accent5"/>
        <w:right w:val="single" w:sz="8" w:space="0" w:color="F0005F" w:themeColor="accent5"/>
        <w:insideH w:val="single" w:sz="8" w:space="0" w:color="F0005F" w:themeColor="accent5"/>
        <w:insideV w:val="single" w:sz="8" w:space="0" w:color="F000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005F" w:themeColor="accent5"/>
          <w:left w:val="single" w:sz="8" w:space="0" w:color="F0005F" w:themeColor="accent5"/>
          <w:bottom w:val="single" w:sz="18" w:space="0" w:color="F0005F" w:themeColor="accent5"/>
          <w:right w:val="single" w:sz="8" w:space="0" w:color="F0005F" w:themeColor="accent5"/>
          <w:insideH w:val="nil"/>
          <w:insideV w:val="single" w:sz="8" w:space="0" w:color="F000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005F" w:themeColor="accent5"/>
          <w:left w:val="single" w:sz="8" w:space="0" w:color="F0005F" w:themeColor="accent5"/>
          <w:bottom w:val="single" w:sz="8" w:space="0" w:color="F0005F" w:themeColor="accent5"/>
          <w:right w:val="single" w:sz="8" w:space="0" w:color="F0005F" w:themeColor="accent5"/>
          <w:insideH w:val="nil"/>
          <w:insideV w:val="single" w:sz="8" w:space="0" w:color="F000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005F" w:themeColor="accent5"/>
          <w:left w:val="single" w:sz="8" w:space="0" w:color="F0005F" w:themeColor="accent5"/>
          <w:bottom w:val="single" w:sz="8" w:space="0" w:color="F0005F" w:themeColor="accent5"/>
          <w:right w:val="single" w:sz="8" w:space="0" w:color="F0005F" w:themeColor="accent5"/>
        </w:tcBorders>
      </w:tcPr>
    </w:tblStylePr>
    <w:tblStylePr w:type="band1Vert">
      <w:tblPr/>
      <w:tcPr>
        <w:tcBorders>
          <w:top w:val="single" w:sz="8" w:space="0" w:color="F0005F" w:themeColor="accent5"/>
          <w:left w:val="single" w:sz="8" w:space="0" w:color="F0005F" w:themeColor="accent5"/>
          <w:bottom w:val="single" w:sz="8" w:space="0" w:color="F0005F" w:themeColor="accent5"/>
          <w:right w:val="single" w:sz="8" w:space="0" w:color="F0005F" w:themeColor="accent5"/>
        </w:tcBorders>
        <w:shd w:val="clear" w:color="auto" w:fill="FFBCD6" w:themeFill="accent5" w:themeFillTint="3F"/>
      </w:tcPr>
    </w:tblStylePr>
    <w:tblStylePr w:type="band1Horz">
      <w:tblPr/>
      <w:tcPr>
        <w:tcBorders>
          <w:top w:val="single" w:sz="8" w:space="0" w:color="F0005F" w:themeColor="accent5"/>
          <w:left w:val="single" w:sz="8" w:space="0" w:color="F0005F" w:themeColor="accent5"/>
          <w:bottom w:val="single" w:sz="8" w:space="0" w:color="F0005F" w:themeColor="accent5"/>
          <w:right w:val="single" w:sz="8" w:space="0" w:color="F0005F" w:themeColor="accent5"/>
          <w:insideV w:val="single" w:sz="8" w:space="0" w:color="F0005F" w:themeColor="accent5"/>
        </w:tcBorders>
        <w:shd w:val="clear" w:color="auto" w:fill="FFBCD6" w:themeFill="accent5" w:themeFillTint="3F"/>
      </w:tcPr>
    </w:tblStylePr>
    <w:tblStylePr w:type="band2Horz">
      <w:tblPr/>
      <w:tcPr>
        <w:tcBorders>
          <w:top w:val="single" w:sz="8" w:space="0" w:color="F0005F" w:themeColor="accent5"/>
          <w:left w:val="single" w:sz="8" w:space="0" w:color="F0005F" w:themeColor="accent5"/>
          <w:bottom w:val="single" w:sz="8" w:space="0" w:color="F0005F" w:themeColor="accent5"/>
          <w:right w:val="single" w:sz="8" w:space="0" w:color="F0005F" w:themeColor="accent5"/>
          <w:insideV w:val="single" w:sz="8" w:space="0" w:color="F0005F" w:themeColor="accent5"/>
        </w:tcBorders>
      </w:tcPr>
    </w:tblStylePr>
  </w:style>
  <w:style w:type="table" w:styleId="Lystgitter-fremhvningsfarve6">
    <w:name w:val="Light Grid Accent 6"/>
    <w:basedOn w:val="Tabel-Normal"/>
    <w:uiPriority w:val="99"/>
    <w:unhideWhenUsed/>
    <w:rsid w:val="001D6F51"/>
    <w:tblPr>
      <w:tblStyleRowBandSize w:val="1"/>
      <w:tblStyleColBandSize w:val="1"/>
      <w:tblBorders>
        <w:top w:val="single" w:sz="8" w:space="0" w:color="B06606" w:themeColor="accent6"/>
        <w:left w:val="single" w:sz="8" w:space="0" w:color="B06606" w:themeColor="accent6"/>
        <w:bottom w:val="single" w:sz="8" w:space="0" w:color="B06606" w:themeColor="accent6"/>
        <w:right w:val="single" w:sz="8" w:space="0" w:color="B06606" w:themeColor="accent6"/>
        <w:insideH w:val="single" w:sz="8" w:space="0" w:color="B06606" w:themeColor="accent6"/>
        <w:insideV w:val="single" w:sz="8" w:space="0" w:color="B0660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06606" w:themeColor="accent6"/>
          <w:left w:val="single" w:sz="8" w:space="0" w:color="B06606" w:themeColor="accent6"/>
          <w:bottom w:val="single" w:sz="18" w:space="0" w:color="B06606" w:themeColor="accent6"/>
          <w:right w:val="single" w:sz="8" w:space="0" w:color="B06606" w:themeColor="accent6"/>
          <w:insideH w:val="nil"/>
          <w:insideV w:val="single" w:sz="8" w:space="0" w:color="B0660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06606" w:themeColor="accent6"/>
          <w:left w:val="single" w:sz="8" w:space="0" w:color="B06606" w:themeColor="accent6"/>
          <w:bottom w:val="single" w:sz="8" w:space="0" w:color="B06606" w:themeColor="accent6"/>
          <w:right w:val="single" w:sz="8" w:space="0" w:color="B06606" w:themeColor="accent6"/>
          <w:insideH w:val="nil"/>
          <w:insideV w:val="single" w:sz="8" w:space="0" w:color="B0660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06606" w:themeColor="accent6"/>
          <w:left w:val="single" w:sz="8" w:space="0" w:color="B06606" w:themeColor="accent6"/>
          <w:bottom w:val="single" w:sz="8" w:space="0" w:color="B06606" w:themeColor="accent6"/>
          <w:right w:val="single" w:sz="8" w:space="0" w:color="B06606" w:themeColor="accent6"/>
        </w:tcBorders>
      </w:tcPr>
    </w:tblStylePr>
    <w:tblStylePr w:type="band1Vert">
      <w:tblPr/>
      <w:tcPr>
        <w:tcBorders>
          <w:top w:val="single" w:sz="8" w:space="0" w:color="B06606" w:themeColor="accent6"/>
          <w:left w:val="single" w:sz="8" w:space="0" w:color="B06606" w:themeColor="accent6"/>
          <w:bottom w:val="single" w:sz="8" w:space="0" w:color="B06606" w:themeColor="accent6"/>
          <w:right w:val="single" w:sz="8" w:space="0" w:color="B06606" w:themeColor="accent6"/>
        </w:tcBorders>
        <w:shd w:val="clear" w:color="auto" w:fill="FCDBB0" w:themeFill="accent6" w:themeFillTint="3F"/>
      </w:tcPr>
    </w:tblStylePr>
    <w:tblStylePr w:type="band1Horz">
      <w:tblPr/>
      <w:tcPr>
        <w:tcBorders>
          <w:top w:val="single" w:sz="8" w:space="0" w:color="B06606" w:themeColor="accent6"/>
          <w:left w:val="single" w:sz="8" w:space="0" w:color="B06606" w:themeColor="accent6"/>
          <w:bottom w:val="single" w:sz="8" w:space="0" w:color="B06606" w:themeColor="accent6"/>
          <w:right w:val="single" w:sz="8" w:space="0" w:color="B06606" w:themeColor="accent6"/>
          <w:insideV w:val="single" w:sz="8" w:space="0" w:color="B06606" w:themeColor="accent6"/>
        </w:tcBorders>
        <w:shd w:val="clear" w:color="auto" w:fill="FCDBB0" w:themeFill="accent6" w:themeFillTint="3F"/>
      </w:tcPr>
    </w:tblStylePr>
    <w:tblStylePr w:type="band2Horz">
      <w:tblPr/>
      <w:tcPr>
        <w:tcBorders>
          <w:top w:val="single" w:sz="8" w:space="0" w:color="B06606" w:themeColor="accent6"/>
          <w:left w:val="single" w:sz="8" w:space="0" w:color="B06606" w:themeColor="accent6"/>
          <w:bottom w:val="single" w:sz="8" w:space="0" w:color="B06606" w:themeColor="accent6"/>
          <w:right w:val="single" w:sz="8" w:space="0" w:color="B06606" w:themeColor="accent6"/>
          <w:insideV w:val="single" w:sz="8" w:space="0" w:color="B06606" w:themeColor="accent6"/>
        </w:tcBorders>
      </w:tcPr>
    </w:tblStylePr>
  </w:style>
  <w:style w:type="table" w:styleId="Lysliste">
    <w:name w:val="Light List"/>
    <w:basedOn w:val="Tabel-Normal"/>
    <w:uiPriority w:val="99"/>
    <w:unhideWhenUsed/>
    <w:rsid w:val="001D6F5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arve1">
    <w:name w:val="Light List Accent 1"/>
    <w:basedOn w:val="Tabel-Normal"/>
    <w:uiPriority w:val="99"/>
    <w:unhideWhenUsed/>
    <w:rsid w:val="001D6F51"/>
    <w:tblPr>
      <w:tblStyleRowBandSize w:val="1"/>
      <w:tblStyleColBandSize w:val="1"/>
      <w:tblBorders>
        <w:top w:val="single" w:sz="8" w:space="0" w:color="00AAD2" w:themeColor="accent1"/>
        <w:left w:val="single" w:sz="8" w:space="0" w:color="00AAD2" w:themeColor="accent1"/>
        <w:bottom w:val="single" w:sz="8" w:space="0" w:color="00AAD2" w:themeColor="accent1"/>
        <w:right w:val="single" w:sz="8" w:space="0" w:color="00AAD2" w:themeColor="accent1"/>
      </w:tblBorders>
    </w:tblPr>
    <w:tblStylePr w:type="firstRow">
      <w:pPr>
        <w:spacing w:before="0" w:after="0" w:line="240" w:lineRule="auto"/>
      </w:pPr>
      <w:rPr>
        <w:b/>
        <w:bCs/>
        <w:color w:val="FFFFFF" w:themeColor="background1"/>
      </w:rPr>
      <w:tblPr/>
      <w:tcPr>
        <w:shd w:val="clear" w:color="auto" w:fill="00AAD2" w:themeFill="accent1"/>
      </w:tcPr>
    </w:tblStylePr>
    <w:tblStylePr w:type="lastRow">
      <w:pPr>
        <w:spacing w:before="0" w:after="0" w:line="240" w:lineRule="auto"/>
      </w:pPr>
      <w:rPr>
        <w:b/>
        <w:bCs/>
      </w:rPr>
      <w:tblPr/>
      <w:tcPr>
        <w:tcBorders>
          <w:top w:val="double" w:sz="6" w:space="0" w:color="00AAD2" w:themeColor="accent1"/>
          <w:left w:val="single" w:sz="8" w:space="0" w:color="00AAD2" w:themeColor="accent1"/>
          <w:bottom w:val="single" w:sz="8" w:space="0" w:color="00AAD2" w:themeColor="accent1"/>
          <w:right w:val="single" w:sz="8" w:space="0" w:color="00AAD2" w:themeColor="accent1"/>
        </w:tcBorders>
      </w:tcPr>
    </w:tblStylePr>
    <w:tblStylePr w:type="firstCol">
      <w:rPr>
        <w:b/>
        <w:bCs/>
      </w:rPr>
    </w:tblStylePr>
    <w:tblStylePr w:type="lastCol">
      <w:rPr>
        <w:b/>
        <w:bCs/>
      </w:rPr>
    </w:tblStylePr>
    <w:tblStylePr w:type="band1Vert">
      <w:tblPr/>
      <w:tcPr>
        <w:tcBorders>
          <w:top w:val="single" w:sz="8" w:space="0" w:color="00AAD2" w:themeColor="accent1"/>
          <w:left w:val="single" w:sz="8" w:space="0" w:color="00AAD2" w:themeColor="accent1"/>
          <w:bottom w:val="single" w:sz="8" w:space="0" w:color="00AAD2" w:themeColor="accent1"/>
          <w:right w:val="single" w:sz="8" w:space="0" w:color="00AAD2" w:themeColor="accent1"/>
        </w:tcBorders>
      </w:tcPr>
    </w:tblStylePr>
    <w:tblStylePr w:type="band1Horz">
      <w:tblPr/>
      <w:tcPr>
        <w:tcBorders>
          <w:top w:val="single" w:sz="8" w:space="0" w:color="00AAD2" w:themeColor="accent1"/>
          <w:left w:val="single" w:sz="8" w:space="0" w:color="00AAD2" w:themeColor="accent1"/>
          <w:bottom w:val="single" w:sz="8" w:space="0" w:color="00AAD2" w:themeColor="accent1"/>
          <w:right w:val="single" w:sz="8" w:space="0" w:color="00AAD2" w:themeColor="accent1"/>
        </w:tcBorders>
      </w:tcPr>
    </w:tblStylePr>
  </w:style>
  <w:style w:type="table" w:styleId="Lysliste-fremhvningsfarve2">
    <w:name w:val="Light List Accent 2"/>
    <w:basedOn w:val="Tabel-Normal"/>
    <w:uiPriority w:val="99"/>
    <w:unhideWhenUsed/>
    <w:rsid w:val="001D6F51"/>
    <w:tblPr>
      <w:tblStyleRowBandSize w:val="1"/>
      <w:tblStyleColBandSize w:val="1"/>
      <w:tblBorders>
        <w:top w:val="single" w:sz="8" w:space="0" w:color="5591CD" w:themeColor="accent2"/>
        <w:left w:val="single" w:sz="8" w:space="0" w:color="5591CD" w:themeColor="accent2"/>
        <w:bottom w:val="single" w:sz="8" w:space="0" w:color="5591CD" w:themeColor="accent2"/>
        <w:right w:val="single" w:sz="8" w:space="0" w:color="5591CD" w:themeColor="accent2"/>
      </w:tblBorders>
    </w:tblPr>
    <w:tblStylePr w:type="firstRow">
      <w:pPr>
        <w:spacing w:before="0" w:after="0" w:line="240" w:lineRule="auto"/>
      </w:pPr>
      <w:rPr>
        <w:b/>
        <w:bCs/>
        <w:color w:val="FFFFFF" w:themeColor="background1"/>
      </w:rPr>
      <w:tblPr/>
      <w:tcPr>
        <w:shd w:val="clear" w:color="auto" w:fill="5591CD" w:themeFill="accent2"/>
      </w:tcPr>
    </w:tblStylePr>
    <w:tblStylePr w:type="lastRow">
      <w:pPr>
        <w:spacing w:before="0" w:after="0" w:line="240" w:lineRule="auto"/>
      </w:pPr>
      <w:rPr>
        <w:b/>
        <w:bCs/>
      </w:rPr>
      <w:tblPr/>
      <w:tcPr>
        <w:tcBorders>
          <w:top w:val="double" w:sz="6" w:space="0" w:color="5591CD" w:themeColor="accent2"/>
          <w:left w:val="single" w:sz="8" w:space="0" w:color="5591CD" w:themeColor="accent2"/>
          <w:bottom w:val="single" w:sz="8" w:space="0" w:color="5591CD" w:themeColor="accent2"/>
          <w:right w:val="single" w:sz="8" w:space="0" w:color="5591CD" w:themeColor="accent2"/>
        </w:tcBorders>
      </w:tcPr>
    </w:tblStylePr>
    <w:tblStylePr w:type="firstCol">
      <w:rPr>
        <w:b/>
        <w:bCs/>
      </w:rPr>
    </w:tblStylePr>
    <w:tblStylePr w:type="lastCol">
      <w:rPr>
        <w:b/>
        <w:bCs/>
      </w:rPr>
    </w:tblStylePr>
    <w:tblStylePr w:type="band1Vert">
      <w:tblPr/>
      <w:tcPr>
        <w:tcBorders>
          <w:top w:val="single" w:sz="8" w:space="0" w:color="5591CD" w:themeColor="accent2"/>
          <w:left w:val="single" w:sz="8" w:space="0" w:color="5591CD" w:themeColor="accent2"/>
          <w:bottom w:val="single" w:sz="8" w:space="0" w:color="5591CD" w:themeColor="accent2"/>
          <w:right w:val="single" w:sz="8" w:space="0" w:color="5591CD" w:themeColor="accent2"/>
        </w:tcBorders>
      </w:tcPr>
    </w:tblStylePr>
    <w:tblStylePr w:type="band1Horz">
      <w:tblPr/>
      <w:tcPr>
        <w:tcBorders>
          <w:top w:val="single" w:sz="8" w:space="0" w:color="5591CD" w:themeColor="accent2"/>
          <w:left w:val="single" w:sz="8" w:space="0" w:color="5591CD" w:themeColor="accent2"/>
          <w:bottom w:val="single" w:sz="8" w:space="0" w:color="5591CD" w:themeColor="accent2"/>
          <w:right w:val="single" w:sz="8" w:space="0" w:color="5591CD" w:themeColor="accent2"/>
        </w:tcBorders>
      </w:tcPr>
    </w:tblStylePr>
  </w:style>
  <w:style w:type="table" w:styleId="Lysliste-fremhvningsfarve3">
    <w:name w:val="Light List Accent 3"/>
    <w:basedOn w:val="Tabel-Normal"/>
    <w:uiPriority w:val="99"/>
    <w:unhideWhenUsed/>
    <w:rsid w:val="001D6F51"/>
    <w:tblPr>
      <w:tblStyleRowBandSize w:val="1"/>
      <w:tblStyleColBandSize w:val="1"/>
      <w:tblBorders>
        <w:top w:val="single" w:sz="8" w:space="0" w:color="7050B9" w:themeColor="accent3"/>
        <w:left w:val="single" w:sz="8" w:space="0" w:color="7050B9" w:themeColor="accent3"/>
        <w:bottom w:val="single" w:sz="8" w:space="0" w:color="7050B9" w:themeColor="accent3"/>
        <w:right w:val="single" w:sz="8" w:space="0" w:color="7050B9" w:themeColor="accent3"/>
      </w:tblBorders>
    </w:tblPr>
    <w:tblStylePr w:type="firstRow">
      <w:pPr>
        <w:spacing w:before="0" w:after="0" w:line="240" w:lineRule="auto"/>
      </w:pPr>
      <w:rPr>
        <w:b/>
        <w:bCs/>
        <w:color w:val="FFFFFF" w:themeColor="background1"/>
      </w:rPr>
      <w:tblPr/>
      <w:tcPr>
        <w:shd w:val="clear" w:color="auto" w:fill="7050B9" w:themeFill="accent3"/>
      </w:tcPr>
    </w:tblStylePr>
    <w:tblStylePr w:type="lastRow">
      <w:pPr>
        <w:spacing w:before="0" w:after="0" w:line="240" w:lineRule="auto"/>
      </w:pPr>
      <w:rPr>
        <w:b/>
        <w:bCs/>
      </w:rPr>
      <w:tblPr/>
      <w:tcPr>
        <w:tcBorders>
          <w:top w:val="double" w:sz="6" w:space="0" w:color="7050B9" w:themeColor="accent3"/>
          <w:left w:val="single" w:sz="8" w:space="0" w:color="7050B9" w:themeColor="accent3"/>
          <w:bottom w:val="single" w:sz="8" w:space="0" w:color="7050B9" w:themeColor="accent3"/>
          <w:right w:val="single" w:sz="8" w:space="0" w:color="7050B9" w:themeColor="accent3"/>
        </w:tcBorders>
      </w:tcPr>
    </w:tblStylePr>
    <w:tblStylePr w:type="firstCol">
      <w:rPr>
        <w:b/>
        <w:bCs/>
      </w:rPr>
    </w:tblStylePr>
    <w:tblStylePr w:type="lastCol">
      <w:rPr>
        <w:b/>
        <w:bCs/>
      </w:rPr>
    </w:tblStylePr>
    <w:tblStylePr w:type="band1Vert">
      <w:tblPr/>
      <w:tcPr>
        <w:tcBorders>
          <w:top w:val="single" w:sz="8" w:space="0" w:color="7050B9" w:themeColor="accent3"/>
          <w:left w:val="single" w:sz="8" w:space="0" w:color="7050B9" w:themeColor="accent3"/>
          <w:bottom w:val="single" w:sz="8" w:space="0" w:color="7050B9" w:themeColor="accent3"/>
          <w:right w:val="single" w:sz="8" w:space="0" w:color="7050B9" w:themeColor="accent3"/>
        </w:tcBorders>
      </w:tcPr>
    </w:tblStylePr>
    <w:tblStylePr w:type="band1Horz">
      <w:tblPr/>
      <w:tcPr>
        <w:tcBorders>
          <w:top w:val="single" w:sz="8" w:space="0" w:color="7050B9" w:themeColor="accent3"/>
          <w:left w:val="single" w:sz="8" w:space="0" w:color="7050B9" w:themeColor="accent3"/>
          <w:bottom w:val="single" w:sz="8" w:space="0" w:color="7050B9" w:themeColor="accent3"/>
          <w:right w:val="single" w:sz="8" w:space="0" w:color="7050B9" w:themeColor="accent3"/>
        </w:tcBorders>
      </w:tcPr>
    </w:tblStylePr>
  </w:style>
  <w:style w:type="table" w:styleId="Lysliste-fremhvningsfarve4">
    <w:name w:val="Light List Accent 4"/>
    <w:basedOn w:val="Tabel-Normal"/>
    <w:uiPriority w:val="99"/>
    <w:unhideWhenUsed/>
    <w:rsid w:val="001D6F51"/>
    <w:tblPr>
      <w:tblStyleRowBandSize w:val="1"/>
      <w:tblStyleColBandSize w:val="1"/>
      <w:tblBorders>
        <w:top w:val="single" w:sz="8" w:space="0" w:color="A5005F" w:themeColor="accent4"/>
        <w:left w:val="single" w:sz="8" w:space="0" w:color="A5005F" w:themeColor="accent4"/>
        <w:bottom w:val="single" w:sz="8" w:space="0" w:color="A5005F" w:themeColor="accent4"/>
        <w:right w:val="single" w:sz="8" w:space="0" w:color="A5005F" w:themeColor="accent4"/>
      </w:tblBorders>
    </w:tblPr>
    <w:tblStylePr w:type="firstRow">
      <w:pPr>
        <w:spacing w:before="0" w:after="0" w:line="240" w:lineRule="auto"/>
      </w:pPr>
      <w:rPr>
        <w:b/>
        <w:bCs/>
        <w:color w:val="FFFFFF" w:themeColor="background1"/>
      </w:rPr>
      <w:tblPr/>
      <w:tcPr>
        <w:shd w:val="clear" w:color="auto" w:fill="A5005F" w:themeFill="accent4"/>
      </w:tcPr>
    </w:tblStylePr>
    <w:tblStylePr w:type="lastRow">
      <w:pPr>
        <w:spacing w:before="0" w:after="0" w:line="240" w:lineRule="auto"/>
      </w:pPr>
      <w:rPr>
        <w:b/>
        <w:bCs/>
      </w:rPr>
      <w:tblPr/>
      <w:tcPr>
        <w:tcBorders>
          <w:top w:val="double" w:sz="6" w:space="0" w:color="A5005F" w:themeColor="accent4"/>
          <w:left w:val="single" w:sz="8" w:space="0" w:color="A5005F" w:themeColor="accent4"/>
          <w:bottom w:val="single" w:sz="8" w:space="0" w:color="A5005F" w:themeColor="accent4"/>
          <w:right w:val="single" w:sz="8" w:space="0" w:color="A5005F" w:themeColor="accent4"/>
        </w:tcBorders>
      </w:tcPr>
    </w:tblStylePr>
    <w:tblStylePr w:type="firstCol">
      <w:rPr>
        <w:b/>
        <w:bCs/>
      </w:rPr>
    </w:tblStylePr>
    <w:tblStylePr w:type="lastCol">
      <w:rPr>
        <w:b/>
        <w:bCs/>
      </w:rPr>
    </w:tblStylePr>
    <w:tblStylePr w:type="band1Vert">
      <w:tblPr/>
      <w:tcPr>
        <w:tcBorders>
          <w:top w:val="single" w:sz="8" w:space="0" w:color="A5005F" w:themeColor="accent4"/>
          <w:left w:val="single" w:sz="8" w:space="0" w:color="A5005F" w:themeColor="accent4"/>
          <w:bottom w:val="single" w:sz="8" w:space="0" w:color="A5005F" w:themeColor="accent4"/>
          <w:right w:val="single" w:sz="8" w:space="0" w:color="A5005F" w:themeColor="accent4"/>
        </w:tcBorders>
      </w:tcPr>
    </w:tblStylePr>
    <w:tblStylePr w:type="band1Horz">
      <w:tblPr/>
      <w:tcPr>
        <w:tcBorders>
          <w:top w:val="single" w:sz="8" w:space="0" w:color="A5005F" w:themeColor="accent4"/>
          <w:left w:val="single" w:sz="8" w:space="0" w:color="A5005F" w:themeColor="accent4"/>
          <w:bottom w:val="single" w:sz="8" w:space="0" w:color="A5005F" w:themeColor="accent4"/>
          <w:right w:val="single" w:sz="8" w:space="0" w:color="A5005F" w:themeColor="accent4"/>
        </w:tcBorders>
      </w:tcPr>
    </w:tblStylePr>
  </w:style>
  <w:style w:type="table" w:styleId="Lysliste-fremhvningsfarve5">
    <w:name w:val="Light List Accent 5"/>
    <w:basedOn w:val="Tabel-Normal"/>
    <w:uiPriority w:val="99"/>
    <w:unhideWhenUsed/>
    <w:rsid w:val="001D6F51"/>
    <w:tblPr>
      <w:tblStyleRowBandSize w:val="1"/>
      <w:tblStyleColBandSize w:val="1"/>
      <w:tblBorders>
        <w:top w:val="single" w:sz="8" w:space="0" w:color="F0005F" w:themeColor="accent5"/>
        <w:left w:val="single" w:sz="8" w:space="0" w:color="F0005F" w:themeColor="accent5"/>
        <w:bottom w:val="single" w:sz="8" w:space="0" w:color="F0005F" w:themeColor="accent5"/>
        <w:right w:val="single" w:sz="8" w:space="0" w:color="F0005F" w:themeColor="accent5"/>
      </w:tblBorders>
    </w:tblPr>
    <w:tblStylePr w:type="firstRow">
      <w:pPr>
        <w:spacing w:before="0" w:after="0" w:line="240" w:lineRule="auto"/>
      </w:pPr>
      <w:rPr>
        <w:b/>
        <w:bCs/>
        <w:color w:val="FFFFFF" w:themeColor="background1"/>
      </w:rPr>
      <w:tblPr/>
      <w:tcPr>
        <w:shd w:val="clear" w:color="auto" w:fill="F0005F" w:themeFill="accent5"/>
      </w:tcPr>
    </w:tblStylePr>
    <w:tblStylePr w:type="lastRow">
      <w:pPr>
        <w:spacing w:before="0" w:after="0" w:line="240" w:lineRule="auto"/>
      </w:pPr>
      <w:rPr>
        <w:b/>
        <w:bCs/>
      </w:rPr>
      <w:tblPr/>
      <w:tcPr>
        <w:tcBorders>
          <w:top w:val="double" w:sz="6" w:space="0" w:color="F0005F" w:themeColor="accent5"/>
          <w:left w:val="single" w:sz="8" w:space="0" w:color="F0005F" w:themeColor="accent5"/>
          <w:bottom w:val="single" w:sz="8" w:space="0" w:color="F0005F" w:themeColor="accent5"/>
          <w:right w:val="single" w:sz="8" w:space="0" w:color="F0005F" w:themeColor="accent5"/>
        </w:tcBorders>
      </w:tcPr>
    </w:tblStylePr>
    <w:tblStylePr w:type="firstCol">
      <w:rPr>
        <w:b/>
        <w:bCs/>
      </w:rPr>
    </w:tblStylePr>
    <w:tblStylePr w:type="lastCol">
      <w:rPr>
        <w:b/>
        <w:bCs/>
      </w:rPr>
    </w:tblStylePr>
    <w:tblStylePr w:type="band1Vert">
      <w:tblPr/>
      <w:tcPr>
        <w:tcBorders>
          <w:top w:val="single" w:sz="8" w:space="0" w:color="F0005F" w:themeColor="accent5"/>
          <w:left w:val="single" w:sz="8" w:space="0" w:color="F0005F" w:themeColor="accent5"/>
          <w:bottom w:val="single" w:sz="8" w:space="0" w:color="F0005F" w:themeColor="accent5"/>
          <w:right w:val="single" w:sz="8" w:space="0" w:color="F0005F" w:themeColor="accent5"/>
        </w:tcBorders>
      </w:tcPr>
    </w:tblStylePr>
    <w:tblStylePr w:type="band1Horz">
      <w:tblPr/>
      <w:tcPr>
        <w:tcBorders>
          <w:top w:val="single" w:sz="8" w:space="0" w:color="F0005F" w:themeColor="accent5"/>
          <w:left w:val="single" w:sz="8" w:space="0" w:color="F0005F" w:themeColor="accent5"/>
          <w:bottom w:val="single" w:sz="8" w:space="0" w:color="F0005F" w:themeColor="accent5"/>
          <w:right w:val="single" w:sz="8" w:space="0" w:color="F0005F" w:themeColor="accent5"/>
        </w:tcBorders>
      </w:tcPr>
    </w:tblStylePr>
  </w:style>
  <w:style w:type="table" w:styleId="Lysliste-fremhvningsfarve6">
    <w:name w:val="Light List Accent 6"/>
    <w:basedOn w:val="Tabel-Normal"/>
    <w:uiPriority w:val="99"/>
    <w:unhideWhenUsed/>
    <w:rsid w:val="001D6F51"/>
    <w:tblPr>
      <w:tblStyleRowBandSize w:val="1"/>
      <w:tblStyleColBandSize w:val="1"/>
      <w:tblBorders>
        <w:top w:val="single" w:sz="8" w:space="0" w:color="B06606" w:themeColor="accent6"/>
        <w:left w:val="single" w:sz="8" w:space="0" w:color="B06606" w:themeColor="accent6"/>
        <w:bottom w:val="single" w:sz="8" w:space="0" w:color="B06606" w:themeColor="accent6"/>
        <w:right w:val="single" w:sz="8" w:space="0" w:color="B06606" w:themeColor="accent6"/>
      </w:tblBorders>
    </w:tblPr>
    <w:tblStylePr w:type="firstRow">
      <w:pPr>
        <w:spacing w:before="0" w:after="0" w:line="240" w:lineRule="auto"/>
      </w:pPr>
      <w:rPr>
        <w:b/>
        <w:bCs/>
        <w:color w:val="FFFFFF" w:themeColor="background1"/>
      </w:rPr>
      <w:tblPr/>
      <w:tcPr>
        <w:shd w:val="clear" w:color="auto" w:fill="B06606" w:themeFill="accent6"/>
      </w:tcPr>
    </w:tblStylePr>
    <w:tblStylePr w:type="lastRow">
      <w:pPr>
        <w:spacing w:before="0" w:after="0" w:line="240" w:lineRule="auto"/>
      </w:pPr>
      <w:rPr>
        <w:b/>
        <w:bCs/>
      </w:rPr>
      <w:tblPr/>
      <w:tcPr>
        <w:tcBorders>
          <w:top w:val="double" w:sz="6" w:space="0" w:color="B06606" w:themeColor="accent6"/>
          <w:left w:val="single" w:sz="8" w:space="0" w:color="B06606" w:themeColor="accent6"/>
          <w:bottom w:val="single" w:sz="8" w:space="0" w:color="B06606" w:themeColor="accent6"/>
          <w:right w:val="single" w:sz="8" w:space="0" w:color="B06606" w:themeColor="accent6"/>
        </w:tcBorders>
      </w:tcPr>
    </w:tblStylePr>
    <w:tblStylePr w:type="firstCol">
      <w:rPr>
        <w:b/>
        <w:bCs/>
      </w:rPr>
    </w:tblStylePr>
    <w:tblStylePr w:type="lastCol">
      <w:rPr>
        <w:b/>
        <w:bCs/>
      </w:rPr>
    </w:tblStylePr>
    <w:tblStylePr w:type="band1Vert">
      <w:tblPr/>
      <w:tcPr>
        <w:tcBorders>
          <w:top w:val="single" w:sz="8" w:space="0" w:color="B06606" w:themeColor="accent6"/>
          <w:left w:val="single" w:sz="8" w:space="0" w:color="B06606" w:themeColor="accent6"/>
          <w:bottom w:val="single" w:sz="8" w:space="0" w:color="B06606" w:themeColor="accent6"/>
          <w:right w:val="single" w:sz="8" w:space="0" w:color="B06606" w:themeColor="accent6"/>
        </w:tcBorders>
      </w:tcPr>
    </w:tblStylePr>
    <w:tblStylePr w:type="band1Horz">
      <w:tblPr/>
      <w:tcPr>
        <w:tcBorders>
          <w:top w:val="single" w:sz="8" w:space="0" w:color="B06606" w:themeColor="accent6"/>
          <w:left w:val="single" w:sz="8" w:space="0" w:color="B06606" w:themeColor="accent6"/>
          <w:bottom w:val="single" w:sz="8" w:space="0" w:color="B06606" w:themeColor="accent6"/>
          <w:right w:val="single" w:sz="8" w:space="0" w:color="B06606" w:themeColor="accent6"/>
        </w:tcBorders>
      </w:tcPr>
    </w:tblStylePr>
  </w:style>
  <w:style w:type="table" w:styleId="Lysskygge">
    <w:name w:val="Light Shading"/>
    <w:basedOn w:val="Tabel-Normal"/>
    <w:uiPriority w:val="99"/>
    <w:unhideWhenUsed/>
    <w:rsid w:val="001D6F51"/>
    <w:tblPr>
      <w:tblBorders>
        <w:top w:val="single" w:sz="8" w:space="0" w:color="000000" w:themeColor="text1"/>
        <w:bottom w:val="single" w:sz="8" w:space="0" w:color="000000" w:themeColor="text1"/>
      </w:tblBorders>
    </w:tblPr>
    <w:tcPr>
      <w:tcMar>
        <w:left w:w="0" w:type="dxa"/>
        <w:right w:w="0" w:type="dxa"/>
      </w:tcMa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2Vert">
      <w:tblPr/>
      <w:tcPr>
        <w:shd w:val="pct20" w:color="auto" w:fill="auto"/>
      </w:tcPr>
    </w:tblStylePr>
    <w:tblStylePr w:type="band1Horz">
      <w:tblPr/>
      <w:tcPr>
        <w:tcBorders>
          <w:left w:val="nil"/>
          <w:right w:val="nil"/>
          <w:insideH w:val="nil"/>
          <w:insideV w:val="nil"/>
        </w:tcBorders>
        <w:shd w:val="clear" w:color="auto" w:fill="C0C0C0" w:themeFill="text1" w:themeFillTint="3F"/>
      </w:tcPr>
    </w:tblStylePr>
    <w:tblStylePr w:type="band2Horz">
      <w:tblPr/>
      <w:tcPr>
        <w:shd w:val="pct20" w:color="auto" w:fill="auto"/>
      </w:tcPr>
    </w:tblStylePr>
  </w:style>
  <w:style w:type="table" w:styleId="Lysskygge-farve1">
    <w:name w:val="Light Shading Accent 1"/>
    <w:basedOn w:val="Tabel-Normal"/>
    <w:uiPriority w:val="99"/>
    <w:unhideWhenUsed/>
    <w:rsid w:val="001D6F51"/>
    <w:tblPr>
      <w:tblBorders>
        <w:top w:val="single" w:sz="8" w:space="0" w:color="00AAD2" w:themeColor="accent1"/>
        <w:bottom w:val="single" w:sz="8" w:space="0" w:color="00AAD2" w:themeColor="accent1"/>
      </w:tblBorders>
    </w:tblPr>
    <w:tcPr>
      <w:tcMar>
        <w:left w:w="0" w:type="dxa"/>
        <w:right w:w="0" w:type="dxa"/>
      </w:tcMar>
    </w:tcPr>
    <w:tblStylePr w:type="firstRow">
      <w:pPr>
        <w:spacing w:before="0" w:after="0" w:line="240" w:lineRule="auto"/>
      </w:pPr>
      <w:rPr>
        <w:b/>
        <w:bCs/>
      </w:rPr>
      <w:tblPr/>
      <w:tcPr>
        <w:tcBorders>
          <w:top w:val="single" w:sz="8" w:space="0" w:color="00AAD2" w:themeColor="accent1"/>
          <w:left w:val="nil"/>
          <w:bottom w:val="single" w:sz="8" w:space="0" w:color="00AAD2" w:themeColor="accent1"/>
          <w:right w:val="nil"/>
          <w:insideH w:val="nil"/>
          <w:insideV w:val="nil"/>
        </w:tcBorders>
      </w:tcPr>
    </w:tblStylePr>
    <w:tblStylePr w:type="lastRow">
      <w:pPr>
        <w:spacing w:before="0" w:after="0" w:line="240" w:lineRule="auto"/>
      </w:pPr>
      <w:rPr>
        <w:b/>
        <w:bCs/>
      </w:rPr>
      <w:tblPr/>
      <w:tcPr>
        <w:tcBorders>
          <w:top w:val="single" w:sz="8" w:space="0" w:color="00AAD2" w:themeColor="accent1"/>
          <w:left w:val="nil"/>
          <w:bottom w:val="single" w:sz="8" w:space="0" w:color="00AA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F0FF" w:themeFill="accent1" w:themeFillTint="3F"/>
      </w:tcPr>
    </w:tblStylePr>
    <w:tblStylePr w:type="band2Vert">
      <w:tblPr/>
      <w:tcPr>
        <w:shd w:val="pct20" w:color="auto" w:fill="auto"/>
      </w:tcPr>
    </w:tblStylePr>
    <w:tblStylePr w:type="band1Horz">
      <w:tblPr/>
      <w:tcPr>
        <w:tcBorders>
          <w:left w:val="nil"/>
          <w:right w:val="nil"/>
          <w:insideH w:val="nil"/>
          <w:insideV w:val="nil"/>
        </w:tcBorders>
        <w:shd w:val="clear" w:color="auto" w:fill="B4F0FF" w:themeFill="accent1" w:themeFillTint="3F"/>
      </w:tcPr>
    </w:tblStylePr>
    <w:tblStylePr w:type="band2Horz">
      <w:tblPr/>
      <w:tcPr>
        <w:shd w:val="pct20" w:color="auto" w:fill="auto"/>
      </w:tcPr>
    </w:tblStylePr>
  </w:style>
  <w:style w:type="table" w:styleId="Lysskygge-fremhvningsfarve2">
    <w:name w:val="Light Shading Accent 2"/>
    <w:basedOn w:val="Tabel-Normal"/>
    <w:uiPriority w:val="99"/>
    <w:unhideWhenUsed/>
    <w:rsid w:val="001D6F51"/>
    <w:tblPr>
      <w:tblStyleRowBandSize w:val="1"/>
      <w:tblStyleColBandSize w:val="1"/>
      <w:tblBorders>
        <w:top w:val="single" w:sz="8" w:space="0" w:color="5591CD" w:themeColor="accent2"/>
        <w:bottom w:val="single" w:sz="8" w:space="0" w:color="5591CD" w:themeColor="accent2"/>
      </w:tblBorders>
    </w:tblPr>
    <w:tblStylePr w:type="firstRow">
      <w:pPr>
        <w:spacing w:before="0" w:after="0" w:line="240" w:lineRule="auto"/>
      </w:pPr>
      <w:rPr>
        <w:b/>
        <w:bCs/>
      </w:rPr>
      <w:tblPr/>
      <w:tcPr>
        <w:tcBorders>
          <w:top w:val="single" w:sz="8" w:space="0" w:color="5591CD" w:themeColor="accent2"/>
          <w:left w:val="nil"/>
          <w:bottom w:val="single" w:sz="8" w:space="0" w:color="5591CD" w:themeColor="accent2"/>
          <w:right w:val="nil"/>
          <w:insideH w:val="nil"/>
          <w:insideV w:val="nil"/>
        </w:tcBorders>
      </w:tcPr>
    </w:tblStylePr>
    <w:tblStylePr w:type="lastRow">
      <w:pPr>
        <w:spacing w:before="0" w:after="0" w:line="240" w:lineRule="auto"/>
      </w:pPr>
      <w:rPr>
        <w:b/>
        <w:bCs/>
      </w:rPr>
      <w:tblPr/>
      <w:tcPr>
        <w:tcBorders>
          <w:top w:val="single" w:sz="8" w:space="0" w:color="5591CD" w:themeColor="accent2"/>
          <w:left w:val="nil"/>
          <w:bottom w:val="single" w:sz="8" w:space="0" w:color="5591C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3F2" w:themeFill="accent2" w:themeFillTint="3F"/>
      </w:tcPr>
    </w:tblStylePr>
    <w:tblStylePr w:type="band1Horz">
      <w:tblPr/>
      <w:tcPr>
        <w:tcBorders>
          <w:left w:val="nil"/>
          <w:right w:val="nil"/>
          <w:insideH w:val="nil"/>
          <w:insideV w:val="nil"/>
        </w:tcBorders>
        <w:shd w:val="clear" w:color="auto" w:fill="D4E3F2" w:themeFill="accent2" w:themeFillTint="3F"/>
      </w:tcPr>
    </w:tblStylePr>
  </w:style>
  <w:style w:type="table" w:styleId="Lysskygge-fremhvningsfarve3">
    <w:name w:val="Light Shading Accent 3"/>
    <w:basedOn w:val="Tabel-Normal"/>
    <w:uiPriority w:val="99"/>
    <w:unhideWhenUsed/>
    <w:rsid w:val="001D6F51"/>
    <w:tblPr>
      <w:tblStyleRowBandSize w:val="1"/>
      <w:tblStyleColBandSize w:val="1"/>
      <w:tblBorders>
        <w:top w:val="single" w:sz="8" w:space="0" w:color="7050B9" w:themeColor="accent3"/>
        <w:bottom w:val="single" w:sz="8" w:space="0" w:color="7050B9" w:themeColor="accent3"/>
      </w:tblBorders>
    </w:tblPr>
    <w:tblStylePr w:type="firstRow">
      <w:pPr>
        <w:spacing w:before="0" w:after="0" w:line="240" w:lineRule="auto"/>
      </w:pPr>
      <w:rPr>
        <w:b/>
        <w:bCs/>
      </w:rPr>
      <w:tblPr/>
      <w:tcPr>
        <w:tcBorders>
          <w:top w:val="single" w:sz="8" w:space="0" w:color="7050B9" w:themeColor="accent3"/>
          <w:left w:val="nil"/>
          <w:bottom w:val="single" w:sz="8" w:space="0" w:color="7050B9" w:themeColor="accent3"/>
          <w:right w:val="nil"/>
          <w:insideH w:val="nil"/>
          <w:insideV w:val="nil"/>
        </w:tcBorders>
      </w:tcPr>
    </w:tblStylePr>
    <w:tblStylePr w:type="lastRow">
      <w:pPr>
        <w:spacing w:before="0" w:after="0" w:line="240" w:lineRule="auto"/>
      </w:pPr>
      <w:rPr>
        <w:b/>
        <w:bCs/>
      </w:rPr>
      <w:tblPr/>
      <w:tcPr>
        <w:tcBorders>
          <w:top w:val="single" w:sz="8" w:space="0" w:color="7050B9" w:themeColor="accent3"/>
          <w:left w:val="nil"/>
          <w:bottom w:val="single" w:sz="8" w:space="0" w:color="7050B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3ED" w:themeFill="accent3" w:themeFillTint="3F"/>
      </w:tcPr>
    </w:tblStylePr>
    <w:tblStylePr w:type="band1Horz">
      <w:tblPr/>
      <w:tcPr>
        <w:tcBorders>
          <w:left w:val="nil"/>
          <w:right w:val="nil"/>
          <w:insideH w:val="nil"/>
          <w:insideV w:val="nil"/>
        </w:tcBorders>
        <w:shd w:val="clear" w:color="auto" w:fill="DBD3ED" w:themeFill="accent3" w:themeFillTint="3F"/>
      </w:tcPr>
    </w:tblStylePr>
  </w:style>
  <w:style w:type="table" w:styleId="Lysskygge-fremhvningsfarve4">
    <w:name w:val="Light Shading Accent 4"/>
    <w:basedOn w:val="Tabel-Normal"/>
    <w:uiPriority w:val="99"/>
    <w:unhideWhenUsed/>
    <w:rsid w:val="001D6F51"/>
    <w:tblPr>
      <w:tblStyleRowBandSize w:val="1"/>
      <w:tblStyleColBandSize w:val="1"/>
      <w:tblBorders>
        <w:top w:val="single" w:sz="8" w:space="0" w:color="A5005F" w:themeColor="accent4"/>
        <w:bottom w:val="single" w:sz="8" w:space="0" w:color="A5005F" w:themeColor="accent4"/>
      </w:tblBorders>
    </w:tblPr>
    <w:tblStylePr w:type="firstRow">
      <w:pPr>
        <w:spacing w:before="0" w:after="0" w:line="240" w:lineRule="auto"/>
      </w:pPr>
      <w:rPr>
        <w:b/>
        <w:bCs/>
      </w:rPr>
      <w:tblPr/>
      <w:tcPr>
        <w:tcBorders>
          <w:top w:val="single" w:sz="8" w:space="0" w:color="A5005F" w:themeColor="accent4"/>
          <w:left w:val="nil"/>
          <w:bottom w:val="single" w:sz="8" w:space="0" w:color="A5005F" w:themeColor="accent4"/>
          <w:right w:val="nil"/>
          <w:insideH w:val="nil"/>
          <w:insideV w:val="nil"/>
        </w:tcBorders>
      </w:tcPr>
    </w:tblStylePr>
    <w:tblStylePr w:type="lastRow">
      <w:pPr>
        <w:spacing w:before="0" w:after="0" w:line="240" w:lineRule="auto"/>
      </w:pPr>
      <w:rPr>
        <w:b/>
        <w:bCs/>
      </w:rPr>
      <w:tblPr/>
      <w:tcPr>
        <w:tcBorders>
          <w:top w:val="single" w:sz="8" w:space="0" w:color="A5005F" w:themeColor="accent4"/>
          <w:left w:val="nil"/>
          <w:bottom w:val="single" w:sz="8" w:space="0" w:color="A5005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9DA" w:themeFill="accent4" w:themeFillTint="3F"/>
      </w:tcPr>
    </w:tblStylePr>
    <w:tblStylePr w:type="band1Horz">
      <w:tblPr/>
      <w:tcPr>
        <w:tcBorders>
          <w:left w:val="nil"/>
          <w:right w:val="nil"/>
          <w:insideH w:val="nil"/>
          <w:insideV w:val="nil"/>
        </w:tcBorders>
        <w:shd w:val="clear" w:color="auto" w:fill="FFA9DA" w:themeFill="accent4" w:themeFillTint="3F"/>
      </w:tcPr>
    </w:tblStylePr>
  </w:style>
  <w:style w:type="table" w:styleId="Lysskygge-fremhvningsfarve5">
    <w:name w:val="Light Shading Accent 5"/>
    <w:basedOn w:val="Tabel-Normal"/>
    <w:uiPriority w:val="99"/>
    <w:unhideWhenUsed/>
    <w:rsid w:val="001D6F51"/>
    <w:tblPr>
      <w:tblStyleRowBandSize w:val="1"/>
      <w:tblStyleColBandSize w:val="1"/>
      <w:tblBorders>
        <w:top w:val="single" w:sz="8" w:space="0" w:color="F0005F" w:themeColor="accent5"/>
        <w:bottom w:val="single" w:sz="8" w:space="0" w:color="F0005F" w:themeColor="accent5"/>
      </w:tblBorders>
    </w:tblPr>
    <w:tblStylePr w:type="firstRow">
      <w:pPr>
        <w:spacing w:before="0" w:after="0" w:line="240" w:lineRule="auto"/>
      </w:pPr>
      <w:rPr>
        <w:b/>
        <w:bCs/>
      </w:rPr>
      <w:tblPr/>
      <w:tcPr>
        <w:tcBorders>
          <w:top w:val="single" w:sz="8" w:space="0" w:color="F0005F" w:themeColor="accent5"/>
          <w:left w:val="nil"/>
          <w:bottom w:val="single" w:sz="8" w:space="0" w:color="F0005F" w:themeColor="accent5"/>
          <w:right w:val="nil"/>
          <w:insideH w:val="nil"/>
          <w:insideV w:val="nil"/>
        </w:tcBorders>
      </w:tcPr>
    </w:tblStylePr>
    <w:tblStylePr w:type="lastRow">
      <w:pPr>
        <w:spacing w:before="0" w:after="0" w:line="240" w:lineRule="auto"/>
      </w:pPr>
      <w:rPr>
        <w:b/>
        <w:bCs/>
      </w:rPr>
      <w:tblPr/>
      <w:tcPr>
        <w:tcBorders>
          <w:top w:val="single" w:sz="8" w:space="0" w:color="F0005F" w:themeColor="accent5"/>
          <w:left w:val="nil"/>
          <w:bottom w:val="single" w:sz="8" w:space="0" w:color="F000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CD6" w:themeFill="accent5" w:themeFillTint="3F"/>
      </w:tcPr>
    </w:tblStylePr>
    <w:tblStylePr w:type="band1Horz">
      <w:tblPr/>
      <w:tcPr>
        <w:tcBorders>
          <w:left w:val="nil"/>
          <w:right w:val="nil"/>
          <w:insideH w:val="nil"/>
          <w:insideV w:val="nil"/>
        </w:tcBorders>
        <w:shd w:val="clear" w:color="auto" w:fill="FFBCD6" w:themeFill="accent5" w:themeFillTint="3F"/>
      </w:tcPr>
    </w:tblStylePr>
  </w:style>
  <w:style w:type="table" w:styleId="Lysskygge-fremhvningsfarve6">
    <w:name w:val="Light Shading Accent 6"/>
    <w:basedOn w:val="Tabel-Normal"/>
    <w:uiPriority w:val="99"/>
    <w:unhideWhenUsed/>
    <w:rsid w:val="001D6F51"/>
    <w:tblPr>
      <w:tblStyleRowBandSize w:val="1"/>
      <w:tblStyleColBandSize w:val="1"/>
      <w:tblBorders>
        <w:top w:val="single" w:sz="8" w:space="0" w:color="B06606" w:themeColor="accent6"/>
        <w:bottom w:val="single" w:sz="8" w:space="0" w:color="B06606" w:themeColor="accent6"/>
      </w:tblBorders>
    </w:tblPr>
    <w:tblStylePr w:type="firstRow">
      <w:pPr>
        <w:spacing w:before="0" w:after="0" w:line="240" w:lineRule="auto"/>
      </w:pPr>
      <w:rPr>
        <w:b/>
        <w:bCs/>
      </w:rPr>
      <w:tblPr/>
      <w:tcPr>
        <w:tcBorders>
          <w:top w:val="single" w:sz="8" w:space="0" w:color="B06606" w:themeColor="accent6"/>
          <w:left w:val="nil"/>
          <w:bottom w:val="single" w:sz="8" w:space="0" w:color="B06606" w:themeColor="accent6"/>
          <w:right w:val="nil"/>
          <w:insideH w:val="nil"/>
          <w:insideV w:val="nil"/>
        </w:tcBorders>
      </w:tcPr>
    </w:tblStylePr>
    <w:tblStylePr w:type="lastRow">
      <w:pPr>
        <w:spacing w:before="0" w:after="0" w:line="240" w:lineRule="auto"/>
      </w:pPr>
      <w:rPr>
        <w:b/>
        <w:bCs/>
      </w:rPr>
      <w:tblPr/>
      <w:tcPr>
        <w:tcBorders>
          <w:top w:val="single" w:sz="8" w:space="0" w:color="B06606" w:themeColor="accent6"/>
          <w:left w:val="nil"/>
          <w:bottom w:val="single" w:sz="8" w:space="0" w:color="B0660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BB0" w:themeFill="accent6" w:themeFillTint="3F"/>
      </w:tcPr>
    </w:tblStylePr>
    <w:tblStylePr w:type="band1Horz">
      <w:tblPr/>
      <w:tcPr>
        <w:tcBorders>
          <w:left w:val="nil"/>
          <w:right w:val="nil"/>
          <w:insideH w:val="nil"/>
          <w:insideV w:val="nil"/>
        </w:tcBorders>
        <w:shd w:val="clear" w:color="auto" w:fill="FCDBB0" w:themeFill="accent6" w:themeFillTint="3F"/>
      </w:tcPr>
    </w:tblStylePr>
  </w:style>
  <w:style w:type="table" w:customStyle="1" w:styleId="ListTable1Light1">
    <w:name w:val="List Table 1 Light1"/>
    <w:basedOn w:val="Tabel-Normal"/>
    <w:uiPriority w:val="99"/>
    <w:unhideWhenUsed/>
    <w:rsid w:val="001D6F5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el-Normal"/>
    <w:uiPriority w:val="99"/>
    <w:unhideWhenUsed/>
    <w:rsid w:val="001D6F51"/>
    <w:tblPr>
      <w:tblStyleRowBandSize w:val="1"/>
      <w:tblStyleColBandSize w:val="1"/>
    </w:tblPr>
    <w:tblStylePr w:type="firstRow">
      <w:rPr>
        <w:b/>
        <w:bCs/>
      </w:rPr>
      <w:tblPr/>
      <w:tcPr>
        <w:tcBorders>
          <w:bottom w:val="single" w:sz="4" w:space="0" w:color="4BDCFF" w:themeColor="accent1" w:themeTint="99"/>
        </w:tcBorders>
      </w:tcPr>
    </w:tblStylePr>
    <w:tblStylePr w:type="lastRow">
      <w:rPr>
        <w:b/>
        <w:bCs/>
      </w:rPr>
      <w:tblPr/>
      <w:tcPr>
        <w:tcBorders>
          <w:top w:val="single" w:sz="4" w:space="0" w:color="4BDCFF" w:themeColor="accent1" w:themeTint="99"/>
        </w:tcBorders>
      </w:tcPr>
    </w:tblStylePr>
    <w:tblStylePr w:type="firstCol">
      <w:rPr>
        <w:b/>
        <w:bCs/>
      </w:rPr>
    </w:tblStylePr>
    <w:tblStylePr w:type="lastCol">
      <w:rPr>
        <w:b/>
        <w:bCs/>
      </w:rPr>
    </w:tblStylePr>
    <w:tblStylePr w:type="band1Vert">
      <w:tblPr/>
      <w:tcPr>
        <w:shd w:val="clear" w:color="auto" w:fill="C3F3FF" w:themeFill="accent1" w:themeFillTint="33"/>
      </w:tcPr>
    </w:tblStylePr>
    <w:tblStylePr w:type="band1Horz">
      <w:tblPr/>
      <w:tcPr>
        <w:shd w:val="clear" w:color="auto" w:fill="C3F3FF" w:themeFill="accent1" w:themeFillTint="33"/>
      </w:tcPr>
    </w:tblStylePr>
  </w:style>
  <w:style w:type="table" w:customStyle="1" w:styleId="ListTable1Light-Accent21">
    <w:name w:val="List Table 1 Light - Accent 21"/>
    <w:basedOn w:val="Tabel-Normal"/>
    <w:uiPriority w:val="99"/>
    <w:unhideWhenUsed/>
    <w:rsid w:val="001D6F51"/>
    <w:tblPr>
      <w:tblStyleRowBandSize w:val="1"/>
      <w:tblStyleColBandSize w:val="1"/>
    </w:tblPr>
    <w:tblStylePr w:type="firstRow">
      <w:rPr>
        <w:b/>
        <w:bCs/>
      </w:rPr>
      <w:tblPr/>
      <w:tcPr>
        <w:tcBorders>
          <w:bottom w:val="single" w:sz="4" w:space="0" w:color="99BCE1" w:themeColor="accent2" w:themeTint="99"/>
        </w:tcBorders>
      </w:tcPr>
    </w:tblStylePr>
    <w:tblStylePr w:type="lastRow">
      <w:rPr>
        <w:b/>
        <w:bCs/>
      </w:rPr>
      <w:tblPr/>
      <w:tcPr>
        <w:tcBorders>
          <w:top w:val="single" w:sz="4" w:space="0" w:color="99BCE1" w:themeColor="accent2" w:themeTint="99"/>
        </w:tcBorders>
      </w:tcPr>
    </w:tblStylePr>
    <w:tblStylePr w:type="firstCol">
      <w:rPr>
        <w:b/>
        <w:bCs/>
      </w:rPr>
    </w:tblStylePr>
    <w:tblStylePr w:type="lastCol">
      <w:rPr>
        <w:b/>
        <w:bCs/>
      </w:rPr>
    </w:tblStylePr>
    <w:tblStylePr w:type="band1Vert">
      <w:tblPr/>
      <w:tcPr>
        <w:shd w:val="clear" w:color="auto" w:fill="DDE8F5" w:themeFill="accent2" w:themeFillTint="33"/>
      </w:tcPr>
    </w:tblStylePr>
    <w:tblStylePr w:type="band1Horz">
      <w:tblPr/>
      <w:tcPr>
        <w:shd w:val="clear" w:color="auto" w:fill="DDE8F5" w:themeFill="accent2" w:themeFillTint="33"/>
      </w:tcPr>
    </w:tblStylePr>
  </w:style>
  <w:style w:type="table" w:customStyle="1" w:styleId="ListTable1Light-Accent31">
    <w:name w:val="List Table 1 Light - Accent 31"/>
    <w:basedOn w:val="Tabel-Normal"/>
    <w:uiPriority w:val="99"/>
    <w:unhideWhenUsed/>
    <w:rsid w:val="001D6F51"/>
    <w:tblPr>
      <w:tblStyleRowBandSize w:val="1"/>
      <w:tblStyleColBandSize w:val="1"/>
    </w:tblPr>
    <w:tblStylePr w:type="firstRow">
      <w:rPr>
        <w:b/>
        <w:bCs/>
      </w:rPr>
      <w:tblPr/>
      <w:tcPr>
        <w:tcBorders>
          <w:bottom w:val="single" w:sz="4" w:space="0" w:color="A996D5" w:themeColor="accent3" w:themeTint="99"/>
        </w:tcBorders>
      </w:tcPr>
    </w:tblStylePr>
    <w:tblStylePr w:type="lastRow">
      <w:rPr>
        <w:b/>
        <w:bCs/>
      </w:rPr>
      <w:tblPr/>
      <w:tcPr>
        <w:tcBorders>
          <w:top w:val="single" w:sz="4" w:space="0" w:color="A996D5" w:themeColor="accent3" w:themeTint="99"/>
        </w:tcBorders>
      </w:tcPr>
    </w:tblStylePr>
    <w:tblStylePr w:type="firstCol">
      <w:rPr>
        <w:b/>
        <w:bCs/>
      </w:rPr>
    </w:tblStylePr>
    <w:tblStylePr w:type="lastCol">
      <w:rPr>
        <w:b/>
        <w:bCs/>
      </w:rPr>
    </w:tblStylePr>
    <w:tblStylePr w:type="band1Vert">
      <w:tblPr/>
      <w:tcPr>
        <w:shd w:val="clear" w:color="auto" w:fill="E2DCF1" w:themeFill="accent3" w:themeFillTint="33"/>
      </w:tcPr>
    </w:tblStylePr>
    <w:tblStylePr w:type="band1Horz">
      <w:tblPr/>
      <w:tcPr>
        <w:shd w:val="clear" w:color="auto" w:fill="E2DCF1" w:themeFill="accent3" w:themeFillTint="33"/>
      </w:tcPr>
    </w:tblStylePr>
  </w:style>
  <w:style w:type="table" w:customStyle="1" w:styleId="ListTable1Light-Accent41">
    <w:name w:val="List Table 1 Light - Accent 41"/>
    <w:basedOn w:val="Tabel-Normal"/>
    <w:uiPriority w:val="99"/>
    <w:unhideWhenUsed/>
    <w:rsid w:val="001D6F51"/>
    <w:tblPr>
      <w:tblStyleRowBandSize w:val="1"/>
      <w:tblStyleColBandSize w:val="1"/>
    </w:tblPr>
    <w:tblStylePr w:type="firstRow">
      <w:rPr>
        <w:b/>
        <w:bCs/>
      </w:rPr>
      <w:tblPr/>
      <w:tcPr>
        <w:tcBorders>
          <w:bottom w:val="single" w:sz="4" w:space="0" w:color="FF30A6" w:themeColor="accent4" w:themeTint="99"/>
        </w:tcBorders>
      </w:tcPr>
    </w:tblStylePr>
    <w:tblStylePr w:type="lastRow">
      <w:rPr>
        <w:b/>
        <w:bCs/>
      </w:rPr>
      <w:tblPr/>
      <w:tcPr>
        <w:tcBorders>
          <w:top w:val="single" w:sz="4" w:space="0" w:color="FF30A6" w:themeColor="accent4" w:themeTint="99"/>
        </w:tcBorders>
      </w:tcPr>
    </w:tblStylePr>
    <w:tblStylePr w:type="firstCol">
      <w:rPr>
        <w:b/>
        <w:bCs/>
      </w:rPr>
    </w:tblStylePr>
    <w:tblStylePr w:type="lastCol">
      <w:rPr>
        <w:b/>
        <w:bCs/>
      </w:rPr>
    </w:tblStylePr>
    <w:tblStylePr w:type="band1Vert">
      <w:tblPr/>
      <w:tcPr>
        <w:shd w:val="clear" w:color="auto" w:fill="FFBAE1" w:themeFill="accent4" w:themeFillTint="33"/>
      </w:tcPr>
    </w:tblStylePr>
    <w:tblStylePr w:type="band1Horz">
      <w:tblPr/>
      <w:tcPr>
        <w:shd w:val="clear" w:color="auto" w:fill="FFBAE1" w:themeFill="accent4" w:themeFillTint="33"/>
      </w:tcPr>
    </w:tblStylePr>
  </w:style>
  <w:style w:type="table" w:customStyle="1" w:styleId="ListTable1Light-Accent51">
    <w:name w:val="List Table 1 Light - Accent 51"/>
    <w:basedOn w:val="Tabel-Normal"/>
    <w:uiPriority w:val="99"/>
    <w:unhideWhenUsed/>
    <w:rsid w:val="001D6F51"/>
    <w:tblPr>
      <w:tblStyleRowBandSize w:val="1"/>
      <w:tblStyleColBandSize w:val="1"/>
    </w:tblPr>
    <w:tblStylePr w:type="firstRow">
      <w:rPr>
        <w:b/>
        <w:bCs/>
      </w:rPr>
      <w:tblPr/>
      <w:tcPr>
        <w:tcBorders>
          <w:bottom w:val="single" w:sz="4" w:space="0" w:color="FF5D9C" w:themeColor="accent5" w:themeTint="99"/>
        </w:tcBorders>
      </w:tcPr>
    </w:tblStylePr>
    <w:tblStylePr w:type="lastRow">
      <w:rPr>
        <w:b/>
        <w:bCs/>
      </w:rPr>
      <w:tblPr/>
      <w:tcPr>
        <w:tcBorders>
          <w:top w:val="single" w:sz="4" w:space="0" w:color="FF5D9C" w:themeColor="accent5" w:themeTint="99"/>
        </w:tcBorders>
      </w:tcPr>
    </w:tblStylePr>
    <w:tblStylePr w:type="firstCol">
      <w:rPr>
        <w:b/>
        <w:bCs/>
      </w:rPr>
    </w:tblStylePr>
    <w:tblStylePr w:type="lastCol">
      <w:rPr>
        <w:b/>
        <w:bCs/>
      </w:rPr>
    </w:tblStylePr>
    <w:tblStylePr w:type="band1Vert">
      <w:tblPr/>
      <w:tcPr>
        <w:shd w:val="clear" w:color="auto" w:fill="FFC9DE" w:themeFill="accent5" w:themeFillTint="33"/>
      </w:tcPr>
    </w:tblStylePr>
    <w:tblStylePr w:type="band1Horz">
      <w:tblPr/>
      <w:tcPr>
        <w:shd w:val="clear" w:color="auto" w:fill="FFC9DE" w:themeFill="accent5" w:themeFillTint="33"/>
      </w:tcPr>
    </w:tblStylePr>
  </w:style>
  <w:style w:type="table" w:customStyle="1" w:styleId="ListTable1Light-Accent61">
    <w:name w:val="List Table 1 Light - Accent 61"/>
    <w:basedOn w:val="Tabel-Normal"/>
    <w:uiPriority w:val="99"/>
    <w:unhideWhenUsed/>
    <w:rsid w:val="001D6F51"/>
    <w:tblPr>
      <w:tblStyleRowBandSize w:val="1"/>
      <w:tblStyleColBandSize w:val="1"/>
    </w:tblPr>
    <w:tblStylePr w:type="firstRow">
      <w:rPr>
        <w:b/>
        <w:bCs/>
      </w:rPr>
      <w:tblPr/>
      <w:tcPr>
        <w:tcBorders>
          <w:bottom w:val="single" w:sz="4" w:space="0" w:color="F8A840" w:themeColor="accent6" w:themeTint="99"/>
        </w:tcBorders>
      </w:tcPr>
    </w:tblStylePr>
    <w:tblStylePr w:type="lastRow">
      <w:rPr>
        <w:b/>
        <w:bCs/>
      </w:rPr>
      <w:tblPr/>
      <w:tcPr>
        <w:tcBorders>
          <w:top w:val="single" w:sz="4" w:space="0" w:color="F8A840" w:themeColor="accent6" w:themeTint="99"/>
        </w:tcBorders>
      </w:tcPr>
    </w:tblStylePr>
    <w:tblStylePr w:type="firstCol">
      <w:rPr>
        <w:b/>
        <w:bCs/>
      </w:rPr>
    </w:tblStylePr>
    <w:tblStylePr w:type="lastCol">
      <w:rPr>
        <w:b/>
        <w:bCs/>
      </w:rPr>
    </w:tblStylePr>
    <w:tblStylePr w:type="band1Vert">
      <w:tblPr/>
      <w:tcPr>
        <w:shd w:val="clear" w:color="auto" w:fill="FCE2BF" w:themeFill="accent6" w:themeFillTint="33"/>
      </w:tcPr>
    </w:tblStylePr>
    <w:tblStylePr w:type="band1Horz">
      <w:tblPr/>
      <w:tcPr>
        <w:shd w:val="clear" w:color="auto" w:fill="FCE2BF" w:themeFill="accent6" w:themeFillTint="33"/>
      </w:tcPr>
    </w:tblStylePr>
  </w:style>
  <w:style w:type="table" w:customStyle="1" w:styleId="ListTable21">
    <w:name w:val="List Table 21"/>
    <w:basedOn w:val="Tabel-Normal"/>
    <w:uiPriority w:val="99"/>
    <w:unhideWhenUsed/>
    <w:rsid w:val="001D6F5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el-Normal"/>
    <w:uiPriority w:val="99"/>
    <w:unhideWhenUsed/>
    <w:rsid w:val="001D6F51"/>
    <w:tblPr>
      <w:tblStyleRowBandSize w:val="1"/>
      <w:tblStyleColBandSize w:val="1"/>
      <w:tblBorders>
        <w:top w:val="single" w:sz="4" w:space="0" w:color="4BDCFF" w:themeColor="accent1" w:themeTint="99"/>
        <w:bottom w:val="single" w:sz="4" w:space="0" w:color="4BDCFF" w:themeColor="accent1" w:themeTint="99"/>
        <w:insideH w:val="single" w:sz="4" w:space="0" w:color="4BDC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F3FF" w:themeFill="accent1" w:themeFillTint="33"/>
      </w:tcPr>
    </w:tblStylePr>
    <w:tblStylePr w:type="band1Horz">
      <w:tblPr/>
      <w:tcPr>
        <w:shd w:val="clear" w:color="auto" w:fill="C3F3FF" w:themeFill="accent1" w:themeFillTint="33"/>
      </w:tcPr>
    </w:tblStylePr>
  </w:style>
  <w:style w:type="table" w:customStyle="1" w:styleId="ListTable2-Accent21">
    <w:name w:val="List Table 2 - Accent 21"/>
    <w:basedOn w:val="Tabel-Normal"/>
    <w:uiPriority w:val="99"/>
    <w:unhideWhenUsed/>
    <w:rsid w:val="001D6F51"/>
    <w:tblPr>
      <w:tblStyleRowBandSize w:val="1"/>
      <w:tblStyleColBandSize w:val="1"/>
      <w:tblBorders>
        <w:top w:val="single" w:sz="4" w:space="0" w:color="99BCE1" w:themeColor="accent2" w:themeTint="99"/>
        <w:bottom w:val="single" w:sz="4" w:space="0" w:color="99BCE1" w:themeColor="accent2" w:themeTint="99"/>
        <w:insideH w:val="single" w:sz="4" w:space="0" w:color="99BCE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8F5" w:themeFill="accent2" w:themeFillTint="33"/>
      </w:tcPr>
    </w:tblStylePr>
    <w:tblStylePr w:type="band1Horz">
      <w:tblPr/>
      <w:tcPr>
        <w:shd w:val="clear" w:color="auto" w:fill="DDE8F5" w:themeFill="accent2" w:themeFillTint="33"/>
      </w:tcPr>
    </w:tblStylePr>
  </w:style>
  <w:style w:type="table" w:customStyle="1" w:styleId="ListTable2-Accent31">
    <w:name w:val="List Table 2 - Accent 31"/>
    <w:basedOn w:val="Tabel-Normal"/>
    <w:uiPriority w:val="99"/>
    <w:unhideWhenUsed/>
    <w:rsid w:val="001D6F51"/>
    <w:tblPr>
      <w:tblStyleRowBandSize w:val="1"/>
      <w:tblStyleColBandSize w:val="1"/>
      <w:tblBorders>
        <w:top w:val="single" w:sz="4" w:space="0" w:color="A996D5" w:themeColor="accent3" w:themeTint="99"/>
        <w:bottom w:val="single" w:sz="4" w:space="0" w:color="A996D5" w:themeColor="accent3" w:themeTint="99"/>
        <w:insideH w:val="single" w:sz="4" w:space="0" w:color="A996D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DCF1" w:themeFill="accent3" w:themeFillTint="33"/>
      </w:tcPr>
    </w:tblStylePr>
    <w:tblStylePr w:type="band1Horz">
      <w:tblPr/>
      <w:tcPr>
        <w:shd w:val="clear" w:color="auto" w:fill="E2DCF1" w:themeFill="accent3" w:themeFillTint="33"/>
      </w:tcPr>
    </w:tblStylePr>
  </w:style>
  <w:style w:type="table" w:customStyle="1" w:styleId="ListTable2-Accent41">
    <w:name w:val="List Table 2 - Accent 41"/>
    <w:basedOn w:val="Tabel-Normal"/>
    <w:uiPriority w:val="99"/>
    <w:unhideWhenUsed/>
    <w:rsid w:val="001D6F51"/>
    <w:tblPr>
      <w:tblStyleRowBandSize w:val="1"/>
      <w:tblStyleColBandSize w:val="1"/>
      <w:tblBorders>
        <w:top w:val="single" w:sz="4" w:space="0" w:color="FF30A6" w:themeColor="accent4" w:themeTint="99"/>
        <w:bottom w:val="single" w:sz="4" w:space="0" w:color="FF30A6" w:themeColor="accent4" w:themeTint="99"/>
        <w:insideH w:val="single" w:sz="4" w:space="0" w:color="FF30A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BAE1" w:themeFill="accent4" w:themeFillTint="33"/>
      </w:tcPr>
    </w:tblStylePr>
    <w:tblStylePr w:type="band1Horz">
      <w:tblPr/>
      <w:tcPr>
        <w:shd w:val="clear" w:color="auto" w:fill="FFBAE1" w:themeFill="accent4" w:themeFillTint="33"/>
      </w:tcPr>
    </w:tblStylePr>
  </w:style>
  <w:style w:type="table" w:customStyle="1" w:styleId="ListTable2-Accent51">
    <w:name w:val="List Table 2 - Accent 51"/>
    <w:basedOn w:val="Tabel-Normal"/>
    <w:uiPriority w:val="99"/>
    <w:unhideWhenUsed/>
    <w:rsid w:val="001D6F51"/>
    <w:tblPr>
      <w:tblStyleRowBandSize w:val="1"/>
      <w:tblStyleColBandSize w:val="1"/>
      <w:tblBorders>
        <w:top w:val="single" w:sz="4" w:space="0" w:color="FF5D9C" w:themeColor="accent5" w:themeTint="99"/>
        <w:bottom w:val="single" w:sz="4" w:space="0" w:color="FF5D9C" w:themeColor="accent5" w:themeTint="99"/>
        <w:insideH w:val="single" w:sz="4" w:space="0" w:color="FF5D9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9DE" w:themeFill="accent5" w:themeFillTint="33"/>
      </w:tcPr>
    </w:tblStylePr>
    <w:tblStylePr w:type="band1Horz">
      <w:tblPr/>
      <w:tcPr>
        <w:shd w:val="clear" w:color="auto" w:fill="FFC9DE" w:themeFill="accent5" w:themeFillTint="33"/>
      </w:tcPr>
    </w:tblStylePr>
  </w:style>
  <w:style w:type="table" w:customStyle="1" w:styleId="ListTable2-Accent61">
    <w:name w:val="List Table 2 - Accent 61"/>
    <w:basedOn w:val="Tabel-Normal"/>
    <w:uiPriority w:val="99"/>
    <w:unhideWhenUsed/>
    <w:rsid w:val="001D6F51"/>
    <w:tblPr>
      <w:tblStyleRowBandSize w:val="1"/>
      <w:tblStyleColBandSize w:val="1"/>
      <w:tblBorders>
        <w:top w:val="single" w:sz="4" w:space="0" w:color="F8A840" w:themeColor="accent6" w:themeTint="99"/>
        <w:bottom w:val="single" w:sz="4" w:space="0" w:color="F8A840" w:themeColor="accent6" w:themeTint="99"/>
        <w:insideH w:val="single" w:sz="4" w:space="0" w:color="F8A84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2BF" w:themeFill="accent6" w:themeFillTint="33"/>
      </w:tcPr>
    </w:tblStylePr>
    <w:tblStylePr w:type="band1Horz">
      <w:tblPr/>
      <w:tcPr>
        <w:shd w:val="clear" w:color="auto" w:fill="FCE2BF" w:themeFill="accent6" w:themeFillTint="33"/>
      </w:tcPr>
    </w:tblStylePr>
  </w:style>
  <w:style w:type="table" w:customStyle="1" w:styleId="ListTable31">
    <w:name w:val="List Table 31"/>
    <w:basedOn w:val="Tabel-Normal"/>
    <w:uiPriority w:val="99"/>
    <w:unhideWhenUsed/>
    <w:rsid w:val="001D6F5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el-Normal"/>
    <w:uiPriority w:val="99"/>
    <w:unhideWhenUsed/>
    <w:rsid w:val="001D6F51"/>
    <w:tblPr>
      <w:tblStyleRowBandSize w:val="1"/>
      <w:tblStyleColBandSize w:val="1"/>
      <w:tblBorders>
        <w:top w:val="single" w:sz="4" w:space="0" w:color="00AAD2" w:themeColor="accent1"/>
        <w:left w:val="single" w:sz="4" w:space="0" w:color="00AAD2" w:themeColor="accent1"/>
        <w:bottom w:val="single" w:sz="4" w:space="0" w:color="00AAD2" w:themeColor="accent1"/>
        <w:right w:val="single" w:sz="4" w:space="0" w:color="00AAD2" w:themeColor="accent1"/>
      </w:tblBorders>
    </w:tblPr>
    <w:tblStylePr w:type="firstRow">
      <w:rPr>
        <w:b/>
        <w:bCs/>
        <w:color w:val="FFFFFF" w:themeColor="background1"/>
      </w:rPr>
      <w:tblPr/>
      <w:tcPr>
        <w:shd w:val="clear" w:color="auto" w:fill="00AAD2" w:themeFill="accent1"/>
      </w:tcPr>
    </w:tblStylePr>
    <w:tblStylePr w:type="lastRow">
      <w:rPr>
        <w:b/>
        <w:bCs/>
      </w:rPr>
      <w:tblPr/>
      <w:tcPr>
        <w:tcBorders>
          <w:top w:val="double" w:sz="4" w:space="0" w:color="00AA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AD2" w:themeColor="accent1"/>
          <w:right w:val="single" w:sz="4" w:space="0" w:color="00AAD2" w:themeColor="accent1"/>
        </w:tcBorders>
      </w:tcPr>
    </w:tblStylePr>
    <w:tblStylePr w:type="band1Horz">
      <w:tblPr/>
      <w:tcPr>
        <w:tcBorders>
          <w:top w:val="single" w:sz="4" w:space="0" w:color="00AAD2" w:themeColor="accent1"/>
          <w:bottom w:val="single" w:sz="4" w:space="0" w:color="00AA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AD2" w:themeColor="accent1"/>
          <w:left w:val="nil"/>
        </w:tcBorders>
      </w:tcPr>
    </w:tblStylePr>
    <w:tblStylePr w:type="swCell">
      <w:tblPr/>
      <w:tcPr>
        <w:tcBorders>
          <w:top w:val="double" w:sz="4" w:space="0" w:color="00AAD2" w:themeColor="accent1"/>
          <w:right w:val="nil"/>
        </w:tcBorders>
      </w:tcPr>
    </w:tblStylePr>
  </w:style>
  <w:style w:type="table" w:customStyle="1" w:styleId="ListTable3-Accent21">
    <w:name w:val="List Table 3 - Accent 21"/>
    <w:basedOn w:val="Tabel-Normal"/>
    <w:uiPriority w:val="99"/>
    <w:unhideWhenUsed/>
    <w:rsid w:val="001D6F51"/>
    <w:tblPr>
      <w:tblStyleRowBandSize w:val="1"/>
      <w:tblStyleColBandSize w:val="1"/>
      <w:tblBorders>
        <w:top w:val="single" w:sz="4" w:space="0" w:color="5591CD" w:themeColor="accent2"/>
        <w:left w:val="single" w:sz="4" w:space="0" w:color="5591CD" w:themeColor="accent2"/>
        <w:bottom w:val="single" w:sz="4" w:space="0" w:color="5591CD" w:themeColor="accent2"/>
        <w:right w:val="single" w:sz="4" w:space="0" w:color="5591CD" w:themeColor="accent2"/>
      </w:tblBorders>
    </w:tblPr>
    <w:tblStylePr w:type="firstRow">
      <w:rPr>
        <w:b/>
        <w:bCs/>
        <w:color w:val="FFFFFF" w:themeColor="background1"/>
      </w:rPr>
      <w:tblPr/>
      <w:tcPr>
        <w:shd w:val="clear" w:color="auto" w:fill="5591CD" w:themeFill="accent2"/>
      </w:tcPr>
    </w:tblStylePr>
    <w:tblStylePr w:type="lastRow">
      <w:rPr>
        <w:b/>
        <w:bCs/>
      </w:rPr>
      <w:tblPr/>
      <w:tcPr>
        <w:tcBorders>
          <w:top w:val="double" w:sz="4" w:space="0" w:color="5591C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591CD" w:themeColor="accent2"/>
          <w:right w:val="single" w:sz="4" w:space="0" w:color="5591CD" w:themeColor="accent2"/>
        </w:tcBorders>
      </w:tcPr>
    </w:tblStylePr>
    <w:tblStylePr w:type="band1Horz">
      <w:tblPr/>
      <w:tcPr>
        <w:tcBorders>
          <w:top w:val="single" w:sz="4" w:space="0" w:color="5591CD" w:themeColor="accent2"/>
          <w:bottom w:val="single" w:sz="4" w:space="0" w:color="5591C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591CD" w:themeColor="accent2"/>
          <w:left w:val="nil"/>
        </w:tcBorders>
      </w:tcPr>
    </w:tblStylePr>
    <w:tblStylePr w:type="swCell">
      <w:tblPr/>
      <w:tcPr>
        <w:tcBorders>
          <w:top w:val="double" w:sz="4" w:space="0" w:color="5591CD" w:themeColor="accent2"/>
          <w:right w:val="nil"/>
        </w:tcBorders>
      </w:tcPr>
    </w:tblStylePr>
  </w:style>
  <w:style w:type="table" w:customStyle="1" w:styleId="ListTable3-Accent31">
    <w:name w:val="List Table 3 - Accent 31"/>
    <w:basedOn w:val="Tabel-Normal"/>
    <w:uiPriority w:val="99"/>
    <w:unhideWhenUsed/>
    <w:rsid w:val="001D6F51"/>
    <w:tblPr>
      <w:tblStyleRowBandSize w:val="1"/>
      <w:tblStyleColBandSize w:val="1"/>
      <w:tblBorders>
        <w:top w:val="single" w:sz="4" w:space="0" w:color="7050B9" w:themeColor="accent3"/>
        <w:left w:val="single" w:sz="4" w:space="0" w:color="7050B9" w:themeColor="accent3"/>
        <w:bottom w:val="single" w:sz="4" w:space="0" w:color="7050B9" w:themeColor="accent3"/>
        <w:right w:val="single" w:sz="4" w:space="0" w:color="7050B9" w:themeColor="accent3"/>
      </w:tblBorders>
    </w:tblPr>
    <w:tblStylePr w:type="firstRow">
      <w:rPr>
        <w:b/>
        <w:bCs/>
        <w:color w:val="FFFFFF" w:themeColor="background1"/>
      </w:rPr>
      <w:tblPr/>
      <w:tcPr>
        <w:shd w:val="clear" w:color="auto" w:fill="7050B9" w:themeFill="accent3"/>
      </w:tcPr>
    </w:tblStylePr>
    <w:tblStylePr w:type="lastRow">
      <w:rPr>
        <w:b/>
        <w:bCs/>
      </w:rPr>
      <w:tblPr/>
      <w:tcPr>
        <w:tcBorders>
          <w:top w:val="double" w:sz="4" w:space="0" w:color="7050B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50B9" w:themeColor="accent3"/>
          <w:right w:val="single" w:sz="4" w:space="0" w:color="7050B9" w:themeColor="accent3"/>
        </w:tcBorders>
      </w:tcPr>
    </w:tblStylePr>
    <w:tblStylePr w:type="band1Horz">
      <w:tblPr/>
      <w:tcPr>
        <w:tcBorders>
          <w:top w:val="single" w:sz="4" w:space="0" w:color="7050B9" w:themeColor="accent3"/>
          <w:bottom w:val="single" w:sz="4" w:space="0" w:color="7050B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50B9" w:themeColor="accent3"/>
          <w:left w:val="nil"/>
        </w:tcBorders>
      </w:tcPr>
    </w:tblStylePr>
    <w:tblStylePr w:type="swCell">
      <w:tblPr/>
      <w:tcPr>
        <w:tcBorders>
          <w:top w:val="double" w:sz="4" w:space="0" w:color="7050B9" w:themeColor="accent3"/>
          <w:right w:val="nil"/>
        </w:tcBorders>
      </w:tcPr>
    </w:tblStylePr>
  </w:style>
  <w:style w:type="table" w:customStyle="1" w:styleId="ListTable3-Accent41">
    <w:name w:val="List Table 3 - Accent 41"/>
    <w:basedOn w:val="Tabel-Normal"/>
    <w:uiPriority w:val="99"/>
    <w:unhideWhenUsed/>
    <w:rsid w:val="001D6F51"/>
    <w:tblPr>
      <w:tblStyleRowBandSize w:val="1"/>
      <w:tblStyleColBandSize w:val="1"/>
      <w:tblBorders>
        <w:top w:val="single" w:sz="4" w:space="0" w:color="A5005F" w:themeColor="accent4"/>
        <w:left w:val="single" w:sz="4" w:space="0" w:color="A5005F" w:themeColor="accent4"/>
        <w:bottom w:val="single" w:sz="4" w:space="0" w:color="A5005F" w:themeColor="accent4"/>
        <w:right w:val="single" w:sz="4" w:space="0" w:color="A5005F" w:themeColor="accent4"/>
      </w:tblBorders>
    </w:tblPr>
    <w:tblStylePr w:type="firstRow">
      <w:rPr>
        <w:b/>
        <w:bCs/>
        <w:color w:val="FFFFFF" w:themeColor="background1"/>
      </w:rPr>
      <w:tblPr/>
      <w:tcPr>
        <w:shd w:val="clear" w:color="auto" w:fill="A5005F" w:themeFill="accent4"/>
      </w:tcPr>
    </w:tblStylePr>
    <w:tblStylePr w:type="lastRow">
      <w:rPr>
        <w:b/>
        <w:bCs/>
      </w:rPr>
      <w:tblPr/>
      <w:tcPr>
        <w:tcBorders>
          <w:top w:val="double" w:sz="4" w:space="0" w:color="A5005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005F" w:themeColor="accent4"/>
          <w:right w:val="single" w:sz="4" w:space="0" w:color="A5005F" w:themeColor="accent4"/>
        </w:tcBorders>
      </w:tcPr>
    </w:tblStylePr>
    <w:tblStylePr w:type="band1Horz">
      <w:tblPr/>
      <w:tcPr>
        <w:tcBorders>
          <w:top w:val="single" w:sz="4" w:space="0" w:color="A5005F" w:themeColor="accent4"/>
          <w:bottom w:val="single" w:sz="4" w:space="0" w:color="A5005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005F" w:themeColor="accent4"/>
          <w:left w:val="nil"/>
        </w:tcBorders>
      </w:tcPr>
    </w:tblStylePr>
    <w:tblStylePr w:type="swCell">
      <w:tblPr/>
      <w:tcPr>
        <w:tcBorders>
          <w:top w:val="double" w:sz="4" w:space="0" w:color="A5005F" w:themeColor="accent4"/>
          <w:right w:val="nil"/>
        </w:tcBorders>
      </w:tcPr>
    </w:tblStylePr>
  </w:style>
  <w:style w:type="table" w:customStyle="1" w:styleId="ListTable3-Accent51">
    <w:name w:val="List Table 3 - Accent 51"/>
    <w:basedOn w:val="Tabel-Normal"/>
    <w:uiPriority w:val="99"/>
    <w:unhideWhenUsed/>
    <w:rsid w:val="001D6F51"/>
    <w:tblPr>
      <w:tblStyleRowBandSize w:val="1"/>
      <w:tblStyleColBandSize w:val="1"/>
      <w:tblBorders>
        <w:top w:val="single" w:sz="4" w:space="0" w:color="F0005F" w:themeColor="accent5"/>
        <w:left w:val="single" w:sz="4" w:space="0" w:color="F0005F" w:themeColor="accent5"/>
        <w:bottom w:val="single" w:sz="4" w:space="0" w:color="F0005F" w:themeColor="accent5"/>
        <w:right w:val="single" w:sz="4" w:space="0" w:color="F0005F" w:themeColor="accent5"/>
      </w:tblBorders>
    </w:tblPr>
    <w:tblStylePr w:type="firstRow">
      <w:rPr>
        <w:b/>
        <w:bCs/>
        <w:color w:val="FFFFFF" w:themeColor="background1"/>
      </w:rPr>
      <w:tblPr/>
      <w:tcPr>
        <w:shd w:val="clear" w:color="auto" w:fill="F0005F" w:themeFill="accent5"/>
      </w:tcPr>
    </w:tblStylePr>
    <w:tblStylePr w:type="lastRow">
      <w:rPr>
        <w:b/>
        <w:bCs/>
      </w:rPr>
      <w:tblPr/>
      <w:tcPr>
        <w:tcBorders>
          <w:top w:val="double" w:sz="4" w:space="0" w:color="F000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005F" w:themeColor="accent5"/>
          <w:right w:val="single" w:sz="4" w:space="0" w:color="F0005F" w:themeColor="accent5"/>
        </w:tcBorders>
      </w:tcPr>
    </w:tblStylePr>
    <w:tblStylePr w:type="band1Horz">
      <w:tblPr/>
      <w:tcPr>
        <w:tcBorders>
          <w:top w:val="single" w:sz="4" w:space="0" w:color="F0005F" w:themeColor="accent5"/>
          <w:bottom w:val="single" w:sz="4" w:space="0" w:color="F000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005F" w:themeColor="accent5"/>
          <w:left w:val="nil"/>
        </w:tcBorders>
      </w:tcPr>
    </w:tblStylePr>
    <w:tblStylePr w:type="swCell">
      <w:tblPr/>
      <w:tcPr>
        <w:tcBorders>
          <w:top w:val="double" w:sz="4" w:space="0" w:color="F0005F" w:themeColor="accent5"/>
          <w:right w:val="nil"/>
        </w:tcBorders>
      </w:tcPr>
    </w:tblStylePr>
  </w:style>
  <w:style w:type="table" w:customStyle="1" w:styleId="ListTable3-Accent61">
    <w:name w:val="List Table 3 - Accent 61"/>
    <w:basedOn w:val="Tabel-Normal"/>
    <w:uiPriority w:val="99"/>
    <w:unhideWhenUsed/>
    <w:rsid w:val="001D6F51"/>
    <w:tblPr>
      <w:tblStyleRowBandSize w:val="1"/>
      <w:tblStyleColBandSize w:val="1"/>
      <w:tblBorders>
        <w:top w:val="single" w:sz="4" w:space="0" w:color="B06606" w:themeColor="accent6"/>
        <w:left w:val="single" w:sz="4" w:space="0" w:color="B06606" w:themeColor="accent6"/>
        <w:bottom w:val="single" w:sz="4" w:space="0" w:color="B06606" w:themeColor="accent6"/>
        <w:right w:val="single" w:sz="4" w:space="0" w:color="B06606" w:themeColor="accent6"/>
      </w:tblBorders>
    </w:tblPr>
    <w:tblStylePr w:type="firstRow">
      <w:rPr>
        <w:b/>
        <w:bCs/>
        <w:color w:val="FFFFFF" w:themeColor="background1"/>
      </w:rPr>
      <w:tblPr/>
      <w:tcPr>
        <w:shd w:val="clear" w:color="auto" w:fill="B06606" w:themeFill="accent6"/>
      </w:tcPr>
    </w:tblStylePr>
    <w:tblStylePr w:type="lastRow">
      <w:rPr>
        <w:b/>
        <w:bCs/>
      </w:rPr>
      <w:tblPr/>
      <w:tcPr>
        <w:tcBorders>
          <w:top w:val="double" w:sz="4" w:space="0" w:color="B0660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6606" w:themeColor="accent6"/>
          <w:right w:val="single" w:sz="4" w:space="0" w:color="B06606" w:themeColor="accent6"/>
        </w:tcBorders>
      </w:tcPr>
    </w:tblStylePr>
    <w:tblStylePr w:type="band1Horz">
      <w:tblPr/>
      <w:tcPr>
        <w:tcBorders>
          <w:top w:val="single" w:sz="4" w:space="0" w:color="B06606" w:themeColor="accent6"/>
          <w:bottom w:val="single" w:sz="4" w:space="0" w:color="B0660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6606" w:themeColor="accent6"/>
          <w:left w:val="nil"/>
        </w:tcBorders>
      </w:tcPr>
    </w:tblStylePr>
    <w:tblStylePr w:type="swCell">
      <w:tblPr/>
      <w:tcPr>
        <w:tcBorders>
          <w:top w:val="double" w:sz="4" w:space="0" w:color="B06606" w:themeColor="accent6"/>
          <w:right w:val="nil"/>
        </w:tcBorders>
      </w:tcPr>
    </w:tblStylePr>
  </w:style>
  <w:style w:type="table" w:customStyle="1" w:styleId="ListTable41">
    <w:name w:val="List Table 41"/>
    <w:basedOn w:val="Tabel-Normal"/>
    <w:uiPriority w:val="99"/>
    <w:unhideWhenUsed/>
    <w:rsid w:val="001D6F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el-Normal"/>
    <w:uiPriority w:val="99"/>
    <w:unhideWhenUsed/>
    <w:rsid w:val="001D6F51"/>
    <w:tblPr>
      <w:tblStyleRowBandSize w:val="1"/>
      <w:tblStyleColBandSize w:val="1"/>
      <w:tblBorders>
        <w:top w:val="single" w:sz="4" w:space="0" w:color="4BDCFF" w:themeColor="accent1" w:themeTint="99"/>
        <w:left w:val="single" w:sz="4" w:space="0" w:color="4BDCFF" w:themeColor="accent1" w:themeTint="99"/>
        <w:bottom w:val="single" w:sz="4" w:space="0" w:color="4BDCFF" w:themeColor="accent1" w:themeTint="99"/>
        <w:right w:val="single" w:sz="4" w:space="0" w:color="4BDCFF" w:themeColor="accent1" w:themeTint="99"/>
        <w:insideH w:val="single" w:sz="4" w:space="0" w:color="4BDCFF" w:themeColor="accent1" w:themeTint="99"/>
      </w:tblBorders>
    </w:tblPr>
    <w:tblStylePr w:type="firstRow">
      <w:rPr>
        <w:b/>
        <w:bCs/>
        <w:color w:val="FFFFFF" w:themeColor="background1"/>
      </w:rPr>
      <w:tblPr/>
      <w:tcPr>
        <w:tcBorders>
          <w:top w:val="single" w:sz="4" w:space="0" w:color="00AAD2" w:themeColor="accent1"/>
          <w:left w:val="single" w:sz="4" w:space="0" w:color="00AAD2" w:themeColor="accent1"/>
          <w:bottom w:val="single" w:sz="4" w:space="0" w:color="00AAD2" w:themeColor="accent1"/>
          <w:right w:val="single" w:sz="4" w:space="0" w:color="00AAD2" w:themeColor="accent1"/>
          <w:insideH w:val="nil"/>
        </w:tcBorders>
        <w:shd w:val="clear" w:color="auto" w:fill="00AAD2" w:themeFill="accent1"/>
      </w:tcPr>
    </w:tblStylePr>
    <w:tblStylePr w:type="lastRow">
      <w:rPr>
        <w:b/>
        <w:bCs/>
      </w:rPr>
      <w:tblPr/>
      <w:tcPr>
        <w:tcBorders>
          <w:top w:val="double" w:sz="4" w:space="0" w:color="4BDCFF" w:themeColor="accent1" w:themeTint="99"/>
        </w:tcBorders>
      </w:tcPr>
    </w:tblStylePr>
    <w:tblStylePr w:type="firstCol">
      <w:rPr>
        <w:b/>
        <w:bCs/>
      </w:rPr>
    </w:tblStylePr>
    <w:tblStylePr w:type="lastCol">
      <w:rPr>
        <w:b/>
        <w:bCs/>
      </w:rPr>
    </w:tblStylePr>
    <w:tblStylePr w:type="band1Vert">
      <w:tblPr/>
      <w:tcPr>
        <w:shd w:val="clear" w:color="auto" w:fill="C3F3FF" w:themeFill="accent1" w:themeFillTint="33"/>
      </w:tcPr>
    </w:tblStylePr>
    <w:tblStylePr w:type="band1Horz">
      <w:tblPr/>
      <w:tcPr>
        <w:shd w:val="clear" w:color="auto" w:fill="C3F3FF" w:themeFill="accent1" w:themeFillTint="33"/>
      </w:tcPr>
    </w:tblStylePr>
  </w:style>
  <w:style w:type="table" w:customStyle="1" w:styleId="ListTable4-Accent21">
    <w:name w:val="List Table 4 - Accent 21"/>
    <w:basedOn w:val="Tabel-Normal"/>
    <w:uiPriority w:val="99"/>
    <w:unhideWhenUsed/>
    <w:rsid w:val="001D6F51"/>
    <w:tblPr>
      <w:tblStyleRowBandSize w:val="1"/>
      <w:tblStyleColBandSize w:val="1"/>
      <w:tblBorders>
        <w:top w:val="single" w:sz="4" w:space="0" w:color="99BCE1" w:themeColor="accent2" w:themeTint="99"/>
        <w:left w:val="single" w:sz="4" w:space="0" w:color="99BCE1" w:themeColor="accent2" w:themeTint="99"/>
        <w:bottom w:val="single" w:sz="4" w:space="0" w:color="99BCE1" w:themeColor="accent2" w:themeTint="99"/>
        <w:right w:val="single" w:sz="4" w:space="0" w:color="99BCE1" w:themeColor="accent2" w:themeTint="99"/>
        <w:insideH w:val="single" w:sz="4" w:space="0" w:color="99BCE1" w:themeColor="accent2" w:themeTint="99"/>
      </w:tblBorders>
    </w:tblPr>
    <w:tblStylePr w:type="firstRow">
      <w:rPr>
        <w:b/>
        <w:bCs/>
        <w:color w:val="FFFFFF" w:themeColor="background1"/>
      </w:rPr>
      <w:tblPr/>
      <w:tcPr>
        <w:tcBorders>
          <w:top w:val="single" w:sz="4" w:space="0" w:color="5591CD" w:themeColor="accent2"/>
          <w:left w:val="single" w:sz="4" w:space="0" w:color="5591CD" w:themeColor="accent2"/>
          <w:bottom w:val="single" w:sz="4" w:space="0" w:color="5591CD" w:themeColor="accent2"/>
          <w:right w:val="single" w:sz="4" w:space="0" w:color="5591CD" w:themeColor="accent2"/>
          <w:insideH w:val="nil"/>
        </w:tcBorders>
        <w:shd w:val="clear" w:color="auto" w:fill="5591CD" w:themeFill="accent2"/>
      </w:tcPr>
    </w:tblStylePr>
    <w:tblStylePr w:type="lastRow">
      <w:rPr>
        <w:b/>
        <w:bCs/>
      </w:rPr>
      <w:tblPr/>
      <w:tcPr>
        <w:tcBorders>
          <w:top w:val="double" w:sz="4" w:space="0" w:color="99BCE1" w:themeColor="accent2" w:themeTint="99"/>
        </w:tcBorders>
      </w:tcPr>
    </w:tblStylePr>
    <w:tblStylePr w:type="firstCol">
      <w:rPr>
        <w:b/>
        <w:bCs/>
      </w:rPr>
    </w:tblStylePr>
    <w:tblStylePr w:type="lastCol">
      <w:rPr>
        <w:b/>
        <w:bCs/>
      </w:rPr>
    </w:tblStylePr>
    <w:tblStylePr w:type="band1Vert">
      <w:tblPr/>
      <w:tcPr>
        <w:shd w:val="clear" w:color="auto" w:fill="DDE8F5" w:themeFill="accent2" w:themeFillTint="33"/>
      </w:tcPr>
    </w:tblStylePr>
    <w:tblStylePr w:type="band1Horz">
      <w:tblPr/>
      <w:tcPr>
        <w:shd w:val="clear" w:color="auto" w:fill="DDE8F5" w:themeFill="accent2" w:themeFillTint="33"/>
      </w:tcPr>
    </w:tblStylePr>
  </w:style>
  <w:style w:type="table" w:customStyle="1" w:styleId="ListTable4-Accent31">
    <w:name w:val="List Table 4 - Accent 31"/>
    <w:basedOn w:val="Tabel-Normal"/>
    <w:uiPriority w:val="99"/>
    <w:unhideWhenUsed/>
    <w:rsid w:val="001D6F51"/>
    <w:tblPr>
      <w:tblStyleRowBandSize w:val="1"/>
      <w:tblStyleColBandSize w:val="1"/>
      <w:tblBorders>
        <w:top w:val="single" w:sz="4" w:space="0" w:color="A996D5" w:themeColor="accent3" w:themeTint="99"/>
        <w:left w:val="single" w:sz="4" w:space="0" w:color="A996D5" w:themeColor="accent3" w:themeTint="99"/>
        <w:bottom w:val="single" w:sz="4" w:space="0" w:color="A996D5" w:themeColor="accent3" w:themeTint="99"/>
        <w:right w:val="single" w:sz="4" w:space="0" w:color="A996D5" w:themeColor="accent3" w:themeTint="99"/>
        <w:insideH w:val="single" w:sz="4" w:space="0" w:color="A996D5" w:themeColor="accent3" w:themeTint="99"/>
      </w:tblBorders>
    </w:tblPr>
    <w:tblStylePr w:type="firstRow">
      <w:rPr>
        <w:b/>
        <w:bCs/>
        <w:color w:val="FFFFFF" w:themeColor="background1"/>
      </w:rPr>
      <w:tblPr/>
      <w:tcPr>
        <w:tcBorders>
          <w:top w:val="single" w:sz="4" w:space="0" w:color="7050B9" w:themeColor="accent3"/>
          <w:left w:val="single" w:sz="4" w:space="0" w:color="7050B9" w:themeColor="accent3"/>
          <w:bottom w:val="single" w:sz="4" w:space="0" w:color="7050B9" w:themeColor="accent3"/>
          <w:right w:val="single" w:sz="4" w:space="0" w:color="7050B9" w:themeColor="accent3"/>
          <w:insideH w:val="nil"/>
        </w:tcBorders>
        <w:shd w:val="clear" w:color="auto" w:fill="7050B9" w:themeFill="accent3"/>
      </w:tcPr>
    </w:tblStylePr>
    <w:tblStylePr w:type="lastRow">
      <w:rPr>
        <w:b/>
        <w:bCs/>
      </w:rPr>
      <w:tblPr/>
      <w:tcPr>
        <w:tcBorders>
          <w:top w:val="double" w:sz="4" w:space="0" w:color="A996D5" w:themeColor="accent3" w:themeTint="99"/>
        </w:tcBorders>
      </w:tcPr>
    </w:tblStylePr>
    <w:tblStylePr w:type="firstCol">
      <w:rPr>
        <w:b/>
        <w:bCs/>
      </w:rPr>
    </w:tblStylePr>
    <w:tblStylePr w:type="lastCol">
      <w:rPr>
        <w:b/>
        <w:bCs/>
      </w:rPr>
    </w:tblStylePr>
    <w:tblStylePr w:type="band1Vert">
      <w:tblPr/>
      <w:tcPr>
        <w:shd w:val="clear" w:color="auto" w:fill="E2DCF1" w:themeFill="accent3" w:themeFillTint="33"/>
      </w:tcPr>
    </w:tblStylePr>
    <w:tblStylePr w:type="band1Horz">
      <w:tblPr/>
      <w:tcPr>
        <w:shd w:val="clear" w:color="auto" w:fill="E2DCF1" w:themeFill="accent3" w:themeFillTint="33"/>
      </w:tcPr>
    </w:tblStylePr>
  </w:style>
  <w:style w:type="table" w:customStyle="1" w:styleId="ListTable4-Accent41">
    <w:name w:val="List Table 4 - Accent 41"/>
    <w:basedOn w:val="Tabel-Normal"/>
    <w:uiPriority w:val="99"/>
    <w:unhideWhenUsed/>
    <w:rsid w:val="001D6F51"/>
    <w:tblPr>
      <w:tblStyleRowBandSize w:val="1"/>
      <w:tblStyleColBandSize w:val="1"/>
      <w:tblBorders>
        <w:top w:val="single" w:sz="4" w:space="0" w:color="FF30A6" w:themeColor="accent4" w:themeTint="99"/>
        <w:left w:val="single" w:sz="4" w:space="0" w:color="FF30A6" w:themeColor="accent4" w:themeTint="99"/>
        <w:bottom w:val="single" w:sz="4" w:space="0" w:color="FF30A6" w:themeColor="accent4" w:themeTint="99"/>
        <w:right w:val="single" w:sz="4" w:space="0" w:color="FF30A6" w:themeColor="accent4" w:themeTint="99"/>
        <w:insideH w:val="single" w:sz="4" w:space="0" w:color="FF30A6" w:themeColor="accent4" w:themeTint="99"/>
      </w:tblBorders>
    </w:tblPr>
    <w:tblStylePr w:type="firstRow">
      <w:rPr>
        <w:b/>
        <w:bCs/>
        <w:color w:val="FFFFFF" w:themeColor="background1"/>
      </w:rPr>
      <w:tblPr/>
      <w:tcPr>
        <w:tcBorders>
          <w:top w:val="single" w:sz="4" w:space="0" w:color="A5005F" w:themeColor="accent4"/>
          <w:left w:val="single" w:sz="4" w:space="0" w:color="A5005F" w:themeColor="accent4"/>
          <w:bottom w:val="single" w:sz="4" w:space="0" w:color="A5005F" w:themeColor="accent4"/>
          <w:right w:val="single" w:sz="4" w:space="0" w:color="A5005F" w:themeColor="accent4"/>
          <w:insideH w:val="nil"/>
        </w:tcBorders>
        <w:shd w:val="clear" w:color="auto" w:fill="A5005F" w:themeFill="accent4"/>
      </w:tcPr>
    </w:tblStylePr>
    <w:tblStylePr w:type="lastRow">
      <w:rPr>
        <w:b/>
        <w:bCs/>
      </w:rPr>
      <w:tblPr/>
      <w:tcPr>
        <w:tcBorders>
          <w:top w:val="double" w:sz="4" w:space="0" w:color="FF30A6" w:themeColor="accent4" w:themeTint="99"/>
        </w:tcBorders>
      </w:tcPr>
    </w:tblStylePr>
    <w:tblStylePr w:type="firstCol">
      <w:rPr>
        <w:b/>
        <w:bCs/>
      </w:rPr>
    </w:tblStylePr>
    <w:tblStylePr w:type="lastCol">
      <w:rPr>
        <w:b/>
        <w:bCs/>
      </w:rPr>
    </w:tblStylePr>
    <w:tblStylePr w:type="band1Vert">
      <w:tblPr/>
      <w:tcPr>
        <w:shd w:val="clear" w:color="auto" w:fill="FFBAE1" w:themeFill="accent4" w:themeFillTint="33"/>
      </w:tcPr>
    </w:tblStylePr>
    <w:tblStylePr w:type="band1Horz">
      <w:tblPr/>
      <w:tcPr>
        <w:shd w:val="clear" w:color="auto" w:fill="FFBAE1" w:themeFill="accent4" w:themeFillTint="33"/>
      </w:tcPr>
    </w:tblStylePr>
  </w:style>
  <w:style w:type="table" w:customStyle="1" w:styleId="ListTable4-Accent51">
    <w:name w:val="List Table 4 - Accent 51"/>
    <w:basedOn w:val="Tabel-Normal"/>
    <w:uiPriority w:val="99"/>
    <w:unhideWhenUsed/>
    <w:rsid w:val="001D6F51"/>
    <w:tblPr>
      <w:tblStyleRowBandSize w:val="1"/>
      <w:tblStyleColBandSize w:val="1"/>
      <w:tblBorders>
        <w:top w:val="single" w:sz="4" w:space="0" w:color="FF5D9C" w:themeColor="accent5" w:themeTint="99"/>
        <w:left w:val="single" w:sz="4" w:space="0" w:color="FF5D9C" w:themeColor="accent5" w:themeTint="99"/>
        <w:bottom w:val="single" w:sz="4" w:space="0" w:color="FF5D9C" w:themeColor="accent5" w:themeTint="99"/>
        <w:right w:val="single" w:sz="4" w:space="0" w:color="FF5D9C" w:themeColor="accent5" w:themeTint="99"/>
        <w:insideH w:val="single" w:sz="4" w:space="0" w:color="FF5D9C" w:themeColor="accent5" w:themeTint="99"/>
      </w:tblBorders>
    </w:tblPr>
    <w:tblStylePr w:type="firstRow">
      <w:rPr>
        <w:b/>
        <w:bCs/>
        <w:color w:val="FFFFFF" w:themeColor="background1"/>
      </w:rPr>
      <w:tblPr/>
      <w:tcPr>
        <w:tcBorders>
          <w:top w:val="single" w:sz="4" w:space="0" w:color="F0005F" w:themeColor="accent5"/>
          <w:left w:val="single" w:sz="4" w:space="0" w:color="F0005F" w:themeColor="accent5"/>
          <w:bottom w:val="single" w:sz="4" w:space="0" w:color="F0005F" w:themeColor="accent5"/>
          <w:right w:val="single" w:sz="4" w:space="0" w:color="F0005F" w:themeColor="accent5"/>
          <w:insideH w:val="nil"/>
        </w:tcBorders>
        <w:shd w:val="clear" w:color="auto" w:fill="F0005F" w:themeFill="accent5"/>
      </w:tcPr>
    </w:tblStylePr>
    <w:tblStylePr w:type="lastRow">
      <w:rPr>
        <w:b/>
        <w:bCs/>
      </w:rPr>
      <w:tblPr/>
      <w:tcPr>
        <w:tcBorders>
          <w:top w:val="double" w:sz="4" w:space="0" w:color="FF5D9C" w:themeColor="accent5" w:themeTint="99"/>
        </w:tcBorders>
      </w:tcPr>
    </w:tblStylePr>
    <w:tblStylePr w:type="firstCol">
      <w:rPr>
        <w:b/>
        <w:bCs/>
      </w:rPr>
    </w:tblStylePr>
    <w:tblStylePr w:type="lastCol">
      <w:rPr>
        <w:b/>
        <w:bCs/>
      </w:rPr>
    </w:tblStylePr>
    <w:tblStylePr w:type="band1Vert">
      <w:tblPr/>
      <w:tcPr>
        <w:shd w:val="clear" w:color="auto" w:fill="FFC9DE" w:themeFill="accent5" w:themeFillTint="33"/>
      </w:tcPr>
    </w:tblStylePr>
    <w:tblStylePr w:type="band1Horz">
      <w:tblPr/>
      <w:tcPr>
        <w:shd w:val="clear" w:color="auto" w:fill="FFC9DE" w:themeFill="accent5" w:themeFillTint="33"/>
      </w:tcPr>
    </w:tblStylePr>
  </w:style>
  <w:style w:type="table" w:customStyle="1" w:styleId="ListTable4-Accent61">
    <w:name w:val="List Table 4 - Accent 61"/>
    <w:basedOn w:val="Tabel-Normal"/>
    <w:uiPriority w:val="99"/>
    <w:unhideWhenUsed/>
    <w:rsid w:val="001D6F51"/>
    <w:tblPr>
      <w:tblStyleRowBandSize w:val="1"/>
      <w:tblStyleColBandSize w:val="1"/>
      <w:tblBorders>
        <w:top w:val="single" w:sz="4" w:space="0" w:color="F8A840" w:themeColor="accent6" w:themeTint="99"/>
        <w:left w:val="single" w:sz="4" w:space="0" w:color="F8A840" w:themeColor="accent6" w:themeTint="99"/>
        <w:bottom w:val="single" w:sz="4" w:space="0" w:color="F8A840" w:themeColor="accent6" w:themeTint="99"/>
        <w:right w:val="single" w:sz="4" w:space="0" w:color="F8A840" w:themeColor="accent6" w:themeTint="99"/>
        <w:insideH w:val="single" w:sz="4" w:space="0" w:color="F8A840" w:themeColor="accent6" w:themeTint="99"/>
      </w:tblBorders>
    </w:tblPr>
    <w:tblStylePr w:type="firstRow">
      <w:rPr>
        <w:b/>
        <w:bCs/>
        <w:color w:val="FFFFFF" w:themeColor="background1"/>
      </w:rPr>
      <w:tblPr/>
      <w:tcPr>
        <w:tcBorders>
          <w:top w:val="single" w:sz="4" w:space="0" w:color="B06606" w:themeColor="accent6"/>
          <w:left w:val="single" w:sz="4" w:space="0" w:color="B06606" w:themeColor="accent6"/>
          <w:bottom w:val="single" w:sz="4" w:space="0" w:color="B06606" w:themeColor="accent6"/>
          <w:right w:val="single" w:sz="4" w:space="0" w:color="B06606" w:themeColor="accent6"/>
          <w:insideH w:val="nil"/>
        </w:tcBorders>
        <w:shd w:val="clear" w:color="auto" w:fill="B06606" w:themeFill="accent6"/>
      </w:tcPr>
    </w:tblStylePr>
    <w:tblStylePr w:type="lastRow">
      <w:rPr>
        <w:b/>
        <w:bCs/>
      </w:rPr>
      <w:tblPr/>
      <w:tcPr>
        <w:tcBorders>
          <w:top w:val="double" w:sz="4" w:space="0" w:color="F8A840" w:themeColor="accent6" w:themeTint="99"/>
        </w:tcBorders>
      </w:tcPr>
    </w:tblStylePr>
    <w:tblStylePr w:type="firstCol">
      <w:rPr>
        <w:b/>
        <w:bCs/>
      </w:rPr>
    </w:tblStylePr>
    <w:tblStylePr w:type="lastCol">
      <w:rPr>
        <w:b/>
        <w:bCs/>
      </w:rPr>
    </w:tblStylePr>
    <w:tblStylePr w:type="band1Vert">
      <w:tblPr/>
      <w:tcPr>
        <w:shd w:val="clear" w:color="auto" w:fill="FCE2BF" w:themeFill="accent6" w:themeFillTint="33"/>
      </w:tcPr>
    </w:tblStylePr>
    <w:tblStylePr w:type="band1Horz">
      <w:tblPr/>
      <w:tcPr>
        <w:shd w:val="clear" w:color="auto" w:fill="FCE2BF" w:themeFill="accent6" w:themeFillTint="33"/>
      </w:tcPr>
    </w:tblStylePr>
  </w:style>
  <w:style w:type="table" w:customStyle="1" w:styleId="ListTable5Dark1">
    <w:name w:val="List Table 5 Dark1"/>
    <w:basedOn w:val="Tabel-Normal"/>
    <w:uiPriority w:val="99"/>
    <w:unhideWhenUsed/>
    <w:rsid w:val="001D6F51"/>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el-Normal"/>
    <w:uiPriority w:val="99"/>
    <w:unhideWhenUsed/>
    <w:rsid w:val="001D6F51"/>
    <w:tblPr>
      <w:tblStyleRowBandSize w:val="1"/>
      <w:tblStyleColBandSize w:val="1"/>
      <w:tblBorders>
        <w:top w:val="single" w:sz="24" w:space="0" w:color="00AAD2" w:themeColor="accent1"/>
        <w:left w:val="single" w:sz="24" w:space="0" w:color="00AAD2" w:themeColor="accent1"/>
        <w:bottom w:val="single" w:sz="24" w:space="0" w:color="00AAD2" w:themeColor="accent1"/>
        <w:right w:val="single" w:sz="24" w:space="0" w:color="00AAD2" w:themeColor="accent1"/>
      </w:tblBorders>
    </w:tblPr>
    <w:tcPr>
      <w:shd w:val="clear" w:color="auto" w:fill="00AA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el-Normal"/>
    <w:uiPriority w:val="99"/>
    <w:unhideWhenUsed/>
    <w:rsid w:val="001D6F51"/>
    <w:tblPr>
      <w:tblStyleRowBandSize w:val="1"/>
      <w:tblStyleColBandSize w:val="1"/>
      <w:tblBorders>
        <w:top w:val="single" w:sz="24" w:space="0" w:color="5591CD" w:themeColor="accent2"/>
        <w:left w:val="single" w:sz="24" w:space="0" w:color="5591CD" w:themeColor="accent2"/>
        <w:bottom w:val="single" w:sz="24" w:space="0" w:color="5591CD" w:themeColor="accent2"/>
        <w:right w:val="single" w:sz="24" w:space="0" w:color="5591CD" w:themeColor="accent2"/>
      </w:tblBorders>
    </w:tblPr>
    <w:tcPr>
      <w:shd w:val="clear" w:color="auto" w:fill="5591C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el-Normal"/>
    <w:uiPriority w:val="99"/>
    <w:unhideWhenUsed/>
    <w:rsid w:val="001D6F51"/>
    <w:tblPr>
      <w:tblStyleRowBandSize w:val="1"/>
      <w:tblStyleColBandSize w:val="1"/>
      <w:tblBorders>
        <w:top w:val="single" w:sz="24" w:space="0" w:color="7050B9" w:themeColor="accent3"/>
        <w:left w:val="single" w:sz="24" w:space="0" w:color="7050B9" w:themeColor="accent3"/>
        <w:bottom w:val="single" w:sz="24" w:space="0" w:color="7050B9" w:themeColor="accent3"/>
        <w:right w:val="single" w:sz="24" w:space="0" w:color="7050B9" w:themeColor="accent3"/>
      </w:tblBorders>
    </w:tblPr>
    <w:tcPr>
      <w:shd w:val="clear" w:color="auto" w:fill="7050B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el-Normal"/>
    <w:uiPriority w:val="99"/>
    <w:unhideWhenUsed/>
    <w:rsid w:val="001D6F51"/>
    <w:tblPr>
      <w:tblStyleRowBandSize w:val="1"/>
      <w:tblStyleColBandSize w:val="1"/>
      <w:tblBorders>
        <w:top w:val="single" w:sz="24" w:space="0" w:color="A5005F" w:themeColor="accent4"/>
        <w:left w:val="single" w:sz="24" w:space="0" w:color="A5005F" w:themeColor="accent4"/>
        <w:bottom w:val="single" w:sz="24" w:space="0" w:color="A5005F" w:themeColor="accent4"/>
        <w:right w:val="single" w:sz="24" w:space="0" w:color="A5005F" w:themeColor="accent4"/>
      </w:tblBorders>
    </w:tblPr>
    <w:tcPr>
      <w:shd w:val="clear" w:color="auto" w:fill="A5005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el-Normal"/>
    <w:uiPriority w:val="99"/>
    <w:unhideWhenUsed/>
    <w:rsid w:val="001D6F51"/>
    <w:tblPr>
      <w:tblStyleRowBandSize w:val="1"/>
      <w:tblStyleColBandSize w:val="1"/>
      <w:tblBorders>
        <w:top w:val="single" w:sz="24" w:space="0" w:color="F0005F" w:themeColor="accent5"/>
        <w:left w:val="single" w:sz="24" w:space="0" w:color="F0005F" w:themeColor="accent5"/>
        <w:bottom w:val="single" w:sz="24" w:space="0" w:color="F0005F" w:themeColor="accent5"/>
        <w:right w:val="single" w:sz="24" w:space="0" w:color="F0005F" w:themeColor="accent5"/>
      </w:tblBorders>
    </w:tblPr>
    <w:tcPr>
      <w:shd w:val="clear" w:color="auto" w:fill="F000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el-Normal"/>
    <w:uiPriority w:val="99"/>
    <w:unhideWhenUsed/>
    <w:rsid w:val="001D6F51"/>
    <w:tblPr>
      <w:tblStyleRowBandSize w:val="1"/>
      <w:tblStyleColBandSize w:val="1"/>
      <w:tblBorders>
        <w:top w:val="single" w:sz="24" w:space="0" w:color="B06606" w:themeColor="accent6"/>
        <w:left w:val="single" w:sz="24" w:space="0" w:color="B06606" w:themeColor="accent6"/>
        <w:bottom w:val="single" w:sz="24" w:space="0" w:color="B06606" w:themeColor="accent6"/>
        <w:right w:val="single" w:sz="24" w:space="0" w:color="B06606" w:themeColor="accent6"/>
      </w:tblBorders>
    </w:tblPr>
    <w:tcPr>
      <w:shd w:val="clear" w:color="auto" w:fill="B0660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el-Normal"/>
    <w:uiPriority w:val="99"/>
    <w:unhideWhenUsed/>
    <w:rsid w:val="001D6F51"/>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el-Normal"/>
    <w:uiPriority w:val="99"/>
    <w:unhideWhenUsed/>
    <w:rsid w:val="001D6F51"/>
    <w:tblPr>
      <w:tblStyleRowBandSize w:val="1"/>
      <w:tblStyleColBandSize w:val="1"/>
      <w:tblBorders>
        <w:top w:val="single" w:sz="4" w:space="0" w:color="00AAD2" w:themeColor="accent1"/>
        <w:bottom w:val="single" w:sz="4" w:space="0" w:color="00AAD2" w:themeColor="accent1"/>
      </w:tblBorders>
    </w:tblPr>
    <w:tblStylePr w:type="firstRow">
      <w:rPr>
        <w:b/>
        <w:bCs/>
      </w:rPr>
      <w:tblPr/>
      <w:tcPr>
        <w:tcBorders>
          <w:bottom w:val="single" w:sz="4" w:space="0" w:color="00AAD2" w:themeColor="accent1"/>
        </w:tcBorders>
      </w:tcPr>
    </w:tblStylePr>
    <w:tblStylePr w:type="lastRow">
      <w:rPr>
        <w:b/>
        <w:bCs/>
      </w:rPr>
      <w:tblPr/>
      <w:tcPr>
        <w:tcBorders>
          <w:top w:val="double" w:sz="4" w:space="0" w:color="00AAD2" w:themeColor="accent1"/>
        </w:tcBorders>
      </w:tcPr>
    </w:tblStylePr>
    <w:tblStylePr w:type="firstCol">
      <w:rPr>
        <w:b/>
        <w:bCs/>
      </w:rPr>
    </w:tblStylePr>
    <w:tblStylePr w:type="lastCol">
      <w:rPr>
        <w:b/>
        <w:bCs/>
      </w:rPr>
    </w:tblStylePr>
    <w:tblStylePr w:type="band1Vert">
      <w:tblPr/>
      <w:tcPr>
        <w:shd w:val="clear" w:color="auto" w:fill="C3F3FF" w:themeFill="accent1" w:themeFillTint="33"/>
      </w:tcPr>
    </w:tblStylePr>
    <w:tblStylePr w:type="band1Horz">
      <w:tblPr/>
      <w:tcPr>
        <w:shd w:val="clear" w:color="auto" w:fill="C3F3FF" w:themeFill="accent1" w:themeFillTint="33"/>
      </w:tcPr>
    </w:tblStylePr>
  </w:style>
  <w:style w:type="table" w:customStyle="1" w:styleId="ListTable6Colorful-Accent21">
    <w:name w:val="List Table 6 Colorful - Accent 21"/>
    <w:basedOn w:val="Tabel-Normal"/>
    <w:uiPriority w:val="99"/>
    <w:unhideWhenUsed/>
    <w:rsid w:val="001D6F51"/>
    <w:tblPr>
      <w:tblStyleRowBandSize w:val="1"/>
      <w:tblStyleColBandSize w:val="1"/>
      <w:tblBorders>
        <w:top w:val="single" w:sz="4" w:space="0" w:color="5591CD" w:themeColor="accent2"/>
        <w:bottom w:val="single" w:sz="4" w:space="0" w:color="5591CD" w:themeColor="accent2"/>
      </w:tblBorders>
    </w:tblPr>
    <w:tblStylePr w:type="firstRow">
      <w:rPr>
        <w:b/>
        <w:bCs/>
      </w:rPr>
      <w:tblPr/>
      <w:tcPr>
        <w:tcBorders>
          <w:bottom w:val="single" w:sz="4" w:space="0" w:color="5591CD" w:themeColor="accent2"/>
        </w:tcBorders>
      </w:tcPr>
    </w:tblStylePr>
    <w:tblStylePr w:type="lastRow">
      <w:rPr>
        <w:b/>
        <w:bCs/>
      </w:rPr>
      <w:tblPr/>
      <w:tcPr>
        <w:tcBorders>
          <w:top w:val="double" w:sz="4" w:space="0" w:color="5591CD" w:themeColor="accent2"/>
        </w:tcBorders>
      </w:tcPr>
    </w:tblStylePr>
    <w:tblStylePr w:type="firstCol">
      <w:rPr>
        <w:b/>
        <w:bCs/>
      </w:rPr>
    </w:tblStylePr>
    <w:tblStylePr w:type="lastCol">
      <w:rPr>
        <w:b/>
        <w:bCs/>
      </w:rPr>
    </w:tblStylePr>
    <w:tblStylePr w:type="band1Vert">
      <w:tblPr/>
      <w:tcPr>
        <w:shd w:val="clear" w:color="auto" w:fill="DDE8F5" w:themeFill="accent2" w:themeFillTint="33"/>
      </w:tcPr>
    </w:tblStylePr>
    <w:tblStylePr w:type="band1Horz">
      <w:tblPr/>
      <w:tcPr>
        <w:shd w:val="clear" w:color="auto" w:fill="DDE8F5" w:themeFill="accent2" w:themeFillTint="33"/>
      </w:tcPr>
    </w:tblStylePr>
  </w:style>
  <w:style w:type="table" w:customStyle="1" w:styleId="ListTable6Colorful-Accent31">
    <w:name w:val="List Table 6 Colorful - Accent 31"/>
    <w:basedOn w:val="Tabel-Normal"/>
    <w:uiPriority w:val="99"/>
    <w:unhideWhenUsed/>
    <w:rsid w:val="001D6F51"/>
    <w:tblPr>
      <w:tblStyleRowBandSize w:val="1"/>
      <w:tblStyleColBandSize w:val="1"/>
      <w:tblBorders>
        <w:top w:val="single" w:sz="4" w:space="0" w:color="7050B9" w:themeColor="accent3"/>
        <w:bottom w:val="single" w:sz="4" w:space="0" w:color="7050B9" w:themeColor="accent3"/>
      </w:tblBorders>
    </w:tblPr>
    <w:tblStylePr w:type="firstRow">
      <w:rPr>
        <w:b/>
        <w:bCs/>
      </w:rPr>
      <w:tblPr/>
      <w:tcPr>
        <w:tcBorders>
          <w:bottom w:val="single" w:sz="4" w:space="0" w:color="7050B9" w:themeColor="accent3"/>
        </w:tcBorders>
      </w:tcPr>
    </w:tblStylePr>
    <w:tblStylePr w:type="lastRow">
      <w:rPr>
        <w:b/>
        <w:bCs/>
      </w:rPr>
      <w:tblPr/>
      <w:tcPr>
        <w:tcBorders>
          <w:top w:val="double" w:sz="4" w:space="0" w:color="7050B9" w:themeColor="accent3"/>
        </w:tcBorders>
      </w:tcPr>
    </w:tblStylePr>
    <w:tblStylePr w:type="firstCol">
      <w:rPr>
        <w:b/>
        <w:bCs/>
      </w:rPr>
    </w:tblStylePr>
    <w:tblStylePr w:type="lastCol">
      <w:rPr>
        <w:b/>
        <w:bCs/>
      </w:rPr>
    </w:tblStylePr>
    <w:tblStylePr w:type="band1Vert">
      <w:tblPr/>
      <w:tcPr>
        <w:shd w:val="clear" w:color="auto" w:fill="E2DCF1" w:themeFill="accent3" w:themeFillTint="33"/>
      </w:tcPr>
    </w:tblStylePr>
    <w:tblStylePr w:type="band1Horz">
      <w:tblPr/>
      <w:tcPr>
        <w:shd w:val="clear" w:color="auto" w:fill="E2DCF1" w:themeFill="accent3" w:themeFillTint="33"/>
      </w:tcPr>
    </w:tblStylePr>
  </w:style>
  <w:style w:type="table" w:customStyle="1" w:styleId="ListTable6Colorful-Accent41">
    <w:name w:val="List Table 6 Colorful - Accent 41"/>
    <w:basedOn w:val="Tabel-Normal"/>
    <w:uiPriority w:val="99"/>
    <w:unhideWhenUsed/>
    <w:rsid w:val="001D6F51"/>
    <w:tblPr>
      <w:tblStyleRowBandSize w:val="1"/>
      <w:tblStyleColBandSize w:val="1"/>
      <w:tblBorders>
        <w:top w:val="single" w:sz="4" w:space="0" w:color="A5005F" w:themeColor="accent4"/>
        <w:bottom w:val="single" w:sz="4" w:space="0" w:color="A5005F" w:themeColor="accent4"/>
      </w:tblBorders>
    </w:tblPr>
    <w:tblStylePr w:type="firstRow">
      <w:rPr>
        <w:b/>
        <w:bCs/>
      </w:rPr>
      <w:tblPr/>
      <w:tcPr>
        <w:tcBorders>
          <w:bottom w:val="single" w:sz="4" w:space="0" w:color="A5005F" w:themeColor="accent4"/>
        </w:tcBorders>
      </w:tcPr>
    </w:tblStylePr>
    <w:tblStylePr w:type="lastRow">
      <w:rPr>
        <w:b/>
        <w:bCs/>
      </w:rPr>
      <w:tblPr/>
      <w:tcPr>
        <w:tcBorders>
          <w:top w:val="double" w:sz="4" w:space="0" w:color="A5005F" w:themeColor="accent4"/>
        </w:tcBorders>
      </w:tcPr>
    </w:tblStylePr>
    <w:tblStylePr w:type="firstCol">
      <w:rPr>
        <w:b/>
        <w:bCs/>
      </w:rPr>
    </w:tblStylePr>
    <w:tblStylePr w:type="lastCol">
      <w:rPr>
        <w:b/>
        <w:bCs/>
      </w:rPr>
    </w:tblStylePr>
    <w:tblStylePr w:type="band1Vert">
      <w:tblPr/>
      <w:tcPr>
        <w:shd w:val="clear" w:color="auto" w:fill="FFBAE1" w:themeFill="accent4" w:themeFillTint="33"/>
      </w:tcPr>
    </w:tblStylePr>
    <w:tblStylePr w:type="band1Horz">
      <w:tblPr/>
      <w:tcPr>
        <w:shd w:val="clear" w:color="auto" w:fill="FFBAE1" w:themeFill="accent4" w:themeFillTint="33"/>
      </w:tcPr>
    </w:tblStylePr>
  </w:style>
  <w:style w:type="table" w:customStyle="1" w:styleId="ListTable6Colorful-Accent51">
    <w:name w:val="List Table 6 Colorful - Accent 51"/>
    <w:basedOn w:val="Tabel-Normal"/>
    <w:uiPriority w:val="99"/>
    <w:unhideWhenUsed/>
    <w:rsid w:val="001D6F51"/>
    <w:tblPr>
      <w:tblStyleRowBandSize w:val="1"/>
      <w:tblStyleColBandSize w:val="1"/>
      <w:tblBorders>
        <w:top w:val="single" w:sz="4" w:space="0" w:color="F0005F" w:themeColor="accent5"/>
        <w:bottom w:val="single" w:sz="4" w:space="0" w:color="F0005F" w:themeColor="accent5"/>
      </w:tblBorders>
    </w:tblPr>
    <w:tblStylePr w:type="firstRow">
      <w:rPr>
        <w:b/>
        <w:bCs/>
      </w:rPr>
      <w:tblPr/>
      <w:tcPr>
        <w:tcBorders>
          <w:bottom w:val="single" w:sz="4" w:space="0" w:color="F0005F" w:themeColor="accent5"/>
        </w:tcBorders>
      </w:tcPr>
    </w:tblStylePr>
    <w:tblStylePr w:type="lastRow">
      <w:rPr>
        <w:b/>
        <w:bCs/>
      </w:rPr>
      <w:tblPr/>
      <w:tcPr>
        <w:tcBorders>
          <w:top w:val="double" w:sz="4" w:space="0" w:color="F0005F" w:themeColor="accent5"/>
        </w:tcBorders>
      </w:tcPr>
    </w:tblStylePr>
    <w:tblStylePr w:type="firstCol">
      <w:rPr>
        <w:b/>
        <w:bCs/>
      </w:rPr>
    </w:tblStylePr>
    <w:tblStylePr w:type="lastCol">
      <w:rPr>
        <w:b/>
        <w:bCs/>
      </w:rPr>
    </w:tblStylePr>
    <w:tblStylePr w:type="band1Vert">
      <w:tblPr/>
      <w:tcPr>
        <w:shd w:val="clear" w:color="auto" w:fill="FFC9DE" w:themeFill="accent5" w:themeFillTint="33"/>
      </w:tcPr>
    </w:tblStylePr>
    <w:tblStylePr w:type="band1Horz">
      <w:tblPr/>
      <w:tcPr>
        <w:shd w:val="clear" w:color="auto" w:fill="FFC9DE" w:themeFill="accent5" w:themeFillTint="33"/>
      </w:tcPr>
    </w:tblStylePr>
  </w:style>
  <w:style w:type="table" w:customStyle="1" w:styleId="ListTable6Colorful-Accent61">
    <w:name w:val="List Table 6 Colorful - Accent 61"/>
    <w:basedOn w:val="Tabel-Normal"/>
    <w:uiPriority w:val="99"/>
    <w:unhideWhenUsed/>
    <w:rsid w:val="001D6F51"/>
    <w:tblPr>
      <w:tblStyleRowBandSize w:val="1"/>
      <w:tblStyleColBandSize w:val="1"/>
      <w:tblBorders>
        <w:top w:val="single" w:sz="4" w:space="0" w:color="B06606" w:themeColor="accent6"/>
        <w:bottom w:val="single" w:sz="4" w:space="0" w:color="B06606" w:themeColor="accent6"/>
      </w:tblBorders>
    </w:tblPr>
    <w:tblStylePr w:type="firstRow">
      <w:rPr>
        <w:b/>
        <w:bCs/>
      </w:rPr>
      <w:tblPr/>
      <w:tcPr>
        <w:tcBorders>
          <w:bottom w:val="single" w:sz="4" w:space="0" w:color="B06606" w:themeColor="accent6"/>
        </w:tcBorders>
      </w:tcPr>
    </w:tblStylePr>
    <w:tblStylePr w:type="lastRow">
      <w:rPr>
        <w:b/>
        <w:bCs/>
      </w:rPr>
      <w:tblPr/>
      <w:tcPr>
        <w:tcBorders>
          <w:top w:val="double" w:sz="4" w:space="0" w:color="B06606" w:themeColor="accent6"/>
        </w:tcBorders>
      </w:tcPr>
    </w:tblStylePr>
    <w:tblStylePr w:type="firstCol">
      <w:rPr>
        <w:b/>
        <w:bCs/>
      </w:rPr>
    </w:tblStylePr>
    <w:tblStylePr w:type="lastCol">
      <w:rPr>
        <w:b/>
        <w:bCs/>
      </w:rPr>
    </w:tblStylePr>
    <w:tblStylePr w:type="band1Vert">
      <w:tblPr/>
      <w:tcPr>
        <w:shd w:val="clear" w:color="auto" w:fill="FCE2BF" w:themeFill="accent6" w:themeFillTint="33"/>
      </w:tcPr>
    </w:tblStylePr>
    <w:tblStylePr w:type="band1Horz">
      <w:tblPr/>
      <w:tcPr>
        <w:shd w:val="clear" w:color="auto" w:fill="FCE2BF" w:themeFill="accent6" w:themeFillTint="33"/>
      </w:tcPr>
    </w:tblStylePr>
  </w:style>
  <w:style w:type="table" w:customStyle="1" w:styleId="ListTable7Colorful1">
    <w:name w:val="List Table 7 Colorful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A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A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A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AD2" w:themeColor="accent1"/>
        </w:tcBorders>
        <w:shd w:val="clear" w:color="auto" w:fill="FFFFFF" w:themeFill="background1"/>
      </w:tcPr>
    </w:tblStylePr>
    <w:tblStylePr w:type="band1Vert">
      <w:tblPr/>
      <w:tcPr>
        <w:shd w:val="clear" w:color="auto" w:fill="C3F3FF" w:themeFill="accent1" w:themeFillTint="33"/>
      </w:tcPr>
    </w:tblStylePr>
    <w:tblStylePr w:type="band1Horz">
      <w:tblPr/>
      <w:tcPr>
        <w:shd w:val="clear" w:color="auto" w:fill="C3F3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591C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591C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591C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591CD" w:themeColor="accent2"/>
        </w:tcBorders>
        <w:shd w:val="clear" w:color="auto" w:fill="FFFFFF" w:themeFill="background1"/>
      </w:tcPr>
    </w:tblStylePr>
    <w:tblStylePr w:type="band1Vert">
      <w:tblPr/>
      <w:tcPr>
        <w:shd w:val="clear" w:color="auto" w:fill="DDE8F5" w:themeFill="accent2" w:themeFillTint="33"/>
      </w:tcPr>
    </w:tblStylePr>
    <w:tblStylePr w:type="band1Horz">
      <w:tblPr/>
      <w:tcPr>
        <w:shd w:val="clear" w:color="auto" w:fill="DDE8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50B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50B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50B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50B9" w:themeColor="accent3"/>
        </w:tcBorders>
        <w:shd w:val="clear" w:color="auto" w:fill="FFFFFF" w:themeFill="background1"/>
      </w:tcPr>
    </w:tblStylePr>
    <w:tblStylePr w:type="band1Vert">
      <w:tblPr/>
      <w:tcPr>
        <w:shd w:val="clear" w:color="auto" w:fill="E2DCF1" w:themeFill="accent3" w:themeFillTint="33"/>
      </w:tcPr>
    </w:tblStylePr>
    <w:tblStylePr w:type="band1Horz">
      <w:tblPr/>
      <w:tcPr>
        <w:shd w:val="clear" w:color="auto" w:fill="E2DCF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005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005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005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005F" w:themeColor="accent4"/>
        </w:tcBorders>
        <w:shd w:val="clear" w:color="auto" w:fill="FFFFFF" w:themeFill="background1"/>
      </w:tcPr>
    </w:tblStylePr>
    <w:tblStylePr w:type="band1Vert">
      <w:tblPr/>
      <w:tcPr>
        <w:shd w:val="clear" w:color="auto" w:fill="FFBAE1" w:themeFill="accent4" w:themeFillTint="33"/>
      </w:tcPr>
    </w:tblStylePr>
    <w:tblStylePr w:type="band1Horz">
      <w:tblPr/>
      <w:tcPr>
        <w:shd w:val="clear" w:color="auto" w:fill="FFBAE1"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00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00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00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005F" w:themeColor="accent5"/>
        </w:tcBorders>
        <w:shd w:val="clear" w:color="auto" w:fill="FFFFFF" w:themeFill="background1"/>
      </w:tcPr>
    </w:tblStylePr>
    <w:tblStylePr w:type="band1Vert">
      <w:tblPr/>
      <w:tcPr>
        <w:shd w:val="clear" w:color="auto" w:fill="FFC9DE" w:themeFill="accent5" w:themeFillTint="33"/>
      </w:tcPr>
    </w:tblStylePr>
    <w:tblStylePr w:type="band1Horz">
      <w:tblPr/>
      <w:tcPr>
        <w:shd w:val="clear" w:color="auto" w:fill="FFC9D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0660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0660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0660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06606" w:themeColor="accent6"/>
        </w:tcBorders>
        <w:shd w:val="clear" w:color="auto" w:fill="FFFFFF" w:themeFill="background1"/>
      </w:tcPr>
    </w:tblStylePr>
    <w:tblStylePr w:type="band1Vert">
      <w:tblPr/>
      <w:tcPr>
        <w:shd w:val="clear" w:color="auto" w:fill="FCE2BF" w:themeFill="accent6" w:themeFillTint="33"/>
      </w:tcPr>
    </w:tblStylePr>
    <w:tblStylePr w:type="band1Horz">
      <w:tblPr/>
      <w:tcPr>
        <w:shd w:val="clear" w:color="auto" w:fill="FCE2B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itter1">
    <w:name w:val="Medium Grid 1"/>
    <w:basedOn w:val="Tabel-Normal"/>
    <w:uiPriority w:val="99"/>
    <w:unhideWhenUsed/>
    <w:rsid w:val="001D6F5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99"/>
    <w:unhideWhenUsed/>
    <w:rsid w:val="001D6F51"/>
    <w:tblPr>
      <w:tblStyleRowBandSize w:val="1"/>
      <w:tblStyleColBandSize w:val="1"/>
      <w:tblBorders>
        <w:top w:val="single" w:sz="8" w:space="0" w:color="1ED3FF" w:themeColor="accent1" w:themeTint="BF"/>
        <w:left w:val="single" w:sz="8" w:space="0" w:color="1ED3FF" w:themeColor="accent1" w:themeTint="BF"/>
        <w:bottom w:val="single" w:sz="8" w:space="0" w:color="1ED3FF" w:themeColor="accent1" w:themeTint="BF"/>
        <w:right w:val="single" w:sz="8" w:space="0" w:color="1ED3FF" w:themeColor="accent1" w:themeTint="BF"/>
        <w:insideH w:val="single" w:sz="8" w:space="0" w:color="1ED3FF" w:themeColor="accent1" w:themeTint="BF"/>
        <w:insideV w:val="single" w:sz="8" w:space="0" w:color="1ED3FF" w:themeColor="accent1" w:themeTint="BF"/>
      </w:tblBorders>
    </w:tblPr>
    <w:tcPr>
      <w:shd w:val="clear" w:color="auto" w:fill="B4F0FF" w:themeFill="accent1" w:themeFillTint="3F"/>
    </w:tcPr>
    <w:tblStylePr w:type="firstRow">
      <w:rPr>
        <w:b/>
        <w:bCs/>
      </w:rPr>
    </w:tblStylePr>
    <w:tblStylePr w:type="lastRow">
      <w:rPr>
        <w:b/>
        <w:bCs/>
      </w:rPr>
      <w:tblPr/>
      <w:tcPr>
        <w:tcBorders>
          <w:top w:val="single" w:sz="18" w:space="0" w:color="1ED3FF" w:themeColor="accent1" w:themeTint="BF"/>
        </w:tcBorders>
      </w:tcPr>
    </w:tblStylePr>
    <w:tblStylePr w:type="firstCol">
      <w:rPr>
        <w:b/>
        <w:bCs/>
      </w:rPr>
    </w:tblStylePr>
    <w:tblStylePr w:type="lastCol">
      <w:rPr>
        <w:b/>
        <w:bCs/>
      </w:rPr>
    </w:tblStylePr>
    <w:tblStylePr w:type="band1Vert">
      <w:tblPr/>
      <w:tcPr>
        <w:shd w:val="clear" w:color="auto" w:fill="69E2FF" w:themeFill="accent1" w:themeFillTint="7F"/>
      </w:tcPr>
    </w:tblStylePr>
    <w:tblStylePr w:type="band1Horz">
      <w:tblPr/>
      <w:tcPr>
        <w:shd w:val="clear" w:color="auto" w:fill="69E2FF" w:themeFill="accent1" w:themeFillTint="7F"/>
      </w:tcPr>
    </w:tblStylePr>
  </w:style>
  <w:style w:type="table" w:styleId="Mediumgitter1-fremhvningsfarve2">
    <w:name w:val="Medium Grid 1 Accent 2"/>
    <w:basedOn w:val="Tabel-Normal"/>
    <w:uiPriority w:val="99"/>
    <w:unhideWhenUsed/>
    <w:rsid w:val="001D6F51"/>
    <w:tblPr>
      <w:tblStyleRowBandSize w:val="1"/>
      <w:tblStyleColBandSize w:val="1"/>
      <w:tblBorders>
        <w:top w:val="single" w:sz="8" w:space="0" w:color="7FACD9" w:themeColor="accent2" w:themeTint="BF"/>
        <w:left w:val="single" w:sz="8" w:space="0" w:color="7FACD9" w:themeColor="accent2" w:themeTint="BF"/>
        <w:bottom w:val="single" w:sz="8" w:space="0" w:color="7FACD9" w:themeColor="accent2" w:themeTint="BF"/>
        <w:right w:val="single" w:sz="8" w:space="0" w:color="7FACD9" w:themeColor="accent2" w:themeTint="BF"/>
        <w:insideH w:val="single" w:sz="8" w:space="0" w:color="7FACD9" w:themeColor="accent2" w:themeTint="BF"/>
        <w:insideV w:val="single" w:sz="8" w:space="0" w:color="7FACD9" w:themeColor="accent2" w:themeTint="BF"/>
      </w:tblBorders>
    </w:tblPr>
    <w:tcPr>
      <w:shd w:val="clear" w:color="auto" w:fill="D4E3F2" w:themeFill="accent2" w:themeFillTint="3F"/>
    </w:tcPr>
    <w:tblStylePr w:type="firstRow">
      <w:rPr>
        <w:b/>
        <w:bCs/>
      </w:rPr>
    </w:tblStylePr>
    <w:tblStylePr w:type="lastRow">
      <w:rPr>
        <w:b/>
        <w:bCs/>
      </w:rPr>
      <w:tblPr/>
      <w:tcPr>
        <w:tcBorders>
          <w:top w:val="single" w:sz="18" w:space="0" w:color="7FACD9" w:themeColor="accent2" w:themeTint="BF"/>
        </w:tcBorders>
      </w:tcPr>
    </w:tblStylePr>
    <w:tblStylePr w:type="firstCol">
      <w:rPr>
        <w:b/>
        <w:bCs/>
      </w:rPr>
    </w:tblStylePr>
    <w:tblStylePr w:type="lastCol">
      <w:rPr>
        <w:b/>
        <w:bCs/>
      </w:rPr>
    </w:tblStylePr>
    <w:tblStylePr w:type="band1Vert">
      <w:tblPr/>
      <w:tcPr>
        <w:shd w:val="clear" w:color="auto" w:fill="AAC8E6" w:themeFill="accent2" w:themeFillTint="7F"/>
      </w:tcPr>
    </w:tblStylePr>
    <w:tblStylePr w:type="band1Horz">
      <w:tblPr/>
      <w:tcPr>
        <w:shd w:val="clear" w:color="auto" w:fill="AAC8E6" w:themeFill="accent2" w:themeFillTint="7F"/>
      </w:tcPr>
    </w:tblStylePr>
  </w:style>
  <w:style w:type="table" w:styleId="Mediumgitter1-fremhvningsfarve3">
    <w:name w:val="Medium Grid 1 Accent 3"/>
    <w:basedOn w:val="Tabel-Normal"/>
    <w:uiPriority w:val="99"/>
    <w:unhideWhenUsed/>
    <w:rsid w:val="001D6F51"/>
    <w:tblPr>
      <w:tblStyleRowBandSize w:val="1"/>
      <w:tblStyleColBandSize w:val="1"/>
      <w:tblBorders>
        <w:top w:val="single" w:sz="8" w:space="0" w:color="937BCA" w:themeColor="accent3" w:themeTint="BF"/>
        <w:left w:val="single" w:sz="8" w:space="0" w:color="937BCA" w:themeColor="accent3" w:themeTint="BF"/>
        <w:bottom w:val="single" w:sz="8" w:space="0" w:color="937BCA" w:themeColor="accent3" w:themeTint="BF"/>
        <w:right w:val="single" w:sz="8" w:space="0" w:color="937BCA" w:themeColor="accent3" w:themeTint="BF"/>
        <w:insideH w:val="single" w:sz="8" w:space="0" w:color="937BCA" w:themeColor="accent3" w:themeTint="BF"/>
        <w:insideV w:val="single" w:sz="8" w:space="0" w:color="937BCA" w:themeColor="accent3" w:themeTint="BF"/>
      </w:tblBorders>
    </w:tblPr>
    <w:tcPr>
      <w:shd w:val="clear" w:color="auto" w:fill="DBD3ED" w:themeFill="accent3" w:themeFillTint="3F"/>
    </w:tcPr>
    <w:tblStylePr w:type="firstRow">
      <w:rPr>
        <w:b/>
        <w:bCs/>
      </w:rPr>
    </w:tblStylePr>
    <w:tblStylePr w:type="lastRow">
      <w:rPr>
        <w:b/>
        <w:bCs/>
      </w:rPr>
      <w:tblPr/>
      <w:tcPr>
        <w:tcBorders>
          <w:top w:val="single" w:sz="18" w:space="0" w:color="937BCA" w:themeColor="accent3" w:themeTint="BF"/>
        </w:tcBorders>
      </w:tcPr>
    </w:tblStylePr>
    <w:tblStylePr w:type="firstCol">
      <w:rPr>
        <w:b/>
        <w:bCs/>
      </w:rPr>
    </w:tblStylePr>
    <w:tblStylePr w:type="lastCol">
      <w:rPr>
        <w:b/>
        <w:bCs/>
      </w:rPr>
    </w:tblStylePr>
    <w:tblStylePr w:type="band1Vert">
      <w:tblPr/>
      <w:tcPr>
        <w:shd w:val="clear" w:color="auto" w:fill="B7A7DC" w:themeFill="accent3" w:themeFillTint="7F"/>
      </w:tcPr>
    </w:tblStylePr>
    <w:tblStylePr w:type="band1Horz">
      <w:tblPr/>
      <w:tcPr>
        <w:shd w:val="clear" w:color="auto" w:fill="B7A7DC" w:themeFill="accent3" w:themeFillTint="7F"/>
      </w:tcPr>
    </w:tblStylePr>
  </w:style>
  <w:style w:type="table" w:styleId="Mediumgitter1-fremhvningsfarve4">
    <w:name w:val="Medium Grid 1 Accent 4"/>
    <w:basedOn w:val="Tabel-Normal"/>
    <w:uiPriority w:val="99"/>
    <w:unhideWhenUsed/>
    <w:rsid w:val="001D6F51"/>
    <w:tblPr>
      <w:tblStyleRowBandSize w:val="1"/>
      <w:tblStyleColBandSize w:val="1"/>
      <w:tblBorders>
        <w:top w:val="single" w:sz="8" w:space="0" w:color="FB008F" w:themeColor="accent4" w:themeTint="BF"/>
        <w:left w:val="single" w:sz="8" w:space="0" w:color="FB008F" w:themeColor="accent4" w:themeTint="BF"/>
        <w:bottom w:val="single" w:sz="8" w:space="0" w:color="FB008F" w:themeColor="accent4" w:themeTint="BF"/>
        <w:right w:val="single" w:sz="8" w:space="0" w:color="FB008F" w:themeColor="accent4" w:themeTint="BF"/>
        <w:insideH w:val="single" w:sz="8" w:space="0" w:color="FB008F" w:themeColor="accent4" w:themeTint="BF"/>
        <w:insideV w:val="single" w:sz="8" w:space="0" w:color="FB008F" w:themeColor="accent4" w:themeTint="BF"/>
      </w:tblBorders>
    </w:tblPr>
    <w:tcPr>
      <w:shd w:val="clear" w:color="auto" w:fill="FFA9DA" w:themeFill="accent4" w:themeFillTint="3F"/>
    </w:tcPr>
    <w:tblStylePr w:type="firstRow">
      <w:rPr>
        <w:b/>
        <w:bCs/>
      </w:rPr>
    </w:tblStylePr>
    <w:tblStylePr w:type="lastRow">
      <w:rPr>
        <w:b/>
        <w:bCs/>
      </w:rPr>
      <w:tblPr/>
      <w:tcPr>
        <w:tcBorders>
          <w:top w:val="single" w:sz="18" w:space="0" w:color="FB008F" w:themeColor="accent4" w:themeTint="BF"/>
        </w:tcBorders>
      </w:tcPr>
    </w:tblStylePr>
    <w:tblStylePr w:type="firstCol">
      <w:rPr>
        <w:b/>
        <w:bCs/>
      </w:rPr>
    </w:tblStylePr>
    <w:tblStylePr w:type="lastCol">
      <w:rPr>
        <w:b/>
        <w:bCs/>
      </w:rPr>
    </w:tblStylePr>
    <w:tblStylePr w:type="band1Vert">
      <w:tblPr/>
      <w:tcPr>
        <w:shd w:val="clear" w:color="auto" w:fill="FF53B5" w:themeFill="accent4" w:themeFillTint="7F"/>
      </w:tcPr>
    </w:tblStylePr>
    <w:tblStylePr w:type="band1Horz">
      <w:tblPr/>
      <w:tcPr>
        <w:shd w:val="clear" w:color="auto" w:fill="FF53B5" w:themeFill="accent4" w:themeFillTint="7F"/>
      </w:tcPr>
    </w:tblStylePr>
  </w:style>
  <w:style w:type="table" w:styleId="Mediumgitter1-fremhvningsfarve5">
    <w:name w:val="Medium Grid 1 Accent 5"/>
    <w:basedOn w:val="Tabel-Normal"/>
    <w:uiPriority w:val="99"/>
    <w:unhideWhenUsed/>
    <w:rsid w:val="001D6F51"/>
    <w:tblPr>
      <w:tblStyleRowBandSize w:val="1"/>
      <w:tblStyleColBandSize w:val="1"/>
      <w:tblBorders>
        <w:top w:val="single" w:sz="8" w:space="0" w:color="FF3484" w:themeColor="accent5" w:themeTint="BF"/>
        <w:left w:val="single" w:sz="8" w:space="0" w:color="FF3484" w:themeColor="accent5" w:themeTint="BF"/>
        <w:bottom w:val="single" w:sz="8" w:space="0" w:color="FF3484" w:themeColor="accent5" w:themeTint="BF"/>
        <w:right w:val="single" w:sz="8" w:space="0" w:color="FF3484" w:themeColor="accent5" w:themeTint="BF"/>
        <w:insideH w:val="single" w:sz="8" w:space="0" w:color="FF3484" w:themeColor="accent5" w:themeTint="BF"/>
        <w:insideV w:val="single" w:sz="8" w:space="0" w:color="FF3484" w:themeColor="accent5" w:themeTint="BF"/>
      </w:tblBorders>
    </w:tblPr>
    <w:tcPr>
      <w:shd w:val="clear" w:color="auto" w:fill="FFBCD6" w:themeFill="accent5" w:themeFillTint="3F"/>
    </w:tcPr>
    <w:tblStylePr w:type="firstRow">
      <w:rPr>
        <w:b/>
        <w:bCs/>
      </w:rPr>
    </w:tblStylePr>
    <w:tblStylePr w:type="lastRow">
      <w:rPr>
        <w:b/>
        <w:bCs/>
      </w:rPr>
      <w:tblPr/>
      <w:tcPr>
        <w:tcBorders>
          <w:top w:val="single" w:sz="18" w:space="0" w:color="FF3484" w:themeColor="accent5" w:themeTint="BF"/>
        </w:tcBorders>
      </w:tcPr>
    </w:tblStylePr>
    <w:tblStylePr w:type="firstCol">
      <w:rPr>
        <w:b/>
        <w:bCs/>
      </w:rPr>
    </w:tblStylePr>
    <w:tblStylePr w:type="lastCol">
      <w:rPr>
        <w:b/>
        <w:bCs/>
      </w:rPr>
    </w:tblStylePr>
    <w:tblStylePr w:type="band1Vert">
      <w:tblPr/>
      <w:tcPr>
        <w:shd w:val="clear" w:color="auto" w:fill="FF78AD" w:themeFill="accent5" w:themeFillTint="7F"/>
      </w:tcPr>
    </w:tblStylePr>
    <w:tblStylePr w:type="band1Horz">
      <w:tblPr/>
      <w:tcPr>
        <w:shd w:val="clear" w:color="auto" w:fill="FF78AD" w:themeFill="accent5" w:themeFillTint="7F"/>
      </w:tcPr>
    </w:tblStylePr>
  </w:style>
  <w:style w:type="table" w:styleId="Mediumgitter1-fremhvningsfarve6">
    <w:name w:val="Medium Grid 1 Accent 6"/>
    <w:basedOn w:val="Tabel-Normal"/>
    <w:uiPriority w:val="99"/>
    <w:unhideWhenUsed/>
    <w:rsid w:val="001D6F51"/>
    <w:tblPr>
      <w:tblStyleRowBandSize w:val="1"/>
      <w:tblStyleColBandSize w:val="1"/>
      <w:tblBorders>
        <w:top w:val="single" w:sz="8" w:space="0" w:color="F79211" w:themeColor="accent6" w:themeTint="BF"/>
        <w:left w:val="single" w:sz="8" w:space="0" w:color="F79211" w:themeColor="accent6" w:themeTint="BF"/>
        <w:bottom w:val="single" w:sz="8" w:space="0" w:color="F79211" w:themeColor="accent6" w:themeTint="BF"/>
        <w:right w:val="single" w:sz="8" w:space="0" w:color="F79211" w:themeColor="accent6" w:themeTint="BF"/>
        <w:insideH w:val="single" w:sz="8" w:space="0" w:color="F79211" w:themeColor="accent6" w:themeTint="BF"/>
        <w:insideV w:val="single" w:sz="8" w:space="0" w:color="F79211" w:themeColor="accent6" w:themeTint="BF"/>
      </w:tblBorders>
    </w:tblPr>
    <w:tcPr>
      <w:shd w:val="clear" w:color="auto" w:fill="FCDBB0" w:themeFill="accent6" w:themeFillTint="3F"/>
    </w:tcPr>
    <w:tblStylePr w:type="firstRow">
      <w:rPr>
        <w:b/>
        <w:bCs/>
      </w:rPr>
    </w:tblStylePr>
    <w:tblStylePr w:type="lastRow">
      <w:rPr>
        <w:b/>
        <w:bCs/>
      </w:rPr>
      <w:tblPr/>
      <w:tcPr>
        <w:tcBorders>
          <w:top w:val="single" w:sz="18" w:space="0" w:color="F79211" w:themeColor="accent6" w:themeTint="BF"/>
        </w:tcBorders>
      </w:tcPr>
    </w:tblStylePr>
    <w:tblStylePr w:type="firstCol">
      <w:rPr>
        <w:b/>
        <w:bCs/>
      </w:rPr>
    </w:tblStylePr>
    <w:tblStylePr w:type="lastCol">
      <w:rPr>
        <w:b/>
        <w:bCs/>
      </w:rPr>
    </w:tblStylePr>
    <w:tblStylePr w:type="band1Vert">
      <w:tblPr/>
      <w:tcPr>
        <w:shd w:val="clear" w:color="auto" w:fill="F9B760" w:themeFill="accent6" w:themeFillTint="7F"/>
      </w:tcPr>
    </w:tblStylePr>
    <w:tblStylePr w:type="band1Horz">
      <w:tblPr/>
      <w:tcPr>
        <w:shd w:val="clear" w:color="auto" w:fill="F9B760" w:themeFill="accent6" w:themeFillTint="7F"/>
      </w:tcPr>
    </w:tblStylePr>
  </w:style>
  <w:style w:type="table" w:styleId="Mediumgitter2">
    <w:name w:val="Medium Grid 2"/>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00AAD2" w:themeColor="accent1"/>
        <w:left w:val="single" w:sz="8" w:space="0" w:color="00AAD2" w:themeColor="accent1"/>
        <w:bottom w:val="single" w:sz="8" w:space="0" w:color="00AAD2" w:themeColor="accent1"/>
        <w:right w:val="single" w:sz="8" w:space="0" w:color="00AAD2" w:themeColor="accent1"/>
        <w:insideH w:val="single" w:sz="8" w:space="0" w:color="00AAD2" w:themeColor="accent1"/>
        <w:insideV w:val="single" w:sz="8" w:space="0" w:color="00AAD2" w:themeColor="accent1"/>
      </w:tblBorders>
    </w:tblPr>
    <w:tcPr>
      <w:shd w:val="clear" w:color="auto" w:fill="B4F0FF" w:themeFill="accent1" w:themeFillTint="3F"/>
    </w:tcPr>
    <w:tblStylePr w:type="firstRow">
      <w:rPr>
        <w:b/>
        <w:bCs/>
        <w:color w:val="000000" w:themeColor="text1"/>
      </w:rPr>
      <w:tblPr/>
      <w:tcPr>
        <w:shd w:val="clear" w:color="auto" w:fill="E1F9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F3FF" w:themeFill="accent1" w:themeFillTint="33"/>
      </w:tcPr>
    </w:tblStylePr>
    <w:tblStylePr w:type="band1Vert">
      <w:tblPr/>
      <w:tcPr>
        <w:shd w:val="clear" w:color="auto" w:fill="69E2FF" w:themeFill="accent1" w:themeFillTint="7F"/>
      </w:tcPr>
    </w:tblStylePr>
    <w:tblStylePr w:type="band1Horz">
      <w:tblPr/>
      <w:tcPr>
        <w:tcBorders>
          <w:insideH w:val="single" w:sz="6" w:space="0" w:color="00AAD2" w:themeColor="accent1"/>
          <w:insideV w:val="single" w:sz="6" w:space="0" w:color="00AAD2" w:themeColor="accent1"/>
        </w:tcBorders>
        <w:shd w:val="clear" w:color="auto" w:fill="69E2FF"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5591CD" w:themeColor="accent2"/>
        <w:left w:val="single" w:sz="8" w:space="0" w:color="5591CD" w:themeColor="accent2"/>
        <w:bottom w:val="single" w:sz="8" w:space="0" w:color="5591CD" w:themeColor="accent2"/>
        <w:right w:val="single" w:sz="8" w:space="0" w:color="5591CD" w:themeColor="accent2"/>
        <w:insideH w:val="single" w:sz="8" w:space="0" w:color="5591CD" w:themeColor="accent2"/>
        <w:insideV w:val="single" w:sz="8" w:space="0" w:color="5591CD" w:themeColor="accent2"/>
      </w:tblBorders>
    </w:tblPr>
    <w:tcPr>
      <w:shd w:val="clear" w:color="auto" w:fill="D4E3F2" w:themeFill="accent2" w:themeFillTint="3F"/>
    </w:tcPr>
    <w:tblStylePr w:type="firstRow">
      <w:rPr>
        <w:b/>
        <w:bCs/>
        <w:color w:val="000000" w:themeColor="text1"/>
      </w:rPr>
      <w:tblPr/>
      <w:tcPr>
        <w:shd w:val="clear" w:color="auto" w:fill="EEF4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8F5" w:themeFill="accent2" w:themeFillTint="33"/>
      </w:tcPr>
    </w:tblStylePr>
    <w:tblStylePr w:type="band1Vert">
      <w:tblPr/>
      <w:tcPr>
        <w:shd w:val="clear" w:color="auto" w:fill="AAC8E6" w:themeFill="accent2" w:themeFillTint="7F"/>
      </w:tcPr>
    </w:tblStylePr>
    <w:tblStylePr w:type="band1Horz">
      <w:tblPr/>
      <w:tcPr>
        <w:tcBorders>
          <w:insideH w:val="single" w:sz="6" w:space="0" w:color="5591CD" w:themeColor="accent2"/>
          <w:insideV w:val="single" w:sz="6" w:space="0" w:color="5591CD" w:themeColor="accent2"/>
        </w:tcBorders>
        <w:shd w:val="clear" w:color="auto" w:fill="AAC8E6"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7050B9" w:themeColor="accent3"/>
        <w:left w:val="single" w:sz="8" w:space="0" w:color="7050B9" w:themeColor="accent3"/>
        <w:bottom w:val="single" w:sz="8" w:space="0" w:color="7050B9" w:themeColor="accent3"/>
        <w:right w:val="single" w:sz="8" w:space="0" w:color="7050B9" w:themeColor="accent3"/>
        <w:insideH w:val="single" w:sz="8" w:space="0" w:color="7050B9" w:themeColor="accent3"/>
        <w:insideV w:val="single" w:sz="8" w:space="0" w:color="7050B9" w:themeColor="accent3"/>
      </w:tblBorders>
    </w:tblPr>
    <w:tcPr>
      <w:shd w:val="clear" w:color="auto" w:fill="DBD3ED" w:themeFill="accent3" w:themeFillTint="3F"/>
    </w:tcPr>
    <w:tblStylePr w:type="firstRow">
      <w:rPr>
        <w:b/>
        <w:bCs/>
        <w:color w:val="000000" w:themeColor="text1"/>
      </w:rPr>
      <w:tblPr/>
      <w:tcPr>
        <w:shd w:val="clear" w:color="auto" w:fill="F0ED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DCF1" w:themeFill="accent3" w:themeFillTint="33"/>
      </w:tcPr>
    </w:tblStylePr>
    <w:tblStylePr w:type="band1Vert">
      <w:tblPr/>
      <w:tcPr>
        <w:shd w:val="clear" w:color="auto" w:fill="B7A7DC" w:themeFill="accent3" w:themeFillTint="7F"/>
      </w:tcPr>
    </w:tblStylePr>
    <w:tblStylePr w:type="band1Horz">
      <w:tblPr/>
      <w:tcPr>
        <w:tcBorders>
          <w:insideH w:val="single" w:sz="6" w:space="0" w:color="7050B9" w:themeColor="accent3"/>
          <w:insideV w:val="single" w:sz="6" w:space="0" w:color="7050B9" w:themeColor="accent3"/>
        </w:tcBorders>
        <w:shd w:val="clear" w:color="auto" w:fill="B7A7DC"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A5005F" w:themeColor="accent4"/>
        <w:left w:val="single" w:sz="8" w:space="0" w:color="A5005F" w:themeColor="accent4"/>
        <w:bottom w:val="single" w:sz="8" w:space="0" w:color="A5005F" w:themeColor="accent4"/>
        <w:right w:val="single" w:sz="8" w:space="0" w:color="A5005F" w:themeColor="accent4"/>
        <w:insideH w:val="single" w:sz="8" w:space="0" w:color="A5005F" w:themeColor="accent4"/>
        <w:insideV w:val="single" w:sz="8" w:space="0" w:color="A5005F" w:themeColor="accent4"/>
      </w:tblBorders>
    </w:tblPr>
    <w:tcPr>
      <w:shd w:val="clear" w:color="auto" w:fill="FFA9DA" w:themeFill="accent4" w:themeFillTint="3F"/>
    </w:tcPr>
    <w:tblStylePr w:type="firstRow">
      <w:rPr>
        <w:b/>
        <w:bCs/>
        <w:color w:val="000000" w:themeColor="text1"/>
      </w:rPr>
      <w:tblPr/>
      <w:tcPr>
        <w:shd w:val="clear" w:color="auto" w:fill="FFDD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AE1" w:themeFill="accent4" w:themeFillTint="33"/>
      </w:tcPr>
    </w:tblStylePr>
    <w:tblStylePr w:type="band1Vert">
      <w:tblPr/>
      <w:tcPr>
        <w:shd w:val="clear" w:color="auto" w:fill="FF53B5" w:themeFill="accent4" w:themeFillTint="7F"/>
      </w:tcPr>
    </w:tblStylePr>
    <w:tblStylePr w:type="band1Horz">
      <w:tblPr/>
      <w:tcPr>
        <w:tcBorders>
          <w:insideH w:val="single" w:sz="6" w:space="0" w:color="A5005F" w:themeColor="accent4"/>
          <w:insideV w:val="single" w:sz="6" w:space="0" w:color="A5005F" w:themeColor="accent4"/>
        </w:tcBorders>
        <w:shd w:val="clear" w:color="auto" w:fill="FF53B5"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F0005F" w:themeColor="accent5"/>
        <w:left w:val="single" w:sz="8" w:space="0" w:color="F0005F" w:themeColor="accent5"/>
        <w:bottom w:val="single" w:sz="8" w:space="0" w:color="F0005F" w:themeColor="accent5"/>
        <w:right w:val="single" w:sz="8" w:space="0" w:color="F0005F" w:themeColor="accent5"/>
        <w:insideH w:val="single" w:sz="8" w:space="0" w:color="F0005F" w:themeColor="accent5"/>
        <w:insideV w:val="single" w:sz="8" w:space="0" w:color="F0005F" w:themeColor="accent5"/>
      </w:tblBorders>
    </w:tblPr>
    <w:tcPr>
      <w:shd w:val="clear" w:color="auto" w:fill="FFBCD6" w:themeFill="accent5" w:themeFillTint="3F"/>
    </w:tcPr>
    <w:tblStylePr w:type="firstRow">
      <w:rPr>
        <w:b/>
        <w:bCs/>
        <w:color w:val="000000" w:themeColor="text1"/>
      </w:rPr>
      <w:tblPr/>
      <w:tcPr>
        <w:shd w:val="clear" w:color="auto" w:fill="FFE4E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9DE" w:themeFill="accent5" w:themeFillTint="33"/>
      </w:tcPr>
    </w:tblStylePr>
    <w:tblStylePr w:type="band1Vert">
      <w:tblPr/>
      <w:tcPr>
        <w:shd w:val="clear" w:color="auto" w:fill="FF78AD" w:themeFill="accent5" w:themeFillTint="7F"/>
      </w:tcPr>
    </w:tblStylePr>
    <w:tblStylePr w:type="band1Horz">
      <w:tblPr/>
      <w:tcPr>
        <w:tcBorders>
          <w:insideH w:val="single" w:sz="6" w:space="0" w:color="F0005F" w:themeColor="accent5"/>
          <w:insideV w:val="single" w:sz="6" w:space="0" w:color="F0005F" w:themeColor="accent5"/>
        </w:tcBorders>
        <w:shd w:val="clear" w:color="auto" w:fill="FF78AD"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B06606" w:themeColor="accent6"/>
        <w:left w:val="single" w:sz="8" w:space="0" w:color="B06606" w:themeColor="accent6"/>
        <w:bottom w:val="single" w:sz="8" w:space="0" w:color="B06606" w:themeColor="accent6"/>
        <w:right w:val="single" w:sz="8" w:space="0" w:color="B06606" w:themeColor="accent6"/>
        <w:insideH w:val="single" w:sz="8" w:space="0" w:color="B06606" w:themeColor="accent6"/>
        <w:insideV w:val="single" w:sz="8" w:space="0" w:color="B06606" w:themeColor="accent6"/>
      </w:tblBorders>
    </w:tblPr>
    <w:tcPr>
      <w:shd w:val="clear" w:color="auto" w:fill="FCDBB0" w:themeFill="accent6" w:themeFillTint="3F"/>
    </w:tcPr>
    <w:tblStylePr w:type="firstRow">
      <w:rPr>
        <w:b/>
        <w:bCs/>
        <w:color w:val="000000" w:themeColor="text1"/>
      </w:rPr>
      <w:tblPr/>
      <w:tcPr>
        <w:shd w:val="clear" w:color="auto" w:fill="FEF0D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2BF" w:themeFill="accent6" w:themeFillTint="33"/>
      </w:tcPr>
    </w:tblStylePr>
    <w:tblStylePr w:type="band1Vert">
      <w:tblPr/>
      <w:tcPr>
        <w:shd w:val="clear" w:color="auto" w:fill="F9B760" w:themeFill="accent6" w:themeFillTint="7F"/>
      </w:tcPr>
    </w:tblStylePr>
    <w:tblStylePr w:type="band1Horz">
      <w:tblPr/>
      <w:tcPr>
        <w:tcBorders>
          <w:insideH w:val="single" w:sz="6" w:space="0" w:color="B06606" w:themeColor="accent6"/>
          <w:insideV w:val="single" w:sz="6" w:space="0" w:color="B06606" w:themeColor="accent6"/>
        </w:tcBorders>
        <w:shd w:val="clear" w:color="auto" w:fill="F9B760"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99"/>
    <w:unhideWhenUsed/>
    <w:rsid w:val="001D6F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99"/>
    <w:unhideWhenUsed/>
    <w:rsid w:val="001D6F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F0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A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A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A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A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9E2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9E2FF" w:themeFill="accent1" w:themeFillTint="7F"/>
      </w:tcPr>
    </w:tblStylePr>
  </w:style>
  <w:style w:type="table" w:styleId="Mediumgitter3-fremhvningsfarve2">
    <w:name w:val="Medium Grid 3 Accent 2"/>
    <w:basedOn w:val="Tabel-Normal"/>
    <w:uiPriority w:val="99"/>
    <w:unhideWhenUsed/>
    <w:rsid w:val="001D6F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3F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591C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591C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591C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591C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AC8E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AC8E6" w:themeFill="accent2" w:themeFillTint="7F"/>
      </w:tcPr>
    </w:tblStylePr>
  </w:style>
  <w:style w:type="table" w:styleId="Mediumgitter3-fremhvningsfarve3">
    <w:name w:val="Medium Grid 3 Accent 3"/>
    <w:basedOn w:val="Tabel-Normal"/>
    <w:uiPriority w:val="99"/>
    <w:unhideWhenUsed/>
    <w:rsid w:val="001D6F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3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50B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50B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50B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50B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A7D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A7DC" w:themeFill="accent3" w:themeFillTint="7F"/>
      </w:tcPr>
    </w:tblStylePr>
  </w:style>
  <w:style w:type="table" w:styleId="Mediumgitter3-fremhvningsfarve4">
    <w:name w:val="Medium Grid 3 Accent 4"/>
    <w:basedOn w:val="Tabel-Normal"/>
    <w:uiPriority w:val="99"/>
    <w:unhideWhenUsed/>
    <w:rsid w:val="001D6F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9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005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005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005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005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3B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3B5" w:themeFill="accent4" w:themeFillTint="7F"/>
      </w:tcPr>
    </w:tblStylePr>
  </w:style>
  <w:style w:type="table" w:styleId="Mediumgitter3-fremhvningsfarve5">
    <w:name w:val="Medium Grid 3 Accent 5"/>
    <w:basedOn w:val="Tabel-Normal"/>
    <w:uiPriority w:val="99"/>
    <w:unhideWhenUsed/>
    <w:rsid w:val="001D6F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CD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00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00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00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00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78A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78AD" w:themeFill="accent5" w:themeFillTint="7F"/>
      </w:tcPr>
    </w:tblStylePr>
  </w:style>
  <w:style w:type="table" w:styleId="Mediumgitter3-fremhvningsfarve6">
    <w:name w:val="Medium Grid 3 Accent 6"/>
    <w:basedOn w:val="Tabel-Normal"/>
    <w:uiPriority w:val="99"/>
    <w:unhideWhenUsed/>
    <w:rsid w:val="001D6F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BB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0660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0660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0660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0660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B76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B760" w:themeFill="accent6" w:themeFillTint="7F"/>
      </w:tcPr>
    </w:tblStylePr>
  </w:style>
  <w:style w:type="table" w:styleId="Mediumliste1">
    <w:name w:val="Medium List 1"/>
    <w:basedOn w:val="Tabel-Normal"/>
    <w:uiPriority w:val="99"/>
    <w:unhideWhenUsed/>
    <w:rsid w:val="001D6F51"/>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940027"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arve1">
    <w:name w:val="Medium List 1 Accent 1"/>
    <w:basedOn w:val="Tabel-Normal"/>
    <w:uiPriority w:val="99"/>
    <w:unhideWhenUsed/>
    <w:rsid w:val="001D6F51"/>
    <w:tblPr>
      <w:tblStyleRowBandSize w:val="1"/>
      <w:tblStyleColBandSize w:val="1"/>
      <w:tblBorders>
        <w:top w:val="single" w:sz="8" w:space="0" w:color="00AAD2" w:themeColor="accent1"/>
        <w:bottom w:val="single" w:sz="8" w:space="0" w:color="00AAD2" w:themeColor="accent1"/>
      </w:tblBorders>
    </w:tblPr>
    <w:tblStylePr w:type="firstRow">
      <w:rPr>
        <w:rFonts w:asciiTheme="majorHAnsi" w:eastAsiaTheme="majorEastAsia" w:hAnsiTheme="majorHAnsi" w:cstheme="majorBidi"/>
      </w:rPr>
      <w:tblPr/>
      <w:tcPr>
        <w:tcBorders>
          <w:top w:val="nil"/>
          <w:bottom w:val="single" w:sz="8" w:space="0" w:color="00AAD2" w:themeColor="accent1"/>
        </w:tcBorders>
      </w:tcPr>
    </w:tblStylePr>
    <w:tblStylePr w:type="lastRow">
      <w:rPr>
        <w:b/>
        <w:bCs/>
        <w:color w:val="940027" w:themeColor="text2"/>
      </w:rPr>
      <w:tblPr/>
      <w:tcPr>
        <w:tcBorders>
          <w:top w:val="single" w:sz="8" w:space="0" w:color="00AAD2" w:themeColor="accent1"/>
          <w:bottom w:val="single" w:sz="8" w:space="0" w:color="00AAD2" w:themeColor="accent1"/>
        </w:tcBorders>
      </w:tcPr>
    </w:tblStylePr>
    <w:tblStylePr w:type="firstCol">
      <w:rPr>
        <w:b/>
        <w:bCs/>
      </w:rPr>
    </w:tblStylePr>
    <w:tblStylePr w:type="lastCol">
      <w:rPr>
        <w:b/>
        <w:bCs/>
      </w:rPr>
      <w:tblPr/>
      <w:tcPr>
        <w:tcBorders>
          <w:top w:val="single" w:sz="8" w:space="0" w:color="00AAD2" w:themeColor="accent1"/>
          <w:bottom w:val="single" w:sz="8" w:space="0" w:color="00AAD2" w:themeColor="accent1"/>
        </w:tcBorders>
      </w:tcPr>
    </w:tblStylePr>
    <w:tblStylePr w:type="band1Vert">
      <w:tblPr/>
      <w:tcPr>
        <w:shd w:val="clear" w:color="auto" w:fill="B4F0FF" w:themeFill="accent1" w:themeFillTint="3F"/>
      </w:tcPr>
    </w:tblStylePr>
    <w:tblStylePr w:type="band1Horz">
      <w:tblPr/>
      <w:tcPr>
        <w:shd w:val="clear" w:color="auto" w:fill="B4F0FF" w:themeFill="accent1" w:themeFillTint="3F"/>
      </w:tcPr>
    </w:tblStylePr>
  </w:style>
  <w:style w:type="table" w:styleId="Mediumliste1-fremhvningsfarve2">
    <w:name w:val="Medium List 1 Accent 2"/>
    <w:basedOn w:val="Tabel-Normal"/>
    <w:uiPriority w:val="99"/>
    <w:unhideWhenUsed/>
    <w:rsid w:val="001D6F51"/>
    <w:tblPr>
      <w:tblStyleRowBandSize w:val="1"/>
      <w:tblStyleColBandSize w:val="1"/>
      <w:tblBorders>
        <w:top w:val="single" w:sz="8" w:space="0" w:color="5591CD" w:themeColor="accent2"/>
        <w:bottom w:val="single" w:sz="8" w:space="0" w:color="5591CD" w:themeColor="accent2"/>
      </w:tblBorders>
    </w:tblPr>
    <w:tblStylePr w:type="firstRow">
      <w:rPr>
        <w:rFonts w:asciiTheme="majorHAnsi" w:eastAsiaTheme="majorEastAsia" w:hAnsiTheme="majorHAnsi" w:cstheme="majorBidi"/>
      </w:rPr>
      <w:tblPr/>
      <w:tcPr>
        <w:tcBorders>
          <w:top w:val="nil"/>
          <w:bottom w:val="single" w:sz="8" w:space="0" w:color="5591CD" w:themeColor="accent2"/>
        </w:tcBorders>
      </w:tcPr>
    </w:tblStylePr>
    <w:tblStylePr w:type="lastRow">
      <w:rPr>
        <w:b/>
        <w:bCs/>
        <w:color w:val="940027" w:themeColor="text2"/>
      </w:rPr>
      <w:tblPr/>
      <w:tcPr>
        <w:tcBorders>
          <w:top w:val="single" w:sz="8" w:space="0" w:color="5591CD" w:themeColor="accent2"/>
          <w:bottom w:val="single" w:sz="8" w:space="0" w:color="5591CD" w:themeColor="accent2"/>
        </w:tcBorders>
      </w:tcPr>
    </w:tblStylePr>
    <w:tblStylePr w:type="firstCol">
      <w:rPr>
        <w:b/>
        <w:bCs/>
      </w:rPr>
    </w:tblStylePr>
    <w:tblStylePr w:type="lastCol">
      <w:rPr>
        <w:b/>
        <w:bCs/>
      </w:rPr>
      <w:tblPr/>
      <w:tcPr>
        <w:tcBorders>
          <w:top w:val="single" w:sz="8" w:space="0" w:color="5591CD" w:themeColor="accent2"/>
          <w:bottom w:val="single" w:sz="8" w:space="0" w:color="5591CD" w:themeColor="accent2"/>
        </w:tcBorders>
      </w:tcPr>
    </w:tblStylePr>
    <w:tblStylePr w:type="band1Vert">
      <w:tblPr/>
      <w:tcPr>
        <w:shd w:val="clear" w:color="auto" w:fill="D4E3F2" w:themeFill="accent2" w:themeFillTint="3F"/>
      </w:tcPr>
    </w:tblStylePr>
    <w:tblStylePr w:type="band1Horz">
      <w:tblPr/>
      <w:tcPr>
        <w:shd w:val="clear" w:color="auto" w:fill="D4E3F2" w:themeFill="accent2" w:themeFillTint="3F"/>
      </w:tcPr>
    </w:tblStylePr>
  </w:style>
  <w:style w:type="table" w:styleId="Mediumliste1-fremhvningsfarve3">
    <w:name w:val="Medium List 1 Accent 3"/>
    <w:basedOn w:val="Tabel-Normal"/>
    <w:uiPriority w:val="99"/>
    <w:unhideWhenUsed/>
    <w:rsid w:val="001D6F51"/>
    <w:tblPr>
      <w:tblStyleRowBandSize w:val="1"/>
      <w:tblStyleColBandSize w:val="1"/>
      <w:tblBorders>
        <w:top w:val="single" w:sz="8" w:space="0" w:color="7050B9" w:themeColor="accent3"/>
        <w:bottom w:val="single" w:sz="8" w:space="0" w:color="7050B9" w:themeColor="accent3"/>
      </w:tblBorders>
    </w:tblPr>
    <w:tblStylePr w:type="firstRow">
      <w:rPr>
        <w:rFonts w:asciiTheme="majorHAnsi" w:eastAsiaTheme="majorEastAsia" w:hAnsiTheme="majorHAnsi" w:cstheme="majorBidi"/>
      </w:rPr>
      <w:tblPr/>
      <w:tcPr>
        <w:tcBorders>
          <w:top w:val="nil"/>
          <w:bottom w:val="single" w:sz="8" w:space="0" w:color="7050B9" w:themeColor="accent3"/>
        </w:tcBorders>
      </w:tcPr>
    </w:tblStylePr>
    <w:tblStylePr w:type="lastRow">
      <w:rPr>
        <w:b/>
        <w:bCs/>
        <w:color w:val="940027" w:themeColor="text2"/>
      </w:rPr>
      <w:tblPr/>
      <w:tcPr>
        <w:tcBorders>
          <w:top w:val="single" w:sz="8" w:space="0" w:color="7050B9" w:themeColor="accent3"/>
          <w:bottom w:val="single" w:sz="8" w:space="0" w:color="7050B9" w:themeColor="accent3"/>
        </w:tcBorders>
      </w:tcPr>
    </w:tblStylePr>
    <w:tblStylePr w:type="firstCol">
      <w:rPr>
        <w:b/>
        <w:bCs/>
      </w:rPr>
    </w:tblStylePr>
    <w:tblStylePr w:type="lastCol">
      <w:rPr>
        <w:b/>
        <w:bCs/>
      </w:rPr>
      <w:tblPr/>
      <w:tcPr>
        <w:tcBorders>
          <w:top w:val="single" w:sz="8" w:space="0" w:color="7050B9" w:themeColor="accent3"/>
          <w:bottom w:val="single" w:sz="8" w:space="0" w:color="7050B9" w:themeColor="accent3"/>
        </w:tcBorders>
      </w:tcPr>
    </w:tblStylePr>
    <w:tblStylePr w:type="band1Vert">
      <w:tblPr/>
      <w:tcPr>
        <w:shd w:val="clear" w:color="auto" w:fill="DBD3ED" w:themeFill="accent3" w:themeFillTint="3F"/>
      </w:tcPr>
    </w:tblStylePr>
    <w:tblStylePr w:type="band1Horz">
      <w:tblPr/>
      <w:tcPr>
        <w:shd w:val="clear" w:color="auto" w:fill="DBD3ED" w:themeFill="accent3" w:themeFillTint="3F"/>
      </w:tcPr>
    </w:tblStylePr>
  </w:style>
  <w:style w:type="table" w:styleId="Mediumliste1-fremhvningsfarve4">
    <w:name w:val="Medium List 1 Accent 4"/>
    <w:basedOn w:val="Tabel-Normal"/>
    <w:uiPriority w:val="99"/>
    <w:unhideWhenUsed/>
    <w:rsid w:val="001D6F51"/>
    <w:tblPr>
      <w:tblStyleRowBandSize w:val="1"/>
      <w:tblStyleColBandSize w:val="1"/>
      <w:tblBorders>
        <w:top w:val="single" w:sz="8" w:space="0" w:color="A5005F" w:themeColor="accent4"/>
        <w:bottom w:val="single" w:sz="8" w:space="0" w:color="A5005F" w:themeColor="accent4"/>
      </w:tblBorders>
    </w:tblPr>
    <w:tblStylePr w:type="firstRow">
      <w:rPr>
        <w:rFonts w:asciiTheme="majorHAnsi" w:eastAsiaTheme="majorEastAsia" w:hAnsiTheme="majorHAnsi" w:cstheme="majorBidi"/>
      </w:rPr>
      <w:tblPr/>
      <w:tcPr>
        <w:tcBorders>
          <w:top w:val="nil"/>
          <w:bottom w:val="single" w:sz="8" w:space="0" w:color="A5005F" w:themeColor="accent4"/>
        </w:tcBorders>
      </w:tcPr>
    </w:tblStylePr>
    <w:tblStylePr w:type="lastRow">
      <w:rPr>
        <w:b/>
        <w:bCs/>
        <w:color w:val="940027" w:themeColor="text2"/>
      </w:rPr>
      <w:tblPr/>
      <w:tcPr>
        <w:tcBorders>
          <w:top w:val="single" w:sz="8" w:space="0" w:color="A5005F" w:themeColor="accent4"/>
          <w:bottom w:val="single" w:sz="8" w:space="0" w:color="A5005F" w:themeColor="accent4"/>
        </w:tcBorders>
      </w:tcPr>
    </w:tblStylePr>
    <w:tblStylePr w:type="firstCol">
      <w:rPr>
        <w:b/>
        <w:bCs/>
      </w:rPr>
    </w:tblStylePr>
    <w:tblStylePr w:type="lastCol">
      <w:rPr>
        <w:b/>
        <w:bCs/>
      </w:rPr>
      <w:tblPr/>
      <w:tcPr>
        <w:tcBorders>
          <w:top w:val="single" w:sz="8" w:space="0" w:color="A5005F" w:themeColor="accent4"/>
          <w:bottom w:val="single" w:sz="8" w:space="0" w:color="A5005F" w:themeColor="accent4"/>
        </w:tcBorders>
      </w:tcPr>
    </w:tblStylePr>
    <w:tblStylePr w:type="band1Vert">
      <w:tblPr/>
      <w:tcPr>
        <w:shd w:val="clear" w:color="auto" w:fill="FFA9DA" w:themeFill="accent4" w:themeFillTint="3F"/>
      </w:tcPr>
    </w:tblStylePr>
    <w:tblStylePr w:type="band1Horz">
      <w:tblPr/>
      <w:tcPr>
        <w:shd w:val="clear" w:color="auto" w:fill="FFA9DA" w:themeFill="accent4" w:themeFillTint="3F"/>
      </w:tcPr>
    </w:tblStylePr>
  </w:style>
  <w:style w:type="table" w:styleId="Mediumliste1-fremhvningsfarve5">
    <w:name w:val="Medium List 1 Accent 5"/>
    <w:basedOn w:val="Tabel-Normal"/>
    <w:uiPriority w:val="99"/>
    <w:unhideWhenUsed/>
    <w:rsid w:val="001D6F51"/>
    <w:tblPr>
      <w:tblStyleRowBandSize w:val="1"/>
      <w:tblStyleColBandSize w:val="1"/>
      <w:tblBorders>
        <w:top w:val="single" w:sz="8" w:space="0" w:color="F0005F" w:themeColor="accent5"/>
        <w:bottom w:val="single" w:sz="8" w:space="0" w:color="F0005F" w:themeColor="accent5"/>
      </w:tblBorders>
    </w:tblPr>
    <w:tblStylePr w:type="firstRow">
      <w:rPr>
        <w:rFonts w:asciiTheme="majorHAnsi" w:eastAsiaTheme="majorEastAsia" w:hAnsiTheme="majorHAnsi" w:cstheme="majorBidi"/>
      </w:rPr>
      <w:tblPr/>
      <w:tcPr>
        <w:tcBorders>
          <w:top w:val="nil"/>
          <w:bottom w:val="single" w:sz="8" w:space="0" w:color="F0005F" w:themeColor="accent5"/>
        </w:tcBorders>
      </w:tcPr>
    </w:tblStylePr>
    <w:tblStylePr w:type="lastRow">
      <w:rPr>
        <w:b/>
        <w:bCs/>
        <w:color w:val="940027" w:themeColor="text2"/>
      </w:rPr>
      <w:tblPr/>
      <w:tcPr>
        <w:tcBorders>
          <w:top w:val="single" w:sz="8" w:space="0" w:color="F0005F" w:themeColor="accent5"/>
          <w:bottom w:val="single" w:sz="8" w:space="0" w:color="F0005F" w:themeColor="accent5"/>
        </w:tcBorders>
      </w:tcPr>
    </w:tblStylePr>
    <w:tblStylePr w:type="firstCol">
      <w:rPr>
        <w:b/>
        <w:bCs/>
      </w:rPr>
    </w:tblStylePr>
    <w:tblStylePr w:type="lastCol">
      <w:rPr>
        <w:b/>
        <w:bCs/>
      </w:rPr>
      <w:tblPr/>
      <w:tcPr>
        <w:tcBorders>
          <w:top w:val="single" w:sz="8" w:space="0" w:color="F0005F" w:themeColor="accent5"/>
          <w:bottom w:val="single" w:sz="8" w:space="0" w:color="F0005F" w:themeColor="accent5"/>
        </w:tcBorders>
      </w:tcPr>
    </w:tblStylePr>
    <w:tblStylePr w:type="band1Vert">
      <w:tblPr/>
      <w:tcPr>
        <w:shd w:val="clear" w:color="auto" w:fill="FFBCD6" w:themeFill="accent5" w:themeFillTint="3F"/>
      </w:tcPr>
    </w:tblStylePr>
    <w:tblStylePr w:type="band1Horz">
      <w:tblPr/>
      <w:tcPr>
        <w:shd w:val="clear" w:color="auto" w:fill="FFBCD6" w:themeFill="accent5" w:themeFillTint="3F"/>
      </w:tcPr>
    </w:tblStylePr>
  </w:style>
  <w:style w:type="table" w:styleId="Mediumliste1-fremhvningsfarve6">
    <w:name w:val="Medium List 1 Accent 6"/>
    <w:basedOn w:val="Tabel-Normal"/>
    <w:uiPriority w:val="99"/>
    <w:unhideWhenUsed/>
    <w:rsid w:val="001D6F51"/>
    <w:tblPr>
      <w:tblStyleRowBandSize w:val="1"/>
      <w:tblStyleColBandSize w:val="1"/>
      <w:tblBorders>
        <w:top w:val="single" w:sz="8" w:space="0" w:color="B06606" w:themeColor="accent6"/>
        <w:bottom w:val="single" w:sz="8" w:space="0" w:color="B06606" w:themeColor="accent6"/>
      </w:tblBorders>
    </w:tblPr>
    <w:tblStylePr w:type="firstRow">
      <w:rPr>
        <w:rFonts w:asciiTheme="majorHAnsi" w:eastAsiaTheme="majorEastAsia" w:hAnsiTheme="majorHAnsi" w:cstheme="majorBidi"/>
      </w:rPr>
      <w:tblPr/>
      <w:tcPr>
        <w:tcBorders>
          <w:top w:val="nil"/>
          <w:bottom w:val="single" w:sz="8" w:space="0" w:color="B06606" w:themeColor="accent6"/>
        </w:tcBorders>
      </w:tcPr>
    </w:tblStylePr>
    <w:tblStylePr w:type="lastRow">
      <w:rPr>
        <w:b/>
        <w:bCs/>
        <w:color w:val="940027" w:themeColor="text2"/>
      </w:rPr>
      <w:tblPr/>
      <w:tcPr>
        <w:tcBorders>
          <w:top w:val="single" w:sz="8" w:space="0" w:color="B06606" w:themeColor="accent6"/>
          <w:bottom w:val="single" w:sz="8" w:space="0" w:color="B06606" w:themeColor="accent6"/>
        </w:tcBorders>
      </w:tcPr>
    </w:tblStylePr>
    <w:tblStylePr w:type="firstCol">
      <w:rPr>
        <w:b/>
        <w:bCs/>
      </w:rPr>
    </w:tblStylePr>
    <w:tblStylePr w:type="lastCol">
      <w:rPr>
        <w:b/>
        <w:bCs/>
      </w:rPr>
      <w:tblPr/>
      <w:tcPr>
        <w:tcBorders>
          <w:top w:val="single" w:sz="8" w:space="0" w:color="B06606" w:themeColor="accent6"/>
          <w:bottom w:val="single" w:sz="8" w:space="0" w:color="B06606" w:themeColor="accent6"/>
        </w:tcBorders>
      </w:tcPr>
    </w:tblStylePr>
    <w:tblStylePr w:type="band1Vert">
      <w:tblPr/>
      <w:tcPr>
        <w:shd w:val="clear" w:color="auto" w:fill="FCDBB0" w:themeFill="accent6" w:themeFillTint="3F"/>
      </w:tcPr>
    </w:tblStylePr>
    <w:tblStylePr w:type="band1Horz">
      <w:tblPr/>
      <w:tcPr>
        <w:shd w:val="clear" w:color="auto" w:fill="FCDBB0" w:themeFill="accent6" w:themeFillTint="3F"/>
      </w:tcPr>
    </w:tblStylePr>
  </w:style>
  <w:style w:type="table" w:styleId="Mediumliste2">
    <w:name w:val="Medium List 2"/>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00AAD2" w:themeColor="accent1"/>
        <w:left w:val="single" w:sz="8" w:space="0" w:color="00AAD2" w:themeColor="accent1"/>
        <w:bottom w:val="single" w:sz="8" w:space="0" w:color="00AAD2" w:themeColor="accent1"/>
        <w:right w:val="single" w:sz="8" w:space="0" w:color="00AAD2" w:themeColor="accent1"/>
      </w:tblBorders>
    </w:tblPr>
    <w:tblStylePr w:type="firstRow">
      <w:rPr>
        <w:sz w:val="24"/>
        <w:szCs w:val="24"/>
      </w:rPr>
      <w:tblPr/>
      <w:tcPr>
        <w:tcBorders>
          <w:top w:val="nil"/>
          <w:left w:val="nil"/>
          <w:bottom w:val="single" w:sz="24" w:space="0" w:color="00AA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AD2" w:themeColor="accent1"/>
          <w:insideH w:val="nil"/>
          <w:insideV w:val="nil"/>
        </w:tcBorders>
        <w:shd w:val="clear" w:color="auto" w:fill="FFFFFF" w:themeFill="background1"/>
      </w:tcPr>
    </w:tblStylePr>
    <w:tblStylePr w:type="lastCol">
      <w:tblPr/>
      <w:tcPr>
        <w:tcBorders>
          <w:top w:val="nil"/>
          <w:left w:val="single" w:sz="8" w:space="0" w:color="00AA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F0FF" w:themeFill="accent1" w:themeFillTint="3F"/>
      </w:tcPr>
    </w:tblStylePr>
    <w:tblStylePr w:type="band1Horz">
      <w:tblPr/>
      <w:tcPr>
        <w:tcBorders>
          <w:top w:val="nil"/>
          <w:bottom w:val="nil"/>
          <w:insideH w:val="nil"/>
          <w:insideV w:val="nil"/>
        </w:tcBorders>
        <w:shd w:val="clear" w:color="auto" w:fill="B4F0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5591CD" w:themeColor="accent2"/>
        <w:left w:val="single" w:sz="8" w:space="0" w:color="5591CD" w:themeColor="accent2"/>
        <w:bottom w:val="single" w:sz="8" w:space="0" w:color="5591CD" w:themeColor="accent2"/>
        <w:right w:val="single" w:sz="8" w:space="0" w:color="5591CD" w:themeColor="accent2"/>
      </w:tblBorders>
    </w:tblPr>
    <w:tblStylePr w:type="firstRow">
      <w:rPr>
        <w:sz w:val="24"/>
        <w:szCs w:val="24"/>
      </w:rPr>
      <w:tblPr/>
      <w:tcPr>
        <w:tcBorders>
          <w:top w:val="nil"/>
          <w:left w:val="nil"/>
          <w:bottom w:val="single" w:sz="24" w:space="0" w:color="5591C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591CD" w:themeColor="accent2"/>
          <w:insideH w:val="nil"/>
          <w:insideV w:val="nil"/>
        </w:tcBorders>
        <w:shd w:val="clear" w:color="auto" w:fill="FFFFFF" w:themeFill="background1"/>
      </w:tcPr>
    </w:tblStylePr>
    <w:tblStylePr w:type="lastCol">
      <w:tblPr/>
      <w:tcPr>
        <w:tcBorders>
          <w:top w:val="nil"/>
          <w:left w:val="single" w:sz="8" w:space="0" w:color="5591C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4E3F2" w:themeFill="accent2" w:themeFillTint="3F"/>
      </w:tcPr>
    </w:tblStylePr>
    <w:tblStylePr w:type="band1Horz">
      <w:tblPr/>
      <w:tcPr>
        <w:tcBorders>
          <w:top w:val="nil"/>
          <w:bottom w:val="nil"/>
          <w:insideH w:val="nil"/>
          <w:insideV w:val="nil"/>
        </w:tcBorders>
        <w:shd w:val="clear" w:color="auto" w:fill="D4E3F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7050B9" w:themeColor="accent3"/>
        <w:left w:val="single" w:sz="8" w:space="0" w:color="7050B9" w:themeColor="accent3"/>
        <w:bottom w:val="single" w:sz="8" w:space="0" w:color="7050B9" w:themeColor="accent3"/>
        <w:right w:val="single" w:sz="8" w:space="0" w:color="7050B9" w:themeColor="accent3"/>
      </w:tblBorders>
    </w:tblPr>
    <w:tblStylePr w:type="firstRow">
      <w:rPr>
        <w:sz w:val="24"/>
        <w:szCs w:val="24"/>
      </w:rPr>
      <w:tblPr/>
      <w:tcPr>
        <w:tcBorders>
          <w:top w:val="nil"/>
          <w:left w:val="nil"/>
          <w:bottom w:val="single" w:sz="24" w:space="0" w:color="7050B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50B9" w:themeColor="accent3"/>
          <w:insideH w:val="nil"/>
          <w:insideV w:val="nil"/>
        </w:tcBorders>
        <w:shd w:val="clear" w:color="auto" w:fill="FFFFFF" w:themeFill="background1"/>
      </w:tcPr>
    </w:tblStylePr>
    <w:tblStylePr w:type="lastCol">
      <w:tblPr/>
      <w:tcPr>
        <w:tcBorders>
          <w:top w:val="nil"/>
          <w:left w:val="single" w:sz="8" w:space="0" w:color="7050B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3ED" w:themeFill="accent3" w:themeFillTint="3F"/>
      </w:tcPr>
    </w:tblStylePr>
    <w:tblStylePr w:type="band1Horz">
      <w:tblPr/>
      <w:tcPr>
        <w:tcBorders>
          <w:top w:val="nil"/>
          <w:bottom w:val="nil"/>
          <w:insideH w:val="nil"/>
          <w:insideV w:val="nil"/>
        </w:tcBorders>
        <w:shd w:val="clear" w:color="auto" w:fill="DBD3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A5005F" w:themeColor="accent4"/>
        <w:left w:val="single" w:sz="8" w:space="0" w:color="A5005F" w:themeColor="accent4"/>
        <w:bottom w:val="single" w:sz="8" w:space="0" w:color="A5005F" w:themeColor="accent4"/>
        <w:right w:val="single" w:sz="8" w:space="0" w:color="A5005F" w:themeColor="accent4"/>
      </w:tblBorders>
    </w:tblPr>
    <w:tblStylePr w:type="firstRow">
      <w:rPr>
        <w:sz w:val="24"/>
        <w:szCs w:val="24"/>
      </w:rPr>
      <w:tblPr/>
      <w:tcPr>
        <w:tcBorders>
          <w:top w:val="nil"/>
          <w:left w:val="nil"/>
          <w:bottom w:val="single" w:sz="24" w:space="0" w:color="A5005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005F" w:themeColor="accent4"/>
          <w:insideH w:val="nil"/>
          <w:insideV w:val="nil"/>
        </w:tcBorders>
        <w:shd w:val="clear" w:color="auto" w:fill="FFFFFF" w:themeFill="background1"/>
      </w:tcPr>
    </w:tblStylePr>
    <w:tblStylePr w:type="lastCol">
      <w:tblPr/>
      <w:tcPr>
        <w:tcBorders>
          <w:top w:val="nil"/>
          <w:left w:val="single" w:sz="8" w:space="0" w:color="A5005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9DA" w:themeFill="accent4" w:themeFillTint="3F"/>
      </w:tcPr>
    </w:tblStylePr>
    <w:tblStylePr w:type="band1Horz">
      <w:tblPr/>
      <w:tcPr>
        <w:tcBorders>
          <w:top w:val="nil"/>
          <w:bottom w:val="nil"/>
          <w:insideH w:val="nil"/>
          <w:insideV w:val="nil"/>
        </w:tcBorders>
        <w:shd w:val="clear" w:color="auto" w:fill="FFA9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F0005F" w:themeColor="accent5"/>
        <w:left w:val="single" w:sz="8" w:space="0" w:color="F0005F" w:themeColor="accent5"/>
        <w:bottom w:val="single" w:sz="8" w:space="0" w:color="F0005F" w:themeColor="accent5"/>
        <w:right w:val="single" w:sz="8" w:space="0" w:color="F0005F" w:themeColor="accent5"/>
      </w:tblBorders>
    </w:tblPr>
    <w:tblStylePr w:type="firstRow">
      <w:rPr>
        <w:sz w:val="24"/>
        <w:szCs w:val="24"/>
      </w:rPr>
      <w:tblPr/>
      <w:tcPr>
        <w:tcBorders>
          <w:top w:val="nil"/>
          <w:left w:val="nil"/>
          <w:bottom w:val="single" w:sz="24" w:space="0" w:color="F000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005F" w:themeColor="accent5"/>
          <w:insideH w:val="nil"/>
          <w:insideV w:val="nil"/>
        </w:tcBorders>
        <w:shd w:val="clear" w:color="auto" w:fill="FFFFFF" w:themeFill="background1"/>
      </w:tcPr>
    </w:tblStylePr>
    <w:tblStylePr w:type="lastCol">
      <w:tblPr/>
      <w:tcPr>
        <w:tcBorders>
          <w:top w:val="nil"/>
          <w:left w:val="single" w:sz="8" w:space="0" w:color="F000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BCD6" w:themeFill="accent5" w:themeFillTint="3F"/>
      </w:tcPr>
    </w:tblStylePr>
    <w:tblStylePr w:type="band1Horz">
      <w:tblPr/>
      <w:tcPr>
        <w:tcBorders>
          <w:top w:val="nil"/>
          <w:bottom w:val="nil"/>
          <w:insideH w:val="nil"/>
          <w:insideV w:val="nil"/>
        </w:tcBorders>
        <w:shd w:val="clear" w:color="auto" w:fill="FFBCD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99"/>
    <w:unhideWhenUsed/>
    <w:rsid w:val="001D6F51"/>
    <w:rPr>
      <w:rFonts w:asciiTheme="majorHAnsi" w:eastAsiaTheme="majorEastAsia" w:hAnsiTheme="majorHAnsi" w:cstheme="majorBidi"/>
    </w:rPr>
    <w:tblPr>
      <w:tblStyleRowBandSize w:val="1"/>
      <w:tblStyleColBandSize w:val="1"/>
      <w:tblBorders>
        <w:top w:val="single" w:sz="8" w:space="0" w:color="B06606" w:themeColor="accent6"/>
        <w:left w:val="single" w:sz="8" w:space="0" w:color="B06606" w:themeColor="accent6"/>
        <w:bottom w:val="single" w:sz="8" w:space="0" w:color="B06606" w:themeColor="accent6"/>
        <w:right w:val="single" w:sz="8" w:space="0" w:color="B06606" w:themeColor="accent6"/>
      </w:tblBorders>
    </w:tblPr>
    <w:tblStylePr w:type="firstRow">
      <w:rPr>
        <w:sz w:val="24"/>
        <w:szCs w:val="24"/>
      </w:rPr>
      <w:tblPr/>
      <w:tcPr>
        <w:tcBorders>
          <w:top w:val="nil"/>
          <w:left w:val="nil"/>
          <w:bottom w:val="single" w:sz="24" w:space="0" w:color="B0660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06606" w:themeColor="accent6"/>
          <w:insideH w:val="nil"/>
          <w:insideV w:val="nil"/>
        </w:tcBorders>
        <w:shd w:val="clear" w:color="auto" w:fill="FFFFFF" w:themeFill="background1"/>
      </w:tcPr>
    </w:tblStylePr>
    <w:tblStylePr w:type="lastCol">
      <w:tblPr/>
      <w:tcPr>
        <w:tcBorders>
          <w:top w:val="nil"/>
          <w:left w:val="single" w:sz="8" w:space="0" w:color="B0660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BB0" w:themeFill="accent6" w:themeFillTint="3F"/>
      </w:tcPr>
    </w:tblStylePr>
    <w:tblStylePr w:type="band1Horz">
      <w:tblPr/>
      <w:tcPr>
        <w:tcBorders>
          <w:top w:val="nil"/>
          <w:bottom w:val="nil"/>
          <w:insideH w:val="nil"/>
          <w:insideV w:val="nil"/>
        </w:tcBorders>
        <w:shd w:val="clear" w:color="auto" w:fill="FCDBB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99"/>
    <w:unhideWhenUsed/>
    <w:rsid w:val="001D6F5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99"/>
    <w:unhideWhenUsed/>
    <w:rsid w:val="001D6F51"/>
    <w:tblPr>
      <w:tblStyleRowBandSize w:val="1"/>
      <w:tblStyleColBandSize w:val="1"/>
      <w:tblBorders>
        <w:top w:val="single" w:sz="8" w:space="0" w:color="1ED3FF" w:themeColor="accent1" w:themeTint="BF"/>
        <w:left w:val="single" w:sz="8" w:space="0" w:color="1ED3FF" w:themeColor="accent1" w:themeTint="BF"/>
        <w:bottom w:val="single" w:sz="8" w:space="0" w:color="1ED3FF" w:themeColor="accent1" w:themeTint="BF"/>
        <w:right w:val="single" w:sz="8" w:space="0" w:color="1ED3FF" w:themeColor="accent1" w:themeTint="BF"/>
        <w:insideH w:val="single" w:sz="8" w:space="0" w:color="1ED3FF" w:themeColor="accent1" w:themeTint="BF"/>
      </w:tblBorders>
    </w:tblPr>
    <w:tblStylePr w:type="firstRow">
      <w:pPr>
        <w:spacing w:before="0" w:after="0" w:line="240" w:lineRule="auto"/>
      </w:pPr>
      <w:rPr>
        <w:b/>
        <w:bCs/>
        <w:color w:val="FFFFFF" w:themeColor="background1"/>
      </w:rPr>
      <w:tblPr/>
      <w:tcPr>
        <w:tcBorders>
          <w:top w:val="single" w:sz="8" w:space="0" w:color="1ED3FF" w:themeColor="accent1" w:themeTint="BF"/>
          <w:left w:val="single" w:sz="8" w:space="0" w:color="1ED3FF" w:themeColor="accent1" w:themeTint="BF"/>
          <w:bottom w:val="single" w:sz="8" w:space="0" w:color="1ED3FF" w:themeColor="accent1" w:themeTint="BF"/>
          <w:right w:val="single" w:sz="8" w:space="0" w:color="1ED3FF" w:themeColor="accent1" w:themeTint="BF"/>
          <w:insideH w:val="nil"/>
          <w:insideV w:val="nil"/>
        </w:tcBorders>
        <w:shd w:val="clear" w:color="auto" w:fill="00AAD2" w:themeFill="accent1"/>
      </w:tcPr>
    </w:tblStylePr>
    <w:tblStylePr w:type="lastRow">
      <w:pPr>
        <w:spacing w:before="0" w:after="0" w:line="240" w:lineRule="auto"/>
      </w:pPr>
      <w:rPr>
        <w:b/>
        <w:bCs/>
      </w:rPr>
      <w:tblPr/>
      <w:tcPr>
        <w:tcBorders>
          <w:top w:val="double" w:sz="6" w:space="0" w:color="1ED3FF" w:themeColor="accent1" w:themeTint="BF"/>
          <w:left w:val="single" w:sz="8" w:space="0" w:color="1ED3FF" w:themeColor="accent1" w:themeTint="BF"/>
          <w:bottom w:val="single" w:sz="8" w:space="0" w:color="1ED3FF" w:themeColor="accent1" w:themeTint="BF"/>
          <w:right w:val="single" w:sz="8" w:space="0" w:color="1ED3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F0FF" w:themeFill="accent1" w:themeFillTint="3F"/>
      </w:tcPr>
    </w:tblStylePr>
    <w:tblStylePr w:type="band1Horz">
      <w:tblPr/>
      <w:tcPr>
        <w:tcBorders>
          <w:insideH w:val="nil"/>
          <w:insideV w:val="nil"/>
        </w:tcBorders>
        <w:shd w:val="clear" w:color="auto" w:fill="B4F0FF"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99"/>
    <w:unhideWhenUsed/>
    <w:rsid w:val="001D6F51"/>
    <w:tblPr>
      <w:tblStyleRowBandSize w:val="1"/>
      <w:tblStyleColBandSize w:val="1"/>
      <w:tblBorders>
        <w:top w:val="single" w:sz="8" w:space="0" w:color="7FACD9" w:themeColor="accent2" w:themeTint="BF"/>
        <w:left w:val="single" w:sz="8" w:space="0" w:color="7FACD9" w:themeColor="accent2" w:themeTint="BF"/>
        <w:bottom w:val="single" w:sz="8" w:space="0" w:color="7FACD9" w:themeColor="accent2" w:themeTint="BF"/>
        <w:right w:val="single" w:sz="8" w:space="0" w:color="7FACD9" w:themeColor="accent2" w:themeTint="BF"/>
        <w:insideH w:val="single" w:sz="8" w:space="0" w:color="7FACD9" w:themeColor="accent2" w:themeTint="BF"/>
      </w:tblBorders>
    </w:tblPr>
    <w:tblStylePr w:type="firstRow">
      <w:pPr>
        <w:spacing w:before="0" w:after="0" w:line="240" w:lineRule="auto"/>
      </w:pPr>
      <w:rPr>
        <w:b/>
        <w:bCs/>
        <w:color w:val="FFFFFF" w:themeColor="background1"/>
      </w:rPr>
      <w:tblPr/>
      <w:tcPr>
        <w:tcBorders>
          <w:top w:val="single" w:sz="8" w:space="0" w:color="7FACD9" w:themeColor="accent2" w:themeTint="BF"/>
          <w:left w:val="single" w:sz="8" w:space="0" w:color="7FACD9" w:themeColor="accent2" w:themeTint="BF"/>
          <w:bottom w:val="single" w:sz="8" w:space="0" w:color="7FACD9" w:themeColor="accent2" w:themeTint="BF"/>
          <w:right w:val="single" w:sz="8" w:space="0" w:color="7FACD9" w:themeColor="accent2" w:themeTint="BF"/>
          <w:insideH w:val="nil"/>
          <w:insideV w:val="nil"/>
        </w:tcBorders>
        <w:shd w:val="clear" w:color="auto" w:fill="5591CD" w:themeFill="accent2"/>
      </w:tcPr>
    </w:tblStylePr>
    <w:tblStylePr w:type="lastRow">
      <w:pPr>
        <w:spacing w:before="0" w:after="0" w:line="240" w:lineRule="auto"/>
      </w:pPr>
      <w:rPr>
        <w:b/>
        <w:bCs/>
      </w:rPr>
      <w:tblPr/>
      <w:tcPr>
        <w:tcBorders>
          <w:top w:val="double" w:sz="6" w:space="0" w:color="7FACD9" w:themeColor="accent2" w:themeTint="BF"/>
          <w:left w:val="single" w:sz="8" w:space="0" w:color="7FACD9" w:themeColor="accent2" w:themeTint="BF"/>
          <w:bottom w:val="single" w:sz="8" w:space="0" w:color="7FACD9" w:themeColor="accent2" w:themeTint="BF"/>
          <w:right w:val="single" w:sz="8" w:space="0" w:color="7FACD9" w:themeColor="accent2" w:themeTint="BF"/>
          <w:insideH w:val="nil"/>
          <w:insideV w:val="nil"/>
        </w:tcBorders>
      </w:tcPr>
    </w:tblStylePr>
    <w:tblStylePr w:type="firstCol">
      <w:rPr>
        <w:b/>
        <w:bCs/>
      </w:rPr>
    </w:tblStylePr>
    <w:tblStylePr w:type="lastCol">
      <w:rPr>
        <w:b/>
        <w:bCs/>
      </w:rPr>
    </w:tblStylePr>
    <w:tblStylePr w:type="band1Vert">
      <w:tblPr/>
      <w:tcPr>
        <w:shd w:val="clear" w:color="auto" w:fill="D4E3F2" w:themeFill="accent2" w:themeFillTint="3F"/>
      </w:tcPr>
    </w:tblStylePr>
    <w:tblStylePr w:type="band1Horz">
      <w:tblPr/>
      <w:tcPr>
        <w:tcBorders>
          <w:insideH w:val="nil"/>
          <w:insideV w:val="nil"/>
        </w:tcBorders>
        <w:shd w:val="clear" w:color="auto" w:fill="D4E3F2"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99"/>
    <w:unhideWhenUsed/>
    <w:rsid w:val="001D6F51"/>
    <w:tblPr>
      <w:tblStyleRowBandSize w:val="1"/>
      <w:tblStyleColBandSize w:val="1"/>
      <w:tblBorders>
        <w:top w:val="single" w:sz="8" w:space="0" w:color="937BCA" w:themeColor="accent3" w:themeTint="BF"/>
        <w:left w:val="single" w:sz="8" w:space="0" w:color="937BCA" w:themeColor="accent3" w:themeTint="BF"/>
        <w:bottom w:val="single" w:sz="8" w:space="0" w:color="937BCA" w:themeColor="accent3" w:themeTint="BF"/>
        <w:right w:val="single" w:sz="8" w:space="0" w:color="937BCA" w:themeColor="accent3" w:themeTint="BF"/>
        <w:insideH w:val="single" w:sz="8" w:space="0" w:color="937BCA" w:themeColor="accent3" w:themeTint="BF"/>
      </w:tblBorders>
    </w:tblPr>
    <w:tblStylePr w:type="firstRow">
      <w:pPr>
        <w:spacing w:before="0" w:after="0" w:line="240" w:lineRule="auto"/>
      </w:pPr>
      <w:rPr>
        <w:b/>
        <w:bCs/>
        <w:color w:val="FFFFFF" w:themeColor="background1"/>
      </w:rPr>
      <w:tblPr/>
      <w:tcPr>
        <w:tcBorders>
          <w:top w:val="single" w:sz="8" w:space="0" w:color="937BCA" w:themeColor="accent3" w:themeTint="BF"/>
          <w:left w:val="single" w:sz="8" w:space="0" w:color="937BCA" w:themeColor="accent3" w:themeTint="BF"/>
          <w:bottom w:val="single" w:sz="8" w:space="0" w:color="937BCA" w:themeColor="accent3" w:themeTint="BF"/>
          <w:right w:val="single" w:sz="8" w:space="0" w:color="937BCA" w:themeColor="accent3" w:themeTint="BF"/>
          <w:insideH w:val="nil"/>
          <w:insideV w:val="nil"/>
        </w:tcBorders>
        <w:shd w:val="clear" w:color="auto" w:fill="7050B9" w:themeFill="accent3"/>
      </w:tcPr>
    </w:tblStylePr>
    <w:tblStylePr w:type="lastRow">
      <w:pPr>
        <w:spacing w:before="0" w:after="0" w:line="240" w:lineRule="auto"/>
      </w:pPr>
      <w:rPr>
        <w:b/>
        <w:bCs/>
      </w:rPr>
      <w:tblPr/>
      <w:tcPr>
        <w:tcBorders>
          <w:top w:val="double" w:sz="6" w:space="0" w:color="937BCA" w:themeColor="accent3" w:themeTint="BF"/>
          <w:left w:val="single" w:sz="8" w:space="0" w:color="937BCA" w:themeColor="accent3" w:themeTint="BF"/>
          <w:bottom w:val="single" w:sz="8" w:space="0" w:color="937BCA" w:themeColor="accent3" w:themeTint="BF"/>
          <w:right w:val="single" w:sz="8" w:space="0" w:color="937BCA" w:themeColor="accent3" w:themeTint="BF"/>
          <w:insideH w:val="nil"/>
          <w:insideV w:val="nil"/>
        </w:tcBorders>
      </w:tcPr>
    </w:tblStylePr>
    <w:tblStylePr w:type="firstCol">
      <w:rPr>
        <w:b/>
        <w:bCs/>
      </w:rPr>
    </w:tblStylePr>
    <w:tblStylePr w:type="lastCol">
      <w:rPr>
        <w:b/>
        <w:bCs/>
      </w:rPr>
    </w:tblStylePr>
    <w:tblStylePr w:type="band1Vert">
      <w:tblPr/>
      <w:tcPr>
        <w:shd w:val="clear" w:color="auto" w:fill="DBD3ED" w:themeFill="accent3" w:themeFillTint="3F"/>
      </w:tcPr>
    </w:tblStylePr>
    <w:tblStylePr w:type="band1Horz">
      <w:tblPr/>
      <w:tcPr>
        <w:tcBorders>
          <w:insideH w:val="nil"/>
          <w:insideV w:val="nil"/>
        </w:tcBorders>
        <w:shd w:val="clear" w:color="auto" w:fill="DBD3ED"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99"/>
    <w:unhideWhenUsed/>
    <w:rsid w:val="001D6F51"/>
    <w:tblPr>
      <w:tblStyleRowBandSize w:val="1"/>
      <w:tblStyleColBandSize w:val="1"/>
      <w:tblBorders>
        <w:top w:val="single" w:sz="8" w:space="0" w:color="FB008F" w:themeColor="accent4" w:themeTint="BF"/>
        <w:left w:val="single" w:sz="8" w:space="0" w:color="FB008F" w:themeColor="accent4" w:themeTint="BF"/>
        <w:bottom w:val="single" w:sz="8" w:space="0" w:color="FB008F" w:themeColor="accent4" w:themeTint="BF"/>
        <w:right w:val="single" w:sz="8" w:space="0" w:color="FB008F" w:themeColor="accent4" w:themeTint="BF"/>
        <w:insideH w:val="single" w:sz="8" w:space="0" w:color="FB008F" w:themeColor="accent4" w:themeTint="BF"/>
      </w:tblBorders>
    </w:tblPr>
    <w:tblStylePr w:type="firstRow">
      <w:pPr>
        <w:spacing w:before="0" w:after="0" w:line="240" w:lineRule="auto"/>
      </w:pPr>
      <w:rPr>
        <w:b/>
        <w:bCs/>
        <w:color w:val="FFFFFF" w:themeColor="background1"/>
      </w:rPr>
      <w:tblPr/>
      <w:tcPr>
        <w:tcBorders>
          <w:top w:val="single" w:sz="8" w:space="0" w:color="FB008F" w:themeColor="accent4" w:themeTint="BF"/>
          <w:left w:val="single" w:sz="8" w:space="0" w:color="FB008F" w:themeColor="accent4" w:themeTint="BF"/>
          <w:bottom w:val="single" w:sz="8" w:space="0" w:color="FB008F" w:themeColor="accent4" w:themeTint="BF"/>
          <w:right w:val="single" w:sz="8" w:space="0" w:color="FB008F" w:themeColor="accent4" w:themeTint="BF"/>
          <w:insideH w:val="nil"/>
          <w:insideV w:val="nil"/>
        </w:tcBorders>
        <w:shd w:val="clear" w:color="auto" w:fill="A5005F" w:themeFill="accent4"/>
      </w:tcPr>
    </w:tblStylePr>
    <w:tblStylePr w:type="lastRow">
      <w:pPr>
        <w:spacing w:before="0" w:after="0" w:line="240" w:lineRule="auto"/>
      </w:pPr>
      <w:rPr>
        <w:b/>
        <w:bCs/>
      </w:rPr>
      <w:tblPr/>
      <w:tcPr>
        <w:tcBorders>
          <w:top w:val="double" w:sz="6" w:space="0" w:color="FB008F" w:themeColor="accent4" w:themeTint="BF"/>
          <w:left w:val="single" w:sz="8" w:space="0" w:color="FB008F" w:themeColor="accent4" w:themeTint="BF"/>
          <w:bottom w:val="single" w:sz="8" w:space="0" w:color="FB008F" w:themeColor="accent4" w:themeTint="BF"/>
          <w:right w:val="single" w:sz="8" w:space="0" w:color="FB008F"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9DA" w:themeFill="accent4" w:themeFillTint="3F"/>
      </w:tcPr>
    </w:tblStylePr>
    <w:tblStylePr w:type="band1Horz">
      <w:tblPr/>
      <w:tcPr>
        <w:tcBorders>
          <w:insideH w:val="nil"/>
          <w:insideV w:val="nil"/>
        </w:tcBorders>
        <w:shd w:val="clear" w:color="auto" w:fill="FFA9DA"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99"/>
    <w:unhideWhenUsed/>
    <w:rsid w:val="001D6F51"/>
    <w:tblPr>
      <w:tblStyleRowBandSize w:val="1"/>
      <w:tblStyleColBandSize w:val="1"/>
      <w:tblBorders>
        <w:top w:val="single" w:sz="8" w:space="0" w:color="FF3484" w:themeColor="accent5" w:themeTint="BF"/>
        <w:left w:val="single" w:sz="8" w:space="0" w:color="FF3484" w:themeColor="accent5" w:themeTint="BF"/>
        <w:bottom w:val="single" w:sz="8" w:space="0" w:color="FF3484" w:themeColor="accent5" w:themeTint="BF"/>
        <w:right w:val="single" w:sz="8" w:space="0" w:color="FF3484" w:themeColor="accent5" w:themeTint="BF"/>
        <w:insideH w:val="single" w:sz="8" w:space="0" w:color="FF3484" w:themeColor="accent5" w:themeTint="BF"/>
      </w:tblBorders>
    </w:tblPr>
    <w:tblStylePr w:type="firstRow">
      <w:pPr>
        <w:spacing w:before="0" w:after="0" w:line="240" w:lineRule="auto"/>
      </w:pPr>
      <w:rPr>
        <w:b/>
        <w:bCs/>
        <w:color w:val="FFFFFF" w:themeColor="background1"/>
      </w:rPr>
      <w:tblPr/>
      <w:tcPr>
        <w:tcBorders>
          <w:top w:val="single" w:sz="8" w:space="0" w:color="FF3484" w:themeColor="accent5" w:themeTint="BF"/>
          <w:left w:val="single" w:sz="8" w:space="0" w:color="FF3484" w:themeColor="accent5" w:themeTint="BF"/>
          <w:bottom w:val="single" w:sz="8" w:space="0" w:color="FF3484" w:themeColor="accent5" w:themeTint="BF"/>
          <w:right w:val="single" w:sz="8" w:space="0" w:color="FF3484" w:themeColor="accent5" w:themeTint="BF"/>
          <w:insideH w:val="nil"/>
          <w:insideV w:val="nil"/>
        </w:tcBorders>
        <w:shd w:val="clear" w:color="auto" w:fill="F0005F" w:themeFill="accent5"/>
      </w:tcPr>
    </w:tblStylePr>
    <w:tblStylePr w:type="lastRow">
      <w:pPr>
        <w:spacing w:before="0" w:after="0" w:line="240" w:lineRule="auto"/>
      </w:pPr>
      <w:rPr>
        <w:b/>
        <w:bCs/>
      </w:rPr>
      <w:tblPr/>
      <w:tcPr>
        <w:tcBorders>
          <w:top w:val="double" w:sz="6" w:space="0" w:color="FF3484" w:themeColor="accent5" w:themeTint="BF"/>
          <w:left w:val="single" w:sz="8" w:space="0" w:color="FF3484" w:themeColor="accent5" w:themeTint="BF"/>
          <w:bottom w:val="single" w:sz="8" w:space="0" w:color="FF3484" w:themeColor="accent5" w:themeTint="BF"/>
          <w:right w:val="single" w:sz="8" w:space="0" w:color="FF3484"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BCD6" w:themeFill="accent5" w:themeFillTint="3F"/>
      </w:tcPr>
    </w:tblStylePr>
    <w:tblStylePr w:type="band1Horz">
      <w:tblPr/>
      <w:tcPr>
        <w:tcBorders>
          <w:insideH w:val="nil"/>
          <w:insideV w:val="nil"/>
        </w:tcBorders>
        <w:shd w:val="clear" w:color="auto" w:fill="FFBCD6"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99"/>
    <w:unhideWhenUsed/>
    <w:rsid w:val="001D6F51"/>
    <w:tblPr>
      <w:tblStyleRowBandSize w:val="1"/>
      <w:tblStyleColBandSize w:val="1"/>
      <w:tblBorders>
        <w:top w:val="single" w:sz="8" w:space="0" w:color="F79211" w:themeColor="accent6" w:themeTint="BF"/>
        <w:left w:val="single" w:sz="8" w:space="0" w:color="F79211" w:themeColor="accent6" w:themeTint="BF"/>
        <w:bottom w:val="single" w:sz="8" w:space="0" w:color="F79211" w:themeColor="accent6" w:themeTint="BF"/>
        <w:right w:val="single" w:sz="8" w:space="0" w:color="F79211" w:themeColor="accent6" w:themeTint="BF"/>
        <w:insideH w:val="single" w:sz="8" w:space="0" w:color="F79211" w:themeColor="accent6" w:themeTint="BF"/>
      </w:tblBorders>
    </w:tblPr>
    <w:tblStylePr w:type="firstRow">
      <w:pPr>
        <w:spacing w:before="0" w:after="0" w:line="240" w:lineRule="auto"/>
      </w:pPr>
      <w:rPr>
        <w:b/>
        <w:bCs/>
        <w:color w:val="FFFFFF" w:themeColor="background1"/>
      </w:rPr>
      <w:tblPr/>
      <w:tcPr>
        <w:tcBorders>
          <w:top w:val="single" w:sz="8" w:space="0" w:color="F79211" w:themeColor="accent6" w:themeTint="BF"/>
          <w:left w:val="single" w:sz="8" w:space="0" w:color="F79211" w:themeColor="accent6" w:themeTint="BF"/>
          <w:bottom w:val="single" w:sz="8" w:space="0" w:color="F79211" w:themeColor="accent6" w:themeTint="BF"/>
          <w:right w:val="single" w:sz="8" w:space="0" w:color="F79211" w:themeColor="accent6" w:themeTint="BF"/>
          <w:insideH w:val="nil"/>
          <w:insideV w:val="nil"/>
        </w:tcBorders>
        <w:shd w:val="clear" w:color="auto" w:fill="B06606" w:themeFill="accent6"/>
      </w:tcPr>
    </w:tblStylePr>
    <w:tblStylePr w:type="lastRow">
      <w:pPr>
        <w:spacing w:before="0" w:after="0" w:line="240" w:lineRule="auto"/>
      </w:pPr>
      <w:rPr>
        <w:b/>
        <w:bCs/>
      </w:rPr>
      <w:tblPr/>
      <w:tcPr>
        <w:tcBorders>
          <w:top w:val="double" w:sz="6" w:space="0" w:color="F79211" w:themeColor="accent6" w:themeTint="BF"/>
          <w:left w:val="single" w:sz="8" w:space="0" w:color="F79211" w:themeColor="accent6" w:themeTint="BF"/>
          <w:bottom w:val="single" w:sz="8" w:space="0" w:color="F79211" w:themeColor="accent6" w:themeTint="BF"/>
          <w:right w:val="single" w:sz="8" w:space="0" w:color="F7921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DBB0" w:themeFill="accent6" w:themeFillTint="3F"/>
      </w:tcPr>
    </w:tblStylePr>
    <w:tblStylePr w:type="band1Horz">
      <w:tblPr/>
      <w:tcPr>
        <w:tcBorders>
          <w:insideH w:val="nil"/>
          <w:insideV w:val="nil"/>
        </w:tcBorders>
        <w:shd w:val="clear" w:color="auto" w:fill="FCDBB0"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99"/>
    <w:unhideWhenUsed/>
    <w:rsid w:val="001D6F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arve1">
    <w:name w:val="Medium Shading 2 Accent 1"/>
    <w:basedOn w:val="Tabel-Normal"/>
    <w:uiPriority w:val="99"/>
    <w:unhideWhenUsed/>
    <w:rsid w:val="001D6F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A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AD2" w:themeFill="accent1"/>
      </w:tcPr>
    </w:tblStylePr>
    <w:tblStylePr w:type="lastCol">
      <w:rPr>
        <w:b/>
        <w:bCs/>
        <w:color w:val="FFFFFF" w:themeColor="background1"/>
      </w:rPr>
      <w:tblPr/>
      <w:tcPr>
        <w:tcBorders>
          <w:left w:val="nil"/>
          <w:right w:val="nil"/>
          <w:insideH w:val="nil"/>
          <w:insideV w:val="nil"/>
        </w:tcBorders>
        <w:shd w:val="clear" w:color="auto" w:fill="00AA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2">
    <w:name w:val="Medium Shading 2 Accent 2"/>
    <w:basedOn w:val="Tabel-Normal"/>
    <w:uiPriority w:val="99"/>
    <w:unhideWhenUsed/>
    <w:rsid w:val="001D6F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591C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591CD" w:themeFill="accent2"/>
      </w:tcPr>
    </w:tblStylePr>
    <w:tblStylePr w:type="lastCol">
      <w:rPr>
        <w:b/>
        <w:bCs/>
        <w:color w:val="FFFFFF" w:themeColor="background1"/>
      </w:rPr>
      <w:tblPr/>
      <w:tcPr>
        <w:tcBorders>
          <w:left w:val="nil"/>
          <w:right w:val="nil"/>
          <w:insideH w:val="nil"/>
          <w:insideV w:val="nil"/>
        </w:tcBorders>
        <w:shd w:val="clear" w:color="auto" w:fill="5591C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3">
    <w:name w:val="Medium Shading 2 Accent 3"/>
    <w:basedOn w:val="Tabel-Normal"/>
    <w:uiPriority w:val="99"/>
    <w:unhideWhenUsed/>
    <w:rsid w:val="001D6F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50B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50B9" w:themeFill="accent3"/>
      </w:tcPr>
    </w:tblStylePr>
    <w:tblStylePr w:type="lastCol">
      <w:rPr>
        <w:b/>
        <w:bCs/>
        <w:color w:val="FFFFFF" w:themeColor="background1"/>
      </w:rPr>
      <w:tblPr/>
      <w:tcPr>
        <w:tcBorders>
          <w:left w:val="nil"/>
          <w:right w:val="nil"/>
          <w:insideH w:val="nil"/>
          <w:insideV w:val="nil"/>
        </w:tcBorders>
        <w:shd w:val="clear" w:color="auto" w:fill="7050B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4">
    <w:name w:val="Medium Shading 2 Accent 4"/>
    <w:basedOn w:val="Tabel-Normal"/>
    <w:uiPriority w:val="99"/>
    <w:unhideWhenUsed/>
    <w:rsid w:val="001D6F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005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005F" w:themeFill="accent4"/>
      </w:tcPr>
    </w:tblStylePr>
    <w:tblStylePr w:type="lastCol">
      <w:rPr>
        <w:b/>
        <w:bCs/>
        <w:color w:val="FFFFFF" w:themeColor="background1"/>
      </w:rPr>
      <w:tblPr/>
      <w:tcPr>
        <w:tcBorders>
          <w:left w:val="nil"/>
          <w:right w:val="nil"/>
          <w:insideH w:val="nil"/>
          <w:insideV w:val="nil"/>
        </w:tcBorders>
        <w:shd w:val="clear" w:color="auto" w:fill="A5005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5">
    <w:name w:val="Medium Shading 2 Accent 5"/>
    <w:basedOn w:val="Tabel-Normal"/>
    <w:uiPriority w:val="99"/>
    <w:unhideWhenUsed/>
    <w:rsid w:val="001D6F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00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005F" w:themeFill="accent5"/>
      </w:tcPr>
    </w:tblStylePr>
    <w:tblStylePr w:type="lastCol">
      <w:rPr>
        <w:b/>
        <w:bCs/>
        <w:color w:val="FFFFFF" w:themeColor="background1"/>
      </w:rPr>
      <w:tblPr/>
      <w:tcPr>
        <w:tcBorders>
          <w:left w:val="nil"/>
          <w:right w:val="nil"/>
          <w:insideH w:val="nil"/>
          <w:insideV w:val="nil"/>
        </w:tcBorders>
        <w:shd w:val="clear" w:color="auto" w:fill="F000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6">
    <w:name w:val="Medium Shading 2 Accent 6"/>
    <w:basedOn w:val="Tabel-Normal"/>
    <w:uiPriority w:val="99"/>
    <w:unhideWhenUsed/>
    <w:rsid w:val="001D6F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0660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06606" w:themeFill="accent6"/>
      </w:tcPr>
    </w:tblStylePr>
    <w:tblStylePr w:type="lastCol">
      <w:rPr>
        <w:b/>
        <w:bCs/>
        <w:color w:val="FFFFFF" w:themeColor="background1"/>
      </w:rPr>
      <w:tblPr/>
      <w:tcPr>
        <w:tcBorders>
          <w:left w:val="nil"/>
          <w:right w:val="nil"/>
          <w:insideH w:val="nil"/>
          <w:insideV w:val="nil"/>
        </w:tcBorders>
        <w:shd w:val="clear" w:color="auto" w:fill="B0660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customStyle="1" w:styleId="PlainTable11">
    <w:name w:val="Plain Table 11"/>
    <w:basedOn w:val="Tabel-Normal"/>
    <w:uiPriority w:val="99"/>
    <w:unhideWhenUsed/>
    <w:rsid w:val="001D6F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el-Normal"/>
    <w:uiPriority w:val="99"/>
    <w:unhideWhenUsed/>
    <w:rsid w:val="001D6F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el-Normal"/>
    <w:uiPriority w:val="99"/>
    <w:unhideWhenUsed/>
    <w:rsid w:val="001D6F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el-Normal"/>
    <w:uiPriority w:val="99"/>
    <w:unhideWhenUsed/>
    <w:rsid w:val="001D6F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el-Normal"/>
    <w:uiPriority w:val="99"/>
    <w:unhideWhenUsed/>
    <w:rsid w:val="001D6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3D-effekter1">
    <w:name w:val="Table 3D effects 1"/>
    <w:basedOn w:val="Tabel-Normal"/>
    <w:uiPriority w:val="99"/>
    <w:unhideWhenUsed/>
    <w:rsid w:val="001D6F5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uiPriority w:val="99"/>
    <w:unhideWhenUsed/>
    <w:rsid w:val="001D6F5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uiPriority w:val="99"/>
    <w:unhideWhenUsed/>
    <w:rsid w:val="001D6F5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uiPriority w:val="99"/>
    <w:unhideWhenUsed/>
    <w:rsid w:val="001D6F5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uiPriority w:val="99"/>
    <w:unhideWhenUsed/>
    <w:rsid w:val="001D6F5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uiPriority w:val="99"/>
    <w:unhideWhenUsed/>
    <w:rsid w:val="001D6F51"/>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uiPriority w:val="99"/>
    <w:unhideWhenUsed/>
    <w:rsid w:val="001D6F5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Farvet1">
    <w:name w:val="Table Colorful 1"/>
    <w:basedOn w:val="Tabel-Normal"/>
    <w:uiPriority w:val="99"/>
    <w:unhideWhenUsed/>
    <w:rsid w:val="001D6F51"/>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uiPriority w:val="99"/>
    <w:unhideWhenUsed/>
    <w:rsid w:val="001D6F5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uiPriority w:val="99"/>
    <w:unhideWhenUsed/>
    <w:rsid w:val="001D6F51"/>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Spalter1">
    <w:name w:val="Table Columns 1"/>
    <w:basedOn w:val="Tabel-Normal"/>
    <w:uiPriority w:val="99"/>
    <w:unhideWhenUsed/>
    <w:rsid w:val="001D6F5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uiPriority w:val="99"/>
    <w:unhideWhenUsed/>
    <w:rsid w:val="001D6F51"/>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uiPriority w:val="99"/>
    <w:unhideWhenUsed/>
    <w:rsid w:val="001D6F5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uiPriority w:val="99"/>
    <w:unhideWhenUsed/>
    <w:rsid w:val="001D6F51"/>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uiPriority w:val="99"/>
    <w:unhideWhenUsed/>
    <w:rsid w:val="001D6F5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Moderne">
    <w:name w:val="Table Contemporary"/>
    <w:basedOn w:val="Tabel-Normal"/>
    <w:uiPriority w:val="99"/>
    <w:unhideWhenUsed/>
    <w:rsid w:val="001D6F5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Elegant">
    <w:name w:val="Table Elegant"/>
    <w:basedOn w:val="Tabel-Normal"/>
    <w:uiPriority w:val="99"/>
    <w:unhideWhenUsed/>
    <w:rsid w:val="001D6F5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Gitter">
    <w:name w:val="Table Grid"/>
    <w:basedOn w:val="Tabel-Normal"/>
    <w:uiPriority w:val="39"/>
    <w:unhideWhenUsed/>
    <w:rsid w:val="001D6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left w:w="0" w:type="dxa"/>
        <w:right w:w="0" w:type="dxa"/>
      </w:tcMar>
    </w:tcPr>
    <w:tblStylePr w:type="band2Vert">
      <w:tblPr/>
      <w:tcPr>
        <w:shd w:val="pct20" w:color="auto" w:fill="auto"/>
      </w:tcPr>
    </w:tblStylePr>
    <w:tblStylePr w:type="band2Horz">
      <w:tblPr/>
      <w:tcPr>
        <w:shd w:val="pct20" w:color="auto" w:fill="auto"/>
      </w:tcPr>
    </w:tblStylePr>
  </w:style>
  <w:style w:type="table" w:styleId="Tabel-Gitter1">
    <w:name w:val="Table Grid 1"/>
    <w:basedOn w:val="Tabel-Normal"/>
    <w:uiPriority w:val="99"/>
    <w:unhideWhenUsed/>
    <w:rsid w:val="001D6F5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uiPriority w:val="99"/>
    <w:unhideWhenUsed/>
    <w:rsid w:val="001D6F5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uiPriority w:val="99"/>
    <w:unhideWhenUsed/>
    <w:rsid w:val="001D6F5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uiPriority w:val="99"/>
    <w:unhideWhenUsed/>
    <w:rsid w:val="001D6F5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uiPriority w:val="99"/>
    <w:unhideWhenUsed/>
    <w:rsid w:val="001D6F5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uiPriority w:val="99"/>
    <w:unhideWhenUsed/>
    <w:rsid w:val="001D6F51"/>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uiPriority w:val="99"/>
    <w:unhideWhenUsed/>
    <w:rsid w:val="001D6F5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uiPriority w:val="99"/>
    <w:unhideWhenUsed/>
    <w:rsid w:val="001D6F5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el-Normal"/>
    <w:uiPriority w:val="99"/>
    <w:unhideWhenUsed/>
    <w:rsid w:val="001D6F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ste1">
    <w:name w:val="Table List 1"/>
    <w:basedOn w:val="Tabel-Normal"/>
    <w:uiPriority w:val="99"/>
    <w:unhideWhenUsed/>
    <w:rsid w:val="001D6F5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uiPriority w:val="99"/>
    <w:unhideWhenUsed/>
    <w:rsid w:val="001D6F5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uiPriority w:val="99"/>
    <w:unhideWhenUsed/>
    <w:rsid w:val="001D6F51"/>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uiPriority w:val="99"/>
    <w:unhideWhenUsed/>
    <w:rsid w:val="001D6F5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uiPriority w:val="99"/>
    <w:unhideWhenUsed/>
    <w:rsid w:val="001D6F51"/>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uiPriority w:val="99"/>
    <w:unhideWhenUsed/>
    <w:rsid w:val="001D6F51"/>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uiPriority w:val="99"/>
    <w:unhideWhenUsed/>
    <w:rsid w:val="001D6F5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uiPriority w:val="99"/>
    <w:unhideWhenUsed/>
    <w:rsid w:val="001D6F5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Professionel">
    <w:name w:val="Table Professional"/>
    <w:basedOn w:val="Tabel-Normal"/>
    <w:uiPriority w:val="99"/>
    <w:unhideWhenUsed/>
    <w:rsid w:val="001D6F5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Enkelt1">
    <w:name w:val="Table Simple 1"/>
    <w:basedOn w:val="Tabel-Normal"/>
    <w:uiPriority w:val="99"/>
    <w:unhideWhenUsed/>
    <w:rsid w:val="001D6F5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uiPriority w:val="99"/>
    <w:unhideWhenUsed/>
    <w:rsid w:val="001D6F5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uiPriority w:val="99"/>
    <w:unhideWhenUsed/>
    <w:rsid w:val="001D6F5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uiPriority w:val="99"/>
    <w:unhideWhenUsed/>
    <w:rsid w:val="001D6F5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uiPriority w:val="99"/>
    <w:unhideWhenUsed/>
    <w:rsid w:val="001D6F5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uiPriority w:val="99"/>
    <w:unhideWhenUsed/>
    <w:rsid w:val="001D6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Web1">
    <w:name w:val="Table Web 1"/>
    <w:basedOn w:val="Tabel-Normal"/>
    <w:uiPriority w:val="99"/>
    <w:unhideWhenUsed/>
    <w:rsid w:val="001D6F5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uiPriority w:val="99"/>
    <w:unhideWhenUsed/>
    <w:rsid w:val="001D6F5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uiPriority w:val="99"/>
    <w:unhideWhenUsed/>
    <w:rsid w:val="001D6F5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opstilling-punkttegn">
    <w:name w:val="Tabel - opstilling - punkttegn"/>
    <w:basedOn w:val="Tabel"/>
    <w:uiPriority w:val="12"/>
    <w:qFormat/>
    <w:rsid w:val="001D6F51"/>
    <w:pPr>
      <w:numPr>
        <w:numId w:val="10"/>
      </w:numPr>
      <w:contextualSpacing/>
    </w:pPr>
    <w:rPr>
      <w:rFonts w:eastAsia="Times New Roman" w:cs="Arial"/>
      <w:kern w:val="20"/>
      <w:szCs w:val="24"/>
      <w:lang w:eastAsia="en-US"/>
    </w:rPr>
  </w:style>
  <w:style w:type="paragraph" w:customStyle="1" w:styleId="Tabel-opstilling-punkttegn2">
    <w:name w:val="Tabel - opstilling - punkttegn 2"/>
    <w:basedOn w:val="Tabel"/>
    <w:uiPriority w:val="13"/>
    <w:rsid w:val="001D6F51"/>
    <w:pPr>
      <w:numPr>
        <w:ilvl w:val="1"/>
        <w:numId w:val="10"/>
      </w:numPr>
      <w:spacing w:line="220" w:lineRule="atLeast"/>
      <w:contextualSpacing/>
    </w:pPr>
    <w:rPr>
      <w:rFonts w:eastAsia="Times New Roman" w:cs="Arial"/>
      <w:kern w:val="20"/>
      <w:szCs w:val="24"/>
      <w:lang w:eastAsia="en-US"/>
    </w:rPr>
  </w:style>
  <w:style w:type="paragraph" w:customStyle="1" w:styleId="Tabel-opstilling-talellerbogst2">
    <w:name w:val="Tabel - opstilling - tal eller bogst. 2"/>
    <w:basedOn w:val="Tabel-opstilling-talellerbogst"/>
    <w:uiPriority w:val="15"/>
    <w:rsid w:val="001D6F51"/>
    <w:pPr>
      <w:numPr>
        <w:ilvl w:val="1"/>
      </w:numPr>
      <w:spacing w:line="220" w:lineRule="atLeast"/>
    </w:pPr>
    <w:rPr>
      <w:rFonts w:eastAsia="Times New Roman" w:cs="Arial"/>
      <w:kern w:val="20"/>
      <w:szCs w:val="24"/>
      <w:lang w:eastAsia="en-US"/>
    </w:rPr>
  </w:style>
  <w:style w:type="numbering" w:customStyle="1" w:styleId="ListStyleHeading">
    <w:name w:val="ListStyle_Heading"/>
    <w:uiPriority w:val="99"/>
    <w:semiHidden/>
    <w:rsid w:val="001D6F51"/>
    <w:pPr>
      <w:numPr>
        <w:numId w:val="6"/>
      </w:numPr>
    </w:pPr>
  </w:style>
  <w:style w:type="numbering" w:customStyle="1" w:styleId="ListStyleBullet">
    <w:name w:val="ListStyle_Bullet"/>
    <w:uiPriority w:val="99"/>
    <w:semiHidden/>
    <w:rsid w:val="001D6F51"/>
    <w:pPr>
      <w:numPr>
        <w:numId w:val="5"/>
      </w:numPr>
    </w:pPr>
  </w:style>
  <w:style w:type="numbering" w:customStyle="1" w:styleId="ListStyleNumber">
    <w:name w:val="ListStyle_Number"/>
    <w:uiPriority w:val="99"/>
    <w:semiHidden/>
    <w:rsid w:val="001D6F51"/>
    <w:pPr>
      <w:numPr>
        <w:numId w:val="7"/>
      </w:numPr>
    </w:pPr>
  </w:style>
  <w:style w:type="paragraph" w:customStyle="1" w:styleId="Tabel-opstilling-talellerbogst">
    <w:name w:val="Tabel - opstilling - tal eller bogst."/>
    <w:basedOn w:val="Tabel"/>
    <w:uiPriority w:val="14"/>
    <w:qFormat/>
    <w:rsid w:val="001D6F51"/>
    <w:pPr>
      <w:numPr>
        <w:numId w:val="11"/>
      </w:numPr>
    </w:pPr>
  </w:style>
  <w:style w:type="paragraph" w:customStyle="1" w:styleId="Tabel">
    <w:name w:val="Tabel"/>
    <w:basedOn w:val="Normal"/>
    <w:link w:val="TabelChar"/>
    <w:qFormat/>
    <w:rsid w:val="001D6F51"/>
    <w:pPr>
      <w:spacing w:before="60" w:after="60"/>
    </w:pPr>
    <w:rPr>
      <w:sz w:val="20"/>
    </w:rPr>
  </w:style>
  <w:style w:type="paragraph" w:customStyle="1" w:styleId="Tabeloverskrift">
    <w:name w:val="Tabel overskrift"/>
    <w:basedOn w:val="Tabel"/>
    <w:next w:val="Tabel"/>
    <w:qFormat/>
    <w:rsid w:val="001D6F51"/>
    <w:pPr>
      <w:keepNext/>
    </w:pPr>
    <w:rPr>
      <w:b/>
    </w:rPr>
  </w:style>
  <w:style w:type="numbering" w:customStyle="1" w:styleId="ListStyleTableBullet">
    <w:name w:val="ListStyle_TableBullet"/>
    <w:basedOn w:val="Ingenoversigt"/>
    <w:uiPriority w:val="99"/>
    <w:semiHidden/>
    <w:rsid w:val="001D6F51"/>
    <w:pPr>
      <w:numPr>
        <w:numId w:val="8"/>
      </w:numPr>
    </w:pPr>
  </w:style>
  <w:style w:type="numbering" w:customStyle="1" w:styleId="ListStyleTableNumber">
    <w:name w:val="ListStyle_TableNumber"/>
    <w:basedOn w:val="Ingenoversigt"/>
    <w:uiPriority w:val="99"/>
    <w:semiHidden/>
    <w:rsid w:val="001D6F51"/>
    <w:pPr>
      <w:numPr>
        <w:numId w:val="9"/>
      </w:numPr>
    </w:pPr>
  </w:style>
  <w:style w:type="paragraph" w:customStyle="1" w:styleId="Introtekst">
    <w:name w:val="Introtekst"/>
    <w:basedOn w:val="Brdtekst"/>
    <w:uiPriority w:val="17"/>
    <w:qFormat/>
    <w:rsid w:val="001D6F51"/>
    <w:pPr>
      <w:keepLines/>
      <w:pBdr>
        <w:top w:val="single" w:sz="4" w:space="8" w:color="808080"/>
        <w:bottom w:val="single" w:sz="4" w:space="8" w:color="808080"/>
      </w:pBdr>
      <w:spacing w:before="240" w:after="240"/>
    </w:pPr>
    <w:rPr>
      <w:sz w:val="24"/>
    </w:rPr>
  </w:style>
  <w:style w:type="paragraph" w:customStyle="1" w:styleId="MPKhjlp">
    <w:name w:val="MPK hjælp"/>
    <w:basedOn w:val="Brdtekst"/>
    <w:uiPriority w:val="27"/>
    <w:qFormat/>
    <w:rsid w:val="0014074A"/>
    <w:pPr>
      <w:keepNext/>
      <w:keepLines/>
      <w:spacing w:after="0" w:line="160" w:lineRule="exact"/>
      <w:ind w:left="-624"/>
    </w:pPr>
    <w:rPr>
      <w:sz w:val="16"/>
    </w:rPr>
  </w:style>
  <w:style w:type="paragraph" w:customStyle="1" w:styleId="Forside-metadata">
    <w:name w:val="Forside - metadata"/>
    <w:basedOn w:val="Normal"/>
    <w:uiPriority w:val="22"/>
    <w:rsid w:val="001D6F51"/>
    <w:rPr>
      <w:sz w:val="28"/>
    </w:rPr>
  </w:style>
  <w:style w:type="paragraph" w:customStyle="1" w:styleId="Forside-skabelonversion">
    <w:name w:val="Forside - skabelonversion"/>
    <w:basedOn w:val="Normal"/>
    <w:uiPriority w:val="24"/>
    <w:rsid w:val="001D6F51"/>
    <w:pPr>
      <w:jc w:val="right"/>
    </w:pPr>
    <w:rPr>
      <w:sz w:val="20"/>
    </w:rPr>
  </w:style>
  <w:style w:type="paragraph" w:customStyle="1" w:styleId="Forside-titel">
    <w:name w:val="Forside - titel"/>
    <w:basedOn w:val="Titel"/>
    <w:uiPriority w:val="20"/>
    <w:rsid w:val="001D6F51"/>
  </w:style>
  <w:style w:type="paragraph" w:customStyle="1" w:styleId="Forside-projektnavn">
    <w:name w:val="Forside - projektnavn"/>
    <w:basedOn w:val="Undertitel"/>
    <w:uiPriority w:val="21"/>
    <w:rsid w:val="001D6F51"/>
  </w:style>
  <w:style w:type="paragraph" w:customStyle="1" w:styleId="Tabelafstandmini">
    <w:name w:val="Tabelafstand mini"/>
    <w:basedOn w:val="Brdtekst"/>
    <w:next w:val="Brdtekst"/>
    <w:uiPriority w:val="16"/>
    <w:qFormat/>
    <w:rsid w:val="001D6F51"/>
    <w:pPr>
      <w:spacing w:after="0" w:line="14" w:lineRule="exact"/>
    </w:pPr>
    <w:rPr>
      <w:sz w:val="2"/>
    </w:rPr>
  </w:style>
  <w:style w:type="character" w:customStyle="1" w:styleId="TabelChar">
    <w:name w:val="Tabel Char"/>
    <w:basedOn w:val="Standardskrifttypeiafsnit"/>
    <w:link w:val="Tabel"/>
    <w:rsid w:val="001D6F51"/>
    <w:rPr>
      <w:sz w:val="20"/>
    </w:rPr>
  </w:style>
  <w:style w:type="paragraph" w:customStyle="1" w:styleId="Brdtekst-eftertabel">
    <w:name w:val="Brødtekst - efter tabel"/>
    <w:basedOn w:val="Brdtekst"/>
    <w:next w:val="Brdtekst"/>
    <w:uiPriority w:val="1"/>
    <w:qFormat/>
    <w:rsid w:val="001D6F51"/>
    <w:pPr>
      <w:spacing w:before="240"/>
    </w:pPr>
  </w:style>
  <w:style w:type="paragraph" w:customStyle="1" w:styleId="Illustration">
    <w:name w:val="Illustration"/>
    <w:basedOn w:val="Brdtekst"/>
    <w:next w:val="Brdtekst"/>
    <w:uiPriority w:val="19"/>
    <w:qFormat/>
    <w:rsid w:val="001D6F51"/>
    <w:pPr>
      <w:spacing w:before="80" w:after="240"/>
    </w:pPr>
  </w:style>
  <w:style w:type="paragraph" w:customStyle="1" w:styleId="Forside-dokumentversion">
    <w:name w:val="Forside - dokumentversion"/>
    <w:basedOn w:val="Forside-metadata"/>
    <w:uiPriority w:val="23"/>
    <w:rsid w:val="001D6F51"/>
  </w:style>
  <w:style w:type="paragraph" w:customStyle="1" w:styleId="Sidefod-metadata">
    <w:name w:val="Sidefod - metadata"/>
    <w:basedOn w:val="Sidefod"/>
    <w:uiPriority w:val="25"/>
    <w:rsid w:val="001D6F51"/>
    <w:pPr>
      <w:framePr w:hSpace="142" w:wrap="around" w:vAnchor="page" w:hAnchor="text" w:yAlign="bottom"/>
      <w:suppressOverlap/>
      <w:jc w:val="left"/>
    </w:pPr>
    <w:rPr>
      <w:noProof/>
      <w:sz w:val="18"/>
    </w:rPr>
  </w:style>
  <w:style w:type="paragraph" w:customStyle="1" w:styleId="Sidefod-side1">
    <w:name w:val="Sidefod - side 1"/>
    <w:basedOn w:val="Sidefod"/>
    <w:uiPriority w:val="99"/>
    <w:semiHidden/>
    <w:rsid w:val="001D6F51"/>
    <w:rPr>
      <w:sz w:val="18"/>
    </w:rPr>
  </w:style>
  <w:style w:type="table" w:customStyle="1" w:styleId="GridTable1Light10">
    <w:name w:val="Grid Table 1 Light10"/>
    <w:basedOn w:val="Tabel-Normal"/>
    <w:uiPriority w:val="99"/>
    <w:unhideWhenUsed/>
    <w:rsid w:val="001D6F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rrektur">
    <w:name w:val="Revision"/>
    <w:hidden/>
    <w:uiPriority w:val="99"/>
    <w:semiHidden/>
    <w:rsid w:val="00ED46A0"/>
  </w:style>
  <w:style w:type="table" w:customStyle="1" w:styleId="GridTable1Light100">
    <w:name w:val="Grid Table 1 Light100"/>
    <w:basedOn w:val="Tabel-Normal"/>
    <w:uiPriority w:val="99"/>
    <w:unhideWhenUsed/>
    <w:rsid w:val="00143F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
    <w:name w:val="Grid Table 1 Light1000"/>
    <w:basedOn w:val="Tabel-Normal"/>
    <w:uiPriority w:val="99"/>
    <w:unhideWhenUsed/>
    <w:rsid w:val="002A59F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Standardskrifttypeiafsnit"/>
    <w:rsid w:val="00697D4B"/>
  </w:style>
  <w:style w:type="character" w:customStyle="1" w:styleId="eop">
    <w:name w:val="eop"/>
    <w:basedOn w:val="Standardskrifttypeiafsnit"/>
    <w:rsid w:val="00697D4B"/>
  </w:style>
  <w:style w:type="table" w:customStyle="1" w:styleId="GridTable1Light10000">
    <w:name w:val="Grid Table 1 Light10000"/>
    <w:basedOn w:val="Tabel-Normal"/>
    <w:uiPriority w:val="99"/>
    <w:unhideWhenUsed/>
    <w:rsid w:val="00D207F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
    <w:name w:val="Grid Table 1 Light100000"/>
    <w:basedOn w:val="Tabel-Normal"/>
    <w:uiPriority w:val="99"/>
    <w:unhideWhenUsed/>
    <w:rsid w:val="00D207F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
    <w:name w:val="Grid Table 1 Light1000000"/>
    <w:basedOn w:val="Tabel-Normal"/>
    <w:uiPriority w:val="99"/>
    <w:unhideWhenUsed/>
    <w:rsid w:val="00A236E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
    <w:name w:val="Grid Table 1 Light10000000"/>
    <w:basedOn w:val="Tabel-Normal"/>
    <w:uiPriority w:val="99"/>
    <w:unhideWhenUsed/>
    <w:rsid w:val="008D08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ntextualspellingandgrammarerror">
    <w:name w:val="contextualspellingandgrammarerror"/>
    <w:basedOn w:val="Standardskrifttypeiafsnit"/>
    <w:rsid w:val="00AE014E"/>
  </w:style>
  <w:style w:type="table" w:customStyle="1" w:styleId="GridTable1Light100000000">
    <w:name w:val="Grid Table 1 Light100000000"/>
    <w:basedOn w:val="Tabel-Normal"/>
    <w:uiPriority w:val="99"/>
    <w:unhideWhenUsed/>
    <w:rsid w:val="00064F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
    <w:name w:val="Grid Table 1 Light1000000000"/>
    <w:basedOn w:val="Tabel-Normal"/>
    <w:uiPriority w:val="99"/>
    <w:unhideWhenUsed/>
    <w:rsid w:val="00064F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pellingerror">
    <w:name w:val="spellingerror"/>
    <w:basedOn w:val="Standardskrifttypeiafsnit"/>
    <w:rsid w:val="002962B1"/>
  </w:style>
  <w:style w:type="table" w:customStyle="1" w:styleId="GridTable1Light10000000000">
    <w:name w:val="Grid Table 1 Light10000000000"/>
    <w:basedOn w:val="Tabel-Normal"/>
    <w:uiPriority w:val="99"/>
    <w:unhideWhenUsed/>
    <w:rsid w:val="000348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
    <w:name w:val="Grid Table 1 Light100000000000"/>
    <w:basedOn w:val="Tabel-Normal"/>
    <w:uiPriority w:val="99"/>
    <w:unhideWhenUsed/>
    <w:rsid w:val="0000334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unhideWhenUsed/>
    <w:rsid w:val="00003347"/>
    <w:rPr>
      <w:color w:val="605E5C"/>
      <w:shd w:val="clear" w:color="auto" w:fill="E1DFDD"/>
    </w:rPr>
  </w:style>
  <w:style w:type="character" w:styleId="Omtal">
    <w:name w:val="Mention"/>
    <w:basedOn w:val="Standardskrifttypeiafsnit"/>
    <w:uiPriority w:val="99"/>
    <w:unhideWhenUsed/>
    <w:rsid w:val="00003347"/>
    <w:rPr>
      <w:color w:val="2B579A"/>
      <w:shd w:val="clear" w:color="auto" w:fill="E1DFDD"/>
    </w:rPr>
  </w:style>
  <w:style w:type="table" w:customStyle="1" w:styleId="GridTable1Light1000000000000">
    <w:name w:val="Grid Table 1 Light1000000000000"/>
    <w:basedOn w:val="Tabel-Normal"/>
    <w:uiPriority w:val="99"/>
    <w:unhideWhenUsed/>
    <w:rsid w:val="0000334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
    <w:name w:val="Grid Table 1 Light10000000000000"/>
    <w:basedOn w:val="Tabel-Normal"/>
    <w:uiPriority w:val="99"/>
    <w:unhideWhenUsed/>
    <w:rsid w:val="009E1D6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0">
    <w:name w:val="Grid Table 1 Light100000000000000"/>
    <w:basedOn w:val="Tabel-Normal"/>
    <w:uiPriority w:val="99"/>
    <w:unhideWhenUsed/>
    <w:rsid w:val="00737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00">
    <w:name w:val="Grid Table 1 Light1000000000000000"/>
    <w:basedOn w:val="Tabel-Normal"/>
    <w:uiPriority w:val="99"/>
    <w:unhideWhenUsed/>
    <w:rsid w:val="00FA1EC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000">
    <w:name w:val="Grid Table 1 Light10000000000000000"/>
    <w:basedOn w:val="Tabel-Normal"/>
    <w:uiPriority w:val="99"/>
    <w:unhideWhenUsed/>
    <w:rsid w:val="00FA1EC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0000">
    <w:name w:val="Grid Table 1 Light100000000000000000"/>
    <w:basedOn w:val="Tabel-Normal"/>
    <w:uiPriority w:val="99"/>
    <w:unhideWhenUsed/>
    <w:rsid w:val="00061B2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00000">
    <w:name w:val="Grid Table 1 Light1000000000000000000"/>
    <w:basedOn w:val="Tabel-Normal"/>
    <w:uiPriority w:val="99"/>
    <w:unhideWhenUsed/>
    <w:rsid w:val="00D479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000000">
    <w:name w:val="Grid Table 1 Light10000000000000000000"/>
    <w:basedOn w:val="Tabel-Normal"/>
    <w:uiPriority w:val="99"/>
    <w:unhideWhenUsed/>
    <w:rsid w:val="00F26AB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100000000000000000000">
    <w:name w:val="Grid Table 1 Light100000000000000000000"/>
    <w:basedOn w:val="Tabel-Normal"/>
    <w:uiPriority w:val="99"/>
    <w:unhideWhenUsed/>
    <w:rsid w:val="00F26AB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966">
      <w:bodyDiv w:val="1"/>
      <w:marLeft w:val="0"/>
      <w:marRight w:val="0"/>
      <w:marTop w:val="0"/>
      <w:marBottom w:val="0"/>
      <w:divBdr>
        <w:top w:val="none" w:sz="0" w:space="0" w:color="auto"/>
        <w:left w:val="none" w:sz="0" w:space="0" w:color="auto"/>
        <w:bottom w:val="none" w:sz="0" w:space="0" w:color="auto"/>
        <w:right w:val="none" w:sz="0" w:space="0" w:color="auto"/>
      </w:divBdr>
    </w:div>
    <w:div w:id="7606273">
      <w:bodyDiv w:val="1"/>
      <w:marLeft w:val="0"/>
      <w:marRight w:val="0"/>
      <w:marTop w:val="0"/>
      <w:marBottom w:val="0"/>
      <w:divBdr>
        <w:top w:val="none" w:sz="0" w:space="0" w:color="auto"/>
        <w:left w:val="none" w:sz="0" w:space="0" w:color="auto"/>
        <w:bottom w:val="none" w:sz="0" w:space="0" w:color="auto"/>
        <w:right w:val="none" w:sz="0" w:space="0" w:color="auto"/>
      </w:divBdr>
    </w:div>
    <w:div w:id="14891790">
      <w:bodyDiv w:val="1"/>
      <w:marLeft w:val="0"/>
      <w:marRight w:val="0"/>
      <w:marTop w:val="0"/>
      <w:marBottom w:val="0"/>
      <w:divBdr>
        <w:top w:val="none" w:sz="0" w:space="0" w:color="auto"/>
        <w:left w:val="none" w:sz="0" w:space="0" w:color="auto"/>
        <w:bottom w:val="none" w:sz="0" w:space="0" w:color="auto"/>
        <w:right w:val="none" w:sz="0" w:space="0" w:color="auto"/>
      </w:divBdr>
    </w:div>
    <w:div w:id="29456817">
      <w:bodyDiv w:val="1"/>
      <w:marLeft w:val="0"/>
      <w:marRight w:val="0"/>
      <w:marTop w:val="0"/>
      <w:marBottom w:val="0"/>
      <w:divBdr>
        <w:top w:val="none" w:sz="0" w:space="0" w:color="auto"/>
        <w:left w:val="none" w:sz="0" w:space="0" w:color="auto"/>
        <w:bottom w:val="none" w:sz="0" w:space="0" w:color="auto"/>
        <w:right w:val="none" w:sz="0" w:space="0" w:color="auto"/>
      </w:divBdr>
    </w:div>
    <w:div w:id="39979902">
      <w:bodyDiv w:val="1"/>
      <w:marLeft w:val="0"/>
      <w:marRight w:val="0"/>
      <w:marTop w:val="0"/>
      <w:marBottom w:val="0"/>
      <w:divBdr>
        <w:top w:val="none" w:sz="0" w:space="0" w:color="auto"/>
        <w:left w:val="none" w:sz="0" w:space="0" w:color="auto"/>
        <w:bottom w:val="none" w:sz="0" w:space="0" w:color="auto"/>
        <w:right w:val="none" w:sz="0" w:space="0" w:color="auto"/>
      </w:divBdr>
    </w:div>
    <w:div w:id="41289641">
      <w:bodyDiv w:val="1"/>
      <w:marLeft w:val="0"/>
      <w:marRight w:val="0"/>
      <w:marTop w:val="0"/>
      <w:marBottom w:val="0"/>
      <w:divBdr>
        <w:top w:val="none" w:sz="0" w:space="0" w:color="auto"/>
        <w:left w:val="none" w:sz="0" w:space="0" w:color="auto"/>
        <w:bottom w:val="none" w:sz="0" w:space="0" w:color="auto"/>
        <w:right w:val="none" w:sz="0" w:space="0" w:color="auto"/>
      </w:divBdr>
    </w:div>
    <w:div w:id="54744128">
      <w:bodyDiv w:val="1"/>
      <w:marLeft w:val="0"/>
      <w:marRight w:val="0"/>
      <w:marTop w:val="0"/>
      <w:marBottom w:val="0"/>
      <w:divBdr>
        <w:top w:val="none" w:sz="0" w:space="0" w:color="auto"/>
        <w:left w:val="none" w:sz="0" w:space="0" w:color="auto"/>
        <w:bottom w:val="none" w:sz="0" w:space="0" w:color="auto"/>
        <w:right w:val="none" w:sz="0" w:space="0" w:color="auto"/>
      </w:divBdr>
    </w:div>
    <w:div w:id="58334793">
      <w:bodyDiv w:val="1"/>
      <w:marLeft w:val="0"/>
      <w:marRight w:val="0"/>
      <w:marTop w:val="0"/>
      <w:marBottom w:val="0"/>
      <w:divBdr>
        <w:top w:val="none" w:sz="0" w:space="0" w:color="auto"/>
        <w:left w:val="none" w:sz="0" w:space="0" w:color="auto"/>
        <w:bottom w:val="none" w:sz="0" w:space="0" w:color="auto"/>
        <w:right w:val="none" w:sz="0" w:space="0" w:color="auto"/>
      </w:divBdr>
    </w:div>
    <w:div w:id="72356973">
      <w:bodyDiv w:val="1"/>
      <w:marLeft w:val="0"/>
      <w:marRight w:val="0"/>
      <w:marTop w:val="0"/>
      <w:marBottom w:val="0"/>
      <w:divBdr>
        <w:top w:val="none" w:sz="0" w:space="0" w:color="auto"/>
        <w:left w:val="none" w:sz="0" w:space="0" w:color="auto"/>
        <w:bottom w:val="none" w:sz="0" w:space="0" w:color="auto"/>
        <w:right w:val="none" w:sz="0" w:space="0" w:color="auto"/>
      </w:divBdr>
    </w:div>
    <w:div w:id="84151608">
      <w:bodyDiv w:val="1"/>
      <w:marLeft w:val="0"/>
      <w:marRight w:val="0"/>
      <w:marTop w:val="0"/>
      <w:marBottom w:val="0"/>
      <w:divBdr>
        <w:top w:val="none" w:sz="0" w:space="0" w:color="auto"/>
        <w:left w:val="none" w:sz="0" w:space="0" w:color="auto"/>
        <w:bottom w:val="none" w:sz="0" w:space="0" w:color="auto"/>
        <w:right w:val="none" w:sz="0" w:space="0" w:color="auto"/>
      </w:divBdr>
    </w:div>
    <w:div w:id="96096558">
      <w:bodyDiv w:val="1"/>
      <w:marLeft w:val="0"/>
      <w:marRight w:val="0"/>
      <w:marTop w:val="0"/>
      <w:marBottom w:val="0"/>
      <w:divBdr>
        <w:top w:val="none" w:sz="0" w:space="0" w:color="auto"/>
        <w:left w:val="none" w:sz="0" w:space="0" w:color="auto"/>
        <w:bottom w:val="none" w:sz="0" w:space="0" w:color="auto"/>
        <w:right w:val="none" w:sz="0" w:space="0" w:color="auto"/>
      </w:divBdr>
    </w:div>
    <w:div w:id="102117825">
      <w:bodyDiv w:val="1"/>
      <w:marLeft w:val="0"/>
      <w:marRight w:val="0"/>
      <w:marTop w:val="0"/>
      <w:marBottom w:val="0"/>
      <w:divBdr>
        <w:top w:val="none" w:sz="0" w:space="0" w:color="auto"/>
        <w:left w:val="none" w:sz="0" w:space="0" w:color="auto"/>
        <w:bottom w:val="none" w:sz="0" w:space="0" w:color="auto"/>
        <w:right w:val="none" w:sz="0" w:space="0" w:color="auto"/>
      </w:divBdr>
    </w:div>
    <w:div w:id="109057685">
      <w:bodyDiv w:val="1"/>
      <w:marLeft w:val="0"/>
      <w:marRight w:val="0"/>
      <w:marTop w:val="0"/>
      <w:marBottom w:val="0"/>
      <w:divBdr>
        <w:top w:val="none" w:sz="0" w:space="0" w:color="auto"/>
        <w:left w:val="none" w:sz="0" w:space="0" w:color="auto"/>
        <w:bottom w:val="none" w:sz="0" w:space="0" w:color="auto"/>
        <w:right w:val="none" w:sz="0" w:space="0" w:color="auto"/>
      </w:divBdr>
    </w:div>
    <w:div w:id="112138744">
      <w:bodyDiv w:val="1"/>
      <w:marLeft w:val="0"/>
      <w:marRight w:val="0"/>
      <w:marTop w:val="0"/>
      <w:marBottom w:val="0"/>
      <w:divBdr>
        <w:top w:val="none" w:sz="0" w:space="0" w:color="auto"/>
        <w:left w:val="none" w:sz="0" w:space="0" w:color="auto"/>
        <w:bottom w:val="none" w:sz="0" w:space="0" w:color="auto"/>
        <w:right w:val="none" w:sz="0" w:space="0" w:color="auto"/>
      </w:divBdr>
    </w:div>
    <w:div w:id="114833894">
      <w:bodyDiv w:val="1"/>
      <w:marLeft w:val="0"/>
      <w:marRight w:val="0"/>
      <w:marTop w:val="0"/>
      <w:marBottom w:val="0"/>
      <w:divBdr>
        <w:top w:val="none" w:sz="0" w:space="0" w:color="auto"/>
        <w:left w:val="none" w:sz="0" w:space="0" w:color="auto"/>
        <w:bottom w:val="none" w:sz="0" w:space="0" w:color="auto"/>
        <w:right w:val="none" w:sz="0" w:space="0" w:color="auto"/>
      </w:divBdr>
    </w:div>
    <w:div w:id="121264671">
      <w:bodyDiv w:val="1"/>
      <w:marLeft w:val="0"/>
      <w:marRight w:val="0"/>
      <w:marTop w:val="0"/>
      <w:marBottom w:val="0"/>
      <w:divBdr>
        <w:top w:val="none" w:sz="0" w:space="0" w:color="auto"/>
        <w:left w:val="none" w:sz="0" w:space="0" w:color="auto"/>
        <w:bottom w:val="none" w:sz="0" w:space="0" w:color="auto"/>
        <w:right w:val="none" w:sz="0" w:space="0" w:color="auto"/>
      </w:divBdr>
    </w:div>
    <w:div w:id="126974954">
      <w:bodyDiv w:val="1"/>
      <w:marLeft w:val="0"/>
      <w:marRight w:val="0"/>
      <w:marTop w:val="0"/>
      <w:marBottom w:val="0"/>
      <w:divBdr>
        <w:top w:val="none" w:sz="0" w:space="0" w:color="auto"/>
        <w:left w:val="none" w:sz="0" w:space="0" w:color="auto"/>
        <w:bottom w:val="none" w:sz="0" w:space="0" w:color="auto"/>
        <w:right w:val="none" w:sz="0" w:space="0" w:color="auto"/>
      </w:divBdr>
    </w:div>
    <w:div w:id="129787113">
      <w:bodyDiv w:val="1"/>
      <w:marLeft w:val="0"/>
      <w:marRight w:val="0"/>
      <w:marTop w:val="0"/>
      <w:marBottom w:val="0"/>
      <w:divBdr>
        <w:top w:val="none" w:sz="0" w:space="0" w:color="auto"/>
        <w:left w:val="none" w:sz="0" w:space="0" w:color="auto"/>
        <w:bottom w:val="none" w:sz="0" w:space="0" w:color="auto"/>
        <w:right w:val="none" w:sz="0" w:space="0" w:color="auto"/>
      </w:divBdr>
    </w:div>
    <w:div w:id="130826146">
      <w:bodyDiv w:val="1"/>
      <w:marLeft w:val="0"/>
      <w:marRight w:val="0"/>
      <w:marTop w:val="0"/>
      <w:marBottom w:val="0"/>
      <w:divBdr>
        <w:top w:val="none" w:sz="0" w:space="0" w:color="auto"/>
        <w:left w:val="none" w:sz="0" w:space="0" w:color="auto"/>
        <w:bottom w:val="none" w:sz="0" w:space="0" w:color="auto"/>
        <w:right w:val="none" w:sz="0" w:space="0" w:color="auto"/>
      </w:divBdr>
    </w:div>
    <w:div w:id="133647955">
      <w:bodyDiv w:val="1"/>
      <w:marLeft w:val="0"/>
      <w:marRight w:val="0"/>
      <w:marTop w:val="0"/>
      <w:marBottom w:val="0"/>
      <w:divBdr>
        <w:top w:val="none" w:sz="0" w:space="0" w:color="auto"/>
        <w:left w:val="none" w:sz="0" w:space="0" w:color="auto"/>
        <w:bottom w:val="none" w:sz="0" w:space="0" w:color="auto"/>
        <w:right w:val="none" w:sz="0" w:space="0" w:color="auto"/>
      </w:divBdr>
    </w:div>
    <w:div w:id="151332013">
      <w:bodyDiv w:val="1"/>
      <w:marLeft w:val="0"/>
      <w:marRight w:val="0"/>
      <w:marTop w:val="0"/>
      <w:marBottom w:val="0"/>
      <w:divBdr>
        <w:top w:val="none" w:sz="0" w:space="0" w:color="auto"/>
        <w:left w:val="none" w:sz="0" w:space="0" w:color="auto"/>
        <w:bottom w:val="none" w:sz="0" w:space="0" w:color="auto"/>
        <w:right w:val="none" w:sz="0" w:space="0" w:color="auto"/>
      </w:divBdr>
    </w:div>
    <w:div w:id="173500512">
      <w:bodyDiv w:val="1"/>
      <w:marLeft w:val="0"/>
      <w:marRight w:val="0"/>
      <w:marTop w:val="0"/>
      <w:marBottom w:val="0"/>
      <w:divBdr>
        <w:top w:val="none" w:sz="0" w:space="0" w:color="auto"/>
        <w:left w:val="none" w:sz="0" w:space="0" w:color="auto"/>
        <w:bottom w:val="none" w:sz="0" w:space="0" w:color="auto"/>
        <w:right w:val="none" w:sz="0" w:space="0" w:color="auto"/>
      </w:divBdr>
    </w:div>
    <w:div w:id="183981468">
      <w:bodyDiv w:val="1"/>
      <w:marLeft w:val="0"/>
      <w:marRight w:val="0"/>
      <w:marTop w:val="0"/>
      <w:marBottom w:val="0"/>
      <w:divBdr>
        <w:top w:val="none" w:sz="0" w:space="0" w:color="auto"/>
        <w:left w:val="none" w:sz="0" w:space="0" w:color="auto"/>
        <w:bottom w:val="none" w:sz="0" w:space="0" w:color="auto"/>
        <w:right w:val="none" w:sz="0" w:space="0" w:color="auto"/>
      </w:divBdr>
    </w:div>
    <w:div w:id="188837617">
      <w:bodyDiv w:val="1"/>
      <w:marLeft w:val="0"/>
      <w:marRight w:val="0"/>
      <w:marTop w:val="0"/>
      <w:marBottom w:val="0"/>
      <w:divBdr>
        <w:top w:val="none" w:sz="0" w:space="0" w:color="auto"/>
        <w:left w:val="none" w:sz="0" w:space="0" w:color="auto"/>
        <w:bottom w:val="none" w:sz="0" w:space="0" w:color="auto"/>
        <w:right w:val="none" w:sz="0" w:space="0" w:color="auto"/>
      </w:divBdr>
    </w:div>
    <w:div w:id="205140544">
      <w:bodyDiv w:val="1"/>
      <w:marLeft w:val="0"/>
      <w:marRight w:val="0"/>
      <w:marTop w:val="0"/>
      <w:marBottom w:val="0"/>
      <w:divBdr>
        <w:top w:val="none" w:sz="0" w:space="0" w:color="auto"/>
        <w:left w:val="none" w:sz="0" w:space="0" w:color="auto"/>
        <w:bottom w:val="none" w:sz="0" w:space="0" w:color="auto"/>
        <w:right w:val="none" w:sz="0" w:space="0" w:color="auto"/>
      </w:divBdr>
    </w:div>
    <w:div w:id="224686102">
      <w:bodyDiv w:val="1"/>
      <w:marLeft w:val="0"/>
      <w:marRight w:val="0"/>
      <w:marTop w:val="0"/>
      <w:marBottom w:val="0"/>
      <w:divBdr>
        <w:top w:val="none" w:sz="0" w:space="0" w:color="auto"/>
        <w:left w:val="none" w:sz="0" w:space="0" w:color="auto"/>
        <w:bottom w:val="none" w:sz="0" w:space="0" w:color="auto"/>
        <w:right w:val="none" w:sz="0" w:space="0" w:color="auto"/>
      </w:divBdr>
    </w:div>
    <w:div w:id="225069931">
      <w:bodyDiv w:val="1"/>
      <w:marLeft w:val="0"/>
      <w:marRight w:val="0"/>
      <w:marTop w:val="0"/>
      <w:marBottom w:val="0"/>
      <w:divBdr>
        <w:top w:val="none" w:sz="0" w:space="0" w:color="auto"/>
        <w:left w:val="none" w:sz="0" w:space="0" w:color="auto"/>
        <w:bottom w:val="none" w:sz="0" w:space="0" w:color="auto"/>
        <w:right w:val="none" w:sz="0" w:space="0" w:color="auto"/>
      </w:divBdr>
      <w:divsChild>
        <w:div w:id="128475324">
          <w:marLeft w:val="446"/>
          <w:marRight w:val="0"/>
          <w:marTop w:val="0"/>
          <w:marBottom w:val="0"/>
          <w:divBdr>
            <w:top w:val="none" w:sz="0" w:space="0" w:color="auto"/>
            <w:left w:val="none" w:sz="0" w:space="0" w:color="auto"/>
            <w:bottom w:val="none" w:sz="0" w:space="0" w:color="auto"/>
            <w:right w:val="none" w:sz="0" w:space="0" w:color="auto"/>
          </w:divBdr>
        </w:div>
        <w:div w:id="801574860">
          <w:marLeft w:val="446"/>
          <w:marRight w:val="0"/>
          <w:marTop w:val="0"/>
          <w:marBottom w:val="0"/>
          <w:divBdr>
            <w:top w:val="none" w:sz="0" w:space="0" w:color="auto"/>
            <w:left w:val="none" w:sz="0" w:space="0" w:color="auto"/>
            <w:bottom w:val="none" w:sz="0" w:space="0" w:color="auto"/>
            <w:right w:val="none" w:sz="0" w:space="0" w:color="auto"/>
          </w:divBdr>
        </w:div>
        <w:div w:id="857279710">
          <w:marLeft w:val="446"/>
          <w:marRight w:val="0"/>
          <w:marTop w:val="0"/>
          <w:marBottom w:val="0"/>
          <w:divBdr>
            <w:top w:val="none" w:sz="0" w:space="0" w:color="auto"/>
            <w:left w:val="none" w:sz="0" w:space="0" w:color="auto"/>
            <w:bottom w:val="none" w:sz="0" w:space="0" w:color="auto"/>
            <w:right w:val="none" w:sz="0" w:space="0" w:color="auto"/>
          </w:divBdr>
        </w:div>
        <w:div w:id="1458330030">
          <w:marLeft w:val="446"/>
          <w:marRight w:val="0"/>
          <w:marTop w:val="0"/>
          <w:marBottom w:val="0"/>
          <w:divBdr>
            <w:top w:val="none" w:sz="0" w:space="0" w:color="auto"/>
            <w:left w:val="none" w:sz="0" w:space="0" w:color="auto"/>
            <w:bottom w:val="none" w:sz="0" w:space="0" w:color="auto"/>
            <w:right w:val="none" w:sz="0" w:space="0" w:color="auto"/>
          </w:divBdr>
        </w:div>
        <w:div w:id="1982268931">
          <w:marLeft w:val="446"/>
          <w:marRight w:val="0"/>
          <w:marTop w:val="0"/>
          <w:marBottom w:val="0"/>
          <w:divBdr>
            <w:top w:val="none" w:sz="0" w:space="0" w:color="auto"/>
            <w:left w:val="none" w:sz="0" w:space="0" w:color="auto"/>
            <w:bottom w:val="none" w:sz="0" w:space="0" w:color="auto"/>
            <w:right w:val="none" w:sz="0" w:space="0" w:color="auto"/>
          </w:divBdr>
        </w:div>
      </w:divsChild>
    </w:div>
    <w:div w:id="247158368">
      <w:bodyDiv w:val="1"/>
      <w:marLeft w:val="0"/>
      <w:marRight w:val="0"/>
      <w:marTop w:val="0"/>
      <w:marBottom w:val="0"/>
      <w:divBdr>
        <w:top w:val="none" w:sz="0" w:space="0" w:color="auto"/>
        <w:left w:val="none" w:sz="0" w:space="0" w:color="auto"/>
        <w:bottom w:val="none" w:sz="0" w:space="0" w:color="auto"/>
        <w:right w:val="none" w:sz="0" w:space="0" w:color="auto"/>
      </w:divBdr>
    </w:div>
    <w:div w:id="274677485">
      <w:bodyDiv w:val="1"/>
      <w:marLeft w:val="0"/>
      <w:marRight w:val="0"/>
      <w:marTop w:val="0"/>
      <w:marBottom w:val="0"/>
      <w:divBdr>
        <w:top w:val="none" w:sz="0" w:space="0" w:color="auto"/>
        <w:left w:val="none" w:sz="0" w:space="0" w:color="auto"/>
        <w:bottom w:val="none" w:sz="0" w:space="0" w:color="auto"/>
        <w:right w:val="none" w:sz="0" w:space="0" w:color="auto"/>
      </w:divBdr>
    </w:div>
    <w:div w:id="278799061">
      <w:bodyDiv w:val="1"/>
      <w:marLeft w:val="0"/>
      <w:marRight w:val="0"/>
      <w:marTop w:val="0"/>
      <w:marBottom w:val="0"/>
      <w:divBdr>
        <w:top w:val="none" w:sz="0" w:space="0" w:color="auto"/>
        <w:left w:val="none" w:sz="0" w:space="0" w:color="auto"/>
        <w:bottom w:val="none" w:sz="0" w:space="0" w:color="auto"/>
        <w:right w:val="none" w:sz="0" w:space="0" w:color="auto"/>
      </w:divBdr>
    </w:div>
    <w:div w:id="296643873">
      <w:bodyDiv w:val="1"/>
      <w:marLeft w:val="0"/>
      <w:marRight w:val="0"/>
      <w:marTop w:val="0"/>
      <w:marBottom w:val="0"/>
      <w:divBdr>
        <w:top w:val="none" w:sz="0" w:space="0" w:color="auto"/>
        <w:left w:val="none" w:sz="0" w:space="0" w:color="auto"/>
        <w:bottom w:val="none" w:sz="0" w:space="0" w:color="auto"/>
        <w:right w:val="none" w:sz="0" w:space="0" w:color="auto"/>
      </w:divBdr>
    </w:div>
    <w:div w:id="300383104">
      <w:bodyDiv w:val="1"/>
      <w:marLeft w:val="0"/>
      <w:marRight w:val="0"/>
      <w:marTop w:val="0"/>
      <w:marBottom w:val="0"/>
      <w:divBdr>
        <w:top w:val="none" w:sz="0" w:space="0" w:color="auto"/>
        <w:left w:val="none" w:sz="0" w:space="0" w:color="auto"/>
        <w:bottom w:val="none" w:sz="0" w:space="0" w:color="auto"/>
        <w:right w:val="none" w:sz="0" w:space="0" w:color="auto"/>
      </w:divBdr>
    </w:div>
    <w:div w:id="300884495">
      <w:bodyDiv w:val="1"/>
      <w:marLeft w:val="0"/>
      <w:marRight w:val="0"/>
      <w:marTop w:val="0"/>
      <w:marBottom w:val="0"/>
      <w:divBdr>
        <w:top w:val="none" w:sz="0" w:space="0" w:color="auto"/>
        <w:left w:val="none" w:sz="0" w:space="0" w:color="auto"/>
        <w:bottom w:val="none" w:sz="0" w:space="0" w:color="auto"/>
        <w:right w:val="none" w:sz="0" w:space="0" w:color="auto"/>
      </w:divBdr>
    </w:div>
    <w:div w:id="303317277">
      <w:bodyDiv w:val="1"/>
      <w:marLeft w:val="0"/>
      <w:marRight w:val="0"/>
      <w:marTop w:val="0"/>
      <w:marBottom w:val="0"/>
      <w:divBdr>
        <w:top w:val="none" w:sz="0" w:space="0" w:color="auto"/>
        <w:left w:val="none" w:sz="0" w:space="0" w:color="auto"/>
        <w:bottom w:val="none" w:sz="0" w:space="0" w:color="auto"/>
        <w:right w:val="none" w:sz="0" w:space="0" w:color="auto"/>
      </w:divBdr>
    </w:div>
    <w:div w:id="320162182">
      <w:bodyDiv w:val="1"/>
      <w:marLeft w:val="0"/>
      <w:marRight w:val="0"/>
      <w:marTop w:val="0"/>
      <w:marBottom w:val="0"/>
      <w:divBdr>
        <w:top w:val="none" w:sz="0" w:space="0" w:color="auto"/>
        <w:left w:val="none" w:sz="0" w:space="0" w:color="auto"/>
        <w:bottom w:val="none" w:sz="0" w:space="0" w:color="auto"/>
        <w:right w:val="none" w:sz="0" w:space="0" w:color="auto"/>
      </w:divBdr>
    </w:div>
    <w:div w:id="329797921">
      <w:bodyDiv w:val="1"/>
      <w:marLeft w:val="0"/>
      <w:marRight w:val="0"/>
      <w:marTop w:val="0"/>
      <w:marBottom w:val="0"/>
      <w:divBdr>
        <w:top w:val="none" w:sz="0" w:space="0" w:color="auto"/>
        <w:left w:val="none" w:sz="0" w:space="0" w:color="auto"/>
        <w:bottom w:val="none" w:sz="0" w:space="0" w:color="auto"/>
        <w:right w:val="none" w:sz="0" w:space="0" w:color="auto"/>
      </w:divBdr>
    </w:div>
    <w:div w:id="334649131">
      <w:bodyDiv w:val="1"/>
      <w:marLeft w:val="0"/>
      <w:marRight w:val="0"/>
      <w:marTop w:val="0"/>
      <w:marBottom w:val="0"/>
      <w:divBdr>
        <w:top w:val="none" w:sz="0" w:space="0" w:color="auto"/>
        <w:left w:val="none" w:sz="0" w:space="0" w:color="auto"/>
        <w:bottom w:val="none" w:sz="0" w:space="0" w:color="auto"/>
        <w:right w:val="none" w:sz="0" w:space="0" w:color="auto"/>
      </w:divBdr>
    </w:div>
    <w:div w:id="337847390">
      <w:bodyDiv w:val="1"/>
      <w:marLeft w:val="0"/>
      <w:marRight w:val="0"/>
      <w:marTop w:val="0"/>
      <w:marBottom w:val="0"/>
      <w:divBdr>
        <w:top w:val="none" w:sz="0" w:space="0" w:color="auto"/>
        <w:left w:val="none" w:sz="0" w:space="0" w:color="auto"/>
        <w:bottom w:val="none" w:sz="0" w:space="0" w:color="auto"/>
        <w:right w:val="none" w:sz="0" w:space="0" w:color="auto"/>
      </w:divBdr>
    </w:div>
    <w:div w:id="339285544">
      <w:bodyDiv w:val="1"/>
      <w:marLeft w:val="0"/>
      <w:marRight w:val="0"/>
      <w:marTop w:val="0"/>
      <w:marBottom w:val="0"/>
      <w:divBdr>
        <w:top w:val="none" w:sz="0" w:space="0" w:color="auto"/>
        <w:left w:val="none" w:sz="0" w:space="0" w:color="auto"/>
        <w:bottom w:val="none" w:sz="0" w:space="0" w:color="auto"/>
        <w:right w:val="none" w:sz="0" w:space="0" w:color="auto"/>
      </w:divBdr>
    </w:div>
    <w:div w:id="347368585">
      <w:bodyDiv w:val="1"/>
      <w:marLeft w:val="0"/>
      <w:marRight w:val="0"/>
      <w:marTop w:val="0"/>
      <w:marBottom w:val="0"/>
      <w:divBdr>
        <w:top w:val="none" w:sz="0" w:space="0" w:color="auto"/>
        <w:left w:val="none" w:sz="0" w:space="0" w:color="auto"/>
        <w:bottom w:val="none" w:sz="0" w:space="0" w:color="auto"/>
        <w:right w:val="none" w:sz="0" w:space="0" w:color="auto"/>
      </w:divBdr>
    </w:div>
    <w:div w:id="362169956">
      <w:bodyDiv w:val="1"/>
      <w:marLeft w:val="0"/>
      <w:marRight w:val="0"/>
      <w:marTop w:val="0"/>
      <w:marBottom w:val="0"/>
      <w:divBdr>
        <w:top w:val="none" w:sz="0" w:space="0" w:color="auto"/>
        <w:left w:val="none" w:sz="0" w:space="0" w:color="auto"/>
        <w:bottom w:val="none" w:sz="0" w:space="0" w:color="auto"/>
        <w:right w:val="none" w:sz="0" w:space="0" w:color="auto"/>
      </w:divBdr>
    </w:div>
    <w:div w:id="365495395">
      <w:bodyDiv w:val="1"/>
      <w:marLeft w:val="0"/>
      <w:marRight w:val="0"/>
      <w:marTop w:val="0"/>
      <w:marBottom w:val="0"/>
      <w:divBdr>
        <w:top w:val="none" w:sz="0" w:space="0" w:color="auto"/>
        <w:left w:val="none" w:sz="0" w:space="0" w:color="auto"/>
        <w:bottom w:val="none" w:sz="0" w:space="0" w:color="auto"/>
        <w:right w:val="none" w:sz="0" w:space="0" w:color="auto"/>
      </w:divBdr>
    </w:div>
    <w:div w:id="368264327">
      <w:bodyDiv w:val="1"/>
      <w:marLeft w:val="0"/>
      <w:marRight w:val="0"/>
      <w:marTop w:val="0"/>
      <w:marBottom w:val="0"/>
      <w:divBdr>
        <w:top w:val="none" w:sz="0" w:space="0" w:color="auto"/>
        <w:left w:val="none" w:sz="0" w:space="0" w:color="auto"/>
        <w:bottom w:val="none" w:sz="0" w:space="0" w:color="auto"/>
        <w:right w:val="none" w:sz="0" w:space="0" w:color="auto"/>
      </w:divBdr>
    </w:div>
    <w:div w:id="371418548">
      <w:bodyDiv w:val="1"/>
      <w:marLeft w:val="0"/>
      <w:marRight w:val="0"/>
      <w:marTop w:val="0"/>
      <w:marBottom w:val="0"/>
      <w:divBdr>
        <w:top w:val="none" w:sz="0" w:space="0" w:color="auto"/>
        <w:left w:val="none" w:sz="0" w:space="0" w:color="auto"/>
        <w:bottom w:val="none" w:sz="0" w:space="0" w:color="auto"/>
        <w:right w:val="none" w:sz="0" w:space="0" w:color="auto"/>
      </w:divBdr>
    </w:div>
    <w:div w:id="380595871">
      <w:bodyDiv w:val="1"/>
      <w:marLeft w:val="0"/>
      <w:marRight w:val="0"/>
      <w:marTop w:val="0"/>
      <w:marBottom w:val="0"/>
      <w:divBdr>
        <w:top w:val="none" w:sz="0" w:space="0" w:color="auto"/>
        <w:left w:val="none" w:sz="0" w:space="0" w:color="auto"/>
        <w:bottom w:val="none" w:sz="0" w:space="0" w:color="auto"/>
        <w:right w:val="none" w:sz="0" w:space="0" w:color="auto"/>
      </w:divBdr>
    </w:div>
    <w:div w:id="382028276">
      <w:bodyDiv w:val="1"/>
      <w:marLeft w:val="0"/>
      <w:marRight w:val="0"/>
      <w:marTop w:val="0"/>
      <w:marBottom w:val="0"/>
      <w:divBdr>
        <w:top w:val="none" w:sz="0" w:space="0" w:color="auto"/>
        <w:left w:val="none" w:sz="0" w:space="0" w:color="auto"/>
        <w:bottom w:val="none" w:sz="0" w:space="0" w:color="auto"/>
        <w:right w:val="none" w:sz="0" w:space="0" w:color="auto"/>
      </w:divBdr>
    </w:div>
    <w:div w:id="391851893">
      <w:bodyDiv w:val="1"/>
      <w:marLeft w:val="0"/>
      <w:marRight w:val="0"/>
      <w:marTop w:val="0"/>
      <w:marBottom w:val="0"/>
      <w:divBdr>
        <w:top w:val="none" w:sz="0" w:space="0" w:color="auto"/>
        <w:left w:val="none" w:sz="0" w:space="0" w:color="auto"/>
        <w:bottom w:val="none" w:sz="0" w:space="0" w:color="auto"/>
        <w:right w:val="none" w:sz="0" w:space="0" w:color="auto"/>
      </w:divBdr>
    </w:div>
    <w:div w:id="398334228">
      <w:bodyDiv w:val="1"/>
      <w:marLeft w:val="0"/>
      <w:marRight w:val="0"/>
      <w:marTop w:val="0"/>
      <w:marBottom w:val="0"/>
      <w:divBdr>
        <w:top w:val="none" w:sz="0" w:space="0" w:color="auto"/>
        <w:left w:val="none" w:sz="0" w:space="0" w:color="auto"/>
        <w:bottom w:val="none" w:sz="0" w:space="0" w:color="auto"/>
        <w:right w:val="none" w:sz="0" w:space="0" w:color="auto"/>
      </w:divBdr>
    </w:div>
    <w:div w:id="401758205">
      <w:bodyDiv w:val="1"/>
      <w:marLeft w:val="0"/>
      <w:marRight w:val="0"/>
      <w:marTop w:val="0"/>
      <w:marBottom w:val="0"/>
      <w:divBdr>
        <w:top w:val="none" w:sz="0" w:space="0" w:color="auto"/>
        <w:left w:val="none" w:sz="0" w:space="0" w:color="auto"/>
        <w:bottom w:val="none" w:sz="0" w:space="0" w:color="auto"/>
        <w:right w:val="none" w:sz="0" w:space="0" w:color="auto"/>
      </w:divBdr>
    </w:div>
    <w:div w:id="418214389">
      <w:bodyDiv w:val="1"/>
      <w:marLeft w:val="0"/>
      <w:marRight w:val="0"/>
      <w:marTop w:val="0"/>
      <w:marBottom w:val="0"/>
      <w:divBdr>
        <w:top w:val="none" w:sz="0" w:space="0" w:color="auto"/>
        <w:left w:val="none" w:sz="0" w:space="0" w:color="auto"/>
        <w:bottom w:val="none" w:sz="0" w:space="0" w:color="auto"/>
        <w:right w:val="none" w:sz="0" w:space="0" w:color="auto"/>
      </w:divBdr>
    </w:div>
    <w:div w:id="418982660">
      <w:bodyDiv w:val="1"/>
      <w:marLeft w:val="0"/>
      <w:marRight w:val="0"/>
      <w:marTop w:val="0"/>
      <w:marBottom w:val="0"/>
      <w:divBdr>
        <w:top w:val="none" w:sz="0" w:space="0" w:color="auto"/>
        <w:left w:val="none" w:sz="0" w:space="0" w:color="auto"/>
        <w:bottom w:val="none" w:sz="0" w:space="0" w:color="auto"/>
        <w:right w:val="none" w:sz="0" w:space="0" w:color="auto"/>
      </w:divBdr>
    </w:div>
    <w:div w:id="445855787">
      <w:bodyDiv w:val="1"/>
      <w:marLeft w:val="0"/>
      <w:marRight w:val="0"/>
      <w:marTop w:val="0"/>
      <w:marBottom w:val="0"/>
      <w:divBdr>
        <w:top w:val="none" w:sz="0" w:space="0" w:color="auto"/>
        <w:left w:val="none" w:sz="0" w:space="0" w:color="auto"/>
        <w:bottom w:val="none" w:sz="0" w:space="0" w:color="auto"/>
        <w:right w:val="none" w:sz="0" w:space="0" w:color="auto"/>
      </w:divBdr>
    </w:div>
    <w:div w:id="462893528">
      <w:bodyDiv w:val="1"/>
      <w:marLeft w:val="0"/>
      <w:marRight w:val="0"/>
      <w:marTop w:val="0"/>
      <w:marBottom w:val="0"/>
      <w:divBdr>
        <w:top w:val="none" w:sz="0" w:space="0" w:color="auto"/>
        <w:left w:val="none" w:sz="0" w:space="0" w:color="auto"/>
        <w:bottom w:val="none" w:sz="0" w:space="0" w:color="auto"/>
        <w:right w:val="none" w:sz="0" w:space="0" w:color="auto"/>
      </w:divBdr>
    </w:div>
    <w:div w:id="465123245">
      <w:bodyDiv w:val="1"/>
      <w:marLeft w:val="0"/>
      <w:marRight w:val="0"/>
      <w:marTop w:val="0"/>
      <w:marBottom w:val="0"/>
      <w:divBdr>
        <w:top w:val="none" w:sz="0" w:space="0" w:color="auto"/>
        <w:left w:val="none" w:sz="0" w:space="0" w:color="auto"/>
        <w:bottom w:val="none" w:sz="0" w:space="0" w:color="auto"/>
        <w:right w:val="none" w:sz="0" w:space="0" w:color="auto"/>
      </w:divBdr>
    </w:div>
    <w:div w:id="469594368">
      <w:bodyDiv w:val="1"/>
      <w:marLeft w:val="0"/>
      <w:marRight w:val="0"/>
      <w:marTop w:val="0"/>
      <w:marBottom w:val="0"/>
      <w:divBdr>
        <w:top w:val="none" w:sz="0" w:space="0" w:color="auto"/>
        <w:left w:val="none" w:sz="0" w:space="0" w:color="auto"/>
        <w:bottom w:val="none" w:sz="0" w:space="0" w:color="auto"/>
        <w:right w:val="none" w:sz="0" w:space="0" w:color="auto"/>
      </w:divBdr>
    </w:div>
    <w:div w:id="477066016">
      <w:bodyDiv w:val="1"/>
      <w:marLeft w:val="0"/>
      <w:marRight w:val="0"/>
      <w:marTop w:val="0"/>
      <w:marBottom w:val="0"/>
      <w:divBdr>
        <w:top w:val="none" w:sz="0" w:space="0" w:color="auto"/>
        <w:left w:val="none" w:sz="0" w:space="0" w:color="auto"/>
        <w:bottom w:val="none" w:sz="0" w:space="0" w:color="auto"/>
        <w:right w:val="none" w:sz="0" w:space="0" w:color="auto"/>
      </w:divBdr>
    </w:div>
    <w:div w:id="482891951">
      <w:bodyDiv w:val="1"/>
      <w:marLeft w:val="0"/>
      <w:marRight w:val="0"/>
      <w:marTop w:val="0"/>
      <w:marBottom w:val="0"/>
      <w:divBdr>
        <w:top w:val="none" w:sz="0" w:space="0" w:color="auto"/>
        <w:left w:val="none" w:sz="0" w:space="0" w:color="auto"/>
        <w:bottom w:val="none" w:sz="0" w:space="0" w:color="auto"/>
        <w:right w:val="none" w:sz="0" w:space="0" w:color="auto"/>
      </w:divBdr>
    </w:div>
    <w:div w:id="483593981">
      <w:bodyDiv w:val="1"/>
      <w:marLeft w:val="0"/>
      <w:marRight w:val="0"/>
      <w:marTop w:val="0"/>
      <w:marBottom w:val="0"/>
      <w:divBdr>
        <w:top w:val="none" w:sz="0" w:space="0" w:color="auto"/>
        <w:left w:val="none" w:sz="0" w:space="0" w:color="auto"/>
        <w:bottom w:val="none" w:sz="0" w:space="0" w:color="auto"/>
        <w:right w:val="none" w:sz="0" w:space="0" w:color="auto"/>
      </w:divBdr>
    </w:div>
    <w:div w:id="484319031">
      <w:bodyDiv w:val="1"/>
      <w:marLeft w:val="0"/>
      <w:marRight w:val="0"/>
      <w:marTop w:val="0"/>
      <w:marBottom w:val="0"/>
      <w:divBdr>
        <w:top w:val="none" w:sz="0" w:space="0" w:color="auto"/>
        <w:left w:val="none" w:sz="0" w:space="0" w:color="auto"/>
        <w:bottom w:val="none" w:sz="0" w:space="0" w:color="auto"/>
        <w:right w:val="none" w:sz="0" w:space="0" w:color="auto"/>
      </w:divBdr>
    </w:div>
    <w:div w:id="499809733">
      <w:bodyDiv w:val="1"/>
      <w:marLeft w:val="0"/>
      <w:marRight w:val="0"/>
      <w:marTop w:val="0"/>
      <w:marBottom w:val="0"/>
      <w:divBdr>
        <w:top w:val="none" w:sz="0" w:space="0" w:color="auto"/>
        <w:left w:val="none" w:sz="0" w:space="0" w:color="auto"/>
        <w:bottom w:val="none" w:sz="0" w:space="0" w:color="auto"/>
        <w:right w:val="none" w:sz="0" w:space="0" w:color="auto"/>
      </w:divBdr>
    </w:div>
    <w:div w:id="505947377">
      <w:bodyDiv w:val="1"/>
      <w:marLeft w:val="0"/>
      <w:marRight w:val="0"/>
      <w:marTop w:val="0"/>
      <w:marBottom w:val="0"/>
      <w:divBdr>
        <w:top w:val="none" w:sz="0" w:space="0" w:color="auto"/>
        <w:left w:val="none" w:sz="0" w:space="0" w:color="auto"/>
        <w:bottom w:val="none" w:sz="0" w:space="0" w:color="auto"/>
        <w:right w:val="none" w:sz="0" w:space="0" w:color="auto"/>
      </w:divBdr>
    </w:div>
    <w:div w:id="522978746">
      <w:bodyDiv w:val="1"/>
      <w:marLeft w:val="0"/>
      <w:marRight w:val="0"/>
      <w:marTop w:val="0"/>
      <w:marBottom w:val="0"/>
      <w:divBdr>
        <w:top w:val="none" w:sz="0" w:space="0" w:color="auto"/>
        <w:left w:val="none" w:sz="0" w:space="0" w:color="auto"/>
        <w:bottom w:val="none" w:sz="0" w:space="0" w:color="auto"/>
        <w:right w:val="none" w:sz="0" w:space="0" w:color="auto"/>
      </w:divBdr>
    </w:div>
    <w:div w:id="524826056">
      <w:bodyDiv w:val="1"/>
      <w:marLeft w:val="0"/>
      <w:marRight w:val="0"/>
      <w:marTop w:val="0"/>
      <w:marBottom w:val="0"/>
      <w:divBdr>
        <w:top w:val="none" w:sz="0" w:space="0" w:color="auto"/>
        <w:left w:val="none" w:sz="0" w:space="0" w:color="auto"/>
        <w:bottom w:val="none" w:sz="0" w:space="0" w:color="auto"/>
        <w:right w:val="none" w:sz="0" w:space="0" w:color="auto"/>
      </w:divBdr>
    </w:div>
    <w:div w:id="525102053">
      <w:bodyDiv w:val="1"/>
      <w:marLeft w:val="0"/>
      <w:marRight w:val="0"/>
      <w:marTop w:val="0"/>
      <w:marBottom w:val="0"/>
      <w:divBdr>
        <w:top w:val="none" w:sz="0" w:space="0" w:color="auto"/>
        <w:left w:val="none" w:sz="0" w:space="0" w:color="auto"/>
        <w:bottom w:val="none" w:sz="0" w:space="0" w:color="auto"/>
        <w:right w:val="none" w:sz="0" w:space="0" w:color="auto"/>
      </w:divBdr>
    </w:div>
    <w:div w:id="530412123">
      <w:bodyDiv w:val="1"/>
      <w:marLeft w:val="0"/>
      <w:marRight w:val="0"/>
      <w:marTop w:val="0"/>
      <w:marBottom w:val="0"/>
      <w:divBdr>
        <w:top w:val="none" w:sz="0" w:space="0" w:color="auto"/>
        <w:left w:val="none" w:sz="0" w:space="0" w:color="auto"/>
        <w:bottom w:val="none" w:sz="0" w:space="0" w:color="auto"/>
        <w:right w:val="none" w:sz="0" w:space="0" w:color="auto"/>
      </w:divBdr>
    </w:div>
    <w:div w:id="543911828">
      <w:bodyDiv w:val="1"/>
      <w:marLeft w:val="0"/>
      <w:marRight w:val="0"/>
      <w:marTop w:val="0"/>
      <w:marBottom w:val="0"/>
      <w:divBdr>
        <w:top w:val="none" w:sz="0" w:space="0" w:color="auto"/>
        <w:left w:val="none" w:sz="0" w:space="0" w:color="auto"/>
        <w:bottom w:val="none" w:sz="0" w:space="0" w:color="auto"/>
        <w:right w:val="none" w:sz="0" w:space="0" w:color="auto"/>
      </w:divBdr>
    </w:div>
    <w:div w:id="546768131">
      <w:bodyDiv w:val="1"/>
      <w:marLeft w:val="0"/>
      <w:marRight w:val="0"/>
      <w:marTop w:val="0"/>
      <w:marBottom w:val="0"/>
      <w:divBdr>
        <w:top w:val="none" w:sz="0" w:space="0" w:color="auto"/>
        <w:left w:val="none" w:sz="0" w:space="0" w:color="auto"/>
        <w:bottom w:val="none" w:sz="0" w:space="0" w:color="auto"/>
        <w:right w:val="none" w:sz="0" w:space="0" w:color="auto"/>
      </w:divBdr>
    </w:div>
    <w:div w:id="555316206">
      <w:bodyDiv w:val="1"/>
      <w:marLeft w:val="0"/>
      <w:marRight w:val="0"/>
      <w:marTop w:val="0"/>
      <w:marBottom w:val="0"/>
      <w:divBdr>
        <w:top w:val="none" w:sz="0" w:space="0" w:color="auto"/>
        <w:left w:val="none" w:sz="0" w:space="0" w:color="auto"/>
        <w:bottom w:val="none" w:sz="0" w:space="0" w:color="auto"/>
        <w:right w:val="none" w:sz="0" w:space="0" w:color="auto"/>
      </w:divBdr>
    </w:div>
    <w:div w:id="564728318">
      <w:bodyDiv w:val="1"/>
      <w:marLeft w:val="0"/>
      <w:marRight w:val="0"/>
      <w:marTop w:val="0"/>
      <w:marBottom w:val="0"/>
      <w:divBdr>
        <w:top w:val="none" w:sz="0" w:space="0" w:color="auto"/>
        <w:left w:val="none" w:sz="0" w:space="0" w:color="auto"/>
        <w:bottom w:val="none" w:sz="0" w:space="0" w:color="auto"/>
        <w:right w:val="none" w:sz="0" w:space="0" w:color="auto"/>
      </w:divBdr>
    </w:div>
    <w:div w:id="571281599">
      <w:bodyDiv w:val="1"/>
      <w:marLeft w:val="0"/>
      <w:marRight w:val="0"/>
      <w:marTop w:val="0"/>
      <w:marBottom w:val="0"/>
      <w:divBdr>
        <w:top w:val="none" w:sz="0" w:space="0" w:color="auto"/>
        <w:left w:val="none" w:sz="0" w:space="0" w:color="auto"/>
        <w:bottom w:val="none" w:sz="0" w:space="0" w:color="auto"/>
        <w:right w:val="none" w:sz="0" w:space="0" w:color="auto"/>
      </w:divBdr>
    </w:div>
    <w:div w:id="583883984">
      <w:bodyDiv w:val="1"/>
      <w:marLeft w:val="0"/>
      <w:marRight w:val="0"/>
      <w:marTop w:val="0"/>
      <w:marBottom w:val="0"/>
      <w:divBdr>
        <w:top w:val="none" w:sz="0" w:space="0" w:color="auto"/>
        <w:left w:val="none" w:sz="0" w:space="0" w:color="auto"/>
        <w:bottom w:val="none" w:sz="0" w:space="0" w:color="auto"/>
        <w:right w:val="none" w:sz="0" w:space="0" w:color="auto"/>
      </w:divBdr>
    </w:div>
    <w:div w:id="595748828">
      <w:bodyDiv w:val="1"/>
      <w:marLeft w:val="0"/>
      <w:marRight w:val="0"/>
      <w:marTop w:val="0"/>
      <w:marBottom w:val="0"/>
      <w:divBdr>
        <w:top w:val="none" w:sz="0" w:space="0" w:color="auto"/>
        <w:left w:val="none" w:sz="0" w:space="0" w:color="auto"/>
        <w:bottom w:val="none" w:sz="0" w:space="0" w:color="auto"/>
        <w:right w:val="none" w:sz="0" w:space="0" w:color="auto"/>
      </w:divBdr>
      <w:divsChild>
        <w:div w:id="1668096196">
          <w:marLeft w:val="360"/>
          <w:marRight w:val="0"/>
          <w:marTop w:val="60"/>
          <w:marBottom w:val="60"/>
          <w:divBdr>
            <w:top w:val="none" w:sz="0" w:space="0" w:color="auto"/>
            <w:left w:val="none" w:sz="0" w:space="0" w:color="auto"/>
            <w:bottom w:val="none" w:sz="0" w:space="0" w:color="auto"/>
            <w:right w:val="none" w:sz="0" w:space="0" w:color="auto"/>
          </w:divBdr>
        </w:div>
      </w:divsChild>
    </w:div>
    <w:div w:id="601230673">
      <w:bodyDiv w:val="1"/>
      <w:marLeft w:val="0"/>
      <w:marRight w:val="0"/>
      <w:marTop w:val="0"/>
      <w:marBottom w:val="0"/>
      <w:divBdr>
        <w:top w:val="none" w:sz="0" w:space="0" w:color="auto"/>
        <w:left w:val="none" w:sz="0" w:space="0" w:color="auto"/>
        <w:bottom w:val="none" w:sz="0" w:space="0" w:color="auto"/>
        <w:right w:val="none" w:sz="0" w:space="0" w:color="auto"/>
      </w:divBdr>
    </w:div>
    <w:div w:id="602802045">
      <w:bodyDiv w:val="1"/>
      <w:marLeft w:val="0"/>
      <w:marRight w:val="0"/>
      <w:marTop w:val="0"/>
      <w:marBottom w:val="0"/>
      <w:divBdr>
        <w:top w:val="none" w:sz="0" w:space="0" w:color="auto"/>
        <w:left w:val="none" w:sz="0" w:space="0" w:color="auto"/>
        <w:bottom w:val="none" w:sz="0" w:space="0" w:color="auto"/>
        <w:right w:val="none" w:sz="0" w:space="0" w:color="auto"/>
      </w:divBdr>
    </w:div>
    <w:div w:id="605967198">
      <w:bodyDiv w:val="1"/>
      <w:marLeft w:val="0"/>
      <w:marRight w:val="0"/>
      <w:marTop w:val="0"/>
      <w:marBottom w:val="0"/>
      <w:divBdr>
        <w:top w:val="none" w:sz="0" w:space="0" w:color="auto"/>
        <w:left w:val="none" w:sz="0" w:space="0" w:color="auto"/>
        <w:bottom w:val="none" w:sz="0" w:space="0" w:color="auto"/>
        <w:right w:val="none" w:sz="0" w:space="0" w:color="auto"/>
      </w:divBdr>
    </w:div>
    <w:div w:id="606618656">
      <w:bodyDiv w:val="1"/>
      <w:marLeft w:val="0"/>
      <w:marRight w:val="0"/>
      <w:marTop w:val="0"/>
      <w:marBottom w:val="0"/>
      <w:divBdr>
        <w:top w:val="none" w:sz="0" w:space="0" w:color="auto"/>
        <w:left w:val="none" w:sz="0" w:space="0" w:color="auto"/>
        <w:bottom w:val="none" w:sz="0" w:space="0" w:color="auto"/>
        <w:right w:val="none" w:sz="0" w:space="0" w:color="auto"/>
      </w:divBdr>
    </w:div>
    <w:div w:id="609320084">
      <w:bodyDiv w:val="1"/>
      <w:marLeft w:val="0"/>
      <w:marRight w:val="0"/>
      <w:marTop w:val="0"/>
      <w:marBottom w:val="0"/>
      <w:divBdr>
        <w:top w:val="none" w:sz="0" w:space="0" w:color="auto"/>
        <w:left w:val="none" w:sz="0" w:space="0" w:color="auto"/>
        <w:bottom w:val="none" w:sz="0" w:space="0" w:color="auto"/>
        <w:right w:val="none" w:sz="0" w:space="0" w:color="auto"/>
      </w:divBdr>
    </w:div>
    <w:div w:id="609822794">
      <w:bodyDiv w:val="1"/>
      <w:marLeft w:val="0"/>
      <w:marRight w:val="0"/>
      <w:marTop w:val="0"/>
      <w:marBottom w:val="0"/>
      <w:divBdr>
        <w:top w:val="none" w:sz="0" w:space="0" w:color="auto"/>
        <w:left w:val="none" w:sz="0" w:space="0" w:color="auto"/>
        <w:bottom w:val="none" w:sz="0" w:space="0" w:color="auto"/>
        <w:right w:val="none" w:sz="0" w:space="0" w:color="auto"/>
      </w:divBdr>
    </w:div>
    <w:div w:id="612368969">
      <w:bodyDiv w:val="1"/>
      <w:marLeft w:val="0"/>
      <w:marRight w:val="0"/>
      <w:marTop w:val="0"/>
      <w:marBottom w:val="0"/>
      <w:divBdr>
        <w:top w:val="none" w:sz="0" w:space="0" w:color="auto"/>
        <w:left w:val="none" w:sz="0" w:space="0" w:color="auto"/>
        <w:bottom w:val="none" w:sz="0" w:space="0" w:color="auto"/>
        <w:right w:val="none" w:sz="0" w:space="0" w:color="auto"/>
      </w:divBdr>
    </w:div>
    <w:div w:id="623973637">
      <w:bodyDiv w:val="1"/>
      <w:marLeft w:val="0"/>
      <w:marRight w:val="0"/>
      <w:marTop w:val="0"/>
      <w:marBottom w:val="0"/>
      <w:divBdr>
        <w:top w:val="none" w:sz="0" w:space="0" w:color="auto"/>
        <w:left w:val="none" w:sz="0" w:space="0" w:color="auto"/>
        <w:bottom w:val="none" w:sz="0" w:space="0" w:color="auto"/>
        <w:right w:val="none" w:sz="0" w:space="0" w:color="auto"/>
      </w:divBdr>
    </w:div>
    <w:div w:id="629015175">
      <w:bodyDiv w:val="1"/>
      <w:marLeft w:val="0"/>
      <w:marRight w:val="0"/>
      <w:marTop w:val="0"/>
      <w:marBottom w:val="0"/>
      <w:divBdr>
        <w:top w:val="none" w:sz="0" w:space="0" w:color="auto"/>
        <w:left w:val="none" w:sz="0" w:space="0" w:color="auto"/>
        <w:bottom w:val="none" w:sz="0" w:space="0" w:color="auto"/>
        <w:right w:val="none" w:sz="0" w:space="0" w:color="auto"/>
      </w:divBdr>
    </w:div>
    <w:div w:id="632634534">
      <w:bodyDiv w:val="1"/>
      <w:marLeft w:val="0"/>
      <w:marRight w:val="0"/>
      <w:marTop w:val="0"/>
      <w:marBottom w:val="0"/>
      <w:divBdr>
        <w:top w:val="none" w:sz="0" w:space="0" w:color="auto"/>
        <w:left w:val="none" w:sz="0" w:space="0" w:color="auto"/>
        <w:bottom w:val="none" w:sz="0" w:space="0" w:color="auto"/>
        <w:right w:val="none" w:sz="0" w:space="0" w:color="auto"/>
      </w:divBdr>
    </w:div>
    <w:div w:id="657925797">
      <w:bodyDiv w:val="1"/>
      <w:marLeft w:val="0"/>
      <w:marRight w:val="0"/>
      <w:marTop w:val="0"/>
      <w:marBottom w:val="0"/>
      <w:divBdr>
        <w:top w:val="none" w:sz="0" w:space="0" w:color="auto"/>
        <w:left w:val="none" w:sz="0" w:space="0" w:color="auto"/>
        <w:bottom w:val="none" w:sz="0" w:space="0" w:color="auto"/>
        <w:right w:val="none" w:sz="0" w:space="0" w:color="auto"/>
      </w:divBdr>
    </w:div>
    <w:div w:id="667095584">
      <w:bodyDiv w:val="1"/>
      <w:marLeft w:val="0"/>
      <w:marRight w:val="0"/>
      <w:marTop w:val="0"/>
      <w:marBottom w:val="0"/>
      <w:divBdr>
        <w:top w:val="none" w:sz="0" w:space="0" w:color="auto"/>
        <w:left w:val="none" w:sz="0" w:space="0" w:color="auto"/>
        <w:bottom w:val="none" w:sz="0" w:space="0" w:color="auto"/>
        <w:right w:val="none" w:sz="0" w:space="0" w:color="auto"/>
      </w:divBdr>
    </w:div>
    <w:div w:id="669328857">
      <w:bodyDiv w:val="1"/>
      <w:marLeft w:val="0"/>
      <w:marRight w:val="0"/>
      <w:marTop w:val="0"/>
      <w:marBottom w:val="0"/>
      <w:divBdr>
        <w:top w:val="none" w:sz="0" w:space="0" w:color="auto"/>
        <w:left w:val="none" w:sz="0" w:space="0" w:color="auto"/>
        <w:bottom w:val="none" w:sz="0" w:space="0" w:color="auto"/>
        <w:right w:val="none" w:sz="0" w:space="0" w:color="auto"/>
      </w:divBdr>
    </w:div>
    <w:div w:id="686911040">
      <w:bodyDiv w:val="1"/>
      <w:marLeft w:val="0"/>
      <w:marRight w:val="0"/>
      <w:marTop w:val="0"/>
      <w:marBottom w:val="0"/>
      <w:divBdr>
        <w:top w:val="none" w:sz="0" w:space="0" w:color="auto"/>
        <w:left w:val="none" w:sz="0" w:space="0" w:color="auto"/>
        <w:bottom w:val="none" w:sz="0" w:space="0" w:color="auto"/>
        <w:right w:val="none" w:sz="0" w:space="0" w:color="auto"/>
      </w:divBdr>
    </w:div>
    <w:div w:id="698968522">
      <w:bodyDiv w:val="1"/>
      <w:marLeft w:val="0"/>
      <w:marRight w:val="0"/>
      <w:marTop w:val="0"/>
      <w:marBottom w:val="0"/>
      <w:divBdr>
        <w:top w:val="none" w:sz="0" w:space="0" w:color="auto"/>
        <w:left w:val="none" w:sz="0" w:space="0" w:color="auto"/>
        <w:bottom w:val="none" w:sz="0" w:space="0" w:color="auto"/>
        <w:right w:val="none" w:sz="0" w:space="0" w:color="auto"/>
      </w:divBdr>
    </w:div>
    <w:div w:id="703946208">
      <w:bodyDiv w:val="1"/>
      <w:marLeft w:val="0"/>
      <w:marRight w:val="0"/>
      <w:marTop w:val="0"/>
      <w:marBottom w:val="0"/>
      <w:divBdr>
        <w:top w:val="none" w:sz="0" w:space="0" w:color="auto"/>
        <w:left w:val="none" w:sz="0" w:space="0" w:color="auto"/>
        <w:bottom w:val="none" w:sz="0" w:space="0" w:color="auto"/>
        <w:right w:val="none" w:sz="0" w:space="0" w:color="auto"/>
      </w:divBdr>
    </w:div>
    <w:div w:id="706100089">
      <w:bodyDiv w:val="1"/>
      <w:marLeft w:val="0"/>
      <w:marRight w:val="0"/>
      <w:marTop w:val="0"/>
      <w:marBottom w:val="0"/>
      <w:divBdr>
        <w:top w:val="none" w:sz="0" w:space="0" w:color="auto"/>
        <w:left w:val="none" w:sz="0" w:space="0" w:color="auto"/>
        <w:bottom w:val="none" w:sz="0" w:space="0" w:color="auto"/>
        <w:right w:val="none" w:sz="0" w:space="0" w:color="auto"/>
      </w:divBdr>
    </w:div>
    <w:div w:id="707726720">
      <w:bodyDiv w:val="1"/>
      <w:marLeft w:val="0"/>
      <w:marRight w:val="0"/>
      <w:marTop w:val="0"/>
      <w:marBottom w:val="0"/>
      <w:divBdr>
        <w:top w:val="none" w:sz="0" w:space="0" w:color="auto"/>
        <w:left w:val="none" w:sz="0" w:space="0" w:color="auto"/>
        <w:bottom w:val="none" w:sz="0" w:space="0" w:color="auto"/>
        <w:right w:val="none" w:sz="0" w:space="0" w:color="auto"/>
      </w:divBdr>
    </w:div>
    <w:div w:id="732655133">
      <w:bodyDiv w:val="1"/>
      <w:marLeft w:val="0"/>
      <w:marRight w:val="0"/>
      <w:marTop w:val="0"/>
      <w:marBottom w:val="0"/>
      <w:divBdr>
        <w:top w:val="none" w:sz="0" w:space="0" w:color="auto"/>
        <w:left w:val="none" w:sz="0" w:space="0" w:color="auto"/>
        <w:bottom w:val="none" w:sz="0" w:space="0" w:color="auto"/>
        <w:right w:val="none" w:sz="0" w:space="0" w:color="auto"/>
      </w:divBdr>
    </w:div>
    <w:div w:id="734551333">
      <w:bodyDiv w:val="1"/>
      <w:marLeft w:val="0"/>
      <w:marRight w:val="0"/>
      <w:marTop w:val="0"/>
      <w:marBottom w:val="0"/>
      <w:divBdr>
        <w:top w:val="none" w:sz="0" w:space="0" w:color="auto"/>
        <w:left w:val="none" w:sz="0" w:space="0" w:color="auto"/>
        <w:bottom w:val="none" w:sz="0" w:space="0" w:color="auto"/>
        <w:right w:val="none" w:sz="0" w:space="0" w:color="auto"/>
      </w:divBdr>
    </w:div>
    <w:div w:id="740251284">
      <w:bodyDiv w:val="1"/>
      <w:marLeft w:val="0"/>
      <w:marRight w:val="0"/>
      <w:marTop w:val="0"/>
      <w:marBottom w:val="0"/>
      <w:divBdr>
        <w:top w:val="none" w:sz="0" w:space="0" w:color="auto"/>
        <w:left w:val="none" w:sz="0" w:space="0" w:color="auto"/>
        <w:bottom w:val="none" w:sz="0" w:space="0" w:color="auto"/>
        <w:right w:val="none" w:sz="0" w:space="0" w:color="auto"/>
      </w:divBdr>
    </w:div>
    <w:div w:id="756289129">
      <w:bodyDiv w:val="1"/>
      <w:marLeft w:val="0"/>
      <w:marRight w:val="0"/>
      <w:marTop w:val="0"/>
      <w:marBottom w:val="0"/>
      <w:divBdr>
        <w:top w:val="none" w:sz="0" w:space="0" w:color="auto"/>
        <w:left w:val="none" w:sz="0" w:space="0" w:color="auto"/>
        <w:bottom w:val="none" w:sz="0" w:space="0" w:color="auto"/>
        <w:right w:val="none" w:sz="0" w:space="0" w:color="auto"/>
      </w:divBdr>
    </w:div>
    <w:div w:id="759526167">
      <w:bodyDiv w:val="1"/>
      <w:marLeft w:val="0"/>
      <w:marRight w:val="0"/>
      <w:marTop w:val="0"/>
      <w:marBottom w:val="0"/>
      <w:divBdr>
        <w:top w:val="none" w:sz="0" w:space="0" w:color="auto"/>
        <w:left w:val="none" w:sz="0" w:space="0" w:color="auto"/>
        <w:bottom w:val="none" w:sz="0" w:space="0" w:color="auto"/>
        <w:right w:val="none" w:sz="0" w:space="0" w:color="auto"/>
      </w:divBdr>
    </w:div>
    <w:div w:id="764495657">
      <w:bodyDiv w:val="1"/>
      <w:marLeft w:val="0"/>
      <w:marRight w:val="0"/>
      <w:marTop w:val="0"/>
      <w:marBottom w:val="0"/>
      <w:divBdr>
        <w:top w:val="none" w:sz="0" w:space="0" w:color="auto"/>
        <w:left w:val="none" w:sz="0" w:space="0" w:color="auto"/>
        <w:bottom w:val="none" w:sz="0" w:space="0" w:color="auto"/>
        <w:right w:val="none" w:sz="0" w:space="0" w:color="auto"/>
      </w:divBdr>
    </w:div>
    <w:div w:id="767845640">
      <w:bodyDiv w:val="1"/>
      <w:marLeft w:val="0"/>
      <w:marRight w:val="0"/>
      <w:marTop w:val="0"/>
      <w:marBottom w:val="0"/>
      <w:divBdr>
        <w:top w:val="none" w:sz="0" w:space="0" w:color="auto"/>
        <w:left w:val="none" w:sz="0" w:space="0" w:color="auto"/>
        <w:bottom w:val="none" w:sz="0" w:space="0" w:color="auto"/>
        <w:right w:val="none" w:sz="0" w:space="0" w:color="auto"/>
      </w:divBdr>
    </w:div>
    <w:div w:id="775908719">
      <w:bodyDiv w:val="1"/>
      <w:marLeft w:val="0"/>
      <w:marRight w:val="0"/>
      <w:marTop w:val="0"/>
      <w:marBottom w:val="0"/>
      <w:divBdr>
        <w:top w:val="none" w:sz="0" w:space="0" w:color="auto"/>
        <w:left w:val="none" w:sz="0" w:space="0" w:color="auto"/>
        <w:bottom w:val="none" w:sz="0" w:space="0" w:color="auto"/>
        <w:right w:val="none" w:sz="0" w:space="0" w:color="auto"/>
      </w:divBdr>
    </w:div>
    <w:div w:id="796220494">
      <w:bodyDiv w:val="1"/>
      <w:marLeft w:val="0"/>
      <w:marRight w:val="0"/>
      <w:marTop w:val="0"/>
      <w:marBottom w:val="0"/>
      <w:divBdr>
        <w:top w:val="none" w:sz="0" w:space="0" w:color="auto"/>
        <w:left w:val="none" w:sz="0" w:space="0" w:color="auto"/>
        <w:bottom w:val="none" w:sz="0" w:space="0" w:color="auto"/>
        <w:right w:val="none" w:sz="0" w:space="0" w:color="auto"/>
      </w:divBdr>
    </w:div>
    <w:div w:id="801267405">
      <w:bodyDiv w:val="1"/>
      <w:marLeft w:val="0"/>
      <w:marRight w:val="0"/>
      <w:marTop w:val="0"/>
      <w:marBottom w:val="0"/>
      <w:divBdr>
        <w:top w:val="none" w:sz="0" w:space="0" w:color="auto"/>
        <w:left w:val="none" w:sz="0" w:space="0" w:color="auto"/>
        <w:bottom w:val="none" w:sz="0" w:space="0" w:color="auto"/>
        <w:right w:val="none" w:sz="0" w:space="0" w:color="auto"/>
      </w:divBdr>
    </w:div>
    <w:div w:id="813907458">
      <w:bodyDiv w:val="1"/>
      <w:marLeft w:val="0"/>
      <w:marRight w:val="0"/>
      <w:marTop w:val="0"/>
      <w:marBottom w:val="0"/>
      <w:divBdr>
        <w:top w:val="none" w:sz="0" w:space="0" w:color="auto"/>
        <w:left w:val="none" w:sz="0" w:space="0" w:color="auto"/>
        <w:bottom w:val="none" w:sz="0" w:space="0" w:color="auto"/>
        <w:right w:val="none" w:sz="0" w:space="0" w:color="auto"/>
      </w:divBdr>
    </w:div>
    <w:div w:id="822115914">
      <w:bodyDiv w:val="1"/>
      <w:marLeft w:val="0"/>
      <w:marRight w:val="0"/>
      <w:marTop w:val="0"/>
      <w:marBottom w:val="0"/>
      <w:divBdr>
        <w:top w:val="none" w:sz="0" w:space="0" w:color="auto"/>
        <w:left w:val="none" w:sz="0" w:space="0" w:color="auto"/>
        <w:bottom w:val="none" w:sz="0" w:space="0" w:color="auto"/>
        <w:right w:val="none" w:sz="0" w:space="0" w:color="auto"/>
      </w:divBdr>
    </w:div>
    <w:div w:id="831063658">
      <w:bodyDiv w:val="1"/>
      <w:marLeft w:val="0"/>
      <w:marRight w:val="0"/>
      <w:marTop w:val="0"/>
      <w:marBottom w:val="0"/>
      <w:divBdr>
        <w:top w:val="none" w:sz="0" w:space="0" w:color="auto"/>
        <w:left w:val="none" w:sz="0" w:space="0" w:color="auto"/>
        <w:bottom w:val="none" w:sz="0" w:space="0" w:color="auto"/>
        <w:right w:val="none" w:sz="0" w:space="0" w:color="auto"/>
      </w:divBdr>
    </w:div>
    <w:div w:id="842285039">
      <w:bodyDiv w:val="1"/>
      <w:marLeft w:val="0"/>
      <w:marRight w:val="0"/>
      <w:marTop w:val="0"/>
      <w:marBottom w:val="0"/>
      <w:divBdr>
        <w:top w:val="none" w:sz="0" w:space="0" w:color="auto"/>
        <w:left w:val="none" w:sz="0" w:space="0" w:color="auto"/>
        <w:bottom w:val="none" w:sz="0" w:space="0" w:color="auto"/>
        <w:right w:val="none" w:sz="0" w:space="0" w:color="auto"/>
      </w:divBdr>
    </w:div>
    <w:div w:id="854224644">
      <w:bodyDiv w:val="1"/>
      <w:marLeft w:val="0"/>
      <w:marRight w:val="0"/>
      <w:marTop w:val="0"/>
      <w:marBottom w:val="0"/>
      <w:divBdr>
        <w:top w:val="none" w:sz="0" w:space="0" w:color="auto"/>
        <w:left w:val="none" w:sz="0" w:space="0" w:color="auto"/>
        <w:bottom w:val="none" w:sz="0" w:space="0" w:color="auto"/>
        <w:right w:val="none" w:sz="0" w:space="0" w:color="auto"/>
      </w:divBdr>
    </w:div>
    <w:div w:id="860247152">
      <w:bodyDiv w:val="1"/>
      <w:marLeft w:val="0"/>
      <w:marRight w:val="0"/>
      <w:marTop w:val="0"/>
      <w:marBottom w:val="0"/>
      <w:divBdr>
        <w:top w:val="none" w:sz="0" w:space="0" w:color="auto"/>
        <w:left w:val="none" w:sz="0" w:space="0" w:color="auto"/>
        <w:bottom w:val="none" w:sz="0" w:space="0" w:color="auto"/>
        <w:right w:val="none" w:sz="0" w:space="0" w:color="auto"/>
      </w:divBdr>
    </w:div>
    <w:div w:id="862674174">
      <w:bodyDiv w:val="1"/>
      <w:marLeft w:val="0"/>
      <w:marRight w:val="0"/>
      <w:marTop w:val="0"/>
      <w:marBottom w:val="0"/>
      <w:divBdr>
        <w:top w:val="none" w:sz="0" w:space="0" w:color="auto"/>
        <w:left w:val="none" w:sz="0" w:space="0" w:color="auto"/>
        <w:bottom w:val="none" w:sz="0" w:space="0" w:color="auto"/>
        <w:right w:val="none" w:sz="0" w:space="0" w:color="auto"/>
      </w:divBdr>
    </w:div>
    <w:div w:id="873032761">
      <w:bodyDiv w:val="1"/>
      <w:marLeft w:val="0"/>
      <w:marRight w:val="0"/>
      <w:marTop w:val="0"/>
      <w:marBottom w:val="0"/>
      <w:divBdr>
        <w:top w:val="none" w:sz="0" w:space="0" w:color="auto"/>
        <w:left w:val="none" w:sz="0" w:space="0" w:color="auto"/>
        <w:bottom w:val="none" w:sz="0" w:space="0" w:color="auto"/>
        <w:right w:val="none" w:sz="0" w:space="0" w:color="auto"/>
      </w:divBdr>
    </w:div>
    <w:div w:id="876551641">
      <w:bodyDiv w:val="1"/>
      <w:marLeft w:val="0"/>
      <w:marRight w:val="0"/>
      <w:marTop w:val="0"/>
      <w:marBottom w:val="0"/>
      <w:divBdr>
        <w:top w:val="none" w:sz="0" w:space="0" w:color="auto"/>
        <w:left w:val="none" w:sz="0" w:space="0" w:color="auto"/>
        <w:bottom w:val="none" w:sz="0" w:space="0" w:color="auto"/>
        <w:right w:val="none" w:sz="0" w:space="0" w:color="auto"/>
      </w:divBdr>
    </w:div>
    <w:div w:id="878275013">
      <w:bodyDiv w:val="1"/>
      <w:marLeft w:val="0"/>
      <w:marRight w:val="0"/>
      <w:marTop w:val="0"/>
      <w:marBottom w:val="0"/>
      <w:divBdr>
        <w:top w:val="none" w:sz="0" w:space="0" w:color="auto"/>
        <w:left w:val="none" w:sz="0" w:space="0" w:color="auto"/>
        <w:bottom w:val="none" w:sz="0" w:space="0" w:color="auto"/>
        <w:right w:val="none" w:sz="0" w:space="0" w:color="auto"/>
      </w:divBdr>
    </w:div>
    <w:div w:id="886836751">
      <w:bodyDiv w:val="1"/>
      <w:marLeft w:val="0"/>
      <w:marRight w:val="0"/>
      <w:marTop w:val="0"/>
      <w:marBottom w:val="0"/>
      <w:divBdr>
        <w:top w:val="none" w:sz="0" w:space="0" w:color="auto"/>
        <w:left w:val="none" w:sz="0" w:space="0" w:color="auto"/>
        <w:bottom w:val="none" w:sz="0" w:space="0" w:color="auto"/>
        <w:right w:val="none" w:sz="0" w:space="0" w:color="auto"/>
      </w:divBdr>
    </w:div>
    <w:div w:id="895119054">
      <w:bodyDiv w:val="1"/>
      <w:marLeft w:val="0"/>
      <w:marRight w:val="0"/>
      <w:marTop w:val="0"/>
      <w:marBottom w:val="0"/>
      <w:divBdr>
        <w:top w:val="none" w:sz="0" w:space="0" w:color="auto"/>
        <w:left w:val="none" w:sz="0" w:space="0" w:color="auto"/>
        <w:bottom w:val="none" w:sz="0" w:space="0" w:color="auto"/>
        <w:right w:val="none" w:sz="0" w:space="0" w:color="auto"/>
      </w:divBdr>
    </w:div>
    <w:div w:id="896937759">
      <w:bodyDiv w:val="1"/>
      <w:marLeft w:val="0"/>
      <w:marRight w:val="0"/>
      <w:marTop w:val="0"/>
      <w:marBottom w:val="0"/>
      <w:divBdr>
        <w:top w:val="none" w:sz="0" w:space="0" w:color="auto"/>
        <w:left w:val="none" w:sz="0" w:space="0" w:color="auto"/>
        <w:bottom w:val="none" w:sz="0" w:space="0" w:color="auto"/>
        <w:right w:val="none" w:sz="0" w:space="0" w:color="auto"/>
      </w:divBdr>
      <w:divsChild>
        <w:div w:id="47845054">
          <w:marLeft w:val="446"/>
          <w:marRight w:val="0"/>
          <w:marTop w:val="0"/>
          <w:marBottom w:val="0"/>
          <w:divBdr>
            <w:top w:val="none" w:sz="0" w:space="0" w:color="auto"/>
            <w:left w:val="none" w:sz="0" w:space="0" w:color="auto"/>
            <w:bottom w:val="none" w:sz="0" w:space="0" w:color="auto"/>
            <w:right w:val="none" w:sz="0" w:space="0" w:color="auto"/>
          </w:divBdr>
        </w:div>
        <w:div w:id="72162680">
          <w:marLeft w:val="446"/>
          <w:marRight w:val="0"/>
          <w:marTop w:val="0"/>
          <w:marBottom w:val="0"/>
          <w:divBdr>
            <w:top w:val="none" w:sz="0" w:space="0" w:color="auto"/>
            <w:left w:val="none" w:sz="0" w:space="0" w:color="auto"/>
            <w:bottom w:val="none" w:sz="0" w:space="0" w:color="auto"/>
            <w:right w:val="none" w:sz="0" w:space="0" w:color="auto"/>
          </w:divBdr>
        </w:div>
        <w:div w:id="1245382836">
          <w:marLeft w:val="446"/>
          <w:marRight w:val="0"/>
          <w:marTop w:val="0"/>
          <w:marBottom w:val="0"/>
          <w:divBdr>
            <w:top w:val="none" w:sz="0" w:space="0" w:color="auto"/>
            <w:left w:val="none" w:sz="0" w:space="0" w:color="auto"/>
            <w:bottom w:val="none" w:sz="0" w:space="0" w:color="auto"/>
            <w:right w:val="none" w:sz="0" w:space="0" w:color="auto"/>
          </w:divBdr>
        </w:div>
        <w:div w:id="2011760707">
          <w:marLeft w:val="446"/>
          <w:marRight w:val="0"/>
          <w:marTop w:val="0"/>
          <w:marBottom w:val="0"/>
          <w:divBdr>
            <w:top w:val="none" w:sz="0" w:space="0" w:color="auto"/>
            <w:left w:val="none" w:sz="0" w:space="0" w:color="auto"/>
            <w:bottom w:val="none" w:sz="0" w:space="0" w:color="auto"/>
            <w:right w:val="none" w:sz="0" w:space="0" w:color="auto"/>
          </w:divBdr>
        </w:div>
        <w:div w:id="2044671635">
          <w:marLeft w:val="446"/>
          <w:marRight w:val="0"/>
          <w:marTop w:val="0"/>
          <w:marBottom w:val="0"/>
          <w:divBdr>
            <w:top w:val="none" w:sz="0" w:space="0" w:color="auto"/>
            <w:left w:val="none" w:sz="0" w:space="0" w:color="auto"/>
            <w:bottom w:val="none" w:sz="0" w:space="0" w:color="auto"/>
            <w:right w:val="none" w:sz="0" w:space="0" w:color="auto"/>
          </w:divBdr>
        </w:div>
      </w:divsChild>
    </w:div>
    <w:div w:id="925267262">
      <w:bodyDiv w:val="1"/>
      <w:marLeft w:val="0"/>
      <w:marRight w:val="0"/>
      <w:marTop w:val="0"/>
      <w:marBottom w:val="0"/>
      <w:divBdr>
        <w:top w:val="none" w:sz="0" w:space="0" w:color="auto"/>
        <w:left w:val="none" w:sz="0" w:space="0" w:color="auto"/>
        <w:bottom w:val="none" w:sz="0" w:space="0" w:color="auto"/>
        <w:right w:val="none" w:sz="0" w:space="0" w:color="auto"/>
      </w:divBdr>
    </w:div>
    <w:div w:id="934021644">
      <w:bodyDiv w:val="1"/>
      <w:marLeft w:val="0"/>
      <w:marRight w:val="0"/>
      <w:marTop w:val="0"/>
      <w:marBottom w:val="0"/>
      <w:divBdr>
        <w:top w:val="none" w:sz="0" w:space="0" w:color="auto"/>
        <w:left w:val="none" w:sz="0" w:space="0" w:color="auto"/>
        <w:bottom w:val="none" w:sz="0" w:space="0" w:color="auto"/>
        <w:right w:val="none" w:sz="0" w:space="0" w:color="auto"/>
      </w:divBdr>
    </w:div>
    <w:div w:id="936017349">
      <w:bodyDiv w:val="1"/>
      <w:marLeft w:val="0"/>
      <w:marRight w:val="0"/>
      <w:marTop w:val="0"/>
      <w:marBottom w:val="0"/>
      <w:divBdr>
        <w:top w:val="none" w:sz="0" w:space="0" w:color="auto"/>
        <w:left w:val="none" w:sz="0" w:space="0" w:color="auto"/>
        <w:bottom w:val="none" w:sz="0" w:space="0" w:color="auto"/>
        <w:right w:val="none" w:sz="0" w:space="0" w:color="auto"/>
      </w:divBdr>
    </w:div>
    <w:div w:id="939526236">
      <w:bodyDiv w:val="1"/>
      <w:marLeft w:val="0"/>
      <w:marRight w:val="0"/>
      <w:marTop w:val="0"/>
      <w:marBottom w:val="0"/>
      <w:divBdr>
        <w:top w:val="none" w:sz="0" w:space="0" w:color="auto"/>
        <w:left w:val="none" w:sz="0" w:space="0" w:color="auto"/>
        <w:bottom w:val="none" w:sz="0" w:space="0" w:color="auto"/>
        <w:right w:val="none" w:sz="0" w:space="0" w:color="auto"/>
      </w:divBdr>
    </w:div>
    <w:div w:id="944264316">
      <w:bodyDiv w:val="1"/>
      <w:marLeft w:val="0"/>
      <w:marRight w:val="0"/>
      <w:marTop w:val="0"/>
      <w:marBottom w:val="0"/>
      <w:divBdr>
        <w:top w:val="none" w:sz="0" w:space="0" w:color="auto"/>
        <w:left w:val="none" w:sz="0" w:space="0" w:color="auto"/>
        <w:bottom w:val="none" w:sz="0" w:space="0" w:color="auto"/>
        <w:right w:val="none" w:sz="0" w:space="0" w:color="auto"/>
      </w:divBdr>
    </w:div>
    <w:div w:id="961960996">
      <w:bodyDiv w:val="1"/>
      <w:marLeft w:val="0"/>
      <w:marRight w:val="0"/>
      <w:marTop w:val="0"/>
      <w:marBottom w:val="0"/>
      <w:divBdr>
        <w:top w:val="none" w:sz="0" w:space="0" w:color="auto"/>
        <w:left w:val="none" w:sz="0" w:space="0" w:color="auto"/>
        <w:bottom w:val="none" w:sz="0" w:space="0" w:color="auto"/>
        <w:right w:val="none" w:sz="0" w:space="0" w:color="auto"/>
      </w:divBdr>
    </w:div>
    <w:div w:id="975911085">
      <w:bodyDiv w:val="1"/>
      <w:marLeft w:val="0"/>
      <w:marRight w:val="0"/>
      <w:marTop w:val="0"/>
      <w:marBottom w:val="0"/>
      <w:divBdr>
        <w:top w:val="none" w:sz="0" w:space="0" w:color="auto"/>
        <w:left w:val="none" w:sz="0" w:space="0" w:color="auto"/>
        <w:bottom w:val="none" w:sz="0" w:space="0" w:color="auto"/>
        <w:right w:val="none" w:sz="0" w:space="0" w:color="auto"/>
      </w:divBdr>
    </w:div>
    <w:div w:id="980500907">
      <w:bodyDiv w:val="1"/>
      <w:marLeft w:val="0"/>
      <w:marRight w:val="0"/>
      <w:marTop w:val="0"/>
      <w:marBottom w:val="0"/>
      <w:divBdr>
        <w:top w:val="none" w:sz="0" w:space="0" w:color="auto"/>
        <w:left w:val="none" w:sz="0" w:space="0" w:color="auto"/>
        <w:bottom w:val="none" w:sz="0" w:space="0" w:color="auto"/>
        <w:right w:val="none" w:sz="0" w:space="0" w:color="auto"/>
      </w:divBdr>
    </w:div>
    <w:div w:id="982462031">
      <w:bodyDiv w:val="1"/>
      <w:marLeft w:val="0"/>
      <w:marRight w:val="0"/>
      <w:marTop w:val="0"/>
      <w:marBottom w:val="0"/>
      <w:divBdr>
        <w:top w:val="none" w:sz="0" w:space="0" w:color="auto"/>
        <w:left w:val="none" w:sz="0" w:space="0" w:color="auto"/>
        <w:bottom w:val="none" w:sz="0" w:space="0" w:color="auto"/>
        <w:right w:val="none" w:sz="0" w:space="0" w:color="auto"/>
      </w:divBdr>
    </w:div>
    <w:div w:id="983392510">
      <w:bodyDiv w:val="1"/>
      <w:marLeft w:val="0"/>
      <w:marRight w:val="0"/>
      <w:marTop w:val="0"/>
      <w:marBottom w:val="0"/>
      <w:divBdr>
        <w:top w:val="none" w:sz="0" w:space="0" w:color="auto"/>
        <w:left w:val="none" w:sz="0" w:space="0" w:color="auto"/>
        <w:bottom w:val="none" w:sz="0" w:space="0" w:color="auto"/>
        <w:right w:val="none" w:sz="0" w:space="0" w:color="auto"/>
      </w:divBdr>
    </w:div>
    <w:div w:id="992830690">
      <w:bodyDiv w:val="1"/>
      <w:marLeft w:val="0"/>
      <w:marRight w:val="0"/>
      <w:marTop w:val="0"/>
      <w:marBottom w:val="0"/>
      <w:divBdr>
        <w:top w:val="none" w:sz="0" w:space="0" w:color="auto"/>
        <w:left w:val="none" w:sz="0" w:space="0" w:color="auto"/>
        <w:bottom w:val="none" w:sz="0" w:space="0" w:color="auto"/>
        <w:right w:val="none" w:sz="0" w:space="0" w:color="auto"/>
      </w:divBdr>
    </w:div>
    <w:div w:id="997074254">
      <w:bodyDiv w:val="1"/>
      <w:marLeft w:val="0"/>
      <w:marRight w:val="0"/>
      <w:marTop w:val="0"/>
      <w:marBottom w:val="0"/>
      <w:divBdr>
        <w:top w:val="none" w:sz="0" w:space="0" w:color="auto"/>
        <w:left w:val="none" w:sz="0" w:space="0" w:color="auto"/>
        <w:bottom w:val="none" w:sz="0" w:space="0" w:color="auto"/>
        <w:right w:val="none" w:sz="0" w:space="0" w:color="auto"/>
      </w:divBdr>
    </w:div>
    <w:div w:id="1011176852">
      <w:bodyDiv w:val="1"/>
      <w:marLeft w:val="0"/>
      <w:marRight w:val="0"/>
      <w:marTop w:val="0"/>
      <w:marBottom w:val="0"/>
      <w:divBdr>
        <w:top w:val="none" w:sz="0" w:space="0" w:color="auto"/>
        <w:left w:val="none" w:sz="0" w:space="0" w:color="auto"/>
        <w:bottom w:val="none" w:sz="0" w:space="0" w:color="auto"/>
        <w:right w:val="none" w:sz="0" w:space="0" w:color="auto"/>
      </w:divBdr>
    </w:div>
    <w:div w:id="1023746641">
      <w:bodyDiv w:val="1"/>
      <w:marLeft w:val="0"/>
      <w:marRight w:val="0"/>
      <w:marTop w:val="0"/>
      <w:marBottom w:val="0"/>
      <w:divBdr>
        <w:top w:val="none" w:sz="0" w:space="0" w:color="auto"/>
        <w:left w:val="none" w:sz="0" w:space="0" w:color="auto"/>
        <w:bottom w:val="none" w:sz="0" w:space="0" w:color="auto"/>
        <w:right w:val="none" w:sz="0" w:space="0" w:color="auto"/>
      </w:divBdr>
    </w:div>
    <w:div w:id="1024596393">
      <w:bodyDiv w:val="1"/>
      <w:marLeft w:val="0"/>
      <w:marRight w:val="0"/>
      <w:marTop w:val="0"/>
      <w:marBottom w:val="0"/>
      <w:divBdr>
        <w:top w:val="none" w:sz="0" w:space="0" w:color="auto"/>
        <w:left w:val="none" w:sz="0" w:space="0" w:color="auto"/>
        <w:bottom w:val="none" w:sz="0" w:space="0" w:color="auto"/>
        <w:right w:val="none" w:sz="0" w:space="0" w:color="auto"/>
      </w:divBdr>
    </w:div>
    <w:div w:id="1065183751">
      <w:bodyDiv w:val="1"/>
      <w:marLeft w:val="0"/>
      <w:marRight w:val="0"/>
      <w:marTop w:val="0"/>
      <w:marBottom w:val="0"/>
      <w:divBdr>
        <w:top w:val="none" w:sz="0" w:space="0" w:color="auto"/>
        <w:left w:val="none" w:sz="0" w:space="0" w:color="auto"/>
        <w:bottom w:val="none" w:sz="0" w:space="0" w:color="auto"/>
        <w:right w:val="none" w:sz="0" w:space="0" w:color="auto"/>
      </w:divBdr>
    </w:div>
    <w:div w:id="1070882221">
      <w:bodyDiv w:val="1"/>
      <w:marLeft w:val="0"/>
      <w:marRight w:val="0"/>
      <w:marTop w:val="0"/>
      <w:marBottom w:val="0"/>
      <w:divBdr>
        <w:top w:val="none" w:sz="0" w:space="0" w:color="auto"/>
        <w:left w:val="none" w:sz="0" w:space="0" w:color="auto"/>
        <w:bottom w:val="none" w:sz="0" w:space="0" w:color="auto"/>
        <w:right w:val="none" w:sz="0" w:space="0" w:color="auto"/>
      </w:divBdr>
    </w:div>
    <w:div w:id="1075129571">
      <w:bodyDiv w:val="1"/>
      <w:marLeft w:val="0"/>
      <w:marRight w:val="0"/>
      <w:marTop w:val="0"/>
      <w:marBottom w:val="0"/>
      <w:divBdr>
        <w:top w:val="none" w:sz="0" w:space="0" w:color="auto"/>
        <w:left w:val="none" w:sz="0" w:space="0" w:color="auto"/>
        <w:bottom w:val="none" w:sz="0" w:space="0" w:color="auto"/>
        <w:right w:val="none" w:sz="0" w:space="0" w:color="auto"/>
      </w:divBdr>
    </w:div>
    <w:div w:id="1078944653">
      <w:bodyDiv w:val="1"/>
      <w:marLeft w:val="0"/>
      <w:marRight w:val="0"/>
      <w:marTop w:val="0"/>
      <w:marBottom w:val="0"/>
      <w:divBdr>
        <w:top w:val="none" w:sz="0" w:space="0" w:color="auto"/>
        <w:left w:val="none" w:sz="0" w:space="0" w:color="auto"/>
        <w:bottom w:val="none" w:sz="0" w:space="0" w:color="auto"/>
        <w:right w:val="none" w:sz="0" w:space="0" w:color="auto"/>
      </w:divBdr>
    </w:div>
    <w:div w:id="1093936642">
      <w:bodyDiv w:val="1"/>
      <w:marLeft w:val="0"/>
      <w:marRight w:val="0"/>
      <w:marTop w:val="0"/>
      <w:marBottom w:val="0"/>
      <w:divBdr>
        <w:top w:val="none" w:sz="0" w:space="0" w:color="auto"/>
        <w:left w:val="none" w:sz="0" w:space="0" w:color="auto"/>
        <w:bottom w:val="none" w:sz="0" w:space="0" w:color="auto"/>
        <w:right w:val="none" w:sz="0" w:space="0" w:color="auto"/>
      </w:divBdr>
    </w:div>
    <w:div w:id="1095786501">
      <w:bodyDiv w:val="1"/>
      <w:marLeft w:val="0"/>
      <w:marRight w:val="0"/>
      <w:marTop w:val="0"/>
      <w:marBottom w:val="0"/>
      <w:divBdr>
        <w:top w:val="none" w:sz="0" w:space="0" w:color="auto"/>
        <w:left w:val="none" w:sz="0" w:space="0" w:color="auto"/>
        <w:bottom w:val="none" w:sz="0" w:space="0" w:color="auto"/>
        <w:right w:val="none" w:sz="0" w:space="0" w:color="auto"/>
      </w:divBdr>
    </w:div>
    <w:div w:id="1096174582">
      <w:bodyDiv w:val="1"/>
      <w:marLeft w:val="0"/>
      <w:marRight w:val="0"/>
      <w:marTop w:val="0"/>
      <w:marBottom w:val="0"/>
      <w:divBdr>
        <w:top w:val="none" w:sz="0" w:space="0" w:color="auto"/>
        <w:left w:val="none" w:sz="0" w:space="0" w:color="auto"/>
        <w:bottom w:val="none" w:sz="0" w:space="0" w:color="auto"/>
        <w:right w:val="none" w:sz="0" w:space="0" w:color="auto"/>
      </w:divBdr>
    </w:div>
    <w:div w:id="1098722029">
      <w:bodyDiv w:val="1"/>
      <w:marLeft w:val="0"/>
      <w:marRight w:val="0"/>
      <w:marTop w:val="0"/>
      <w:marBottom w:val="0"/>
      <w:divBdr>
        <w:top w:val="none" w:sz="0" w:space="0" w:color="auto"/>
        <w:left w:val="none" w:sz="0" w:space="0" w:color="auto"/>
        <w:bottom w:val="none" w:sz="0" w:space="0" w:color="auto"/>
        <w:right w:val="none" w:sz="0" w:space="0" w:color="auto"/>
      </w:divBdr>
    </w:div>
    <w:div w:id="1112288788">
      <w:bodyDiv w:val="1"/>
      <w:marLeft w:val="0"/>
      <w:marRight w:val="0"/>
      <w:marTop w:val="0"/>
      <w:marBottom w:val="0"/>
      <w:divBdr>
        <w:top w:val="none" w:sz="0" w:space="0" w:color="auto"/>
        <w:left w:val="none" w:sz="0" w:space="0" w:color="auto"/>
        <w:bottom w:val="none" w:sz="0" w:space="0" w:color="auto"/>
        <w:right w:val="none" w:sz="0" w:space="0" w:color="auto"/>
      </w:divBdr>
    </w:div>
    <w:div w:id="1119490530">
      <w:bodyDiv w:val="1"/>
      <w:marLeft w:val="0"/>
      <w:marRight w:val="0"/>
      <w:marTop w:val="0"/>
      <w:marBottom w:val="0"/>
      <w:divBdr>
        <w:top w:val="none" w:sz="0" w:space="0" w:color="auto"/>
        <w:left w:val="none" w:sz="0" w:space="0" w:color="auto"/>
        <w:bottom w:val="none" w:sz="0" w:space="0" w:color="auto"/>
        <w:right w:val="none" w:sz="0" w:space="0" w:color="auto"/>
      </w:divBdr>
    </w:div>
    <w:div w:id="1121340593">
      <w:bodyDiv w:val="1"/>
      <w:marLeft w:val="0"/>
      <w:marRight w:val="0"/>
      <w:marTop w:val="0"/>
      <w:marBottom w:val="0"/>
      <w:divBdr>
        <w:top w:val="none" w:sz="0" w:space="0" w:color="auto"/>
        <w:left w:val="none" w:sz="0" w:space="0" w:color="auto"/>
        <w:bottom w:val="none" w:sz="0" w:space="0" w:color="auto"/>
        <w:right w:val="none" w:sz="0" w:space="0" w:color="auto"/>
      </w:divBdr>
    </w:div>
    <w:div w:id="1123886875">
      <w:bodyDiv w:val="1"/>
      <w:marLeft w:val="0"/>
      <w:marRight w:val="0"/>
      <w:marTop w:val="0"/>
      <w:marBottom w:val="0"/>
      <w:divBdr>
        <w:top w:val="none" w:sz="0" w:space="0" w:color="auto"/>
        <w:left w:val="none" w:sz="0" w:space="0" w:color="auto"/>
        <w:bottom w:val="none" w:sz="0" w:space="0" w:color="auto"/>
        <w:right w:val="none" w:sz="0" w:space="0" w:color="auto"/>
      </w:divBdr>
    </w:div>
    <w:div w:id="1140852228">
      <w:bodyDiv w:val="1"/>
      <w:marLeft w:val="0"/>
      <w:marRight w:val="0"/>
      <w:marTop w:val="0"/>
      <w:marBottom w:val="0"/>
      <w:divBdr>
        <w:top w:val="none" w:sz="0" w:space="0" w:color="auto"/>
        <w:left w:val="none" w:sz="0" w:space="0" w:color="auto"/>
        <w:bottom w:val="none" w:sz="0" w:space="0" w:color="auto"/>
        <w:right w:val="none" w:sz="0" w:space="0" w:color="auto"/>
      </w:divBdr>
    </w:div>
    <w:div w:id="1142573623">
      <w:bodyDiv w:val="1"/>
      <w:marLeft w:val="0"/>
      <w:marRight w:val="0"/>
      <w:marTop w:val="0"/>
      <w:marBottom w:val="0"/>
      <w:divBdr>
        <w:top w:val="none" w:sz="0" w:space="0" w:color="auto"/>
        <w:left w:val="none" w:sz="0" w:space="0" w:color="auto"/>
        <w:bottom w:val="none" w:sz="0" w:space="0" w:color="auto"/>
        <w:right w:val="none" w:sz="0" w:space="0" w:color="auto"/>
      </w:divBdr>
    </w:div>
    <w:div w:id="1151218676">
      <w:bodyDiv w:val="1"/>
      <w:marLeft w:val="0"/>
      <w:marRight w:val="0"/>
      <w:marTop w:val="0"/>
      <w:marBottom w:val="0"/>
      <w:divBdr>
        <w:top w:val="none" w:sz="0" w:space="0" w:color="auto"/>
        <w:left w:val="none" w:sz="0" w:space="0" w:color="auto"/>
        <w:bottom w:val="none" w:sz="0" w:space="0" w:color="auto"/>
        <w:right w:val="none" w:sz="0" w:space="0" w:color="auto"/>
      </w:divBdr>
      <w:divsChild>
        <w:div w:id="53042927">
          <w:marLeft w:val="446"/>
          <w:marRight w:val="0"/>
          <w:marTop w:val="0"/>
          <w:marBottom w:val="0"/>
          <w:divBdr>
            <w:top w:val="none" w:sz="0" w:space="0" w:color="auto"/>
            <w:left w:val="none" w:sz="0" w:space="0" w:color="auto"/>
            <w:bottom w:val="none" w:sz="0" w:space="0" w:color="auto"/>
            <w:right w:val="none" w:sz="0" w:space="0" w:color="auto"/>
          </w:divBdr>
        </w:div>
        <w:div w:id="88620402">
          <w:marLeft w:val="446"/>
          <w:marRight w:val="0"/>
          <w:marTop w:val="0"/>
          <w:marBottom w:val="0"/>
          <w:divBdr>
            <w:top w:val="none" w:sz="0" w:space="0" w:color="auto"/>
            <w:left w:val="none" w:sz="0" w:space="0" w:color="auto"/>
            <w:bottom w:val="none" w:sz="0" w:space="0" w:color="auto"/>
            <w:right w:val="none" w:sz="0" w:space="0" w:color="auto"/>
          </w:divBdr>
        </w:div>
        <w:div w:id="254023310">
          <w:marLeft w:val="446"/>
          <w:marRight w:val="0"/>
          <w:marTop w:val="0"/>
          <w:marBottom w:val="0"/>
          <w:divBdr>
            <w:top w:val="none" w:sz="0" w:space="0" w:color="auto"/>
            <w:left w:val="none" w:sz="0" w:space="0" w:color="auto"/>
            <w:bottom w:val="none" w:sz="0" w:space="0" w:color="auto"/>
            <w:right w:val="none" w:sz="0" w:space="0" w:color="auto"/>
          </w:divBdr>
        </w:div>
        <w:div w:id="1178499462">
          <w:marLeft w:val="446"/>
          <w:marRight w:val="0"/>
          <w:marTop w:val="0"/>
          <w:marBottom w:val="0"/>
          <w:divBdr>
            <w:top w:val="none" w:sz="0" w:space="0" w:color="auto"/>
            <w:left w:val="none" w:sz="0" w:space="0" w:color="auto"/>
            <w:bottom w:val="none" w:sz="0" w:space="0" w:color="auto"/>
            <w:right w:val="none" w:sz="0" w:space="0" w:color="auto"/>
          </w:divBdr>
        </w:div>
        <w:div w:id="1855922343">
          <w:marLeft w:val="446"/>
          <w:marRight w:val="0"/>
          <w:marTop w:val="0"/>
          <w:marBottom w:val="0"/>
          <w:divBdr>
            <w:top w:val="none" w:sz="0" w:space="0" w:color="auto"/>
            <w:left w:val="none" w:sz="0" w:space="0" w:color="auto"/>
            <w:bottom w:val="none" w:sz="0" w:space="0" w:color="auto"/>
            <w:right w:val="none" w:sz="0" w:space="0" w:color="auto"/>
          </w:divBdr>
        </w:div>
      </w:divsChild>
    </w:div>
    <w:div w:id="1152673269">
      <w:bodyDiv w:val="1"/>
      <w:marLeft w:val="0"/>
      <w:marRight w:val="0"/>
      <w:marTop w:val="0"/>
      <w:marBottom w:val="0"/>
      <w:divBdr>
        <w:top w:val="none" w:sz="0" w:space="0" w:color="auto"/>
        <w:left w:val="none" w:sz="0" w:space="0" w:color="auto"/>
        <w:bottom w:val="none" w:sz="0" w:space="0" w:color="auto"/>
        <w:right w:val="none" w:sz="0" w:space="0" w:color="auto"/>
      </w:divBdr>
    </w:div>
    <w:div w:id="1170950050">
      <w:bodyDiv w:val="1"/>
      <w:marLeft w:val="0"/>
      <w:marRight w:val="0"/>
      <w:marTop w:val="0"/>
      <w:marBottom w:val="0"/>
      <w:divBdr>
        <w:top w:val="none" w:sz="0" w:space="0" w:color="auto"/>
        <w:left w:val="none" w:sz="0" w:space="0" w:color="auto"/>
        <w:bottom w:val="none" w:sz="0" w:space="0" w:color="auto"/>
        <w:right w:val="none" w:sz="0" w:space="0" w:color="auto"/>
      </w:divBdr>
    </w:div>
    <w:div w:id="1172374800">
      <w:bodyDiv w:val="1"/>
      <w:marLeft w:val="0"/>
      <w:marRight w:val="0"/>
      <w:marTop w:val="0"/>
      <w:marBottom w:val="0"/>
      <w:divBdr>
        <w:top w:val="none" w:sz="0" w:space="0" w:color="auto"/>
        <w:left w:val="none" w:sz="0" w:space="0" w:color="auto"/>
        <w:bottom w:val="none" w:sz="0" w:space="0" w:color="auto"/>
        <w:right w:val="none" w:sz="0" w:space="0" w:color="auto"/>
      </w:divBdr>
    </w:div>
    <w:div w:id="1187401893">
      <w:bodyDiv w:val="1"/>
      <w:marLeft w:val="0"/>
      <w:marRight w:val="0"/>
      <w:marTop w:val="0"/>
      <w:marBottom w:val="0"/>
      <w:divBdr>
        <w:top w:val="none" w:sz="0" w:space="0" w:color="auto"/>
        <w:left w:val="none" w:sz="0" w:space="0" w:color="auto"/>
        <w:bottom w:val="none" w:sz="0" w:space="0" w:color="auto"/>
        <w:right w:val="none" w:sz="0" w:space="0" w:color="auto"/>
      </w:divBdr>
    </w:div>
    <w:div w:id="1189174816">
      <w:bodyDiv w:val="1"/>
      <w:marLeft w:val="0"/>
      <w:marRight w:val="0"/>
      <w:marTop w:val="0"/>
      <w:marBottom w:val="0"/>
      <w:divBdr>
        <w:top w:val="none" w:sz="0" w:space="0" w:color="auto"/>
        <w:left w:val="none" w:sz="0" w:space="0" w:color="auto"/>
        <w:bottom w:val="none" w:sz="0" w:space="0" w:color="auto"/>
        <w:right w:val="none" w:sz="0" w:space="0" w:color="auto"/>
      </w:divBdr>
    </w:div>
    <w:div w:id="1191651010">
      <w:bodyDiv w:val="1"/>
      <w:marLeft w:val="0"/>
      <w:marRight w:val="0"/>
      <w:marTop w:val="0"/>
      <w:marBottom w:val="0"/>
      <w:divBdr>
        <w:top w:val="none" w:sz="0" w:space="0" w:color="auto"/>
        <w:left w:val="none" w:sz="0" w:space="0" w:color="auto"/>
        <w:bottom w:val="none" w:sz="0" w:space="0" w:color="auto"/>
        <w:right w:val="none" w:sz="0" w:space="0" w:color="auto"/>
      </w:divBdr>
    </w:div>
    <w:div w:id="1192644415">
      <w:bodyDiv w:val="1"/>
      <w:marLeft w:val="0"/>
      <w:marRight w:val="0"/>
      <w:marTop w:val="0"/>
      <w:marBottom w:val="0"/>
      <w:divBdr>
        <w:top w:val="none" w:sz="0" w:space="0" w:color="auto"/>
        <w:left w:val="none" w:sz="0" w:space="0" w:color="auto"/>
        <w:bottom w:val="none" w:sz="0" w:space="0" w:color="auto"/>
        <w:right w:val="none" w:sz="0" w:space="0" w:color="auto"/>
      </w:divBdr>
    </w:div>
    <w:div w:id="1200555497">
      <w:bodyDiv w:val="1"/>
      <w:marLeft w:val="0"/>
      <w:marRight w:val="0"/>
      <w:marTop w:val="0"/>
      <w:marBottom w:val="0"/>
      <w:divBdr>
        <w:top w:val="none" w:sz="0" w:space="0" w:color="auto"/>
        <w:left w:val="none" w:sz="0" w:space="0" w:color="auto"/>
        <w:bottom w:val="none" w:sz="0" w:space="0" w:color="auto"/>
        <w:right w:val="none" w:sz="0" w:space="0" w:color="auto"/>
      </w:divBdr>
    </w:div>
    <w:div w:id="1215431598">
      <w:bodyDiv w:val="1"/>
      <w:marLeft w:val="0"/>
      <w:marRight w:val="0"/>
      <w:marTop w:val="0"/>
      <w:marBottom w:val="0"/>
      <w:divBdr>
        <w:top w:val="none" w:sz="0" w:space="0" w:color="auto"/>
        <w:left w:val="none" w:sz="0" w:space="0" w:color="auto"/>
        <w:bottom w:val="none" w:sz="0" w:space="0" w:color="auto"/>
        <w:right w:val="none" w:sz="0" w:space="0" w:color="auto"/>
      </w:divBdr>
    </w:div>
    <w:div w:id="1234387674">
      <w:bodyDiv w:val="1"/>
      <w:marLeft w:val="0"/>
      <w:marRight w:val="0"/>
      <w:marTop w:val="0"/>
      <w:marBottom w:val="0"/>
      <w:divBdr>
        <w:top w:val="none" w:sz="0" w:space="0" w:color="auto"/>
        <w:left w:val="none" w:sz="0" w:space="0" w:color="auto"/>
        <w:bottom w:val="none" w:sz="0" w:space="0" w:color="auto"/>
        <w:right w:val="none" w:sz="0" w:space="0" w:color="auto"/>
      </w:divBdr>
    </w:div>
    <w:div w:id="1236665410">
      <w:bodyDiv w:val="1"/>
      <w:marLeft w:val="0"/>
      <w:marRight w:val="0"/>
      <w:marTop w:val="0"/>
      <w:marBottom w:val="0"/>
      <w:divBdr>
        <w:top w:val="none" w:sz="0" w:space="0" w:color="auto"/>
        <w:left w:val="none" w:sz="0" w:space="0" w:color="auto"/>
        <w:bottom w:val="none" w:sz="0" w:space="0" w:color="auto"/>
        <w:right w:val="none" w:sz="0" w:space="0" w:color="auto"/>
      </w:divBdr>
    </w:div>
    <w:div w:id="1248854387">
      <w:bodyDiv w:val="1"/>
      <w:marLeft w:val="0"/>
      <w:marRight w:val="0"/>
      <w:marTop w:val="0"/>
      <w:marBottom w:val="0"/>
      <w:divBdr>
        <w:top w:val="none" w:sz="0" w:space="0" w:color="auto"/>
        <w:left w:val="none" w:sz="0" w:space="0" w:color="auto"/>
        <w:bottom w:val="none" w:sz="0" w:space="0" w:color="auto"/>
        <w:right w:val="none" w:sz="0" w:space="0" w:color="auto"/>
      </w:divBdr>
    </w:div>
    <w:div w:id="1249076091">
      <w:bodyDiv w:val="1"/>
      <w:marLeft w:val="0"/>
      <w:marRight w:val="0"/>
      <w:marTop w:val="0"/>
      <w:marBottom w:val="0"/>
      <w:divBdr>
        <w:top w:val="none" w:sz="0" w:space="0" w:color="auto"/>
        <w:left w:val="none" w:sz="0" w:space="0" w:color="auto"/>
        <w:bottom w:val="none" w:sz="0" w:space="0" w:color="auto"/>
        <w:right w:val="none" w:sz="0" w:space="0" w:color="auto"/>
      </w:divBdr>
    </w:div>
    <w:div w:id="1258099630">
      <w:bodyDiv w:val="1"/>
      <w:marLeft w:val="0"/>
      <w:marRight w:val="0"/>
      <w:marTop w:val="0"/>
      <w:marBottom w:val="0"/>
      <w:divBdr>
        <w:top w:val="none" w:sz="0" w:space="0" w:color="auto"/>
        <w:left w:val="none" w:sz="0" w:space="0" w:color="auto"/>
        <w:bottom w:val="none" w:sz="0" w:space="0" w:color="auto"/>
        <w:right w:val="none" w:sz="0" w:space="0" w:color="auto"/>
      </w:divBdr>
    </w:div>
    <w:div w:id="1260212684">
      <w:bodyDiv w:val="1"/>
      <w:marLeft w:val="0"/>
      <w:marRight w:val="0"/>
      <w:marTop w:val="0"/>
      <w:marBottom w:val="0"/>
      <w:divBdr>
        <w:top w:val="none" w:sz="0" w:space="0" w:color="auto"/>
        <w:left w:val="none" w:sz="0" w:space="0" w:color="auto"/>
        <w:bottom w:val="none" w:sz="0" w:space="0" w:color="auto"/>
        <w:right w:val="none" w:sz="0" w:space="0" w:color="auto"/>
      </w:divBdr>
    </w:div>
    <w:div w:id="1261797268">
      <w:bodyDiv w:val="1"/>
      <w:marLeft w:val="0"/>
      <w:marRight w:val="0"/>
      <w:marTop w:val="0"/>
      <w:marBottom w:val="0"/>
      <w:divBdr>
        <w:top w:val="none" w:sz="0" w:space="0" w:color="auto"/>
        <w:left w:val="none" w:sz="0" w:space="0" w:color="auto"/>
        <w:bottom w:val="none" w:sz="0" w:space="0" w:color="auto"/>
        <w:right w:val="none" w:sz="0" w:space="0" w:color="auto"/>
      </w:divBdr>
    </w:div>
    <w:div w:id="1268931754">
      <w:bodyDiv w:val="1"/>
      <w:marLeft w:val="0"/>
      <w:marRight w:val="0"/>
      <w:marTop w:val="0"/>
      <w:marBottom w:val="0"/>
      <w:divBdr>
        <w:top w:val="none" w:sz="0" w:space="0" w:color="auto"/>
        <w:left w:val="none" w:sz="0" w:space="0" w:color="auto"/>
        <w:bottom w:val="none" w:sz="0" w:space="0" w:color="auto"/>
        <w:right w:val="none" w:sz="0" w:space="0" w:color="auto"/>
      </w:divBdr>
    </w:div>
    <w:div w:id="1274752979">
      <w:bodyDiv w:val="1"/>
      <w:marLeft w:val="0"/>
      <w:marRight w:val="0"/>
      <w:marTop w:val="0"/>
      <w:marBottom w:val="0"/>
      <w:divBdr>
        <w:top w:val="none" w:sz="0" w:space="0" w:color="auto"/>
        <w:left w:val="none" w:sz="0" w:space="0" w:color="auto"/>
        <w:bottom w:val="none" w:sz="0" w:space="0" w:color="auto"/>
        <w:right w:val="none" w:sz="0" w:space="0" w:color="auto"/>
      </w:divBdr>
    </w:div>
    <w:div w:id="1282416447">
      <w:bodyDiv w:val="1"/>
      <w:marLeft w:val="0"/>
      <w:marRight w:val="0"/>
      <w:marTop w:val="0"/>
      <w:marBottom w:val="0"/>
      <w:divBdr>
        <w:top w:val="none" w:sz="0" w:space="0" w:color="auto"/>
        <w:left w:val="none" w:sz="0" w:space="0" w:color="auto"/>
        <w:bottom w:val="none" w:sz="0" w:space="0" w:color="auto"/>
        <w:right w:val="none" w:sz="0" w:space="0" w:color="auto"/>
      </w:divBdr>
    </w:div>
    <w:div w:id="1295217892">
      <w:bodyDiv w:val="1"/>
      <w:marLeft w:val="0"/>
      <w:marRight w:val="0"/>
      <w:marTop w:val="0"/>
      <w:marBottom w:val="0"/>
      <w:divBdr>
        <w:top w:val="none" w:sz="0" w:space="0" w:color="auto"/>
        <w:left w:val="none" w:sz="0" w:space="0" w:color="auto"/>
        <w:bottom w:val="none" w:sz="0" w:space="0" w:color="auto"/>
        <w:right w:val="none" w:sz="0" w:space="0" w:color="auto"/>
      </w:divBdr>
    </w:div>
    <w:div w:id="1301961552">
      <w:bodyDiv w:val="1"/>
      <w:marLeft w:val="0"/>
      <w:marRight w:val="0"/>
      <w:marTop w:val="0"/>
      <w:marBottom w:val="0"/>
      <w:divBdr>
        <w:top w:val="none" w:sz="0" w:space="0" w:color="auto"/>
        <w:left w:val="none" w:sz="0" w:space="0" w:color="auto"/>
        <w:bottom w:val="none" w:sz="0" w:space="0" w:color="auto"/>
        <w:right w:val="none" w:sz="0" w:space="0" w:color="auto"/>
      </w:divBdr>
    </w:div>
    <w:div w:id="1307852368">
      <w:bodyDiv w:val="1"/>
      <w:marLeft w:val="0"/>
      <w:marRight w:val="0"/>
      <w:marTop w:val="0"/>
      <w:marBottom w:val="0"/>
      <w:divBdr>
        <w:top w:val="none" w:sz="0" w:space="0" w:color="auto"/>
        <w:left w:val="none" w:sz="0" w:space="0" w:color="auto"/>
        <w:bottom w:val="none" w:sz="0" w:space="0" w:color="auto"/>
        <w:right w:val="none" w:sz="0" w:space="0" w:color="auto"/>
      </w:divBdr>
    </w:div>
    <w:div w:id="1324049958">
      <w:bodyDiv w:val="1"/>
      <w:marLeft w:val="0"/>
      <w:marRight w:val="0"/>
      <w:marTop w:val="0"/>
      <w:marBottom w:val="0"/>
      <w:divBdr>
        <w:top w:val="none" w:sz="0" w:space="0" w:color="auto"/>
        <w:left w:val="none" w:sz="0" w:space="0" w:color="auto"/>
        <w:bottom w:val="none" w:sz="0" w:space="0" w:color="auto"/>
        <w:right w:val="none" w:sz="0" w:space="0" w:color="auto"/>
      </w:divBdr>
    </w:div>
    <w:div w:id="1330252201">
      <w:bodyDiv w:val="1"/>
      <w:marLeft w:val="0"/>
      <w:marRight w:val="0"/>
      <w:marTop w:val="0"/>
      <w:marBottom w:val="0"/>
      <w:divBdr>
        <w:top w:val="none" w:sz="0" w:space="0" w:color="auto"/>
        <w:left w:val="none" w:sz="0" w:space="0" w:color="auto"/>
        <w:bottom w:val="none" w:sz="0" w:space="0" w:color="auto"/>
        <w:right w:val="none" w:sz="0" w:space="0" w:color="auto"/>
      </w:divBdr>
    </w:div>
    <w:div w:id="1330522859">
      <w:bodyDiv w:val="1"/>
      <w:marLeft w:val="0"/>
      <w:marRight w:val="0"/>
      <w:marTop w:val="0"/>
      <w:marBottom w:val="0"/>
      <w:divBdr>
        <w:top w:val="none" w:sz="0" w:space="0" w:color="auto"/>
        <w:left w:val="none" w:sz="0" w:space="0" w:color="auto"/>
        <w:bottom w:val="none" w:sz="0" w:space="0" w:color="auto"/>
        <w:right w:val="none" w:sz="0" w:space="0" w:color="auto"/>
      </w:divBdr>
    </w:div>
    <w:div w:id="1343632448">
      <w:bodyDiv w:val="1"/>
      <w:marLeft w:val="0"/>
      <w:marRight w:val="0"/>
      <w:marTop w:val="0"/>
      <w:marBottom w:val="0"/>
      <w:divBdr>
        <w:top w:val="none" w:sz="0" w:space="0" w:color="auto"/>
        <w:left w:val="none" w:sz="0" w:space="0" w:color="auto"/>
        <w:bottom w:val="none" w:sz="0" w:space="0" w:color="auto"/>
        <w:right w:val="none" w:sz="0" w:space="0" w:color="auto"/>
      </w:divBdr>
    </w:div>
    <w:div w:id="1344438020">
      <w:bodyDiv w:val="1"/>
      <w:marLeft w:val="0"/>
      <w:marRight w:val="0"/>
      <w:marTop w:val="0"/>
      <w:marBottom w:val="0"/>
      <w:divBdr>
        <w:top w:val="none" w:sz="0" w:space="0" w:color="auto"/>
        <w:left w:val="none" w:sz="0" w:space="0" w:color="auto"/>
        <w:bottom w:val="none" w:sz="0" w:space="0" w:color="auto"/>
        <w:right w:val="none" w:sz="0" w:space="0" w:color="auto"/>
      </w:divBdr>
    </w:div>
    <w:div w:id="1347291773">
      <w:bodyDiv w:val="1"/>
      <w:marLeft w:val="0"/>
      <w:marRight w:val="0"/>
      <w:marTop w:val="0"/>
      <w:marBottom w:val="0"/>
      <w:divBdr>
        <w:top w:val="none" w:sz="0" w:space="0" w:color="auto"/>
        <w:left w:val="none" w:sz="0" w:space="0" w:color="auto"/>
        <w:bottom w:val="none" w:sz="0" w:space="0" w:color="auto"/>
        <w:right w:val="none" w:sz="0" w:space="0" w:color="auto"/>
      </w:divBdr>
    </w:div>
    <w:div w:id="1351641427">
      <w:bodyDiv w:val="1"/>
      <w:marLeft w:val="0"/>
      <w:marRight w:val="0"/>
      <w:marTop w:val="0"/>
      <w:marBottom w:val="0"/>
      <w:divBdr>
        <w:top w:val="none" w:sz="0" w:space="0" w:color="auto"/>
        <w:left w:val="none" w:sz="0" w:space="0" w:color="auto"/>
        <w:bottom w:val="none" w:sz="0" w:space="0" w:color="auto"/>
        <w:right w:val="none" w:sz="0" w:space="0" w:color="auto"/>
      </w:divBdr>
    </w:div>
    <w:div w:id="1356268260">
      <w:bodyDiv w:val="1"/>
      <w:marLeft w:val="0"/>
      <w:marRight w:val="0"/>
      <w:marTop w:val="0"/>
      <w:marBottom w:val="0"/>
      <w:divBdr>
        <w:top w:val="none" w:sz="0" w:space="0" w:color="auto"/>
        <w:left w:val="none" w:sz="0" w:space="0" w:color="auto"/>
        <w:bottom w:val="none" w:sz="0" w:space="0" w:color="auto"/>
        <w:right w:val="none" w:sz="0" w:space="0" w:color="auto"/>
      </w:divBdr>
    </w:div>
    <w:div w:id="1358777666">
      <w:bodyDiv w:val="1"/>
      <w:marLeft w:val="0"/>
      <w:marRight w:val="0"/>
      <w:marTop w:val="0"/>
      <w:marBottom w:val="0"/>
      <w:divBdr>
        <w:top w:val="none" w:sz="0" w:space="0" w:color="auto"/>
        <w:left w:val="none" w:sz="0" w:space="0" w:color="auto"/>
        <w:bottom w:val="none" w:sz="0" w:space="0" w:color="auto"/>
        <w:right w:val="none" w:sz="0" w:space="0" w:color="auto"/>
      </w:divBdr>
    </w:div>
    <w:div w:id="1371808052">
      <w:bodyDiv w:val="1"/>
      <w:marLeft w:val="0"/>
      <w:marRight w:val="0"/>
      <w:marTop w:val="0"/>
      <w:marBottom w:val="0"/>
      <w:divBdr>
        <w:top w:val="none" w:sz="0" w:space="0" w:color="auto"/>
        <w:left w:val="none" w:sz="0" w:space="0" w:color="auto"/>
        <w:bottom w:val="none" w:sz="0" w:space="0" w:color="auto"/>
        <w:right w:val="none" w:sz="0" w:space="0" w:color="auto"/>
      </w:divBdr>
    </w:div>
    <w:div w:id="1383555561">
      <w:bodyDiv w:val="1"/>
      <w:marLeft w:val="0"/>
      <w:marRight w:val="0"/>
      <w:marTop w:val="0"/>
      <w:marBottom w:val="0"/>
      <w:divBdr>
        <w:top w:val="none" w:sz="0" w:space="0" w:color="auto"/>
        <w:left w:val="none" w:sz="0" w:space="0" w:color="auto"/>
        <w:bottom w:val="none" w:sz="0" w:space="0" w:color="auto"/>
        <w:right w:val="none" w:sz="0" w:space="0" w:color="auto"/>
      </w:divBdr>
    </w:div>
    <w:div w:id="1385905450">
      <w:bodyDiv w:val="1"/>
      <w:marLeft w:val="0"/>
      <w:marRight w:val="0"/>
      <w:marTop w:val="0"/>
      <w:marBottom w:val="0"/>
      <w:divBdr>
        <w:top w:val="none" w:sz="0" w:space="0" w:color="auto"/>
        <w:left w:val="none" w:sz="0" w:space="0" w:color="auto"/>
        <w:bottom w:val="none" w:sz="0" w:space="0" w:color="auto"/>
        <w:right w:val="none" w:sz="0" w:space="0" w:color="auto"/>
      </w:divBdr>
    </w:div>
    <w:div w:id="1393429876">
      <w:bodyDiv w:val="1"/>
      <w:marLeft w:val="0"/>
      <w:marRight w:val="0"/>
      <w:marTop w:val="0"/>
      <w:marBottom w:val="0"/>
      <w:divBdr>
        <w:top w:val="none" w:sz="0" w:space="0" w:color="auto"/>
        <w:left w:val="none" w:sz="0" w:space="0" w:color="auto"/>
        <w:bottom w:val="none" w:sz="0" w:space="0" w:color="auto"/>
        <w:right w:val="none" w:sz="0" w:space="0" w:color="auto"/>
      </w:divBdr>
    </w:div>
    <w:div w:id="1396314756">
      <w:bodyDiv w:val="1"/>
      <w:marLeft w:val="0"/>
      <w:marRight w:val="0"/>
      <w:marTop w:val="0"/>
      <w:marBottom w:val="0"/>
      <w:divBdr>
        <w:top w:val="none" w:sz="0" w:space="0" w:color="auto"/>
        <w:left w:val="none" w:sz="0" w:space="0" w:color="auto"/>
        <w:bottom w:val="none" w:sz="0" w:space="0" w:color="auto"/>
        <w:right w:val="none" w:sz="0" w:space="0" w:color="auto"/>
      </w:divBdr>
    </w:div>
    <w:div w:id="1411462229">
      <w:bodyDiv w:val="1"/>
      <w:marLeft w:val="0"/>
      <w:marRight w:val="0"/>
      <w:marTop w:val="0"/>
      <w:marBottom w:val="0"/>
      <w:divBdr>
        <w:top w:val="none" w:sz="0" w:space="0" w:color="auto"/>
        <w:left w:val="none" w:sz="0" w:space="0" w:color="auto"/>
        <w:bottom w:val="none" w:sz="0" w:space="0" w:color="auto"/>
        <w:right w:val="none" w:sz="0" w:space="0" w:color="auto"/>
      </w:divBdr>
    </w:div>
    <w:div w:id="1416053857">
      <w:bodyDiv w:val="1"/>
      <w:marLeft w:val="0"/>
      <w:marRight w:val="0"/>
      <w:marTop w:val="0"/>
      <w:marBottom w:val="0"/>
      <w:divBdr>
        <w:top w:val="none" w:sz="0" w:space="0" w:color="auto"/>
        <w:left w:val="none" w:sz="0" w:space="0" w:color="auto"/>
        <w:bottom w:val="none" w:sz="0" w:space="0" w:color="auto"/>
        <w:right w:val="none" w:sz="0" w:space="0" w:color="auto"/>
      </w:divBdr>
    </w:div>
    <w:div w:id="1418945273">
      <w:bodyDiv w:val="1"/>
      <w:marLeft w:val="0"/>
      <w:marRight w:val="0"/>
      <w:marTop w:val="0"/>
      <w:marBottom w:val="0"/>
      <w:divBdr>
        <w:top w:val="none" w:sz="0" w:space="0" w:color="auto"/>
        <w:left w:val="none" w:sz="0" w:space="0" w:color="auto"/>
        <w:bottom w:val="none" w:sz="0" w:space="0" w:color="auto"/>
        <w:right w:val="none" w:sz="0" w:space="0" w:color="auto"/>
      </w:divBdr>
    </w:div>
    <w:div w:id="1419404800">
      <w:bodyDiv w:val="1"/>
      <w:marLeft w:val="0"/>
      <w:marRight w:val="0"/>
      <w:marTop w:val="0"/>
      <w:marBottom w:val="0"/>
      <w:divBdr>
        <w:top w:val="none" w:sz="0" w:space="0" w:color="auto"/>
        <w:left w:val="none" w:sz="0" w:space="0" w:color="auto"/>
        <w:bottom w:val="none" w:sz="0" w:space="0" w:color="auto"/>
        <w:right w:val="none" w:sz="0" w:space="0" w:color="auto"/>
      </w:divBdr>
    </w:div>
    <w:div w:id="1434205868">
      <w:bodyDiv w:val="1"/>
      <w:marLeft w:val="0"/>
      <w:marRight w:val="0"/>
      <w:marTop w:val="0"/>
      <w:marBottom w:val="0"/>
      <w:divBdr>
        <w:top w:val="none" w:sz="0" w:space="0" w:color="auto"/>
        <w:left w:val="none" w:sz="0" w:space="0" w:color="auto"/>
        <w:bottom w:val="none" w:sz="0" w:space="0" w:color="auto"/>
        <w:right w:val="none" w:sz="0" w:space="0" w:color="auto"/>
      </w:divBdr>
    </w:div>
    <w:div w:id="1457602824">
      <w:bodyDiv w:val="1"/>
      <w:marLeft w:val="0"/>
      <w:marRight w:val="0"/>
      <w:marTop w:val="0"/>
      <w:marBottom w:val="0"/>
      <w:divBdr>
        <w:top w:val="none" w:sz="0" w:space="0" w:color="auto"/>
        <w:left w:val="none" w:sz="0" w:space="0" w:color="auto"/>
        <w:bottom w:val="none" w:sz="0" w:space="0" w:color="auto"/>
        <w:right w:val="none" w:sz="0" w:space="0" w:color="auto"/>
      </w:divBdr>
    </w:div>
    <w:div w:id="1458181975">
      <w:bodyDiv w:val="1"/>
      <w:marLeft w:val="0"/>
      <w:marRight w:val="0"/>
      <w:marTop w:val="0"/>
      <w:marBottom w:val="0"/>
      <w:divBdr>
        <w:top w:val="none" w:sz="0" w:space="0" w:color="auto"/>
        <w:left w:val="none" w:sz="0" w:space="0" w:color="auto"/>
        <w:bottom w:val="none" w:sz="0" w:space="0" w:color="auto"/>
        <w:right w:val="none" w:sz="0" w:space="0" w:color="auto"/>
      </w:divBdr>
    </w:div>
    <w:div w:id="1475609097">
      <w:bodyDiv w:val="1"/>
      <w:marLeft w:val="0"/>
      <w:marRight w:val="0"/>
      <w:marTop w:val="0"/>
      <w:marBottom w:val="0"/>
      <w:divBdr>
        <w:top w:val="none" w:sz="0" w:space="0" w:color="auto"/>
        <w:left w:val="none" w:sz="0" w:space="0" w:color="auto"/>
        <w:bottom w:val="none" w:sz="0" w:space="0" w:color="auto"/>
        <w:right w:val="none" w:sz="0" w:space="0" w:color="auto"/>
      </w:divBdr>
    </w:div>
    <w:div w:id="1489326545">
      <w:bodyDiv w:val="1"/>
      <w:marLeft w:val="0"/>
      <w:marRight w:val="0"/>
      <w:marTop w:val="0"/>
      <w:marBottom w:val="0"/>
      <w:divBdr>
        <w:top w:val="none" w:sz="0" w:space="0" w:color="auto"/>
        <w:left w:val="none" w:sz="0" w:space="0" w:color="auto"/>
        <w:bottom w:val="none" w:sz="0" w:space="0" w:color="auto"/>
        <w:right w:val="none" w:sz="0" w:space="0" w:color="auto"/>
      </w:divBdr>
    </w:div>
    <w:div w:id="1493565766">
      <w:bodyDiv w:val="1"/>
      <w:marLeft w:val="0"/>
      <w:marRight w:val="0"/>
      <w:marTop w:val="0"/>
      <w:marBottom w:val="0"/>
      <w:divBdr>
        <w:top w:val="none" w:sz="0" w:space="0" w:color="auto"/>
        <w:left w:val="none" w:sz="0" w:space="0" w:color="auto"/>
        <w:bottom w:val="none" w:sz="0" w:space="0" w:color="auto"/>
        <w:right w:val="none" w:sz="0" w:space="0" w:color="auto"/>
      </w:divBdr>
    </w:div>
    <w:div w:id="1495294628">
      <w:bodyDiv w:val="1"/>
      <w:marLeft w:val="0"/>
      <w:marRight w:val="0"/>
      <w:marTop w:val="0"/>
      <w:marBottom w:val="0"/>
      <w:divBdr>
        <w:top w:val="none" w:sz="0" w:space="0" w:color="auto"/>
        <w:left w:val="none" w:sz="0" w:space="0" w:color="auto"/>
        <w:bottom w:val="none" w:sz="0" w:space="0" w:color="auto"/>
        <w:right w:val="none" w:sz="0" w:space="0" w:color="auto"/>
      </w:divBdr>
    </w:div>
    <w:div w:id="1497382274">
      <w:bodyDiv w:val="1"/>
      <w:marLeft w:val="0"/>
      <w:marRight w:val="0"/>
      <w:marTop w:val="0"/>
      <w:marBottom w:val="0"/>
      <w:divBdr>
        <w:top w:val="none" w:sz="0" w:space="0" w:color="auto"/>
        <w:left w:val="none" w:sz="0" w:space="0" w:color="auto"/>
        <w:bottom w:val="none" w:sz="0" w:space="0" w:color="auto"/>
        <w:right w:val="none" w:sz="0" w:space="0" w:color="auto"/>
      </w:divBdr>
    </w:div>
    <w:div w:id="1498157167">
      <w:bodyDiv w:val="1"/>
      <w:marLeft w:val="0"/>
      <w:marRight w:val="0"/>
      <w:marTop w:val="0"/>
      <w:marBottom w:val="0"/>
      <w:divBdr>
        <w:top w:val="none" w:sz="0" w:space="0" w:color="auto"/>
        <w:left w:val="none" w:sz="0" w:space="0" w:color="auto"/>
        <w:bottom w:val="none" w:sz="0" w:space="0" w:color="auto"/>
        <w:right w:val="none" w:sz="0" w:space="0" w:color="auto"/>
      </w:divBdr>
    </w:div>
    <w:div w:id="1511523809">
      <w:bodyDiv w:val="1"/>
      <w:marLeft w:val="0"/>
      <w:marRight w:val="0"/>
      <w:marTop w:val="0"/>
      <w:marBottom w:val="0"/>
      <w:divBdr>
        <w:top w:val="none" w:sz="0" w:space="0" w:color="auto"/>
        <w:left w:val="none" w:sz="0" w:space="0" w:color="auto"/>
        <w:bottom w:val="none" w:sz="0" w:space="0" w:color="auto"/>
        <w:right w:val="none" w:sz="0" w:space="0" w:color="auto"/>
      </w:divBdr>
    </w:div>
    <w:div w:id="1518689394">
      <w:bodyDiv w:val="1"/>
      <w:marLeft w:val="0"/>
      <w:marRight w:val="0"/>
      <w:marTop w:val="0"/>
      <w:marBottom w:val="0"/>
      <w:divBdr>
        <w:top w:val="none" w:sz="0" w:space="0" w:color="auto"/>
        <w:left w:val="none" w:sz="0" w:space="0" w:color="auto"/>
        <w:bottom w:val="none" w:sz="0" w:space="0" w:color="auto"/>
        <w:right w:val="none" w:sz="0" w:space="0" w:color="auto"/>
      </w:divBdr>
    </w:div>
    <w:div w:id="1522471682">
      <w:bodyDiv w:val="1"/>
      <w:marLeft w:val="0"/>
      <w:marRight w:val="0"/>
      <w:marTop w:val="0"/>
      <w:marBottom w:val="0"/>
      <w:divBdr>
        <w:top w:val="none" w:sz="0" w:space="0" w:color="auto"/>
        <w:left w:val="none" w:sz="0" w:space="0" w:color="auto"/>
        <w:bottom w:val="none" w:sz="0" w:space="0" w:color="auto"/>
        <w:right w:val="none" w:sz="0" w:space="0" w:color="auto"/>
      </w:divBdr>
    </w:div>
    <w:div w:id="1537893643">
      <w:bodyDiv w:val="1"/>
      <w:marLeft w:val="0"/>
      <w:marRight w:val="0"/>
      <w:marTop w:val="0"/>
      <w:marBottom w:val="0"/>
      <w:divBdr>
        <w:top w:val="none" w:sz="0" w:space="0" w:color="auto"/>
        <w:left w:val="none" w:sz="0" w:space="0" w:color="auto"/>
        <w:bottom w:val="none" w:sz="0" w:space="0" w:color="auto"/>
        <w:right w:val="none" w:sz="0" w:space="0" w:color="auto"/>
      </w:divBdr>
    </w:div>
    <w:div w:id="1545751926">
      <w:bodyDiv w:val="1"/>
      <w:marLeft w:val="0"/>
      <w:marRight w:val="0"/>
      <w:marTop w:val="0"/>
      <w:marBottom w:val="0"/>
      <w:divBdr>
        <w:top w:val="none" w:sz="0" w:space="0" w:color="auto"/>
        <w:left w:val="none" w:sz="0" w:space="0" w:color="auto"/>
        <w:bottom w:val="none" w:sz="0" w:space="0" w:color="auto"/>
        <w:right w:val="none" w:sz="0" w:space="0" w:color="auto"/>
      </w:divBdr>
    </w:div>
    <w:div w:id="1571110278">
      <w:bodyDiv w:val="1"/>
      <w:marLeft w:val="0"/>
      <w:marRight w:val="0"/>
      <w:marTop w:val="0"/>
      <w:marBottom w:val="0"/>
      <w:divBdr>
        <w:top w:val="none" w:sz="0" w:space="0" w:color="auto"/>
        <w:left w:val="none" w:sz="0" w:space="0" w:color="auto"/>
        <w:bottom w:val="none" w:sz="0" w:space="0" w:color="auto"/>
        <w:right w:val="none" w:sz="0" w:space="0" w:color="auto"/>
      </w:divBdr>
    </w:div>
    <w:div w:id="1573544869">
      <w:bodyDiv w:val="1"/>
      <w:marLeft w:val="0"/>
      <w:marRight w:val="0"/>
      <w:marTop w:val="0"/>
      <w:marBottom w:val="0"/>
      <w:divBdr>
        <w:top w:val="none" w:sz="0" w:space="0" w:color="auto"/>
        <w:left w:val="none" w:sz="0" w:space="0" w:color="auto"/>
        <w:bottom w:val="none" w:sz="0" w:space="0" w:color="auto"/>
        <w:right w:val="none" w:sz="0" w:space="0" w:color="auto"/>
      </w:divBdr>
    </w:div>
    <w:div w:id="1580751915">
      <w:bodyDiv w:val="1"/>
      <w:marLeft w:val="0"/>
      <w:marRight w:val="0"/>
      <w:marTop w:val="0"/>
      <w:marBottom w:val="0"/>
      <w:divBdr>
        <w:top w:val="none" w:sz="0" w:space="0" w:color="auto"/>
        <w:left w:val="none" w:sz="0" w:space="0" w:color="auto"/>
        <w:bottom w:val="none" w:sz="0" w:space="0" w:color="auto"/>
        <w:right w:val="none" w:sz="0" w:space="0" w:color="auto"/>
      </w:divBdr>
    </w:div>
    <w:div w:id="1589580033">
      <w:bodyDiv w:val="1"/>
      <w:marLeft w:val="0"/>
      <w:marRight w:val="0"/>
      <w:marTop w:val="0"/>
      <w:marBottom w:val="0"/>
      <w:divBdr>
        <w:top w:val="none" w:sz="0" w:space="0" w:color="auto"/>
        <w:left w:val="none" w:sz="0" w:space="0" w:color="auto"/>
        <w:bottom w:val="none" w:sz="0" w:space="0" w:color="auto"/>
        <w:right w:val="none" w:sz="0" w:space="0" w:color="auto"/>
      </w:divBdr>
    </w:div>
    <w:div w:id="1596865348">
      <w:bodyDiv w:val="1"/>
      <w:marLeft w:val="0"/>
      <w:marRight w:val="0"/>
      <w:marTop w:val="0"/>
      <w:marBottom w:val="0"/>
      <w:divBdr>
        <w:top w:val="none" w:sz="0" w:space="0" w:color="auto"/>
        <w:left w:val="none" w:sz="0" w:space="0" w:color="auto"/>
        <w:bottom w:val="none" w:sz="0" w:space="0" w:color="auto"/>
        <w:right w:val="none" w:sz="0" w:space="0" w:color="auto"/>
      </w:divBdr>
    </w:div>
    <w:div w:id="1598321862">
      <w:bodyDiv w:val="1"/>
      <w:marLeft w:val="0"/>
      <w:marRight w:val="0"/>
      <w:marTop w:val="0"/>
      <w:marBottom w:val="0"/>
      <w:divBdr>
        <w:top w:val="none" w:sz="0" w:space="0" w:color="auto"/>
        <w:left w:val="none" w:sz="0" w:space="0" w:color="auto"/>
        <w:bottom w:val="none" w:sz="0" w:space="0" w:color="auto"/>
        <w:right w:val="none" w:sz="0" w:space="0" w:color="auto"/>
      </w:divBdr>
    </w:div>
    <w:div w:id="1604801196">
      <w:bodyDiv w:val="1"/>
      <w:marLeft w:val="0"/>
      <w:marRight w:val="0"/>
      <w:marTop w:val="0"/>
      <w:marBottom w:val="0"/>
      <w:divBdr>
        <w:top w:val="none" w:sz="0" w:space="0" w:color="auto"/>
        <w:left w:val="none" w:sz="0" w:space="0" w:color="auto"/>
        <w:bottom w:val="none" w:sz="0" w:space="0" w:color="auto"/>
        <w:right w:val="none" w:sz="0" w:space="0" w:color="auto"/>
      </w:divBdr>
    </w:div>
    <w:div w:id="1613440328">
      <w:bodyDiv w:val="1"/>
      <w:marLeft w:val="0"/>
      <w:marRight w:val="0"/>
      <w:marTop w:val="0"/>
      <w:marBottom w:val="0"/>
      <w:divBdr>
        <w:top w:val="none" w:sz="0" w:space="0" w:color="auto"/>
        <w:left w:val="none" w:sz="0" w:space="0" w:color="auto"/>
        <w:bottom w:val="none" w:sz="0" w:space="0" w:color="auto"/>
        <w:right w:val="none" w:sz="0" w:space="0" w:color="auto"/>
      </w:divBdr>
    </w:div>
    <w:div w:id="1614096723">
      <w:bodyDiv w:val="1"/>
      <w:marLeft w:val="0"/>
      <w:marRight w:val="0"/>
      <w:marTop w:val="0"/>
      <w:marBottom w:val="0"/>
      <w:divBdr>
        <w:top w:val="none" w:sz="0" w:space="0" w:color="auto"/>
        <w:left w:val="none" w:sz="0" w:space="0" w:color="auto"/>
        <w:bottom w:val="none" w:sz="0" w:space="0" w:color="auto"/>
        <w:right w:val="none" w:sz="0" w:space="0" w:color="auto"/>
      </w:divBdr>
    </w:div>
    <w:div w:id="1615677214">
      <w:bodyDiv w:val="1"/>
      <w:marLeft w:val="0"/>
      <w:marRight w:val="0"/>
      <w:marTop w:val="0"/>
      <w:marBottom w:val="0"/>
      <w:divBdr>
        <w:top w:val="none" w:sz="0" w:space="0" w:color="auto"/>
        <w:left w:val="none" w:sz="0" w:space="0" w:color="auto"/>
        <w:bottom w:val="none" w:sz="0" w:space="0" w:color="auto"/>
        <w:right w:val="none" w:sz="0" w:space="0" w:color="auto"/>
      </w:divBdr>
    </w:div>
    <w:div w:id="1615791627">
      <w:bodyDiv w:val="1"/>
      <w:marLeft w:val="0"/>
      <w:marRight w:val="0"/>
      <w:marTop w:val="0"/>
      <w:marBottom w:val="0"/>
      <w:divBdr>
        <w:top w:val="none" w:sz="0" w:space="0" w:color="auto"/>
        <w:left w:val="none" w:sz="0" w:space="0" w:color="auto"/>
        <w:bottom w:val="none" w:sz="0" w:space="0" w:color="auto"/>
        <w:right w:val="none" w:sz="0" w:space="0" w:color="auto"/>
      </w:divBdr>
    </w:div>
    <w:div w:id="1620336700">
      <w:bodyDiv w:val="1"/>
      <w:marLeft w:val="0"/>
      <w:marRight w:val="0"/>
      <w:marTop w:val="0"/>
      <w:marBottom w:val="0"/>
      <w:divBdr>
        <w:top w:val="none" w:sz="0" w:space="0" w:color="auto"/>
        <w:left w:val="none" w:sz="0" w:space="0" w:color="auto"/>
        <w:bottom w:val="none" w:sz="0" w:space="0" w:color="auto"/>
        <w:right w:val="none" w:sz="0" w:space="0" w:color="auto"/>
      </w:divBdr>
    </w:div>
    <w:div w:id="1622489477">
      <w:bodyDiv w:val="1"/>
      <w:marLeft w:val="0"/>
      <w:marRight w:val="0"/>
      <w:marTop w:val="0"/>
      <w:marBottom w:val="0"/>
      <w:divBdr>
        <w:top w:val="none" w:sz="0" w:space="0" w:color="auto"/>
        <w:left w:val="none" w:sz="0" w:space="0" w:color="auto"/>
        <w:bottom w:val="none" w:sz="0" w:space="0" w:color="auto"/>
        <w:right w:val="none" w:sz="0" w:space="0" w:color="auto"/>
      </w:divBdr>
    </w:div>
    <w:div w:id="1626234241">
      <w:bodyDiv w:val="1"/>
      <w:marLeft w:val="0"/>
      <w:marRight w:val="0"/>
      <w:marTop w:val="0"/>
      <w:marBottom w:val="0"/>
      <w:divBdr>
        <w:top w:val="none" w:sz="0" w:space="0" w:color="auto"/>
        <w:left w:val="none" w:sz="0" w:space="0" w:color="auto"/>
        <w:bottom w:val="none" w:sz="0" w:space="0" w:color="auto"/>
        <w:right w:val="none" w:sz="0" w:space="0" w:color="auto"/>
      </w:divBdr>
    </w:div>
    <w:div w:id="1632861614">
      <w:bodyDiv w:val="1"/>
      <w:marLeft w:val="0"/>
      <w:marRight w:val="0"/>
      <w:marTop w:val="0"/>
      <w:marBottom w:val="0"/>
      <w:divBdr>
        <w:top w:val="none" w:sz="0" w:space="0" w:color="auto"/>
        <w:left w:val="none" w:sz="0" w:space="0" w:color="auto"/>
        <w:bottom w:val="none" w:sz="0" w:space="0" w:color="auto"/>
        <w:right w:val="none" w:sz="0" w:space="0" w:color="auto"/>
      </w:divBdr>
    </w:div>
    <w:div w:id="1637251256">
      <w:bodyDiv w:val="1"/>
      <w:marLeft w:val="0"/>
      <w:marRight w:val="0"/>
      <w:marTop w:val="0"/>
      <w:marBottom w:val="0"/>
      <w:divBdr>
        <w:top w:val="none" w:sz="0" w:space="0" w:color="auto"/>
        <w:left w:val="none" w:sz="0" w:space="0" w:color="auto"/>
        <w:bottom w:val="none" w:sz="0" w:space="0" w:color="auto"/>
        <w:right w:val="none" w:sz="0" w:space="0" w:color="auto"/>
      </w:divBdr>
    </w:div>
    <w:div w:id="1638412503">
      <w:bodyDiv w:val="1"/>
      <w:marLeft w:val="0"/>
      <w:marRight w:val="0"/>
      <w:marTop w:val="0"/>
      <w:marBottom w:val="0"/>
      <w:divBdr>
        <w:top w:val="none" w:sz="0" w:space="0" w:color="auto"/>
        <w:left w:val="none" w:sz="0" w:space="0" w:color="auto"/>
        <w:bottom w:val="none" w:sz="0" w:space="0" w:color="auto"/>
        <w:right w:val="none" w:sz="0" w:space="0" w:color="auto"/>
      </w:divBdr>
      <w:divsChild>
        <w:div w:id="463087014">
          <w:marLeft w:val="0"/>
          <w:marRight w:val="0"/>
          <w:marTop w:val="0"/>
          <w:marBottom w:val="0"/>
          <w:divBdr>
            <w:top w:val="none" w:sz="0" w:space="0" w:color="auto"/>
            <w:left w:val="none" w:sz="0" w:space="0" w:color="auto"/>
            <w:bottom w:val="none" w:sz="0" w:space="0" w:color="auto"/>
            <w:right w:val="none" w:sz="0" w:space="0" w:color="auto"/>
          </w:divBdr>
        </w:div>
      </w:divsChild>
    </w:div>
    <w:div w:id="1647710092">
      <w:bodyDiv w:val="1"/>
      <w:marLeft w:val="0"/>
      <w:marRight w:val="0"/>
      <w:marTop w:val="0"/>
      <w:marBottom w:val="0"/>
      <w:divBdr>
        <w:top w:val="none" w:sz="0" w:space="0" w:color="auto"/>
        <w:left w:val="none" w:sz="0" w:space="0" w:color="auto"/>
        <w:bottom w:val="none" w:sz="0" w:space="0" w:color="auto"/>
        <w:right w:val="none" w:sz="0" w:space="0" w:color="auto"/>
      </w:divBdr>
    </w:div>
    <w:div w:id="1647975164">
      <w:bodyDiv w:val="1"/>
      <w:marLeft w:val="0"/>
      <w:marRight w:val="0"/>
      <w:marTop w:val="0"/>
      <w:marBottom w:val="0"/>
      <w:divBdr>
        <w:top w:val="none" w:sz="0" w:space="0" w:color="auto"/>
        <w:left w:val="none" w:sz="0" w:space="0" w:color="auto"/>
        <w:bottom w:val="none" w:sz="0" w:space="0" w:color="auto"/>
        <w:right w:val="none" w:sz="0" w:space="0" w:color="auto"/>
      </w:divBdr>
    </w:div>
    <w:div w:id="1662151580">
      <w:bodyDiv w:val="1"/>
      <w:marLeft w:val="0"/>
      <w:marRight w:val="0"/>
      <w:marTop w:val="0"/>
      <w:marBottom w:val="0"/>
      <w:divBdr>
        <w:top w:val="none" w:sz="0" w:space="0" w:color="auto"/>
        <w:left w:val="none" w:sz="0" w:space="0" w:color="auto"/>
        <w:bottom w:val="none" w:sz="0" w:space="0" w:color="auto"/>
        <w:right w:val="none" w:sz="0" w:space="0" w:color="auto"/>
      </w:divBdr>
    </w:div>
    <w:div w:id="1669551506">
      <w:bodyDiv w:val="1"/>
      <w:marLeft w:val="0"/>
      <w:marRight w:val="0"/>
      <w:marTop w:val="0"/>
      <w:marBottom w:val="0"/>
      <w:divBdr>
        <w:top w:val="none" w:sz="0" w:space="0" w:color="auto"/>
        <w:left w:val="none" w:sz="0" w:space="0" w:color="auto"/>
        <w:bottom w:val="none" w:sz="0" w:space="0" w:color="auto"/>
        <w:right w:val="none" w:sz="0" w:space="0" w:color="auto"/>
      </w:divBdr>
    </w:div>
    <w:div w:id="1678919184">
      <w:bodyDiv w:val="1"/>
      <w:marLeft w:val="0"/>
      <w:marRight w:val="0"/>
      <w:marTop w:val="0"/>
      <w:marBottom w:val="0"/>
      <w:divBdr>
        <w:top w:val="none" w:sz="0" w:space="0" w:color="auto"/>
        <w:left w:val="none" w:sz="0" w:space="0" w:color="auto"/>
        <w:bottom w:val="none" w:sz="0" w:space="0" w:color="auto"/>
        <w:right w:val="none" w:sz="0" w:space="0" w:color="auto"/>
      </w:divBdr>
      <w:divsChild>
        <w:div w:id="206529445">
          <w:marLeft w:val="360"/>
          <w:marRight w:val="0"/>
          <w:marTop w:val="60"/>
          <w:marBottom w:val="60"/>
          <w:divBdr>
            <w:top w:val="none" w:sz="0" w:space="0" w:color="auto"/>
            <w:left w:val="none" w:sz="0" w:space="0" w:color="auto"/>
            <w:bottom w:val="none" w:sz="0" w:space="0" w:color="auto"/>
            <w:right w:val="none" w:sz="0" w:space="0" w:color="auto"/>
          </w:divBdr>
        </w:div>
      </w:divsChild>
    </w:div>
    <w:div w:id="1684472186">
      <w:bodyDiv w:val="1"/>
      <w:marLeft w:val="0"/>
      <w:marRight w:val="0"/>
      <w:marTop w:val="0"/>
      <w:marBottom w:val="0"/>
      <w:divBdr>
        <w:top w:val="none" w:sz="0" w:space="0" w:color="auto"/>
        <w:left w:val="none" w:sz="0" w:space="0" w:color="auto"/>
        <w:bottom w:val="none" w:sz="0" w:space="0" w:color="auto"/>
        <w:right w:val="none" w:sz="0" w:space="0" w:color="auto"/>
      </w:divBdr>
    </w:div>
    <w:div w:id="1693989771">
      <w:bodyDiv w:val="1"/>
      <w:marLeft w:val="0"/>
      <w:marRight w:val="0"/>
      <w:marTop w:val="0"/>
      <w:marBottom w:val="0"/>
      <w:divBdr>
        <w:top w:val="none" w:sz="0" w:space="0" w:color="auto"/>
        <w:left w:val="none" w:sz="0" w:space="0" w:color="auto"/>
        <w:bottom w:val="none" w:sz="0" w:space="0" w:color="auto"/>
        <w:right w:val="none" w:sz="0" w:space="0" w:color="auto"/>
      </w:divBdr>
    </w:div>
    <w:div w:id="1694182520">
      <w:bodyDiv w:val="1"/>
      <w:marLeft w:val="0"/>
      <w:marRight w:val="0"/>
      <w:marTop w:val="0"/>
      <w:marBottom w:val="0"/>
      <w:divBdr>
        <w:top w:val="none" w:sz="0" w:space="0" w:color="auto"/>
        <w:left w:val="none" w:sz="0" w:space="0" w:color="auto"/>
        <w:bottom w:val="none" w:sz="0" w:space="0" w:color="auto"/>
        <w:right w:val="none" w:sz="0" w:space="0" w:color="auto"/>
      </w:divBdr>
    </w:div>
    <w:div w:id="1699970024">
      <w:bodyDiv w:val="1"/>
      <w:marLeft w:val="0"/>
      <w:marRight w:val="0"/>
      <w:marTop w:val="0"/>
      <w:marBottom w:val="0"/>
      <w:divBdr>
        <w:top w:val="none" w:sz="0" w:space="0" w:color="auto"/>
        <w:left w:val="none" w:sz="0" w:space="0" w:color="auto"/>
        <w:bottom w:val="none" w:sz="0" w:space="0" w:color="auto"/>
        <w:right w:val="none" w:sz="0" w:space="0" w:color="auto"/>
      </w:divBdr>
    </w:div>
    <w:div w:id="1700157791">
      <w:bodyDiv w:val="1"/>
      <w:marLeft w:val="0"/>
      <w:marRight w:val="0"/>
      <w:marTop w:val="0"/>
      <w:marBottom w:val="0"/>
      <w:divBdr>
        <w:top w:val="none" w:sz="0" w:space="0" w:color="auto"/>
        <w:left w:val="none" w:sz="0" w:space="0" w:color="auto"/>
        <w:bottom w:val="none" w:sz="0" w:space="0" w:color="auto"/>
        <w:right w:val="none" w:sz="0" w:space="0" w:color="auto"/>
      </w:divBdr>
    </w:div>
    <w:div w:id="1734966714">
      <w:bodyDiv w:val="1"/>
      <w:marLeft w:val="0"/>
      <w:marRight w:val="0"/>
      <w:marTop w:val="0"/>
      <w:marBottom w:val="0"/>
      <w:divBdr>
        <w:top w:val="none" w:sz="0" w:space="0" w:color="auto"/>
        <w:left w:val="none" w:sz="0" w:space="0" w:color="auto"/>
        <w:bottom w:val="none" w:sz="0" w:space="0" w:color="auto"/>
        <w:right w:val="none" w:sz="0" w:space="0" w:color="auto"/>
      </w:divBdr>
    </w:div>
    <w:div w:id="1736079302">
      <w:bodyDiv w:val="1"/>
      <w:marLeft w:val="0"/>
      <w:marRight w:val="0"/>
      <w:marTop w:val="0"/>
      <w:marBottom w:val="0"/>
      <w:divBdr>
        <w:top w:val="none" w:sz="0" w:space="0" w:color="auto"/>
        <w:left w:val="none" w:sz="0" w:space="0" w:color="auto"/>
        <w:bottom w:val="none" w:sz="0" w:space="0" w:color="auto"/>
        <w:right w:val="none" w:sz="0" w:space="0" w:color="auto"/>
      </w:divBdr>
    </w:div>
    <w:div w:id="1742869653">
      <w:bodyDiv w:val="1"/>
      <w:marLeft w:val="0"/>
      <w:marRight w:val="0"/>
      <w:marTop w:val="0"/>
      <w:marBottom w:val="0"/>
      <w:divBdr>
        <w:top w:val="none" w:sz="0" w:space="0" w:color="auto"/>
        <w:left w:val="none" w:sz="0" w:space="0" w:color="auto"/>
        <w:bottom w:val="none" w:sz="0" w:space="0" w:color="auto"/>
        <w:right w:val="none" w:sz="0" w:space="0" w:color="auto"/>
      </w:divBdr>
    </w:div>
    <w:div w:id="1747145712">
      <w:bodyDiv w:val="1"/>
      <w:marLeft w:val="0"/>
      <w:marRight w:val="0"/>
      <w:marTop w:val="0"/>
      <w:marBottom w:val="0"/>
      <w:divBdr>
        <w:top w:val="none" w:sz="0" w:space="0" w:color="auto"/>
        <w:left w:val="none" w:sz="0" w:space="0" w:color="auto"/>
        <w:bottom w:val="none" w:sz="0" w:space="0" w:color="auto"/>
        <w:right w:val="none" w:sz="0" w:space="0" w:color="auto"/>
      </w:divBdr>
    </w:div>
    <w:div w:id="1749032676">
      <w:bodyDiv w:val="1"/>
      <w:marLeft w:val="0"/>
      <w:marRight w:val="0"/>
      <w:marTop w:val="0"/>
      <w:marBottom w:val="0"/>
      <w:divBdr>
        <w:top w:val="none" w:sz="0" w:space="0" w:color="auto"/>
        <w:left w:val="none" w:sz="0" w:space="0" w:color="auto"/>
        <w:bottom w:val="none" w:sz="0" w:space="0" w:color="auto"/>
        <w:right w:val="none" w:sz="0" w:space="0" w:color="auto"/>
      </w:divBdr>
    </w:div>
    <w:div w:id="1755934186">
      <w:bodyDiv w:val="1"/>
      <w:marLeft w:val="0"/>
      <w:marRight w:val="0"/>
      <w:marTop w:val="0"/>
      <w:marBottom w:val="0"/>
      <w:divBdr>
        <w:top w:val="none" w:sz="0" w:space="0" w:color="auto"/>
        <w:left w:val="none" w:sz="0" w:space="0" w:color="auto"/>
        <w:bottom w:val="none" w:sz="0" w:space="0" w:color="auto"/>
        <w:right w:val="none" w:sz="0" w:space="0" w:color="auto"/>
      </w:divBdr>
    </w:div>
    <w:div w:id="1757558701">
      <w:bodyDiv w:val="1"/>
      <w:marLeft w:val="0"/>
      <w:marRight w:val="0"/>
      <w:marTop w:val="0"/>
      <w:marBottom w:val="0"/>
      <w:divBdr>
        <w:top w:val="none" w:sz="0" w:space="0" w:color="auto"/>
        <w:left w:val="none" w:sz="0" w:space="0" w:color="auto"/>
        <w:bottom w:val="none" w:sz="0" w:space="0" w:color="auto"/>
        <w:right w:val="none" w:sz="0" w:space="0" w:color="auto"/>
      </w:divBdr>
    </w:div>
    <w:div w:id="1764758177">
      <w:bodyDiv w:val="1"/>
      <w:marLeft w:val="0"/>
      <w:marRight w:val="0"/>
      <w:marTop w:val="0"/>
      <w:marBottom w:val="0"/>
      <w:divBdr>
        <w:top w:val="none" w:sz="0" w:space="0" w:color="auto"/>
        <w:left w:val="none" w:sz="0" w:space="0" w:color="auto"/>
        <w:bottom w:val="none" w:sz="0" w:space="0" w:color="auto"/>
        <w:right w:val="none" w:sz="0" w:space="0" w:color="auto"/>
      </w:divBdr>
    </w:div>
    <w:div w:id="1770344427">
      <w:bodyDiv w:val="1"/>
      <w:marLeft w:val="0"/>
      <w:marRight w:val="0"/>
      <w:marTop w:val="0"/>
      <w:marBottom w:val="0"/>
      <w:divBdr>
        <w:top w:val="none" w:sz="0" w:space="0" w:color="auto"/>
        <w:left w:val="none" w:sz="0" w:space="0" w:color="auto"/>
        <w:bottom w:val="none" w:sz="0" w:space="0" w:color="auto"/>
        <w:right w:val="none" w:sz="0" w:space="0" w:color="auto"/>
      </w:divBdr>
    </w:div>
    <w:div w:id="1771313361">
      <w:bodyDiv w:val="1"/>
      <w:marLeft w:val="0"/>
      <w:marRight w:val="0"/>
      <w:marTop w:val="0"/>
      <w:marBottom w:val="0"/>
      <w:divBdr>
        <w:top w:val="none" w:sz="0" w:space="0" w:color="auto"/>
        <w:left w:val="none" w:sz="0" w:space="0" w:color="auto"/>
        <w:bottom w:val="none" w:sz="0" w:space="0" w:color="auto"/>
        <w:right w:val="none" w:sz="0" w:space="0" w:color="auto"/>
      </w:divBdr>
    </w:div>
    <w:div w:id="1777019023">
      <w:bodyDiv w:val="1"/>
      <w:marLeft w:val="0"/>
      <w:marRight w:val="0"/>
      <w:marTop w:val="0"/>
      <w:marBottom w:val="0"/>
      <w:divBdr>
        <w:top w:val="none" w:sz="0" w:space="0" w:color="auto"/>
        <w:left w:val="none" w:sz="0" w:space="0" w:color="auto"/>
        <w:bottom w:val="none" w:sz="0" w:space="0" w:color="auto"/>
        <w:right w:val="none" w:sz="0" w:space="0" w:color="auto"/>
      </w:divBdr>
    </w:div>
    <w:div w:id="1795711650">
      <w:bodyDiv w:val="1"/>
      <w:marLeft w:val="0"/>
      <w:marRight w:val="0"/>
      <w:marTop w:val="0"/>
      <w:marBottom w:val="0"/>
      <w:divBdr>
        <w:top w:val="none" w:sz="0" w:space="0" w:color="auto"/>
        <w:left w:val="none" w:sz="0" w:space="0" w:color="auto"/>
        <w:bottom w:val="none" w:sz="0" w:space="0" w:color="auto"/>
        <w:right w:val="none" w:sz="0" w:space="0" w:color="auto"/>
      </w:divBdr>
    </w:div>
    <w:div w:id="1812020613">
      <w:bodyDiv w:val="1"/>
      <w:marLeft w:val="0"/>
      <w:marRight w:val="0"/>
      <w:marTop w:val="0"/>
      <w:marBottom w:val="0"/>
      <w:divBdr>
        <w:top w:val="none" w:sz="0" w:space="0" w:color="auto"/>
        <w:left w:val="none" w:sz="0" w:space="0" w:color="auto"/>
        <w:bottom w:val="none" w:sz="0" w:space="0" w:color="auto"/>
        <w:right w:val="none" w:sz="0" w:space="0" w:color="auto"/>
      </w:divBdr>
    </w:div>
    <w:div w:id="1812480778">
      <w:bodyDiv w:val="1"/>
      <w:marLeft w:val="0"/>
      <w:marRight w:val="0"/>
      <w:marTop w:val="0"/>
      <w:marBottom w:val="0"/>
      <w:divBdr>
        <w:top w:val="none" w:sz="0" w:space="0" w:color="auto"/>
        <w:left w:val="none" w:sz="0" w:space="0" w:color="auto"/>
        <w:bottom w:val="none" w:sz="0" w:space="0" w:color="auto"/>
        <w:right w:val="none" w:sz="0" w:space="0" w:color="auto"/>
      </w:divBdr>
    </w:div>
    <w:div w:id="1824154199">
      <w:bodyDiv w:val="1"/>
      <w:marLeft w:val="0"/>
      <w:marRight w:val="0"/>
      <w:marTop w:val="0"/>
      <w:marBottom w:val="0"/>
      <w:divBdr>
        <w:top w:val="none" w:sz="0" w:space="0" w:color="auto"/>
        <w:left w:val="none" w:sz="0" w:space="0" w:color="auto"/>
        <w:bottom w:val="none" w:sz="0" w:space="0" w:color="auto"/>
        <w:right w:val="none" w:sz="0" w:space="0" w:color="auto"/>
      </w:divBdr>
    </w:div>
    <w:div w:id="1827549230">
      <w:bodyDiv w:val="1"/>
      <w:marLeft w:val="0"/>
      <w:marRight w:val="0"/>
      <w:marTop w:val="0"/>
      <w:marBottom w:val="0"/>
      <w:divBdr>
        <w:top w:val="none" w:sz="0" w:space="0" w:color="auto"/>
        <w:left w:val="none" w:sz="0" w:space="0" w:color="auto"/>
        <w:bottom w:val="none" w:sz="0" w:space="0" w:color="auto"/>
        <w:right w:val="none" w:sz="0" w:space="0" w:color="auto"/>
      </w:divBdr>
    </w:div>
    <w:div w:id="1834492051">
      <w:bodyDiv w:val="1"/>
      <w:marLeft w:val="0"/>
      <w:marRight w:val="0"/>
      <w:marTop w:val="0"/>
      <w:marBottom w:val="0"/>
      <w:divBdr>
        <w:top w:val="none" w:sz="0" w:space="0" w:color="auto"/>
        <w:left w:val="none" w:sz="0" w:space="0" w:color="auto"/>
        <w:bottom w:val="none" w:sz="0" w:space="0" w:color="auto"/>
        <w:right w:val="none" w:sz="0" w:space="0" w:color="auto"/>
      </w:divBdr>
    </w:div>
    <w:div w:id="1835339221">
      <w:bodyDiv w:val="1"/>
      <w:marLeft w:val="0"/>
      <w:marRight w:val="0"/>
      <w:marTop w:val="0"/>
      <w:marBottom w:val="0"/>
      <w:divBdr>
        <w:top w:val="none" w:sz="0" w:space="0" w:color="auto"/>
        <w:left w:val="none" w:sz="0" w:space="0" w:color="auto"/>
        <w:bottom w:val="none" w:sz="0" w:space="0" w:color="auto"/>
        <w:right w:val="none" w:sz="0" w:space="0" w:color="auto"/>
      </w:divBdr>
    </w:div>
    <w:div w:id="1838643091">
      <w:bodyDiv w:val="1"/>
      <w:marLeft w:val="0"/>
      <w:marRight w:val="0"/>
      <w:marTop w:val="0"/>
      <w:marBottom w:val="0"/>
      <w:divBdr>
        <w:top w:val="none" w:sz="0" w:space="0" w:color="auto"/>
        <w:left w:val="none" w:sz="0" w:space="0" w:color="auto"/>
        <w:bottom w:val="none" w:sz="0" w:space="0" w:color="auto"/>
        <w:right w:val="none" w:sz="0" w:space="0" w:color="auto"/>
      </w:divBdr>
    </w:div>
    <w:div w:id="1847819811">
      <w:bodyDiv w:val="1"/>
      <w:marLeft w:val="0"/>
      <w:marRight w:val="0"/>
      <w:marTop w:val="0"/>
      <w:marBottom w:val="0"/>
      <w:divBdr>
        <w:top w:val="none" w:sz="0" w:space="0" w:color="auto"/>
        <w:left w:val="none" w:sz="0" w:space="0" w:color="auto"/>
        <w:bottom w:val="none" w:sz="0" w:space="0" w:color="auto"/>
        <w:right w:val="none" w:sz="0" w:space="0" w:color="auto"/>
      </w:divBdr>
    </w:div>
    <w:div w:id="1847862192">
      <w:bodyDiv w:val="1"/>
      <w:marLeft w:val="0"/>
      <w:marRight w:val="0"/>
      <w:marTop w:val="0"/>
      <w:marBottom w:val="0"/>
      <w:divBdr>
        <w:top w:val="none" w:sz="0" w:space="0" w:color="auto"/>
        <w:left w:val="none" w:sz="0" w:space="0" w:color="auto"/>
        <w:bottom w:val="none" w:sz="0" w:space="0" w:color="auto"/>
        <w:right w:val="none" w:sz="0" w:space="0" w:color="auto"/>
      </w:divBdr>
    </w:div>
    <w:div w:id="1851023976">
      <w:bodyDiv w:val="1"/>
      <w:marLeft w:val="0"/>
      <w:marRight w:val="0"/>
      <w:marTop w:val="0"/>
      <w:marBottom w:val="0"/>
      <w:divBdr>
        <w:top w:val="none" w:sz="0" w:space="0" w:color="auto"/>
        <w:left w:val="none" w:sz="0" w:space="0" w:color="auto"/>
        <w:bottom w:val="none" w:sz="0" w:space="0" w:color="auto"/>
        <w:right w:val="none" w:sz="0" w:space="0" w:color="auto"/>
      </w:divBdr>
    </w:div>
    <w:div w:id="1857695066">
      <w:bodyDiv w:val="1"/>
      <w:marLeft w:val="0"/>
      <w:marRight w:val="0"/>
      <w:marTop w:val="0"/>
      <w:marBottom w:val="0"/>
      <w:divBdr>
        <w:top w:val="none" w:sz="0" w:space="0" w:color="auto"/>
        <w:left w:val="none" w:sz="0" w:space="0" w:color="auto"/>
        <w:bottom w:val="none" w:sz="0" w:space="0" w:color="auto"/>
        <w:right w:val="none" w:sz="0" w:space="0" w:color="auto"/>
      </w:divBdr>
    </w:div>
    <w:div w:id="1862236084">
      <w:bodyDiv w:val="1"/>
      <w:marLeft w:val="0"/>
      <w:marRight w:val="0"/>
      <w:marTop w:val="0"/>
      <w:marBottom w:val="0"/>
      <w:divBdr>
        <w:top w:val="none" w:sz="0" w:space="0" w:color="auto"/>
        <w:left w:val="none" w:sz="0" w:space="0" w:color="auto"/>
        <w:bottom w:val="none" w:sz="0" w:space="0" w:color="auto"/>
        <w:right w:val="none" w:sz="0" w:space="0" w:color="auto"/>
      </w:divBdr>
    </w:div>
    <w:div w:id="1883444922">
      <w:bodyDiv w:val="1"/>
      <w:marLeft w:val="0"/>
      <w:marRight w:val="0"/>
      <w:marTop w:val="0"/>
      <w:marBottom w:val="0"/>
      <w:divBdr>
        <w:top w:val="none" w:sz="0" w:space="0" w:color="auto"/>
        <w:left w:val="none" w:sz="0" w:space="0" w:color="auto"/>
        <w:bottom w:val="none" w:sz="0" w:space="0" w:color="auto"/>
        <w:right w:val="none" w:sz="0" w:space="0" w:color="auto"/>
      </w:divBdr>
    </w:div>
    <w:div w:id="1894808605">
      <w:bodyDiv w:val="1"/>
      <w:marLeft w:val="0"/>
      <w:marRight w:val="0"/>
      <w:marTop w:val="0"/>
      <w:marBottom w:val="0"/>
      <w:divBdr>
        <w:top w:val="none" w:sz="0" w:space="0" w:color="auto"/>
        <w:left w:val="none" w:sz="0" w:space="0" w:color="auto"/>
        <w:bottom w:val="none" w:sz="0" w:space="0" w:color="auto"/>
        <w:right w:val="none" w:sz="0" w:space="0" w:color="auto"/>
      </w:divBdr>
    </w:div>
    <w:div w:id="1925068190">
      <w:bodyDiv w:val="1"/>
      <w:marLeft w:val="0"/>
      <w:marRight w:val="0"/>
      <w:marTop w:val="0"/>
      <w:marBottom w:val="0"/>
      <w:divBdr>
        <w:top w:val="none" w:sz="0" w:space="0" w:color="auto"/>
        <w:left w:val="none" w:sz="0" w:space="0" w:color="auto"/>
        <w:bottom w:val="none" w:sz="0" w:space="0" w:color="auto"/>
        <w:right w:val="none" w:sz="0" w:space="0" w:color="auto"/>
      </w:divBdr>
    </w:div>
    <w:div w:id="1927568097">
      <w:bodyDiv w:val="1"/>
      <w:marLeft w:val="0"/>
      <w:marRight w:val="0"/>
      <w:marTop w:val="0"/>
      <w:marBottom w:val="0"/>
      <w:divBdr>
        <w:top w:val="none" w:sz="0" w:space="0" w:color="auto"/>
        <w:left w:val="none" w:sz="0" w:space="0" w:color="auto"/>
        <w:bottom w:val="none" w:sz="0" w:space="0" w:color="auto"/>
        <w:right w:val="none" w:sz="0" w:space="0" w:color="auto"/>
      </w:divBdr>
    </w:div>
    <w:div w:id="1944916566">
      <w:bodyDiv w:val="1"/>
      <w:marLeft w:val="0"/>
      <w:marRight w:val="0"/>
      <w:marTop w:val="0"/>
      <w:marBottom w:val="0"/>
      <w:divBdr>
        <w:top w:val="none" w:sz="0" w:space="0" w:color="auto"/>
        <w:left w:val="none" w:sz="0" w:space="0" w:color="auto"/>
        <w:bottom w:val="none" w:sz="0" w:space="0" w:color="auto"/>
        <w:right w:val="none" w:sz="0" w:space="0" w:color="auto"/>
      </w:divBdr>
    </w:div>
    <w:div w:id="1946882179">
      <w:bodyDiv w:val="1"/>
      <w:marLeft w:val="0"/>
      <w:marRight w:val="0"/>
      <w:marTop w:val="0"/>
      <w:marBottom w:val="0"/>
      <w:divBdr>
        <w:top w:val="none" w:sz="0" w:space="0" w:color="auto"/>
        <w:left w:val="none" w:sz="0" w:space="0" w:color="auto"/>
        <w:bottom w:val="none" w:sz="0" w:space="0" w:color="auto"/>
        <w:right w:val="none" w:sz="0" w:space="0" w:color="auto"/>
      </w:divBdr>
    </w:div>
    <w:div w:id="1996832919">
      <w:bodyDiv w:val="1"/>
      <w:marLeft w:val="0"/>
      <w:marRight w:val="0"/>
      <w:marTop w:val="0"/>
      <w:marBottom w:val="0"/>
      <w:divBdr>
        <w:top w:val="none" w:sz="0" w:space="0" w:color="auto"/>
        <w:left w:val="none" w:sz="0" w:space="0" w:color="auto"/>
        <w:bottom w:val="none" w:sz="0" w:space="0" w:color="auto"/>
        <w:right w:val="none" w:sz="0" w:space="0" w:color="auto"/>
      </w:divBdr>
    </w:div>
    <w:div w:id="2002391656">
      <w:bodyDiv w:val="1"/>
      <w:marLeft w:val="0"/>
      <w:marRight w:val="0"/>
      <w:marTop w:val="0"/>
      <w:marBottom w:val="0"/>
      <w:divBdr>
        <w:top w:val="none" w:sz="0" w:space="0" w:color="auto"/>
        <w:left w:val="none" w:sz="0" w:space="0" w:color="auto"/>
        <w:bottom w:val="none" w:sz="0" w:space="0" w:color="auto"/>
        <w:right w:val="none" w:sz="0" w:space="0" w:color="auto"/>
      </w:divBdr>
    </w:div>
    <w:div w:id="2019847136">
      <w:bodyDiv w:val="1"/>
      <w:marLeft w:val="0"/>
      <w:marRight w:val="0"/>
      <w:marTop w:val="0"/>
      <w:marBottom w:val="0"/>
      <w:divBdr>
        <w:top w:val="none" w:sz="0" w:space="0" w:color="auto"/>
        <w:left w:val="none" w:sz="0" w:space="0" w:color="auto"/>
        <w:bottom w:val="none" w:sz="0" w:space="0" w:color="auto"/>
        <w:right w:val="none" w:sz="0" w:space="0" w:color="auto"/>
      </w:divBdr>
    </w:div>
    <w:div w:id="2027166815">
      <w:bodyDiv w:val="1"/>
      <w:marLeft w:val="0"/>
      <w:marRight w:val="0"/>
      <w:marTop w:val="0"/>
      <w:marBottom w:val="0"/>
      <w:divBdr>
        <w:top w:val="none" w:sz="0" w:space="0" w:color="auto"/>
        <w:left w:val="none" w:sz="0" w:space="0" w:color="auto"/>
        <w:bottom w:val="none" w:sz="0" w:space="0" w:color="auto"/>
        <w:right w:val="none" w:sz="0" w:space="0" w:color="auto"/>
      </w:divBdr>
    </w:div>
    <w:div w:id="2041316797">
      <w:bodyDiv w:val="1"/>
      <w:marLeft w:val="0"/>
      <w:marRight w:val="0"/>
      <w:marTop w:val="0"/>
      <w:marBottom w:val="0"/>
      <w:divBdr>
        <w:top w:val="none" w:sz="0" w:space="0" w:color="auto"/>
        <w:left w:val="none" w:sz="0" w:space="0" w:color="auto"/>
        <w:bottom w:val="none" w:sz="0" w:space="0" w:color="auto"/>
        <w:right w:val="none" w:sz="0" w:space="0" w:color="auto"/>
      </w:divBdr>
    </w:div>
    <w:div w:id="2053378130">
      <w:bodyDiv w:val="1"/>
      <w:marLeft w:val="0"/>
      <w:marRight w:val="0"/>
      <w:marTop w:val="0"/>
      <w:marBottom w:val="0"/>
      <w:divBdr>
        <w:top w:val="none" w:sz="0" w:space="0" w:color="auto"/>
        <w:left w:val="none" w:sz="0" w:space="0" w:color="auto"/>
        <w:bottom w:val="none" w:sz="0" w:space="0" w:color="auto"/>
        <w:right w:val="none" w:sz="0" w:space="0" w:color="auto"/>
      </w:divBdr>
    </w:div>
    <w:div w:id="2053655566">
      <w:bodyDiv w:val="1"/>
      <w:marLeft w:val="0"/>
      <w:marRight w:val="0"/>
      <w:marTop w:val="0"/>
      <w:marBottom w:val="0"/>
      <w:divBdr>
        <w:top w:val="none" w:sz="0" w:space="0" w:color="auto"/>
        <w:left w:val="none" w:sz="0" w:space="0" w:color="auto"/>
        <w:bottom w:val="none" w:sz="0" w:space="0" w:color="auto"/>
        <w:right w:val="none" w:sz="0" w:space="0" w:color="auto"/>
      </w:divBdr>
    </w:div>
    <w:div w:id="2060200731">
      <w:bodyDiv w:val="1"/>
      <w:marLeft w:val="0"/>
      <w:marRight w:val="0"/>
      <w:marTop w:val="0"/>
      <w:marBottom w:val="0"/>
      <w:divBdr>
        <w:top w:val="none" w:sz="0" w:space="0" w:color="auto"/>
        <w:left w:val="none" w:sz="0" w:space="0" w:color="auto"/>
        <w:bottom w:val="none" w:sz="0" w:space="0" w:color="auto"/>
        <w:right w:val="none" w:sz="0" w:space="0" w:color="auto"/>
      </w:divBdr>
    </w:div>
    <w:div w:id="2065910334">
      <w:bodyDiv w:val="1"/>
      <w:marLeft w:val="0"/>
      <w:marRight w:val="0"/>
      <w:marTop w:val="0"/>
      <w:marBottom w:val="0"/>
      <w:divBdr>
        <w:top w:val="none" w:sz="0" w:space="0" w:color="auto"/>
        <w:left w:val="none" w:sz="0" w:space="0" w:color="auto"/>
        <w:bottom w:val="none" w:sz="0" w:space="0" w:color="auto"/>
        <w:right w:val="none" w:sz="0" w:space="0" w:color="auto"/>
      </w:divBdr>
    </w:div>
    <w:div w:id="2071069867">
      <w:bodyDiv w:val="1"/>
      <w:marLeft w:val="0"/>
      <w:marRight w:val="0"/>
      <w:marTop w:val="0"/>
      <w:marBottom w:val="0"/>
      <w:divBdr>
        <w:top w:val="none" w:sz="0" w:space="0" w:color="auto"/>
        <w:left w:val="none" w:sz="0" w:space="0" w:color="auto"/>
        <w:bottom w:val="none" w:sz="0" w:space="0" w:color="auto"/>
        <w:right w:val="none" w:sz="0" w:space="0" w:color="auto"/>
      </w:divBdr>
    </w:div>
    <w:div w:id="2071996633">
      <w:bodyDiv w:val="1"/>
      <w:marLeft w:val="0"/>
      <w:marRight w:val="0"/>
      <w:marTop w:val="0"/>
      <w:marBottom w:val="0"/>
      <w:divBdr>
        <w:top w:val="none" w:sz="0" w:space="0" w:color="auto"/>
        <w:left w:val="none" w:sz="0" w:space="0" w:color="auto"/>
        <w:bottom w:val="none" w:sz="0" w:space="0" w:color="auto"/>
        <w:right w:val="none" w:sz="0" w:space="0" w:color="auto"/>
      </w:divBdr>
    </w:div>
    <w:div w:id="2073886831">
      <w:bodyDiv w:val="1"/>
      <w:marLeft w:val="0"/>
      <w:marRight w:val="0"/>
      <w:marTop w:val="0"/>
      <w:marBottom w:val="0"/>
      <w:divBdr>
        <w:top w:val="none" w:sz="0" w:space="0" w:color="auto"/>
        <w:left w:val="none" w:sz="0" w:space="0" w:color="auto"/>
        <w:bottom w:val="none" w:sz="0" w:space="0" w:color="auto"/>
        <w:right w:val="none" w:sz="0" w:space="0" w:color="auto"/>
      </w:divBdr>
    </w:div>
    <w:div w:id="2097824908">
      <w:bodyDiv w:val="1"/>
      <w:marLeft w:val="0"/>
      <w:marRight w:val="0"/>
      <w:marTop w:val="0"/>
      <w:marBottom w:val="0"/>
      <w:divBdr>
        <w:top w:val="none" w:sz="0" w:space="0" w:color="auto"/>
        <w:left w:val="none" w:sz="0" w:space="0" w:color="auto"/>
        <w:bottom w:val="none" w:sz="0" w:space="0" w:color="auto"/>
        <w:right w:val="none" w:sz="0" w:space="0" w:color="auto"/>
      </w:divBdr>
    </w:div>
    <w:div w:id="2104378295">
      <w:bodyDiv w:val="1"/>
      <w:marLeft w:val="0"/>
      <w:marRight w:val="0"/>
      <w:marTop w:val="0"/>
      <w:marBottom w:val="0"/>
      <w:divBdr>
        <w:top w:val="none" w:sz="0" w:space="0" w:color="auto"/>
        <w:left w:val="none" w:sz="0" w:space="0" w:color="auto"/>
        <w:bottom w:val="none" w:sz="0" w:space="0" w:color="auto"/>
        <w:right w:val="none" w:sz="0" w:space="0" w:color="auto"/>
      </w:divBdr>
    </w:div>
    <w:div w:id="2110002029">
      <w:bodyDiv w:val="1"/>
      <w:marLeft w:val="0"/>
      <w:marRight w:val="0"/>
      <w:marTop w:val="0"/>
      <w:marBottom w:val="0"/>
      <w:divBdr>
        <w:top w:val="none" w:sz="0" w:space="0" w:color="auto"/>
        <w:left w:val="none" w:sz="0" w:space="0" w:color="auto"/>
        <w:bottom w:val="none" w:sz="0" w:space="0" w:color="auto"/>
        <w:right w:val="none" w:sz="0" w:space="0" w:color="auto"/>
      </w:divBdr>
    </w:div>
    <w:div w:id="2112778057">
      <w:bodyDiv w:val="1"/>
      <w:marLeft w:val="0"/>
      <w:marRight w:val="0"/>
      <w:marTop w:val="0"/>
      <w:marBottom w:val="0"/>
      <w:divBdr>
        <w:top w:val="none" w:sz="0" w:space="0" w:color="auto"/>
        <w:left w:val="none" w:sz="0" w:space="0" w:color="auto"/>
        <w:bottom w:val="none" w:sz="0" w:space="0" w:color="auto"/>
        <w:right w:val="none" w:sz="0" w:space="0" w:color="auto"/>
      </w:divBdr>
    </w:div>
    <w:div w:id="2129733742">
      <w:bodyDiv w:val="1"/>
      <w:marLeft w:val="0"/>
      <w:marRight w:val="0"/>
      <w:marTop w:val="0"/>
      <w:marBottom w:val="0"/>
      <w:divBdr>
        <w:top w:val="none" w:sz="0" w:space="0" w:color="auto"/>
        <w:left w:val="none" w:sz="0" w:space="0" w:color="auto"/>
        <w:bottom w:val="none" w:sz="0" w:space="0" w:color="auto"/>
        <w:right w:val="none" w:sz="0" w:space="0" w:color="auto"/>
      </w:divBdr>
    </w:div>
    <w:div w:id="2138720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hyperlink" Target="http://www.digst.dk/styring/projektstyring/dokumenter-og-vejledninger/procesguider-og-stoettevaerktoejer/"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6.svg"/><Relationship Id="rId42" Type="http://schemas.openxmlformats.org/officeDocument/2006/relationships/hyperlink" Target="https://digst.dk/styring/projektstyring/dokumenter-og-vejledninger/temavejledninger/" TargetMode="External"/><Relationship Id="rId47" Type="http://schemas.openxmlformats.org/officeDocument/2006/relationships/footer" Target="footer4.xml"/><Relationship Id="rId50"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igst.dk/styring/projektstyring/dokumenter-og-vejledninger/temavejledninger/" TargetMode="External"/><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emf"/><Relationship Id="rId29" Type="http://schemas.openxmlformats.org/officeDocument/2006/relationships/image" Target="media/image11.png"/><Relationship Id="rId41" Type="http://schemas.openxmlformats.org/officeDocument/2006/relationships/hyperlink" Target="https://digst.dk/styring/projektstyring/dokumenter-og-vejledninger/temavejledning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digst.dk/styring/projektstyring/dokumenter-og-vejledninger/temavejledninger/"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www.digst.dk/styring/projektstyring/dokumenter-og-vejledninger/temavejledninger/"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www.digst.dk/styring/projektstyring/dokumenter-og-vejledninger/temavejledninger/" TargetMode="External"/><Relationship Id="rId49" Type="http://schemas.microsoft.com/office/2011/relationships/people" Target="people.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3.png"/><Relationship Id="rId44" Type="http://schemas.openxmlformats.org/officeDocument/2006/relationships/header" Target="header2.xml"/><Relationship Id="rId52"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sv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igst.dk/styring/systemstyring/model-for-portefoeljestyring-af-statslige-it-systemer/" TargetMode="External"/><Relationship Id="rId43" Type="http://schemas.openxmlformats.org/officeDocument/2006/relationships/hyperlink" Target="https://digst.dk/styring/projektstyring/dokumenter-og-vejledninger/" TargetMode="External"/><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5371B011-632F-406C-8BF6-C41E10A2BC8D}">
    <t:Anchor>
      <t:Comment id="638664650"/>
    </t:Anchor>
    <t:History>
      <t:Event id="{A2417FA8-9984-4240-9396-B48F53EB6C75}" time="2022-04-27T06:21:18.344Z">
        <t:Attribution userId="S::christina.jacobsen@sktst.dk::edba5bd9-95f8-4a71-bd68-1b8f63c56f2b" userProvider="AD" userName="Christina Hyldgaard Jacobsen"/>
        <t:Anchor>
          <t:Comment id="2138249966"/>
        </t:Anchor>
        <t:Create/>
      </t:Event>
      <t:Event id="{F8E58440-6F3E-4A19-89CB-3F73217B83B3}" time="2022-04-27T06:21:18.344Z">
        <t:Attribution userId="S::christina.jacobsen@sktst.dk::edba5bd9-95f8-4a71-bd68-1b8f63c56f2b" userProvider="AD" userName="Christina Hyldgaard Jacobsen"/>
        <t:Anchor>
          <t:Comment id="2138249966"/>
        </t:Anchor>
        <t:Assign userId="S::Jacob.Skovgaard@SKTST.dk::00ab347a-95bc-4c86-a9bd-1f1ebc0a2526" userProvider="AD" userName="Jacob Maischnack Skovgaard"/>
      </t:Event>
      <t:Event id="{DEDA881A-F75D-4109-9E29-5C00762B34B1}" time="2022-04-27T06:21:18.344Z">
        <t:Attribution userId="S::christina.jacobsen@sktst.dk::edba5bd9-95f8-4a71-bd68-1b8f63c56f2b" userProvider="AD" userName="Christina Hyldgaard Jacobsen"/>
        <t:Anchor>
          <t:Comment id="2138249966"/>
        </t:Anchor>
        <t:SetTitle title="@Jacob Maischnack Skovgaard har du tid til at se på denne?"/>
      </t:Event>
    </t:History>
  </t:Task>
  <t:Task id="{73237614-5172-4E26-AEA6-5B924C8259E4}">
    <t:Anchor>
      <t:Comment id="638668940"/>
    </t:Anchor>
    <t:History>
      <t:Event id="{27327274-85D4-4BA8-A2F9-0987E53272BC}" time="2022-04-27T06:25:10.884Z">
        <t:Attribution userId="S::christina.jacobsen@sktst.dk::edba5bd9-95f8-4a71-bd68-1b8f63c56f2b" userProvider="AD" userName="Christina Hyldgaard Jacobsen"/>
        <t:Anchor>
          <t:Comment id="1673980213"/>
        </t:Anchor>
        <t:Create/>
      </t:Event>
      <t:Event id="{A9887043-52A3-4073-85E2-A9E2450F89C9}" time="2022-04-27T06:25:10.884Z">
        <t:Attribution userId="S::christina.jacobsen@sktst.dk::edba5bd9-95f8-4a71-bd68-1b8f63c56f2b" userProvider="AD" userName="Christina Hyldgaard Jacobsen"/>
        <t:Anchor>
          <t:Comment id="1673980213"/>
        </t:Anchor>
        <t:Assign userId="S::Mia.Pagh.Jensen@ufst.dk::e5fb207a-7a77-4ed1-829b-c97b34bc6de0" userProvider="AD" userName="Mia Pagh Jensen"/>
      </t:Event>
      <t:Event id="{BDC3860E-5A9F-42EB-95CC-7680193F1157}" time="2022-04-27T06:25:10.884Z">
        <t:Attribution userId="S::christina.jacobsen@sktst.dk::edba5bd9-95f8-4a71-bd68-1b8f63c56f2b" userProvider="AD" userName="Christina Hyldgaard Jacobsen"/>
        <t:Anchor>
          <t:Comment id="1673980213"/>
        </t:Anchor>
        <t:SetTitle title="@Mia Pagh Jensen Den hører til nede under Kommissionen (interessent), hvor hhv. procesejer og DigiJur står som ejer. Her beder vi om, at UFST også kommer på. De tekniske specifikationer kan have en så systemmæssig teknisk karakter, at systemudvikleren …"/>
      </t:Event>
    </t:History>
  </t:Task>
  <t:Task id="{F41E4E9D-37A8-47A8-8742-73EFCFFBC2BB}">
    <t:Anchor>
      <t:Comment id="638660938"/>
    </t:Anchor>
    <t:History>
      <t:Event id="{70B302D9-B2A5-4F58-AC43-FED8E96E1E67}" time="2022-04-29T05:44:51.429Z">
        <t:Attribution userId="S::kasper.skaaning@ufst.dk::9871eb77-6a4d-4fcc-8e97-70cb4d621725" userProvider="AD" userName="Kasper Skaaning"/>
        <t:Anchor>
          <t:Comment id="332373362"/>
        </t:Anchor>
        <t:Create/>
      </t:Event>
      <t:Event id="{A58733F9-31B8-421A-8596-CE75EE087C72}" time="2022-04-29T05:44:51.429Z">
        <t:Attribution userId="S::kasper.skaaning@ufst.dk::9871eb77-6a4d-4fcc-8e97-70cb4d621725" userProvider="AD" userName="Kasper Skaaning"/>
        <t:Anchor>
          <t:Comment id="332373362"/>
        </t:Anchor>
        <t:Assign userId="S::Tomaz.Lokar@ufst.dk::0c05cae2-4209-4fc6-b91d-e292b9ae961b" userProvider="AD" userName="Tomaz Lokar"/>
      </t:Event>
      <t:Event id="{BCEACFD1-A8D3-43B9-AAA9-30A5EF0C6348}" time="2022-04-29T05:44:51.429Z">
        <t:Attribution userId="S::kasper.skaaning@ufst.dk::9871eb77-6a4d-4fcc-8e97-70cb4d621725" userProvider="AD" userName="Kasper Skaaning"/>
        <t:Anchor>
          <t:Comment id="332373362"/>
        </t:Anchor>
        <t:SetTitle title="Har indsat teksten under forudsætning 2. @Tomaz, sig gerne til, hvis jeg har omskrevet teksten forkert"/>
      </t:Event>
    </t:History>
  </t:Task>
  <t:Task id="{40F01621-B02B-4950-B89D-88208AA4782B}">
    <t:Anchor>
      <t:Comment id="638663730"/>
    </t:Anchor>
    <t:History>
      <t:Event id="{E18FBFE6-7407-4EE6-9BB2-9B1FF3469A20}" time="2022-04-28T11:04:59.997Z">
        <t:Attribution userId="S::kasper.skaaning@ufst.dk::9871eb77-6a4d-4fcc-8e97-70cb4d621725" userProvider="AD" userName="Kasper Skaaning"/>
        <t:Anchor>
          <t:Comment id="2026132068"/>
        </t:Anchor>
        <t:Create/>
      </t:Event>
      <t:Event id="{8A528B72-6A35-48E1-980B-0F94C694A073}" time="2022-04-28T11:04:59.997Z">
        <t:Attribution userId="S::kasper.skaaning@ufst.dk::9871eb77-6a4d-4fcc-8e97-70cb4d621725" userProvider="AD" userName="Kasper Skaaning"/>
        <t:Anchor>
          <t:Comment id="2026132068"/>
        </t:Anchor>
        <t:Assign userId="S::Tomaz.Lokar@ufst.dk::0c05cae2-4209-4fc6-b91d-e292b9ae961b" userProvider="AD" userName="Tomaz Lokar"/>
      </t:Event>
      <t:Event id="{D626D7A9-5DF9-4648-95E5-9998A0994717}" time="2022-04-28T11:04:59.997Z">
        <t:Attribution userId="S::kasper.skaaning@ufst.dk::9871eb77-6a4d-4fcc-8e97-70cb4d621725" userProvider="AD" userName="Kasper Skaaning"/>
        <t:Anchor>
          <t:Comment id="2026132068"/>
        </t:Anchor>
        <t:SetTitle title="Den teamsammensætning jeg fik fra @Tomaz var uden PO i de to udviklingsteams. Inkludering af PO i teamsne forøger ikke produktiviten og PO rollen er allokeret i hele udviklingsperioden, så for min skyld kan denne godt placeres i teamet."/>
      </t:Event>
    </t:History>
  </t:Task>
  <t:Task id="{EE09E816-3914-4565-9290-BD9B8B8810EF}">
    <t:Anchor>
      <t:Comment id="1991139356"/>
    </t:Anchor>
    <t:History>
      <t:Event id="{DCB3149C-2787-4C18-B7C3-965A0DCCBB88}" time="2022-07-06T13:30:05.621Z">
        <t:Attribution userId="S::christina.jacobsen@sktst.dk::edba5bd9-95f8-4a71-bd68-1b8f63c56f2b" userProvider="AD" userName="Christina Hyldgaard Jacobsen"/>
        <t:Anchor>
          <t:Comment id="135611903"/>
        </t:Anchor>
        <t:Create/>
      </t:Event>
      <t:Event id="{B9D3E261-DB19-439A-AF89-8C7992389755}" time="2022-07-06T13:30:05.621Z">
        <t:Attribution userId="S::christina.jacobsen@sktst.dk::edba5bd9-95f8-4a71-bd68-1b8f63c56f2b" userProvider="AD" userName="Christina Hyldgaard Jacobsen"/>
        <t:Anchor>
          <t:Comment id="135611903"/>
        </t:Anchor>
        <t:Assign userId="S::Monir.Deni@UFST.DK::84506c55-5b22-461b-8793-2b5139913572" userProvider="AD" userName="Monir Deni"/>
      </t:Event>
      <t:Event id="{BDDC5FEB-C10E-4FA9-BC9D-BB9BFC30D673}" time="2022-07-06T13:30:05.621Z">
        <t:Attribution userId="S::christina.jacobsen@sktst.dk::edba5bd9-95f8-4a71-bd68-1b8f63c56f2b" userProvider="AD" userName="Christina Hyldgaard Jacobsen"/>
        <t:Anchor>
          <t:Comment id="135611903"/>
        </t:Anchor>
        <t:SetTitle title="@Monir Deni Selvfølgelig - den ændrede formulering er afstemt på KC-niveau."/>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125A2BF3724A2294E4E2F46A5DAA96"/>
        <w:category>
          <w:name w:val="General"/>
          <w:gallery w:val="placeholder"/>
        </w:category>
        <w:types>
          <w:type w:val="bbPlcHdr"/>
        </w:types>
        <w:behaviors>
          <w:behavior w:val="content"/>
        </w:behaviors>
        <w:guid w:val="{92C51808-A0C9-406D-86C2-3AF4288DA0C1}"/>
      </w:docPartPr>
      <w:docPartBody>
        <w:p w:rsidR="00893399" w:rsidRDefault="004F00A9" w:rsidP="004F00A9">
          <w:pPr>
            <w:pStyle w:val="63125A2BF3724A2294E4E2F46A5DAA96"/>
          </w:pPr>
          <w:r w:rsidRPr="00E12BB1">
            <w:rPr>
              <w:rStyle w:val="Pladsholdertekst"/>
            </w:rPr>
            <w:t>Click here to enter text.</w:t>
          </w:r>
        </w:p>
      </w:docPartBody>
    </w:docPart>
    <w:docPart>
      <w:docPartPr>
        <w:name w:val="C48D9F29D9024D7F9A1D9CFAD28F3167"/>
        <w:category>
          <w:name w:val="Generelt"/>
          <w:gallery w:val="placeholder"/>
        </w:category>
        <w:types>
          <w:type w:val="bbPlcHdr"/>
        </w:types>
        <w:behaviors>
          <w:behavior w:val="content"/>
        </w:behaviors>
        <w:guid w:val="{E15DAA43-1658-4410-A6D2-838D231416FA}"/>
      </w:docPartPr>
      <w:docPartBody>
        <w:p w:rsidR="00982980" w:rsidRDefault="006B4229">
          <w:pPr>
            <w:pStyle w:val="C48D9F29D9024D7F9A1D9CFAD28F3167"/>
          </w:pPr>
          <w:r w:rsidRPr="00C04EFC">
            <w:rPr>
              <w:rStyle w:val="Pladsholdertekst"/>
            </w:rPr>
            <w:t>[Angiv hvilken myndighed og hvilken organisatorisk enhed der inddrages i projektet]</w:t>
          </w:r>
        </w:p>
      </w:docPartBody>
    </w:docPart>
    <w:docPart>
      <w:docPartPr>
        <w:name w:val="EAC751F013244A149808797E7656FACA"/>
        <w:category>
          <w:name w:val="Generelt"/>
          <w:gallery w:val="placeholder"/>
        </w:category>
        <w:types>
          <w:type w:val="bbPlcHdr"/>
        </w:types>
        <w:behaviors>
          <w:behavior w:val="content"/>
        </w:behaviors>
        <w:guid w:val="{1E22B0A6-0222-4279-AB4D-CCC9A258C576}"/>
      </w:docPartPr>
      <w:docPartBody>
        <w:p w:rsidR="00982980" w:rsidRDefault="006B4229">
          <w:pPr>
            <w:pStyle w:val="EAC751F013244A149808797E7656FACA"/>
          </w:pPr>
          <w:r w:rsidRPr="00BA31C6">
            <w:rPr>
              <w:color w:val="808080" w:themeColor="background1" w:themeShade="80"/>
              <w:szCs w:val="18"/>
            </w:rPr>
            <w:t>[</w:t>
          </w:r>
          <w:r w:rsidRPr="00B74ADB">
            <w:rPr>
              <w:color w:val="808080" w:themeColor="background1" w:themeShade="80"/>
              <w:szCs w:val="18"/>
            </w:rPr>
            <w:t>Angiv hvor mange ressourcer</w:t>
          </w:r>
          <w:r>
            <w:rPr>
              <w:color w:val="808080" w:themeColor="background1" w:themeShade="80"/>
              <w:szCs w:val="18"/>
            </w:rPr>
            <w:t>]</w:t>
          </w:r>
        </w:p>
      </w:docPartBody>
    </w:docPart>
    <w:docPart>
      <w:docPartPr>
        <w:name w:val="EBC3D9CFFA144A80BE1AFCAC1040AE30"/>
        <w:category>
          <w:name w:val="Generelt"/>
          <w:gallery w:val="placeholder"/>
        </w:category>
        <w:types>
          <w:type w:val="bbPlcHdr"/>
        </w:types>
        <w:behaviors>
          <w:behavior w:val="content"/>
        </w:behaviors>
        <w:guid w:val="{D8739975-A58C-45A1-BE1F-A1A017F483E3}"/>
      </w:docPartPr>
      <w:docPartBody>
        <w:p w:rsidR="00982980" w:rsidRDefault="006B4229">
          <w:pPr>
            <w:pStyle w:val="EBC3D9CFFA144A80BE1AFCAC1040AE30"/>
          </w:pPr>
          <w:r w:rsidRPr="00BA31C6">
            <w:rPr>
              <w:color w:val="808080" w:themeColor="background1" w:themeShade="80"/>
              <w:szCs w:val="18"/>
            </w:rPr>
            <w:t>[</w:t>
          </w:r>
          <w:r>
            <w:rPr>
              <w:color w:val="808080" w:themeColor="background1" w:themeShade="80"/>
              <w:szCs w:val="18"/>
            </w:rPr>
            <w:t>Angiv hvilke leveran</w:t>
          </w:r>
          <w:r w:rsidRPr="00B74ADB">
            <w:rPr>
              <w:color w:val="808080" w:themeColor="background1" w:themeShade="80"/>
              <w:szCs w:val="18"/>
            </w:rPr>
            <w:t>cer</w:t>
          </w:r>
          <w:r w:rsidRPr="00BA31C6">
            <w:rPr>
              <w:color w:val="808080" w:themeColor="background1" w:themeShade="80"/>
              <w:szCs w:val="18"/>
            </w:rPr>
            <w:t>]</w:t>
          </w:r>
        </w:p>
      </w:docPartBody>
    </w:docPart>
    <w:docPart>
      <w:docPartPr>
        <w:name w:val="D5D057CD9C3A4F56A6EC65D82834CCF2"/>
        <w:category>
          <w:name w:val="Generelt"/>
          <w:gallery w:val="placeholder"/>
        </w:category>
        <w:types>
          <w:type w:val="bbPlcHdr"/>
        </w:types>
        <w:behaviors>
          <w:behavior w:val="content"/>
        </w:behaviors>
        <w:guid w:val="{68DA86A7-3172-429C-AD87-32E7CC5DC2F1}"/>
      </w:docPartPr>
      <w:docPartBody>
        <w:p w:rsidR="00982980" w:rsidRDefault="006B4229">
          <w:pPr>
            <w:pStyle w:val="D5D057CD9C3A4F56A6EC65D82834CCF2"/>
          </w:pPr>
          <w:r w:rsidRPr="00BA31C6">
            <w:rPr>
              <w:color w:val="808080" w:themeColor="background1" w:themeShade="80"/>
              <w:szCs w:val="18"/>
            </w:rPr>
            <w:t>[</w:t>
          </w:r>
          <w:r w:rsidRPr="00B74ADB">
            <w:rPr>
              <w:color w:val="808080" w:themeColor="background1" w:themeShade="80"/>
              <w:szCs w:val="18"/>
            </w:rPr>
            <w:t>Angiv hvilke gevinster og deres omfang</w:t>
          </w:r>
          <w:r>
            <w:rPr>
              <w:color w:val="808080" w:themeColor="background1" w:themeShade="80"/>
              <w:szCs w:val="18"/>
            </w:rPr>
            <w:t>]</w:t>
          </w:r>
        </w:p>
      </w:docPartBody>
    </w:docPart>
    <w:docPart>
      <w:docPartPr>
        <w:name w:val="43258BE66EC84A4B9C630550D921AFE7"/>
        <w:category>
          <w:name w:val="Generelt"/>
          <w:gallery w:val="placeholder"/>
        </w:category>
        <w:types>
          <w:type w:val="bbPlcHdr"/>
        </w:types>
        <w:behaviors>
          <w:behavior w:val="content"/>
        </w:behaviors>
        <w:guid w:val="{43A43AE7-6E61-40C6-839A-69CCBC3267B5}"/>
      </w:docPartPr>
      <w:docPartBody>
        <w:p w:rsidR="00757724" w:rsidRDefault="006B4229">
          <w:pPr>
            <w:pStyle w:val="43258BE66EC84A4B9C630550D921AFE7"/>
          </w:pPr>
          <w:r w:rsidRPr="00BA31C6">
            <w:rPr>
              <w:color w:val="808080" w:themeColor="background1" w:themeShade="80"/>
              <w:szCs w:val="18"/>
            </w:rPr>
            <w:t>[</w:t>
          </w:r>
          <w:r w:rsidRPr="00B74ADB">
            <w:rPr>
              <w:color w:val="808080" w:themeColor="background1" w:themeShade="80"/>
              <w:szCs w:val="18"/>
            </w:rPr>
            <w:t>Angiv om der er indgået aftale med myndigheden</w:t>
          </w:r>
          <w:r w:rsidRPr="00BA31C6">
            <w:rPr>
              <w:color w:val="808080" w:themeColor="background1" w:themeShade="80"/>
              <w:szCs w:val="18"/>
            </w:rPr>
            <w:t>]</w:t>
          </w:r>
        </w:p>
      </w:docPartBody>
    </w:docPart>
    <w:docPart>
      <w:docPartPr>
        <w:name w:val="DefaultPlaceholder_1082065158"/>
        <w:category>
          <w:name w:val="Generelt"/>
          <w:gallery w:val="placeholder"/>
        </w:category>
        <w:types>
          <w:type w:val="bbPlcHdr"/>
        </w:types>
        <w:behaviors>
          <w:behavior w:val="content"/>
        </w:behaviors>
        <w:guid w:val="{262446F6-8AC8-4D8A-9AC4-0022F08CD682}"/>
      </w:docPartPr>
      <w:docPartBody>
        <w:p w:rsidR="004D7D59" w:rsidRDefault="004D7D59">
          <w:r w:rsidRPr="00FD16A8">
            <w:rPr>
              <w:rStyle w:val="Pladsholdertekst"/>
            </w:rPr>
            <w:t>Klik her for at angive tekst.</w:t>
          </w:r>
        </w:p>
      </w:docPartBody>
    </w:docPart>
    <w:docPart>
      <w:docPartPr>
        <w:name w:val="EF14117B275842A5A665A78048C697B6"/>
        <w:category>
          <w:name w:val="Generelt"/>
          <w:gallery w:val="placeholder"/>
        </w:category>
        <w:types>
          <w:type w:val="bbPlcHdr"/>
        </w:types>
        <w:behaviors>
          <w:behavior w:val="content"/>
        </w:behaviors>
        <w:guid w:val="{30B586B5-DC1F-4405-B0FD-A2E02C2B45E6}"/>
      </w:docPartPr>
      <w:docPartBody>
        <w:p w:rsidR="00266910" w:rsidRDefault="006B4229">
          <w:pPr>
            <w:pStyle w:val="EF14117B275842A5A665A78048C697B6"/>
          </w:pPr>
          <w:r w:rsidRPr="00AA0A88">
            <w:rPr>
              <w:rStyle w:val="Pladsholdertekst"/>
              <w:sz w:val="18"/>
            </w:rPr>
            <w:t>[Opdatér med nye versionsnumre løbende så der eksisterer et revisionsspor over ændringerne i Projektgrundlaget]</w:t>
          </w:r>
        </w:p>
      </w:docPartBody>
    </w:docPart>
    <w:docPart>
      <w:docPartPr>
        <w:name w:val="82E1357A78B245C6A4BA6045217F2120"/>
        <w:category>
          <w:name w:val="General"/>
          <w:gallery w:val="placeholder"/>
        </w:category>
        <w:types>
          <w:type w:val="bbPlcHdr"/>
        </w:types>
        <w:behaviors>
          <w:behavior w:val="content"/>
        </w:behaviors>
        <w:guid w:val="{7006C9AB-03F0-4691-A31B-366B886D63A4}"/>
      </w:docPartPr>
      <w:docPartBody>
        <w:p w:rsidR="00191FE7" w:rsidRDefault="006B4229">
          <w:pPr>
            <w:pStyle w:val="82E1357A78B245C6A4BA6045217F2120"/>
          </w:pPr>
          <w:r>
            <w:rPr>
              <w:rStyle w:val="Pladsholdertekst"/>
            </w:rPr>
            <w:t>[Skriv tekst]</w:t>
          </w:r>
        </w:p>
      </w:docPartBody>
    </w:docPart>
    <w:docPart>
      <w:docPartPr>
        <w:name w:val="BE75ADAEC9274317AAA574BD742A3592"/>
        <w:category>
          <w:name w:val="General"/>
          <w:gallery w:val="placeholder"/>
        </w:category>
        <w:types>
          <w:type w:val="bbPlcHdr"/>
        </w:types>
        <w:behaviors>
          <w:behavior w:val="content"/>
        </w:behaviors>
        <w:guid w:val="{F480CA85-5AD4-4956-9D19-E2ABCAEAD711}"/>
      </w:docPartPr>
      <w:docPartBody>
        <w:p w:rsidR="00191FE7" w:rsidRDefault="006B4229">
          <w:pPr>
            <w:pStyle w:val="BE75ADAEC9274317AAA574BD742A3592"/>
          </w:pPr>
          <w:r>
            <w:rPr>
              <w:rStyle w:val="Pladsholdertekst"/>
            </w:rPr>
            <w:t>[Skriv tekst]</w:t>
          </w:r>
        </w:p>
      </w:docPartBody>
    </w:docPart>
    <w:docPart>
      <w:docPartPr>
        <w:name w:val="3AD0C93EEA5E406D933AAF588B84AF65"/>
        <w:category>
          <w:name w:val="General"/>
          <w:gallery w:val="placeholder"/>
        </w:category>
        <w:types>
          <w:type w:val="bbPlcHdr"/>
        </w:types>
        <w:behaviors>
          <w:behavior w:val="content"/>
        </w:behaviors>
        <w:guid w:val="{3038BD40-E816-4E88-9203-5059FD91221E}"/>
      </w:docPartPr>
      <w:docPartBody>
        <w:p w:rsidR="00191FE7" w:rsidRDefault="006B4229">
          <w:pPr>
            <w:pStyle w:val="3AD0C93EEA5E406D933AAF588B84AF65"/>
          </w:pPr>
          <w:r>
            <w:rPr>
              <w:rStyle w:val="Pladsholdertekst"/>
            </w:rPr>
            <w:t>[Skriv tekst]</w:t>
          </w:r>
        </w:p>
      </w:docPartBody>
    </w:docPart>
    <w:docPart>
      <w:docPartPr>
        <w:name w:val="F79A1FF3DD8E4F50908C09DDA7CA21A7"/>
        <w:category>
          <w:name w:val="General"/>
          <w:gallery w:val="placeholder"/>
        </w:category>
        <w:types>
          <w:type w:val="bbPlcHdr"/>
        </w:types>
        <w:behaviors>
          <w:behavior w:val="content"/>
        </w:behaviors>
        <w:guid w:val="{594B39C1-60A8-41D1-9337-E7EE17A08738}"/>
      </w:docPartPr>
      <w:docPartBody>
        <w:p w:rsidR="00191FE7" w:rsidRDefault="006B4229">
          <w:pPr>
            <w:pStyle w:val="F79A1FF3DD8E4F50908C09DDA7CA21A7"/>
          </w:pPr>
          <w:r>
            <w:rPr>
              <w:rStyle w:val="Pladsholdertekst"/>
            </w:rPr>
            <w:t>[Skriv tekst]</w:t>
          </w:r>
        </w:p>
      </w:docPartBody>
    </w:docPart>
    <w:docPart>
      <w:docPartPr>
        <w:name w:val="71F937F046B241D1954D935A04ABA8C2"/>
        <w:category>
          <w:name w:val="General"/>
          <w:gallery w:val="placeholder"/>
        </w:category>
        <w:types>
          <w:type w:val="bbPlcHdr"/>
        </w:types>
        <w:behaviors>
          <w:behavior w:val="content"/>
        </w:behaviors>
        <w:guid w:val="{3A081295-9D4B-4EAE-8DD8-AF8B964BAC39}"/>
      </w:docPartPr>
      <w:docPartBody>
        <w:p w:rsidR="00191FE7" w:rsidRDefault="006B4229">
          <w:pPr>
            <w:pStyle w:val="71F937F046B241D1954D935A04ABA8C2"/>
          </w:pPr>
          <w:r>
            <w:rPr>
              <w:rStyle w:val="Pladsholdertekst"/>
            </w:rPr>
            <w:t>[Skriv tekst]</w:t>
          </w:r>
        </w:p>
      </w:docPartBody>
    </w:docPart>
    <w:docPart>
      <w:docPartPr>
        <w:name w:val="D03FAACE5D754A4687836404017F7D8D"/>
        <w:category>
          <w:name w:val="General"/>
          <w:gallery w:val="placeholder"/>
        </w:category>
        <w:types>
          <w:type w:val="bbPlcHdr"/>
        </w:types>
        <w:behaviors>
          <w:behavior w:val="content"/>
        </w:behaviors>
        <w:guid w:val="{747A25C3-67AD-4810-9F56-04554AC6D4A3}"/>
      </w:docPartPr>
      <w:docPartBody>
        <w:p w:rsidR="00191FE7" w:rsidRDefault="006B4229">
          <w:pPr>
            <w:pStyle w:val="D03FAACE5D754A4687836404017F7D8D"/>
          </w:pPr>
          <w:r>
            <w:rPr>
              <w:rStyle w:val="Pladsholdertekst"/>
            </w:rPr>
            <w:t>[0,0]</w:t>
          </w:r>
        </w:p>
      </w:docPartBody>
    </w:docPart>
    <w:docPart>
      <w:docPartPr>
        <w:name w:val="F61AD221C88A443D992233BBE7A4CD92"/>
        <w:category>
          <w:name w:val="General"/>
          <w:gallery w:val="placeholder"/>
        </w:category>
        <w:types>
          <w:type w:val="bbPlcHdr"/>
        </w:types>
        <w:behaviors>
          <w:behavior w:val="content"/>
        </w:behaviors>
        <w:guid w:val="{35975842-A01E-4161-907B-117FEE4ADC7C}"/>
      </w:docPartPr>
      <w:docPartBody>
        <w:p w:rsidR="00191FE7" w:rsidRDefault="006B4229">
          <w:pPr>
            <w:pStyle w:val="F61AD221C88A443D992233BBE7A4CD92"/>
          </w:pPr>
          <w:r>
            <w:rPr>
              <w:rStyle w:val="Pladsholdertekst"/>
            </w:rPr>
            <w:t>[0,0]</w:t>
          </w:r>
        </w:p>
      </w:docPartBody>
    </w:docPart>
    <w:docPart>
      <w:docPartPr>
        <w:name w:val="D7DC607C739F4FA5A87E8A999264E497"/>
        <w:category>
          <w:name w:val="General"/>
          <w:gallery w:val="placeholder"/>
        </w:category>
        <w:types>
          <w:type w:val="bbPlcHdr"/>
        </w:types>
        <w:behaviors>
          <w:behavior w:val="content"/>
        </w:behaviors>
        <w:guid w:val="{11F27BF1-97CD-4799-BDCA-4D9CFDCE3F43}"/>
      </w:docPartPr>
      <w:docPartBody>
        <w:p w:rsidR="00191FE7" w:rsidRDefault="006B4229">
          <w:pPr>
            <w:pStyle w:val="D7DC607C739F4FA5A87E8A999264E497"/>
          </w:pPr>
          <w:r>
            <w:rPr>
              <w:rStyle w:val="Pladsholdertekst"/>
            </w:rPr>
            <w:t>[0,0]</w:t>
          </w:r>
        </w:p>
      </w:docPartBody>
    </w:docPart>
    <w:docPart>
      <w:docPartPr>
        <w:name w:val="4B1360F035BD40F0B610DEAE3878BD78"/>
        <w:category>
          <w:name w:val="General"/>
          <w:gallery w:val="placeholder"/>
        </w:category>
        <w:types>
          <w:type w:val="bbPlcHdr"/>
        </w:types>
        <w:behaviors>
          <w:behavior w:val="content"/>
        </w:behaviors>
        <w:guid w:val="{9B0B859E-97E0-45CB-9E62-C15DF42D70DD}"/>
      </w:docPartPr>
      <w:docPartBody>
        <w:p w:rsidR="00191FE7" w:rsidRDefault="006B4229">
          <w:pPr>
            <w:pStyle w:val="4B1360F035BD40F0B610DEAE3878BD78"/>
          </w:pPr>
          <w:r>
            <w:rPr>
              <w:rStyle w:val="Pladsholdertekst"/>
            </w:rPr>
            <w:t>[0,0]</w:t>
          </w:r>
        </w:p>
      </w:docPartBody>
    </w:docPart>
    <w:docPart>
      <w:docPartPr>
        <w:name w:val="607C3467B04E44F2A556288703F1730B"/>
        <w:category>
          <w:name w:val="General"/>
          <w:gallery w:val="placeholder"/>
        </w:category>
        <w:types>
          <w:type w:val="bbPlcHdr"/>
        </w:types>
        <w:behaviors>
          <w:behavior w:val="content"/>
        </w:behaviors>
        <w:guid w:val="{5B4EA0D2-43CE-4CA3-B7CB-DB96D2BA6EA8}"/>
      </w:docPartPr>
      <w:docPartBody>
        <w:p w:rsidR="00191FE7" w:rsidRDefault="006B4229">
          <w:pPr>
            <w:pStyle w:val="607C3467B04E44F2A556288703F1730B"/>
          </w:pPr>
          <w:r>
            <w:rPr>
              <w:rStyle w:val="Pladsholdertekst"/>
            </w:rPr>
            <w:t>[Skriv tekst]</w:t>
          </w:r>
        </w:p>
      </w:docPartBody>
    </w:docPart>
    <w:docPart>
      <w:docPartPr>
        <w:name w:val="82B0388BED944876B65500B3269B0C91"/>
        <w:category>
          <w:name w:val="General"/>
          <w:gallery w:val="placeholder"/>
        </w:category>
        <w:types>
          <w:type w:val="bbPlcHdr"/>
        </w:types>
        <w:behaviors>
          <w:behavior w:val="content"/>
        </w:behaviors>
        <w:guid w:val="{D11E2C44-E556-434E-911B-0D15B6EE3C15}"/>
      </w:docPartPr>
      <w:docPartBody>
        <w:p w:rsidR="00191FE7" w:rsidRDefault="006B4229">
          <w:pPr>
            <w:pStyle w:val="82B0388BED944876B65500B3269B0C91"/>
          </w:pPr>
          <w:r>
            <w:rPr>
              <w:rStyle w:val="Pladsholdertekst"/>
            </w:rPr>
            <w:t>[Skriv tekst]</w:t>
          </w:r>
        </w:p>
      </w:docPartBody>
    </w:docPart>
    <w:docPart>
      <w:docPartPr>
        <w:name w:val="E575C676A87341109EC3BE16F56F8CFC"/>
        <w:category>
          <w:name w:val="General"/>
          <w:gallery w:val="placeholder"/>
        </w:category>
        <w:types>
          <w:type w:val="bbPlcHdr"/>
        </w:types>
        <w:behaviors>
          <w:behavior w:val="content"/>
        </w:behaviors>
        <w:guid w:val="{EED4C017-508C-4A1B-91D5-5DD642E866B0}"/>
      </w:docPartPr>
      <w:docPartBody>
        <w:p w:rsidR="00191FE7" w:rsidRDefault="006B4229">
          <w:pPr>
            <w:pStyle w:val="E575C676A87341109EC3BE16F56F8CFC"/>
          </w:pPr>
          <w:r>
            <w:rPr>
              <w:rStyle w:val="Pladsholdertekst"/>
            </w:rPr>
            <w:t>[Skriv tekst]</w:t>
          </w:r>
        </w:p>
      </w:docPartBody>
    </w:docPart>
    <w:docPart>
      <w:docPartPr>
        <w:name w:val="6E2B737A56D249BE8758A8E2C05F37D9"/>
        <w:category>
          <w:name w:val="General"/>
          <w:gallery w:val="placeholder"/>
        </w:category>
        <w:types>
          <w:type w:val="bbPlcHdr"/>
        </w:types>
        <w:behaviors>
          <w:behavior w:val="content"/>
        </w:behaviors>
        <w:guid w:val="{D4878A26-95C4-406E-B090-AD733E0B4FBA}"/>
      </w:docPartPr>
      <w:docPartBody>
        <w:p w:rsidR="00191FE7" w:rsidRDefault="006B4229">
          <w:pPr>
            <w:pStyle w:val="6E2B737A56D249BE8758A8E2C05F37D9"/>
          </w:pPr>
          <w:r>
            <w:rPr>
              <w:rStyle w:val="Pladsholdertekst"/>
            </w:rPr>
            <w:t>[Skriv tekst]</w:t>
          </w:r>
        </w:p>
      </w:docPartBody>
    </w:docPart>
    <w:docPart>
      <w:docPartPr>
        <w:name w:val="549696119E6A402CBA1478A4D130537A"/>
        <w:category>
          <w:name w:val="General"/>
          <w:gallery w:val="placeholder"/>
        </w:category>
        <w:types>
          <w:type w:val="bbPlcHdr"/>
        </w:types>
        <w:behaviors>
          <w:behavior w:val="content"/>
        </w:behaviors>
        <w:guid w:val="{54E683C0-61B4-412E-B414-AEADF158D9EC}"/>
      </w:docPartPr>
      <w:docPartBody>
        <w:p w:rsidR="00265EFE" w:rsidRDefault="006B4229">
          <w:pPr>
            <w:pStyle w:val="549696119E6A402CBA1478A4D130537A"/>
          </w:pPr>
          <w:r>
            <w:rPr>
              <w:rStyle w:val="Pladsholdertekst"/>
            </w:rPr>
            <w:t>[Skriv tekst]</w:t>
          </w:r>
        </w:p>
      </w:docPartBody>
    </w:docPart>
    <w:docPart>
      <w:docPartPr>
        <w:name w:val="832A7350FB884C1C9889E11583AD8A84"/>
        <w:category>
          <w:name w:val="General"/>
          <w:gallery w:val="placeholder"/>
        </w:category>
        <w:types>
          <w:type w:val="bbPlcHdr"/>
        </w:types>
        <w:behaviors>
          <w:behavior w:val="content"/>
        </w:behaviors>
        <w:guid w:val="{695AF0C6-AB77-424C-8783-60AB315C4F60}"/>
      </w:docPartPr>
      <w:docPartBody>
        <w:p w:rsidR="00265EFE" w:rsidRDefault="006B4229">
          <w:pPr>
            <w:pStyle w:val="832A7350FB884C1C9889E11583AD8A84"/>
          </w:pPr>
          <w:r>
            <w:rPr>
              <w:rStyle w:val="Pladsholdertekst"/>
            </w:rPr>
            <w:t>[Skriv tekst]</w:t>
          </w:r>
        </w:p>
      </w:docPartBody>
    </w:docPart>
    <w:docPart>
      <w:docPartPr>
        <w:name w:val="9820118A60FF49E9AD00D1B2835E4B54"/>
        <w:category>
          <w:name w:val="General"/>
          <w:gallery w:val="placeholder"/>
        </w:category>
        <w:types>
          <w:type w:val="bbPlcHdr"/>
        </w:types>
        <w:behaviors>
          <w:behavior w:val="content"/>
        </w:behaviors>
        <w:guid w:val="{F3651BA1-8292-44E2-9DDF-3F2367420221}"/>
      </w:docPartPr>
      <w:docPartBody>
        <w:p w:rsidR="009107BF" w:rsidRDefault="00DC3F40">
          <w:r>
            <w:rPr>
              <w:rStyle w:val="Pladsholdertekst"/>
              <w:rFonts w:ascii="Agency FB" w:hAnsi="Agency FB"/>
            </w:rPr>
            <w:t>[</w:t>
          </w:r>
          <w:r>
            <w:rPr>
              <w:rStyle w:val="Pladsholdertekst"/>
            </w:rPr>
            <w:t>Angiv hvem der er tiltænkt til at varetage rollen, hvis dette er besluttet</w:t>
          </w:r>
          <w:r>
            <w:rPr>
              <w:rStyle w:val="Pladsholdertekst"/>
              <w:rFonts w:ascii="Agency FB" w:hAnsi="Agency FB"/>
            </w:rPr>
            <w:t>]</w:t>
          </w:r>
        </w:p>
      </w:docPartBody>
    </w:docPart>
    <w:docPart>
      <w:docPartPr>
        <w:name w:val="518A96DB21E8487FA91167677528D7CC"/>
        <w:category>
          <w:name w:val="General"/>
          <w:gallery w:val="placeholder"/>
        </w:category>
        <w:types>
          <w:type w:val="bbPlcHdr"/>
        </w:types>
        <w:behaviors>
          <w:behavior w:val="content"/>
        </w:behaviors>
        <w:guid w:val="{007F631C-625F-4000-991E-A907A729211E}"/>
      </w:docPartPr>
      <w:docPartBody>
        <w:p w:rsidR="00847909" w:rsidRDefault="00DE3231">
          <w:r w:rsidRPr="00FD16A8">
            <w:rPr>
              <w:rStyle w:val="Pladsholdertekst"/>
            </w:rPr>
            <w:t>Klik her for at angive tekst.</w:t>
          </w:r>
        </w:p>
      </w:docPartBody>
    </w:docPart>
    <w:docPart>
      <w:docPartPr>
        <w:name w:val="47F15F74833545DB946EE1A39CFB34DE"/>
        <w:category>
          <w:name w:val="Generelt"/>
          <w:gallery w:val="placeholder"/>
        </w:category>
        <w:types>
          <w:type w:val="bbPlcHdr"/>
        </w:types>
        <w:behaviors>
          <w:behavior w:val="content"/>
        </w:behaviors>
        <w:guid w:val="{BD7B30BF-3151-4B1E-8656-2CA5061CBFF9}"/>
      </w:docPartPr>
      <w:docPartBody>
        <w:p w:rsidR="001516AD" w:rsidRDefault="001516AD">
          <w:r w:rsidRPr="00FD16A8">
            <w:rPr>
              <w:rStyle w:val="Pladsholdertekst"/>
            </w:rPr>
            <w:t>Klik her for at angive tekst.</w:t>
          </w:r>
        </w:p>
      </w:docPartBody>
    </w:docPart>
    <w:docPart>
      <w:docPartPr>
        <w:name w:val="BF88B084A56E4367BC9160878C9FC7D4"/>
        <w:category>
          <w:name w:val="Generelt"/>
          <w:gallery w:val="placeholder"/>
        </w:category>
        <w:types>
          <w:type w:val="bbPlcHdr"/>
        </w:types>
        <w:behaviors>
          <w:behavior w:val="content"/>
        </w:behaviors>
        <w:guid w:val="{6331047E-5DF1-442C-B4A5-83952B7D753A}"/>
      </w:docPartPr>
      <w:docPartBody>
        <w:p w:rsidR="001516AD" w:rsidRDefault="00DC3F40">
          <w:r w:rsidRPr="00E040EB">
            <w:rPr>
              <w:rStyle w:val="Pladsholdertekst"/>
              <w:b/>
            </w:rPr>
            <w:t>[</w:t>
          </w:r>
          <w:r>
            <w:rPr>
              <w:rStyle w:val="Pladsholdertekst"/>
              <w:b/>
            </w:rPr>
            <w:t>Angiv</w:t>
          </w:r>
          <w:r w:rsidRPr="00F13D27">
            <w:rPr>
              <w:rStyle w:val="Pladsholdertekst"/>
              <w:b/>
            </w:rPr>
            <w:t xml:space="preserve"> den primære årsag her (effektivisering, kvalitetsløft eller lovgivning)</w:t>
          </w:r>
          <w:r>
            <w:rPr>
              <w:rStyle w:val="Pladsholdertekst"/>
              <w:b/>
            </w:rPr>
            <w:t>]</w:t>
          </w:r>
        </w:p>
      </w:docPartBody>
    </w:docPart>
    <w:docPart>
      <w:docPartPr>
        <w:name w:val="DefaultPlaceholder_-1854013440"/>
        <w:category>
          <w:name w:val="Generelt"/>
          <w:gallery w:val="placeholder"/>
        </w:category>
        <w:types>
          <w:type w:val="bbPlcHdr"/>
        </w:types>
        <w:behaviors>
          <w:behavior w:val="content"/>
        </w:behaviors>
        <w:guid w:val="{E71454C7-B083-4438-9491-BFC034E0061B}"/>
      </w:docPartPr>
      <w:docPartBody>
        <w:p w:rsidR="004B3AC6" w:rsidRDefault="00ED4079">
          <w:r w:rsidRPr="00B66DE3">
            <w:rPr>
              <w:rStyle w:val="Pladsholdertekst"/>
            </w:rPr>
            <w:t>Klik eller tryk her for at skrive tekst.</w:t>
          </w:r>
        </w:p>
      </w:docPartBody>
    </w:docPart>
    <w:docPart>
      <w:docPartPr>
        <w:name w:val="652A4880AC354633B5273215C800FFC9"/>
        <w:category>
          <w:name w:val="Generelt"/>
          <w:gallery w:val="placeholder"/>
        </w:category>
        <w:types>
          <w:type w:val="bbPlcHdr"/>
        </w:types>
        <w:behaviors>
          <w:behavior w:val="content"/>
        </w:behaviors>
        <w:guid w:val="{595B0FDD-BBEF-4266-A7FA-F60123E0E546}"/>
      </w:docPartPr>
      <w:docPartBody>
        <w:p w:rsidR="00F00CE3" w:rsidRDefault="006B4229">
          <w:pPr>
            <w:pStyle w:val="652A4880AC354633B5273215C800FFC9"/>
          </w:pPr>
          <w:r w:rsidRPr="003E16A8">
            <w:rPr>
              <w:rStyle w:val="Pladsholdertekst"/>
            </w:rPr>
            <w:t>[Skriv tekst]</w:t>
          </w:r>
        </w:p>
      </w:docPartBody>
    </w:docPart>
    <w:docPart>
      <w:docPartPr>
        <w:name w:val="906684C7961445519540F516F2FC8EF3"/>
        <w:category>
          <w:name w:val="Generelt"/>
          <w:gallery w:val="placeholder"/>
        </w:category>
        <w:types>
          <w:type w:val="bbPlcHdr"/>
        </w:types>
        <w:behaviors>
          <w:behavior w:val="content"/>
        </w:behaviors>
        <w:guid w:val="{230DB6DA-0173-4016-80A2-5A09076BB570}"/>
      </w:docPartPr>
      <w:docPartBody>
        <w:p w:rsidR="00CA2BE8" w:rsidRDefault="00993DCD">
          <w:pPr>
            <w:pStyle w:val="906684C7961445519540F516F2FC8EF3"/>
          </w:pPr>
          <w:r>
            <w:rPr>
              <w:rStyle w:val="Pladsholdertekst"/>
              <w:rFonts w:ascii="Agency FB" w:hAnsi="Agency FB"/>
            </w:rPr>
            <w:t>[</w:t>
          </w:r>
          <w:r>
            <w:rPr>
              <w:rStyle w:val="Pladsholdertekst"/>
            </w:rPr>
            <w:t>Angiv hvem der er tiltænkt til at varetage rollen, hvis dette er besluttet</w:t>
          </w:r>
          <w:r>
            <w:rPr>
              <w:rStyle w:val="Pladsholdertekst"/>
              <w:rFonts w:ascii="Agency FB" w:hAnsi="Agency FB"/>
            </w:rPr>
            <w:t>]</w:t>
          </w:r>
        </w:p>
      </w:docPartBody>
    </w:docPart>
    <w:docPart>
      <w:docPartPr>
        <w:name w:val="3EE37644BE8749CE85B1E94E78DEBD21"/>
        <w:category>
          <w:name w:val="Generelt"/>
          <w:gallery w:val="placeholder"/>
        </w:category>
        <w:types>
          <w:type w:val="bbPlcHdr"/>
        </w:types>
        <w:behaviors>
          <w:behavior w:val="content"/>
        </w:behaviors>
        <w:guid w:val="{BECBD3EB-F3A9-44F2-A239-EB26AAB74FE1}"/>
      </w:docPartPr>
      <w:docPartBody>
        <w:p w:rsidR="00CA2BE8" w:rsidRDefault="00993DCD">
          <w:pPr>
            <w:pStyle w:val="3EE37644BE8749CE85B1E94E78DEBD21"/>
          </w:pPr>
          <w:r>
            <w:rPr>
              <w:rStyle w:val="Pladsholdertekst"/>
              <w:rFonts w:ascii="Agency FB" w:hAnsi="Agency FB"/>
            </w:rPr>
            <w:t>[</w:t>
          </w:r>
          <w:r>
            <w:rPr>
              <w:rStyle w:val="Pladsholdertekst"/>
            </w:rPr>
            <w:t>Angiv i timer, norm eller procentvis ÅV ressourceallokeringen til projektet</w:t>
          </w:r>
          <w:r>
            <w:rPr>
              <w:rStyle w:val="Pladsholdertekst"/>
              <w:rFonts w:ascii="Agency FB" w:hAnsi="Agency FB"/>
            </w:rPr>
            <w:t>]</w:t>
          </w:r>
        </w:p>
      </w:docPartBody>
    </w:docPart>
    <w:docPart>
      <w:docPartPr>
        <w:name w:val="8600814392BC4D5C9F50438661E01774"/>
        <w:category>
          <w:name w:val="Generelt"/>
          <w:gallery w:val="placeholder"/>
        </w:category>
        <w:types>
          <w:type w:val="bbPlcHdr"/>
        </w:types>
        <w:behaviors>
          <w:behavior w:val="content"/>
        </w:behaviors>
        <w:guid w:val="{5A64C1D4-186C-42C0-BF2F-B701255FC70C}"/>
      </w:docPartPr>
      <w:docPartBody>
        <w:p w:rsidR="00CA2BE8" w:rsidRDefault="006B4229">
          <w:pPr>
            <w:pStyle w:val="8600814392BC4D5C9F50438661E017741"/>
          </w:pPr>
          <w:r>
            <w:rPr>
              <w:rStyle w:val="Pladsholdertekst"/>
              <w:rFonts w:ascii="Agency FB" w:hAnsi="Agency FB"/>
            </w:rPr>
            <w:t>[</w:t>
          </w:r>
          <w:r>
            <w:rPr>
              <w:rStyle w:val="Pladsholdertekst"/>
            </w:rPr>
            <w:t>Oplist kort de væsentligste kompetencer, certificeringer, og erfaringer, der er relevante for projektet</w:t>
          </w:r>
          <w:r>
            <w:rPr>
              <w:rStyle w:val="Pladsholdertekst"/>
              <w:rFonts w:ascii="Agency FB" w:hAnsi="Agency FB"/>
            </w:rPr>
            <w:t>]</w:t>
          </w:r>
        </w:p>
      </w:docPartBody>
    </w:docPart>
    <w:docPart>
      <w:docPartPr>
        <w:name w:val="2D6485E61D7D4B30875D11387A80E78D"/>
        <w:category>
          <w:name w:val="Generelt"/>
          <w:gallery w:val="placeholder"/>
        </w:category>
        <w:types>
          <w:type w:val="bbPlcHdr"/>
        </w:types>
        <w:behaviors>
          <w:behavior w:val="content"/>
        </w:behaviors>
        <w:guid w:val="{66F710DF-A46D-41A0-82E7-CC5BB7F88FDE}"/>
      </w:docPartPr>
      <w:docPartBody>
        <w:p w:rsidR="00CA2BE8" w:rsidRDefault="00993DCD">
          <w:pPr>
            <w:pStyle w:val="2D6485E61D7D4B30875D11387A80E78D"/>
          </w:pPr>
          <w:r>
            <w:rPr>
              <w:rStyle w:val="Pladsholdertekst"/>
              <w:rFonts w:ascii="Agency FB" w:hAnsi="Agency FB"/>
            </w:rPr>
            <w:t>[</w:t>
          </w:r>
          <w:r w:rsidRPr="00894E04">
            <w:rPr>
              <w:rStyle w:val="Pladsholdertekst"/>
              <w:rFonts w:asciiTheme="majorHAnsi" w:hAnsiTheme="majorHAnsi" w:cstheme="majorHAnsi"/>
            </w:rPr>
            <w:t>Beskriv</w:t>
          </w:r>
          <w:r>
            <w:rPr>
              <w:rStyle w:val="Pladsholdertekst"/>
              <w:rFonts w:ascii="Agency FB" w:hAnsi="Agency FB"/>
            </w:rPr>
            <w:t xml:space="preserve"> </w:t>
          </w:r>
          <w:r>
            <w:rPr>
              <w:rStyle w:val="Pladsholdertekst"/>
            </w:rPr>
            <w:t>kort rollens væsentligste ansvarsområder i forhold til projektets opgaver/leverancer]</w:t>
          </w:r>
        </w:p>
      </w:docPartBody>
    </w:docPart>
    <w:docPart>
      <w:docPartPr>
        <w:name w:val="F1BE89EB90394110983F1F181504FDA4"/>
        <w:category>
          <w:name w:val="Generelt"/>
          <w:gallery w:val="placeholder"/>
        </w:category>
        <w:types>
          <w:type w:val="bbPlcHdr"/>
        </w:types>
        <w:behaviors>
          <w:behavior w:val="content"/>
        </w:behaviors>
        <w:guid w:val="{2BAC9BD5-1730-43EC-8941-7764977FEF36}"/>
      </w:docPartPr>
      <w:docPartBody>
        <w:p w:rsidR="00AA031C" w:rsidRDefault="001B1494">
          <w:pPr>
            <w:pStyle w:val="F1BE89EB90394110983F1F181504FDA4"/>
          </w:pPr>
          <w:r>
            <w:rPr>
              <w:rStyle w:val="Pladsholdertekst"/>
              <w:rFonts w:ascii="Agency FB" w:hAnsi="Agency FB"/>
            </w:rPr>
            <w:t>[</w:t>
          </w:r>
          <w:r>
            <w:rPr>
              <w:rStyle w:val="Pladsholdertekst"/>
            </w:rPr>
            <w:t>Angiv hvem der er tiltænkt til at varetage rollen, hvis dette er besluttet</w:t>
          </w:r>
          <w:r>
            <w:rPr>
              <w:rStyle w:val="Pladsholdertekst"/>
              <w:rFonts w:ascii="Agency FB" w:hAnsi="Agency FB"/>
            </w:rPr>
            <w:t>]</w:t>
          </w:r>
        </w:p>
      </w:docPartBody>
    </w:docPart>
    <w:docPart>
      <w:docPartPr>
        <w:name w:val="DD64A5E2D85D4DDDA7FDA31570335AF2"/>
        <w:category>
          <w:name w:val="Generelt"/>
          <w:gallery w:val="placeholder"/>
        </w:category>
        <w:types>
          <w:type w:val="bbPlcHdr"/>
        </w:types>
        <w:behaviors>
          <w:behavior w:val="content"/>
        </w:behaviors>
        <w:guid w:val="{B4E1FCE7-E2CD-445E-95B8-C70392DE261B}"/>
      </w:docPartPr>
      <w:docPartBody>
        <w:p w:rsidR="00AA031C" w:rsidRDefault="001B1494">
          <w:pPr>
            <w:pStyle w:val="DD64A5E2D85D4DDDA7FDA31570335AF2"/>
          </w:pPr>
          <w:r>
            <w:rPr>
              <w:rStyle w:val="Pladsholdertekst"/>
              <w:rFonts w:ascii="Agency FB" w:hAnsi="Agency FB"/>
            </w:rPr>
            <w:t>[</w:t>
          </w:r>
          <w:r>
            <w:rPr>
              <w:rStyle w:val="Pladsholdertekst"/>
            </w:rPr>
            <w:t>Angiv i timer, norm eller procentvis ÅV ressourceallokeringen til projektet</w:t>
          </w:r>
          <w:r>
            <w:rPr>
              <w:rStyle w:val="Pladsholdertekst"/>
              <w:rFonts w:ascii="Agency FB" w:hAnsi="Agency FB"/>
            </w:rPr>
            <w:t>]</w:t>
          </w:r>
        </w:p>
      </w:docPartBody>
    </w:docPart>
    <w:docPart>
      <w:docPartPr>
        <w:name w:val="B0C034F00C1E40AAA9D00DADC2537962"/>
        <w:category>
          <w:name w:val="Generelt"/>
          <w:gallery w:val="placeholder"/>
        </w:category>
        <w:types>
          <w:type w:val="bbPlcHdr"/>
        </w:types>
        <w:behaviors>
          <w:behavior w:val="content"/>
        </w:behaviors>
        <w:guid w:val="{810BBE1B-9E82-4C6A-888A-F2A5FECF3B94}"/>
      </w:docPartPr>
      <w:docPartBody>
        <w:p w:rsidR="00AA031C" w:rsidRDefault="001B1494">
          <w:pPr>
            <w:pStyle w:val="B0C034F00C1E40AAA9D00DADC2537962"/>
          </w:pPr>
          <w:r>
            <w:rPr>
              <w:rStyle w:val="Pladsholdertekst"/>
              <w:rFonts w:ascii="Agency FB" w:hAnsi="Agency FB"/>
            </w:rPr>
            <w:t>[</w:t>
          </w:r>
          <w:r w:rsidRPr="00894E04">
            <w:rPr>
              <w:rStyle w:val="Pladsholdertekst"/>
              <w:rFonts w:asciiTheme="majorHAnsi" w:hAnsiTheme="majorHAnsi" w:cstheme="majorHAnsi"/>
            </w:rPr>
            <w:t>Beskriv</w:t>
          </w:r>
          <w:r>
            <w:rPr>
              <w:rStyle w:val="Pladsholdertekst"/>
              <w:rFonts w:ascii="Agency FB" w:hAnsi="Agency FB"/>
            </w:rPr>
            <w:t xml:space="preserve"> </w:t>
          </w:r>
          <w:r>
            <w:rPr>
              <w:rStyle w:val="Pladsholdertekst"/>
            </w:rPr>
            <w:t>kort rollens væsentligste ansvarsområder i forhold til projektets opgaver/leverancer]</w:t>
          </w:r>
        </w:p>
      </w:docPartBody>
    </w:docPart>
    <w:docPart>
      <w:docPartPr>
        <w:name w:val="D745851AA42041AD895F08DF1F10C651"/>
        <w:category>
          <w:name w:val="Generelt"/>
          <w:gallery w:val="placeholder"/>
        </w:category>
        <w:types>
          <w:type w:val="bbPlcHdr"/>
        </w:types>
        <w:behaviors>
          <w:behavior w:val="content"/>
        </w:behaviors>
        <w:guid w:val="{BA8B5EE1-2C2A-4154-A4B8-EDDF86B1BCB5}"/>
      </w:docPartPr>
      <w:docPartBody>
        <w:p w:rsidR="007C25D3" w:rsidRDefault="008D14BE" w:rsidP="008D14BE">
          <w:pPr>
            <w:pStyle w:val="D745851AA42041AD895F08DF1F10C651"/>
          </w:pPr>
          <w:r w:rsidRPr="00B66DE3">
            <w:rPr>
              <w:rStyle w:val="Pladsholdertekst"/>
            </w:rPr>
            <w:t>Klik eller tryk her for at skrive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eiryo">
    <w:altName w:val="メイリオ"/>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Agency FB">
    <w:altName w:val="Calibri"/>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00A9"/>
    <w:rsid w:val="00013C9C"/>
    <w:rsid w:val="000249D5"/>
    <w:rsid w:val="00033A55"/>
    <w:rsid w:val="000365DA"/>
    <w:rsid w:val="00052BEB"/>
    <w:rsid w:val="0006748B"/>
    <w:rsid w:val="00073489"/>
    <w:rsid w:val="00076C87"/>
    <w:rsid w:val="00077A9B"/>
    <w:rsid w:val="00084EC4"/>
    <w:rsid w:val="00086095"/>
    <w:rsid w:val="00103ECB"/>
    <w:rsid w:val="00125983"/>
    <w:rsid w:val="001377DA"/>
    <w:rsid w:val="001516AD"/>
    <w:rsid w:val="00166901"/>
    <w:rsid w:val="00191FE7"/>
    <w:rsid w:val="001B1494"/>
    <w:rsid w:val="001C1895"/>
    <w:rsid w:val="001D44DF"/>
    <w:rsid w:val="001E1F7D"/>
    <w:rsid w:val="001E65E3"/>
    <w:rsid w:val="001E7C7D"/>
    <w:rsid w:val="001F63D5"/>
    <w:rsid w:val="00202C6C"/>
    <w:rsid w:val="0020385B"/>
    <w:rsid w:val="00220016"/>
    <w:rsid w:val="002240BC"/>
    <w:rsid w:val="00230832"/>
    <w:rsid w:val="0023508B"/>
    <w:rsid w:val="00252F30"/>
    <w:rsid w:val="00265EFE"/>
    <w:rsid w:val="00266910"/>
    <w:rsid w:val="002952DB"/>
    <w:rsid w:val="002A6515"/>
    <w:rsid w:val="002B09F3"/>
    <w:rsid w:val="002B25C3"/>
    <w:rsid w:val="002D0464"/>
    <w:rsid w:val="002D0633"/>
    <w:rsid w:val="002E11D5"/>
    <w:rsid w:val="002E2603"/>
    <w:rsid w:val="002F7A98"/>
    <w:rsid w:val="00311969"/>
    <w:rsid w:val="00311E8C"/>
    <w:rsid w:val="00315471"/>
    <w:rsid w:val="00320A63"/>
    <w:rsid w:val="003326EE"/>
    <w:rsid w:val="003632CA"/>
    <w:rsid w:val="00365C22"/>
    <w:rsid w:val="003677AE"/>
    <w:rsid w:val="00380FAB"/>
    <w:rsid w:val="0038389E"/>
    <w:rsid w:val="00383DAE"/>
    <w:rsid w:val="003D5E9F"/>
    <w:rsid w:val="003D723F"/>
    <w:rsid w:val="003F015D"/>
    <w:rsid w:val="0040428D"/>
    <w:rsid w:val="00423004"/>
    <w:rsid w:val="004262DC"/>
    <w:rsid w:val="004341B7"/>
    <w:rsid w:val="004A367C"/>
    <w:rsid w:val="004A7EAC"/>
    <w:rsid w:val="004B0A80"/>
    <w:rsid w:val="004B3AC6"/>
    <w:rsid w:val="004D7D59"/>
    <w:rsid w:val="004E7281"/>
    <w:rsid w:val="004F00A9"/>
    <w:rsid w:val="00505C0E"/>
    <w:rsid w:val="00515217"/>
    <w:rsid w:val="0053305D"/>
    <w:rsid w:val="00543453"/>
    <w:rsid w:val="005503D1"/>
    <w:rsid w:val="005A3024"/>
    <w:rsid w:val="005A3DF1"/>
    <w:rsid w:val="005C0A93"/>
    <w:rsid w:val="005C3F4F"/>
    <w:rsid w:val="005E11AD"/>
    <w:rsid w:val="00603D0D"/>
    <w:rsid w:val="0061062D"/>
    <w:rsid w:val="00631B1F"/>
    <w:rsid w:val="006479C1"/>
    <w:rsid w:val="00664833"/>
    <w:rsid w:val="0066612F"/>
    <w:rsid w:val="0067424F"/>
    <w:rsid w:val="0068569A"/>
    <w:rsid w:val="00690A6A"/>
    <w:rsid w:val="006A3470"/>
    <w:rsid w:val="006B1886"/>
    <w:rsid w:val="006B4229"/>
    <w:rsid w:val="006C6E98"/>
    <w:rsid w:val="00702F48"/>
    <w:rsid w:val="00703C48"/>
    <w:rsid w:val="00731B98"/>
    <w:rsid w:val="007458C5"/>
    <w:rsid w:val="00757724"/>
    <w:rsid w:val="007764A6"/>
    <w:rsid w:val="007A4BF2"/>
    <w:rsid w:val="007B3CFD"/>
    <w:rsid w:val="007C25D3"/>
    <w:rsid w:val="007F1C63"/>
    <w:rsid w:val="00847909"/>
    <w:rsid w:val="00872BDB"/>
    <w:rsid w:val="00893399"/>
    <w:rsid w:val="008937D9"/>
    <w:rsid w:val="008A4975"/>
    <w:rsid w:val="008C0CAC"/>
    <w:rsid w:val="008D04A7"/>
    <w:rsid w:val="008D14BE"/>
    <w:rsid w:val="008D5097"/>
    <w:rsid w:val="008D5F44"/>
    <w:rsid w:val="008F4DE6"/>
    <w:rsid w:val="009107BF"/>
    <w:rsid w:val="009504A8"/>
    <w:rsid w:val="00954249"/>
    <w:rsid w:val="009802A0"/>
    <w:rsid w:val="00982980"/>
    <w:rsid w:val="00993DCD"/>
    <w:rsid w:val="009B1F7C"/>
    <w:rsid w:val="009C44DD"/>
    <w:rsid w:val="009E108A"/>
    <w:rsid w:val="009E37FD"/>
    <w:rsid w:val="00A154E7"/>
    <w:rsid w:val="00A24DFB"/>
    <w:rsid w:val="00A774F0"/>
    <w:rsid w:val="00A8434A"/>
    <w:rsid w:val="00A9297C"/>
    <w:rsid w:val="00AA031C"/>
    <w:rsid w:val="00AD7266"/>
    <w:rsid w:val="00B02854"/>
    <w:rsid w:val="00B224A9"/>
    <w:rsid w:val="00B27CE3"/>
    <w:rsid w:val="00B40676"/>
    <w:rsid w:val="00B439D0"/>
    <w:rsid w:val="00B837BE"/>
    <w:rsid w:val="00B87694"/>
    <w:rsid w:val="00B942AE"/>
    <w:rsid w:val="00B958EC"/>
    <w:rsid w:val="00BC0171"/>
    <w:rsid w:val="00BD28D9"/>
    <w:rsid w:val="00C06C83"/>
    <w:rsid w:val="00C26A24"/>
    <w:rsid w:val="00C3573D"/>
    <w:rsid w:val="00C729D1"/>
    <w:rsid w:val="00C75B8C"/>
    <w:rsid w:val="00C7795D"/>
    <w:rsid w:val="00C84807"/>
    <w:rsid w:val="00C86C39"/>
    <w:rsid w:val="00C9700E"/>
    <w:rsid w:val="00CA2BE8"/>
    <w:rsid w:val="00CA2D88"/>
    <w:rsid w:val="00CB3DE4"/>
    <w:rsid w:val="00CB7E1A"/>
    <w:rsid w:val="00CC09FC"/>
    <w:rsid w:val="00CC3800"/>
    <w:rsid w:val="00CE280E"/>
    <w:rsid w:val="00CF65DE"/>
    <w:rsid w:val="00D05860"/>
    <w:rsid w:val="00D25AE5"/>
    <w:rsid w:val="00D35AF8"/>
    <w:rsid w:val="00D52D24"/>
    <w:rsid w:val="00D60935"/>
    <w:rsid w:val="00D863BC"/>
    <w:rsid w:val="00DC3F40"/>
    <w:rsid w:val="00DE3231"/>
    <w:rsid w:val="00DF10A2"/>
    <w:rsid w:val="00DF10A3"/>
    <w:rsid w:val="00E02D72"/>
    <w:rsid w:val="00E171A2"/>
    <w:rsid w:val="00E260DE"/>
    <w:rsid w:val="00E51BA1"/>
    <w:rsid w:val="00E60B70"/>
    <w:rsid w:val="00E77C80"/>
    <w:rsid w:val="00E8244A"/>
    <w:rsid w:val="00EA4483"/>
    <w:rsid w:val="00EB62FA"/>
    <w:rsid w:val="00EC6B61"/>
    <w:rsid w:val="00ED4079"/>
    <w:rsid w:val="00ED75D5"/>
    <w:rsid w:val="00F00CE3"/>
    <w:rsid w:val="00F41E5C"/>
    <w:rsid w:val="00F50FF8"/>
    <w:rsid w:val="00F53117"/>
    <w:rsid w:val="00F54026"/>
    <w:rsid w:val="00F5446B"/>
    <w:rsid w:val="00F730BA"/>
    <w:rsid w:val="00F92BEB"/>
    <w:rsid w:val="00F94837"/>
    <w:rsid w:val="00FC75A3"/>
    <w:rsid w:val="00FF5AF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ED70C0E"/>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0A9"/>
    <w:rPr>
      <w:rFonts w:cs="Times New Roman"/>
      <w:sz w:val="3276"/>
      <w:szCs w:val="327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8D14BE"/>
    <w:rPr>
      <w:color w:val="808080"/>
      <w:lang w:val="da-DK"/>
    </w:rPr>
  </w:style>
  <w:style w:type="paragraph" w:customStyle="1" w:styleId="63125A2BF3724A2294E4E2F46A5DAA96">
    <w:name w:val="63125A2BF3724A2294E4E2F46A5DAA96"/>
    <w:rsid w:val="004F00A9"/>
  </w:style>
  <w:style w:type="paragraph" w:styleId="Brdtekst">
    <w:name w:val="Body Text"/>
    <w:basedOn w:val="Normal"/>
    <w:link w:val="BrdtekstTegn"/>
    <w:uiPriority w:val="99"/>
    <w:semiHidden/>
    <w:unhideWhenUsed/>
    <w:rsid w:val="004F00A9"/>
    <w:pPr>
      <w:spacing w:after="120"/>
    </w:pPr>
  </w:style>
  <w:style w:type="character" w:customStyle="1" w:styleId="BrdtekstTegn">
    <w:name w:val="Brødtekst Tegn"/>
    <w:basedOn w:val="Standardskrifttypeiafsnit"/>
    <w:link w:val="Brdtekst"/>
    <w:uiPriority w:val="99"/>
    <w:semiHidden/>
    <w:rsid w:val="004F00A9"/>
    <w:rPr>
      <w:rFonts w:cs="Times New Roman"/>
      <w:sz w:val="3276"/>
      <w:szCs w:val="3276"/>
    </w:rPr>
  </w:style>
  <w:style w:type="table" w:customStyle="1" w:styleId="TableNormal1">
    <w:name w:val="Table Normal1"/>
    <w:uiPriority w:val="99"/>
    <w:semiHidden/>
    <w:rsid w:val="004F00A9"/>
    <w:pPr>
      <w:spacing w:after="200" w:line="276" w:lineRule="auto"/>
    </w:pPr>
    <w:rPr>
      <w:rFonts w:eastAsiaTheme="minorHAnsi"/>
      <w:lang w:eastAsia="en-US"/>
    </w:rPr>
    <w:tblPr>
      <w:tblCellMar>
        <w:top w:w="0" w:type="dxa"/>
        <w:left w:w="108" w:type="dxa"/>
        <w:bottom w:w="0" w:type="dxa"/>
        <w:right w:w="108" w:type="dxa"/>
      </w:tblCellMar>
    </w:tblPr>
  </w:style>
  <w:style w:type="paragraph" w:customStyle="1" w:styleId="765E56D89C954C7CB5794F0E6ADD7CA917">
    <w:name w:val="765E56D89C954C7CB5794F0E6ADD7CA917"/>
    <w:rsid w:val="0020385B"/>
    <w:pPr>
      <w:spacing w:after="0" w:line="240" w:lineRule="auto"/>
    </w:pPr>
    <w:rPr>
      <w:sz w:val="28"/>
    </w:rPr>
  </w:style>
  <w:style w:type="paragraph" w:customStyle="1" w:styleId="EF14117B275842A5A665A78048C697B68">
    <w:name w:val="EF14117B275842A5A665A78048C697B68"/>
    <w:rsid w:val="0020385B"/>
    <w:pPr>
      <w:keepNext/>
      <w:spacing w:before="60" w:after="60" w:line="240" w:lineRule="auto"/>
    </w:pPr>
    <w:rPr>
      <w:b/>
      <w:sz w:val="20"/>
    </w:rPr>
  </w:style>
  <w:style w:type="paragraph" w:customStyle="1" w:styleId="0A6C316B03A74B8DA582F43BACB68B7058">
    <w:name w:val="0A6C316B03A74B8DA582F43BACB68B7058"/>
    <w:rsid w:val="0020385B"/>
    <w:pPr>
      <w:spacing w:line="240" w:lineRule="auto"/>
    </w:pPr>
  </w:style>
  <w:style w:type="paragraph" w:customStyle="1" w:styleId="1EE24D09011F41C5B346DDEE609C30CB39">
    <w:name w:val="1EE24D09011F41C5B346DDEE609C30CB39"/>
    <w:rsid w:val="0020385B"/>
    <w:pPr>
      <w:spacing w:before="240" w:line="240" w:lineRule="auto"/>
    </w:pPr>
  </w:style>
  <w:style w:type="paragraph" w:customStyle="1" w:styleId="84A5C6E12A624724B361C9312E39916E58">
    <w:name w:val="84A5C6E12A624724B361C9312E39916E58"/>
    <w:rsid w:val="0020385B"/>
    <w:pPr>
      <w:spacing w:line="240" w:lineRule="auto"/>
    </w:pPr>
  </w:style>
  <w:style w:type="paragraph" w:customStyle="1" w:styleId="8E61579FA5C94774A7FEC9AAE22C529D58">
    <w:name w:val="8E61579FA5C94774A7FEC9AAE22C529D58"/>
    <w:rsid w:val="0020385B"/>
    <w:pPr>
      <w:spacing w:line="240" w:lineRule="auto"/>
    </w:pPr>
  </w:style>
  <w:style w:type="paragraph" w:customStyle="1" w:styleId="C48D9F29D9024D7F9A1D9CFAD28F316758">
    <w:name w:val="C48D9F29D9024D7F9A1D9CFAD28F316758"/>
    <w:rsid w:val="0020385B"/>
    <w:pPr>
      <w:spacing w:before="60" w:after="60" w:line="240" w:lineRule="auto"/>
    </w:pPr>
    <w:rPr>
      <w:sz w:val="20"/>
    </w:rPr>
  </w:style>
  <w:style w:type="paragraph" w:customStyle="1" w:styleId="EAC751F013244A149808797E7656FACA58">
    <w:name w:val="EAC751F013244A149808797E7656FACA58"/>
    <w:rsid w:val="0020385B"/>
    <w:pPr>
      <w:spacing w:before="60" w:after="60" w:line="240" w:lineRule="auto"/>
    </w:pPr>
    <w:rPr>
      <w:sz w:val="20"/>
    </w:rPr>
  </w:style>
  <w:style w:type="paragraph" w:customStyle="1" w:styleId="EBC3D9CFFA144A80BE1AFCAC1040AE3058">
    <w:name w:val="EBC3D9CFFA144A80BE1AFCAC1040AE3058"/>
    <w:rsid w:val="0020385B"/>
    <w:pPr>
      <w:spacing w:before="60" w:after="60" w:line="240" w:lineRule="auto"/>
    </w:pPr>
    <w:rPr>
      <w:sz w:val="20"/>
    </w:rPr>
  </w:style>
  <w:style w:type="paragraph" w:customStyle="1" w:styleId="D5D057CD9C3A4F56A6EC65D82834CCF258">
    <w:name w:val="D5D057CD9C3A4F56A6EC65D82834CCF258"/>
    <w:rsid w:val="0020385B"/>
    <w:pPr>
      <w:spacing w:before="60" w:after="60" w:line="240" w:lineRule="auto"/>
    </w:pPr>
    <w:rPr>
      <w:sz w:val="20"/>
    </w:rPr>
  </w:style>
  <w:style w:type="paragraph" w:customStyle="1" w:styleId="43258BE66EC84A4B9C630550D921AFE750">
    <w:name w:val="43258BE66EC84A4B9C630550D921AFE750"/>
    <w:rsid w:val="0020385B"/>
    <w:pPr>
      <w:spacing w:before="60" w:after="60" w:line="240" w:lineRule="auto"/>
    </w:pPr>
    <w:rPr>
      <w:sz w:val="20"/>
    </w:rPr>
  </w:style>
  <w:style w:type="paragraph" w:customStyle="1" w:styleId="0359509F9C78414B9EC8FD4943A27C7450">
    <w:name w:val="0359509F9C78414B9EC8FD4943A27C7450"/>
    <w:rsid w:val="0020385B"/>
    <w:pPr>
      <w:spacing w:line="240" w:lineRule="auto"/>
    </w:pPr>
  </w:style>
  <w:style w:type="paragraph" w:customStyle="1" w:styleId="A3526C32C4F648C28AA2156EFBB34B4550">
    <w:name w:val="A3526C32C4F648C28AA2156EFBB34B4550"/>
    <w:rsid w:val="0020385B"/>
    <w:pPr>
      <w:spacing w:line="240" w:lineRule="auto"/>
    </w:pPr>
  </w:style>
  <w:style w:type="paragraph" w:customStyle="1" w:styleId="CC5A7A51260C4AB18735A6AF68E94AE4">
    <w:name w:val="CC5A7A51260C4AB18735A6AF68E94AE4"/>
  </w:style>
  <w:style w:type="paragraph" w:customStyle="1" w:styleId="FA8C97D1AC594E27B95CBA8C995B991F">
    <w:name w:val="FA8C97D1AC594E27B95CBA8C995B991F"/>
  </w:style>
  <w:style w:type="paragraph" w:customStyle="1" w:styleId="F714621342A44B0A9171E22F2928BDC5">
    <w:name w:val="F714621342A44B0A9171E22F2928BDC5"/>
  </w:style>
  <w:style w:type="paragraph" w:customStyle="1" w:styleId="4D715B8EFD0B4D0DBC3740575B7D6076">
    <w:name w:val="4D715B8EFD0B4D0DBC3740575B7D6076"/>
  </w:style>
  <w:style w:type="paragraph" w:customStyle="1" w:styleId="DC747E543D7841EF86F611735AB3A6A6">
    <w:name w:val="DC747E543D7841EF86F611735AB3A6A6"/>
  </w:style>
  <w:style w:type="paragraph" w:customStyle="1" w:styleId="D7B6B6E294E04E3CBB2CDB0BB99E090D">
    <w:name w:val="D7B6B6E294E04E3CBB2CDB0BB99E090D"/>
  </w:style>
  <w:style w:type="paragraph" w:customStyle="1" w:styleId="4BBDBF0B6A5E4F6DB5E27821FC65C954">
    <w:name w:val="4BBDBF0B6A5E4F6DB5E27821FC65C954"/>
  </w:style>
  <w:style w:type="paragraph" w:customStyle="1" w:styleId="44B4385FB8D3495788A0149E99F4A613">
    <w:name w:val="44B4385FB8D3495788A0149E99F4A613"/>
    <w:rsid w:val="001B1494"/>
  </w:style>
  <w:style w:type="paragraph" w:customStyle="1" w:styleId="FCFB81AD687E421284DB92C2BAB2A535">
    <w:name w:val="FCFB81AD687E421284DB92C2BAB2A535"/>
    <w:rsid w:val="001B1494"/>
  </w:style>
  <w:style w:type="paragraph" w:customStyle="1" w:styleId="CF359AA1FFDF4EC3A894419F3F6AA1D1">
    <w:name w:val="CF359AA1FFDF4EC3A894419F3F6AA1D1"/>
    <w:rsid w:val="001B1494"/>
  </w:style>
  <w:style w:type="paragraph" w:customStyle="1" w:styleId="72FC794468564C55A9FAB7DBD9B67098">
    <w:name w:val="72FC794468564C55A9FAB7DBD9B67098"/>
    <w:rsid w:val="001B1494"/>
  </w:style>
  <w:style w:type="paragraph" w:customStyle="1" w:styleId="2FE959B81F6C4F7F9058C45711980C97">
    <w:name w:val="2FE959B81F6C4F7F9058C45711980C97"/>
    <w:rsid w:val="001B1494"/>
  </w:style>
  <w:style w:type="paragraph" w:customStyle="1" w:styleId="290393EC071349D083195603C008F861">
    <w:name w:val="290393EC071349D083195603C008F861"/>
    <w:rsid w:val="001B1494"/>
  </w:style>
  <w:style w:type="paragraph" w:customStyle="1" w:styleId="41E9472A50B14677BC33046BB55E2A0B">
    <w:name w:val="41E9472A50B14677BC33046BB55E2A0B"/>
    <w:rsid w:val="001B1494"/>
  </w:style>
  <w:style w:type="paragraph" w:customStyle="1" w:styleId="041D3D0CEA2041FB8ACEE319983EC56E">
    <w:name w:val="041D3D0CEA2041FB8ACEE319983EC56E"/>
    <w:rsid w:val="00D05860"/>
  </w:style>
  <w:style w:type="paragraph" w:customStyle="1" w:styleId="EA4F2F0AFE19458D93A9D4C0A3783BB5">
    <w:name w:val="EA4F2F0AFE19458D93A9D4C0A3783BB5"/>
    <w:rsid w:val="00D05860"/>
  </w:style>
  <w:style w:type="paragraph" w:customStyle="1" w:styleId="BEA66DCA0CC344B0AE9814DBB24F5A71">
    <w:name w:val="BEA66DCA0CC344B0AE9814DBB24F5A71"/>
  </w:style>
  <w:style w:type="paragraph" w:customStyle="1" w:styleId="0C37F04FBD5F41AE8D0962426DF486FE">
    <w:name w:val="0C37F04FBD5F41AE8D0962426DF486FE"/>
  </w:style>
  <w:style w:type="paragraph" w:customStyle="1" w:styleId="5F14ED13380049FBB5471CA4312CB038">
    <w:name w:val="5F14ED13380049FBB5471CA4312CB038"/>
  </w:style>
  <w:style w:type="paragraph" w:customStyle="1" w:styleId="7AB22DEF19DE4AD98A34503493C33622">
    <w:name w:val="7AB22DEF19DE4AD98A34503493C33622"/>
  </w:style>
  <w:style w:type="paragraph" w:customStyle="1" w:styleId="8B55583A758545BB893AD7B771F31C46">
    <w:name w:val="8B55583A758545BB893AD7B771F31C46"/>
  </w:style>
  <w:style w:type="paragraph" w:customStyle="1" w:styleId="2D1D9A648785413A862EBEA7B0CF8B70">
    <w:name w:val="2D1D9A648785413A862EBEA7B0CF8B70"/>
  </w:style>
  <w:style w:type="paragraph" w:customStyle="1" w:styleId="53D1FE3887A04238B97B0704D3B1DEA0">
    <w:name w:val="53D1FE3887A04238B97B0704D3B1DEA0"/>
  </w:style>
  <w:style w:type="paragraph" w:customStyle="1" w:styleId="81C71EAE81D6468994F92D2D626E932F">
    <w:name w:val="81C71EAE81D6468994F92D2D626E932F"/>
  </w:style>
  <w:style w:type="paragraph" w:customStyle="1" w:styleId="DD4B2A77645B4766843033FC2F34BA16">
    <w:name w:val="DD4B2A77645B4766843033FC2F34BA16"/>
  </w:style>
  <w:style w:type="paragraph" w:customStyle="1" w:styleId="D33BB71870224A429D2E0C95DEBD4BE2">
    <w:name w:val="D33BB71870224A429D2E0C95DEBD4BE2"/>
  </w:style>
  <w:style w:type="paragraph" w:customStyle="1" w:styleId="346C9B0B44FD4DB7A7F316EE70AF0D63">
    <w:name w:val="346C9B0B44FD4DB7A7F316EE70AF0D63"/>
  </w:style>
  <w:style w:type="paragraph" w:customStyle="1" w:styleId="08B98C126D454604932E6A9E39A39777">
    <w:name w:val="08B98C126D454604932E6A9E39A39777"/>
  </w:style>
  <w:style w:type="paragraph" w:customStyle="1" w:styleId="E7682BD00E064DA1A1449A93D5B39360">
    <w:name w:val="E7682BD00E064DA1A1449A93D5B39360"/>
  </w:style>
  <w:style w:type="paragraph" w:customStyle="1" w:styleId="FACC2219333441778A66EE419B590912">
    <w:name w:val="FACC2219333441778A66EE419B590912"/>
  </w:style>
  <w:style w:type="paragraph" w:customStyle="1" w:styleId="CE8EB8B560D944E68804698737E1CAC3">
    <w:name w:val="CE8EB8B560D944E68804698737E1CAC3"/>
  </w:style>
  <w:style w:type="paragraph" w:customStyle="1" w:styleId="293D272F68684017B437E2FB30D33290">
    <w:name w:val="293D272F68684017B437E2FB30D33290"/>
  </w:style>
  <w:style w:type="paragraph" w:customStyle="1" w:styleId="906684C7961445519540F516F2FC8EF3">
    <w:name w:val="906684C7961445519540F516F2FC8EF3"/>
  </w:style>
  <w:style w:type="paragraph" w:customStyle="1" w:styleId="3EE37644BE8749CE85B1E94E78DEBD21">
    <w:name w:val="3EE37644BE8749CE85B1E94E78DEBD21"/>
  </w:style>
  <w:style w:type="paragraph" w:customStyle="1" w:styleId="8600814392BC4D5C9F50438661E01774">
    <w:name w:val="8600814392BC4D5C9F50438661E01774"/>
  </w:style>
  <w:style w:type="paragraph" w:customStyle="1" w:styleId="2D6485E61D7D4B30875D11387A80E78D">
    <w:name w:val="2D6485E61D7D4B30875D11387A80E78D"/>
  </w:style>
  <w:style w:type="paragraph" w:customStyle="1" w:styleId="A2010272EF044130B7E9897C5B51EABD">
    <w:name w:val="A2010272EF044130B7E9897C5B51EABD"/>
  </w:style>
  <w:style w:type="paragraph" w:customStyle="1" w:styleId="5232357E6AE240C5AE00EC434010F1E5">
    <w:name w:val="5232357E6AE240C5AE00EC434010F1E5"/>
  </w:style>
  <w:style w:type="paragraph" w:customStyle="1" w:styleId="2166CA6552914741AD413705E112250E">
    <w:name w:val="2166CA6552914741AD413705E112250E"/>
  </w:style>
  <w:style w:type="paragraph" w:customStyle="1" w:styleId="98548F27824B439EA95C53408789865F">
    <w:name w:val="98548F27824B439EA95C53408789865F"/>
  </w:style>
  <w:style w:type="paragraph" w:customStyle="1" w:styleId="13F94EA2DF3D4B2B91A5D5ECAAEBB0D3">
    <w:name w:val="13F94EA2DF3D4B2B91A5D5ECAAEBB0D3"/>
  </w:style>
  <w:style w:type="paragraph" w:customStyle="1" w:styleId="C63EC75606F5405C8DAB81DD53648AAE">
    <w:name w:val="C63EC75606F5405C8DAB81DD53648AAE"/>
  </w:style>
  <w:style w:type="paragraph" w:customStyle="1" w:styleId="D8FDE0909E6843FBB5BFFF183A3EB390">
    <w:name w:val="D8FDE0909E6843FBB5BFFF183A3EB390"/>
  </w:style>
  <w:style w:type="paragraph" w:customStyle="1" w:styleId="D579EFFCC4AA4CE0BBD86BC9F87AE3AD">
    <w:name w:val="D579EFFCC4AA4CE0BBD86BC9F87AE3AD"/>
  </w:style>
  <w:style w:type="paragraph" w:customStyle="1" w:styleId="3F0E8841A6A144DE889211FFF669876D">
    <w:name w:val="3F0E8841A6A144DE889211FFF669876D"/>
  </w:style>
  <w:style w:type="paragraph" w:customStyle="1" w:styleId="F1A6D13C3DAE4F568858868C06D36DCD">
    <w:name w:val="F1A6D13C3DAE4F568858868C06D36DCD"/>
  </w:style>
  <w:style w:type="paragraph" w:customStyle="1" w:styleId="F08FCF0DCF144984AC46B8E926A577E3">
    <w:name w:val="F08FCF0DCF144984AC46B8E926A577E3"/>
  </w:style>
  <w:style w:type="paragraph" w:customStyle="1" w:styleId="A785CC9BB41C4382BAA2F0624361BFE1">
    <w:name w:val="A785CC9BB41C4382BAA2F0624361BFE1"/>
  </w:style>
  <w:style w:type="paragraph" w:customStyle="1" w:styleId="8A8E4521F6B146BF9E873678939089E5">
    <w:name w:val="8A8E4521F6B146BF9E873678939089E5"/>
  </w:style>
  <w:style w:type="paragraph" w:customStyle="1" w:styleId="F1BE89EB90394110983F1F181504FDA4">
    <w:name w:val="F1BE89EB90394110983F1F181504FDA4"/>
  </w:style>
  <w:style w:type="paragraph" w:customStyle="1" w:styleId="DD64A5E2D85D4DDDA7FDA31570335AF2">
    <w:name w:val="DD64A5E2D85D4DDDA7FDA31570335AF2"/>
  </w:style>
  <w:style w:type="paragraph" w:customStyle="1" w:styleId="B0C034F00C1E40AAA9D00DADC2537962">
    <w:name w:val="B0C034F00C1E40AAA9D00DADC2537962"/>
  </w:style>
  <w:style w:type="paragraph" w:customStyle="1" w:styleId="EF14117B275842A5A665A78048C697B6">
    <w:name w:val="EF14117B275842A5A665A78048C697B6"/>
    <w:pPr>
      <w:keepNext/>
      <w:spacing w:before="60" w:after="60" w:line="240" w:lineRule="auto"/>
    </w:pPr>
    <w:rPr>
      <w:b/>
      <w:sz w:val="20"/>
    </w:rPr>
  </w:style>
  <w:style w:type="paragraph" w:customStyle="1" w:styleId="C48D9F29D9024D7F9A1D9CFAD28F3167">
    <w:name w:val="C48D9F29D9024D7F9A1D9CFAD28F3167"/>
    <w:pPr>
      <w:spacing w:before="60" w:after="60" w:line="240" w:lineRule="auto"/>
    </w:pPr>
    <w:rPr>
      <w:sz w:val="20"/>
    </w:rPr>
  </w:style>
  <w:style w:type="paragraph" w:customStyle="1" w:styleId="EAC751F013244A149808797E7656FACA">
    <w:name w:val="EAC751F013244A149808797E7656FACA"/>
    <w:pPr>
      <w:spacing w:before="60" w:after="60" w:line="240" w:lineRule="auto"/>
    </w:pPr>
    <w:rPr>
      <w:sz w:val="20"/>
    </w:rPr>
  </w:style>
  <w:style w:type="paragraph" w:customStyle="1" w:styleId="EBC3D9CFFA144A80BE1AFCAC1040AE30">
    <w:name w:val="EBC3D9CFFA144A80BE1AFCAC1040AE30"/>
    <w:pPr>
      <w:spacing w:before="60" w:after="60" w:line="240" w:lineRule="auto"/>
    </w:pPr>
    <w:rPr>
      <w:sz w:val="20"/>
    </w:rPr>
  </w:style>
  <w:style w:type="paragraph" w:customStyle="1" w:styleId="D5D057CD9C3A4F56A6EC65D82834CCF2">
    <w:name w:val="D5D057CD9C3A4F56A6EC65D82834CCF2"/>
    <w:pPr>
      <w:spacing w:before="60" w:after="60" w:line="240" w:lineRule="auto"/>
    </w:pPr>
    <w:rPr>
      <w:sz w:val="20"/>
    </w:rPr>
  </w:style>
  <w:style w:type="paragraph" w:customStyle="1" w:styleId="43258BE66EC84A4B9C630550D921AFE7">
    <w:name w:val="43258BE66EC84A4B9C630550D921AFE7"/>
    <w:pPr>
      <w:spacing w:before="60" w:after="60" w:line="240" w:lineRule="auto"/>
    </w:pPr>
    <w:rPr>
      <w:sz w:val="20"/>
    </w:rPr>
  </w:style>
  <w:style w:type="paragraph" w:customStyle="1" w:styleId="0359509F9C78414B9EC8FD4943A27C74">
    <w:name w:val="0359509F9C78414B9EC8FD4943A27C74"/>
    <w:pPr>
      <w:spacing w:line="240" w:lineRule="auto"/>
    </w:pPr>
  </w:style>
  <w:style w:type="paragraph" w:customStyle="1" w:styleId="A63E4296EBE146B6B353899B86CA4A72">
    <w:name w:val="A63E4296EBE146B6B353899B86CA4A72"/>
    <w:pPr>
      <w:spacing w:line="240" w:lineRule="auto"/>
    </w:pPr>
  </w:style>
  <w:style w:type="paragraph" w:customStyle="1" w:styleId="2CDD40EC461E4969BD282E92F97CC801">
    <w:name w:val="2CDD40EC461E4969BD282E92F97CC801"/>
    <w:pPr>
      <w:spacing w:before="60" w:after="60" w:line="240" w:lineRule="auto"/>
    </w:pPr>
    <w:rPr>
      <w:sz w:val="20"/>
    </w:rPr>
  </w:style>
  <w:style w:type="paragraph" w:customStyle="1" w:styleId="8600814392BC4D5C9F50438661E017741">
    <w:name w:val="8600814392BC4D5C9F50438661E017741"/>
    <w:pPr>
      <w:spacing w:before="60" w:after="60" w:line="240" w:lineRule="auto"/>
    </w:pPr>
    <w:rPr>
      <w:sz w:val="20"/>
    </w:rPr>
  </w:style>
  <w:style w:type="paragraph" w:customStyle="1" w:styleId="82E1357A78B245C6A4BA6045217F2120">
    <w:name w:val="82E1357A78B245C6A4BA6045217F2120"/>
    <w:pPr>
      <w:spacing w:line="240" w:lineRule="auto"/>
    </w:pPr>
  </w:style>
  <w:style w:type="paragraph" w:customStyle="1" w:styleId="652A4880AC354633B5273215C800FFC9">
    <w:name w:val="652A4880AC354633B5273215C800FFC9"/>
    <w:pPr>
      <w:spacing w:line="240" w:lineRule="auto"/>
    </w:pPr>
  </w:style>
  <w:style w:type="paragraph" w:customStyle="1" w:styleId="BE75ADAEC9274317AAA574BD742A3592">
    <w:name w:val="BE75ADAEC9274317AAA574BD742A3592"/>
    <w:pPr>
      <w:spacing w:line="240" w:lineRule="auto"/>
    </w:pPr>
  </w:style>
  <w:style w:type="paragraph" w:customStyle="1" w:styleId="3AD0C93EEA5E406D933AAF588B84AF65">
    <w:name w:val="3AD0C93EEA5E406D933AAF588B84AF65"/>
    <w:pPr>
      <w:spacing w:line="240" w:lineRule="auto"/>
    </w:pPr>
  </w:style>
  <w:style w:type="paragraph" w:customStyle="1" w:styleId="F79A1FF3DD8E4F50908C09DDA7CA21A7">
    <w:name w:val="F79A1FF3DD8E4F50908C09DDA7CA21A7"/>
    <w:pPr>
      <w:spacing w:line="240" w:lineRule="auto"/>
    </w:pPr>
  </w:style>
  <w:style w:type="paragraph" w:customStyle="1" w:styleId="71F937F046B241D1954D935A04ABA8C2">
    <w:name w:val="71F937F046B241D1954D935A04ABA8C2"/>
    <w:pPr>
      <w:spacing w:line="240" w:lineRule="auto"/>
    </w:pPr>
  </w:style>
  <w:style w:type="paragraph" w:customStyle="1" w:styleId="D03FAACE5D754A4687836404017F7D8D">
    <w:name w:val="D03FAACE5D754A4687836404017F7D8D"/>
    <w:pPr>
      <w:spacing w:before="60" w:after="60" w:line="240" w:lineRule="auto"/>
    </w:pPr>
    <w:rPr>
      <w:sz w:val="20"/>
    </w:rPr>
  </w:style>
  <w:style w:type="paragraph" w:customStyle="1" w:styleId="F61AD221C88A443D992233BBE7A4CD92">
    <w:name w:val="F61AD221C88A443D992233BBE7A4CD92"/>
    <w:pPr>
      <w:spacing w:before="60" w:after="60" w:line="240" w:lineRule="auto"/>
    </w:pPr>
    <w:rPr>
      <w:sz w:val="20"/>
    </w:rPr>
  </w:style>
  <w:style w:type="paragraph" w:customStyle="1" w:styleId="D7DC607C739F4FA5A87E8A999264E497">
    <w:name w:val="D7DC607C739F4FA5A87E8A999264E497"/>
    <w:pPr>
      <w:spacing w:before="60" w:after="60" w:line="240" w:lineRule="auto"/>
    </w:pPr>
    <w:rPr>
      <w:sz w:val="20"/>
    </w:rPr>
  </w:style>
  <w:style w:type="paragraph" w:customStyle="1" w:styleId="4B1360F035BD40F0B610DEAE3878BD78">
    <w:name w:val="4B1360F035BD40F0B610DEAE3878BD78"/>
    <w:pPr>
      <w:spacing w:before="60" w:after="60" w:line="240" w:lineRule="auto"/>
    </w:pPr>
    <w:rPr>
      <w:sz w:val="20"/>
    </w:rPr>
  </w:style>
  <w:style w:type="paragraph" w:customStyle="1" w:styleId="607C3467B04E44F2A556288703F1730B">
    <w:name w:val="607C3467B04E44F2A556288703F1730B"/>
    <w:pPr>
      <w:spacing w:line="240" w:lineRule="auto"/>
    </w:pPr>
  </w:style>
  <w:style w:type="paragraph" w:customStyle="1" w:styleId="82B0388BED944876B65500B3269B0C91">
    <w:name w:val="82B0388BED944876B65500B3269B0C91"/>
    <w:pPr>
      <w:spacing w:line="240" w:lineRule="auto"/>
    </w:pPr>
  </w:style>
  <w:style w:type="paragraph" w:customStyle="1" w:styleId="E575C676A87341109EC3BE16F56F8CFC">
    <w:name w:val="E575C676A87341109EC3BE16F56F8CFC"/>
    <w:pPr>
      <w:spacing w:line="240" w:lineRule="auto"/>
    </w:pPr>
  </w:style>
  <w:style w:type="paragraph" w:customStyle="1" w:styleId="6E2B737A56D249BE8758A8E2C05F37D9">
    <w:name w:val="6E2B737A56D249BE8758A8E2C05F37D9"/>
    <w:pPr>
      <w:spacing w:line="240" w:lineRule="auto"/>
    </w:pPr>
  </w:style>
  <w:style w:type="paragraph" w:customStyle="1" w:styleId="549696119E6A402CBA1478A4D130537A">
    <w:name w:val="549696119E6A402CBA1478A4D130537A"/>
    <w:pPr>
      <w:spacing w:line="240" w:lineRule="auto"/>
    </w:pPr>
  </w:style>
  <w:style w:type="paragraph" w:customStyle="1" w:styleId="832A7350FB884C1C9889E11583AD8A84">
    <w:name w:val="832A7350FB884C1C9889E11583AD8A84"/>
    <w:pPr>
      <w:spacing w:line="240" w:lineRule="auto"/>
    </w:pPr>
  </w:style>
  <w:style w:type="paragraph" w:customStyle="1" w:styleId="D745851AA42041AD895F08DF1F10C651">
    <w:name w:val="D745851AA42041AD895F08DF1F10C651"/>
    <w:rsid w:val="008D14BE"/>
  </w:style>
  <w:style w:type="paragraph" w:customStyle="1" w:styleId="FA1E589EBACA4A66AB5014BFFCCFBB4E">
    <w:name w:val="FA1E589EBACA4A66AB5014BFFCCFBB4E"/>
    <w:rsid w:val="008D14BE"/>
  </w:style>
  <w:style w:type="paragraph" w:customStyle="1" w:styleId="B0DAF4B1D0034C06AC2CA3991F4932F7">
    <w:name w:val="B0DAF4B1D0034C06AC2CA3991F4932F7"/>
    <w:rsid w:val="008D14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MPK skabelo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0B88CA7D7409E43851B0937D9740A85" ma:contentTypeVersion="15" ma:contentTypeDescription="Opret et nyt dokument." ma:contentTypeScope="" ma:versionID="3a40b79a806a9faa9931153254a8710f">
  <xsd:schema xmlns:xsd="http://www.w3.org/2001/XMLSchema" xmlns:xs="http://www.w3.org/2001/XMLSchema" xmlns:p="http://schemas.microsoft.com/office/2006/metadata/properties" xmlns:ns2="98ff5425-ecaa-4b7a-8607-290e817e91e0" xmlns:ns3="b1d71819-4b9b-41ab-a100-0314bb2dfbec" targetNamespace="http://schemas.microsoft.com/office/2006/metadata/properties" ma:root="true" ma:fieldsID="8856db0eee1414a1d9e4325625117673" ns2:_="" ns3:_="">
    <xsd:import namespace="98ff5425-ecaa-4b7a-8607-290e817e91e0"/>
    <xsd:import namespace="b1d71819-4b9b-41ab-a100-0314bb2dfbe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LengthInSeconds" minOccurs="0"/>
                <xsd:element ref="ns2:Journaliseret" minOccurs="0"/>
                <xsd:element ref="ns2:Skaljournaliser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ff5425-ecaa-4b7a-8607-290e817e91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Journaliseret" ma:index="20" nillable="true" ma:displayName="Journaliseret " ma:default="1" ma:format="Dropdown" ma:internalName="Journaliseret">
      <xsd:simpleType>
        <xsd:restriction base="dms:Boolean"/>
      </xsd:simpleType>
    </xsd:element>
    <xsd:element name="Skaljournaliseres" ma:index="21" nillable="true" ma:displayName="Skal journaliseres" ma:default="1" ma:format="Dropdown" ma:internalName="Skaljournaliseres">
      <xsd:simpleType>
        <xsd:restriction base="dms:Boolea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d71819-4b9b-41ab-a100-0314bb2dfbec" elementFormDefault="qualified">
    <xsd:import namespace="http://schemas.microsoft.com/office/2006/documentManagement/types"/>
    <xsd:import namespace="http://schemas.microsoft.com/office/infopath/2007/PartnerControls"/>
    <xsd:element name="SharedWithUsers" ma:index="12"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Journaliseret xmlns="98ff5425-ecaa-4b7a-8607-290e817e91e0">true</Journaliseret>
    <Skaljournaliseres xmlns="98ff5425-ecaa-4b7a-8607-290e817e91e0">true</Skaljournaliseres>
    <SharedWithUsers xmlns="b1d71819-4b9b-41ab-a100-0314bb2dfbec">
      <UserInfo>
        <DisplayName>Karin Hagemann Pedersen</DisplayName>
        <AccountId>215</AccountId>
        <AccountType/>
      </UserInfo>
      <UserInfo>
        <DisplayName>Lars Kørvell</DisplayName>
        <AccountId>224</AccountId>
        <AccountType/>
      </UserInfo>
      <UserInfo>
        <DisplayName>Stine Marie Bødker Hansen</DisplayName>
        <AccountId>82</AccountId>
        <AccountType/>
      </UserInfo>
      <UserInfo>
        <DisplayName>Monir Deni</DisplayName>
        <AccountId>168</AccountId>
        <AccountType/>
      </UserInfo>
      <UserInfo>
        <DisplayName>Mia Pagh Jensen</DisplayName>
        <AccountId>81</AccountId>
        <AccountType/>
      </UserInfo>
      <UserInfo>
        <DisplayName>Simon Aaskov Thomsen</DisplayName>
        <AccountId>252</AccountId>
        <AccountType/>
      </UserInfo>
      <UserInfo>
        <DisplayName>Mahmoud Borhani Khomami</DisplayName>
        <AccountId>263</AccountId>
        <AccountType/>
      </UserInfo>
      <UserInfo>
        <DisplayName>Lene Smidt</DisplayName>
        <AccountId>238</AccountId>
        <AccountType/>
      </UserInfo>
      <UserInfo>
        <DisplayName>Jacob Brok</DisplayName>
        <AccountId>157</AccountId>
        <AccountType/>
      </UserInfo>
      <UserInfo>
        <DisplayName>Kasper Skaaning</DisplayName>
        <AccountId>246</AccountId>
        <AccountType/>
      </UserInfo>
      <UserInfo>
        <DisplayName>Helene O'Sullivan</DisplayName>
        <AccountId>317</AccountId>
        <AccountType/>
      </UserInfo>
      <UserInfo>
        <DisplayName>Helle Sone Randrup</DisplayName>
        <AccountId>318</AccountId>
        <AccountType/>
      </UserInfo>
      <UserInfo>
        <DisplayName>Philip Ancher</DisplayName>
        <AccountId>319</AccountId>
        <AccountType/>
      </UserInfo>
      <UserInfo>
        <DisplayName>Mette Crisp Vestergaard</DisplayName>
        <AccountId>366</AccountId>
        <AccountType/>
      </UserInfo>
    </SharedWithUsers>
  </documentManagement>
</p:properties>
</file>

<file path=customXml/itemProps1.xml><?xml version="1.0" encoding="utf-8"?>
<ds:datastoreItem xmlns:ds="http://schemas.openxmlformats.org/officeDocument/2006/customXml" ds:itemID="{CAF9266F-B557-40B0-9E81-6BABB5C6E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ff5425-ecaa-4b7a-8607-290e817e91e0"/>
    <ds:schemaRef ds:uri="b1d71819-4b9b-41ab-a100-0314bb2dfb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7940BC-7796-4073-B855-60FDB7628D18}">
  <ds:schemaRefs>
    <ds:schemaRef ds:uri="http://schemas.microsoft.com/sharepoint/v3/contenttype/forms"/>
  </ds:schemaRefs>
</ds:datastoreItem>
</file>

<file path=customXml/itemProps3.xml><?xml version="1.0" encoding="utf-8"?>
<ds:datastoreItem xmlns:ds="http://schemas.openxmlformats.org/officeDocument/2006/customXml" ds:itemID="{2A9E25A7-7690-47D9-BDB4-3DFD0678C65F}">
  <ds:schemaRefs>
    <ds:schemaRef ds:uri="http://schemas.openxmlformats.org/officeDocument/2006/bibliography"/>
  </ds:schemaRefs>
</ds:datastoreItem>
</file>

<file path=customXml/itemProps4.xml><?xml version="1.0" encoding="utf-8"?>
<ds:datastoreItem xmlns:ds="http://schemas.openxmlformats.org/officeDocument/2006/customXml" ds:itemID="{F2F95140-FA37-4AF1-AADD-55321D14D70D}">
  <ds:schemaRefs>
    <ds:schemaRef ds:uri="http://schemas.microsoft.com/office/2006/metadata/properties"/>
    <ds:schemaRef ds:uri="http://schemas.microsoft.com/office/infopath/2007/PartnerControls"/>
    <ds:schemaRef ds:uri="98ff5425-ecaa-4b7a-8607-290e817e91e0"/>
    <ds:schemaRef ds:uri="b1d71819-4b9b-41ab-a100-0314bb2dfbec"/>
  </ds:schemaRefs>
</ds:datastoreItem>
</file>

<file path=docMetadata/LabelInfo.xml><?xml version="1.0" encoding="utf-8"?>
<clbl:labelList xmlns:clbl="http://schemas.microsoft.com/office/2020/mipLabelMetadata">
  <clbl:label id="{7f79d73b-6a7a-4260-851c-2db4f77b37d6}" enabled="1" method="Standard" siteId="{2e93f0ed-ff36-46d4-9ce6-e0d902050cf5}" removed="0"/>
</clbl:labelList>
</file>

<file path=docProps/app.xml><?xml version="1.0" encoding="utf-8"?>
<Properties xmlns="http://schemas.openxmlformats.org/officeDocument/2006/extended-properties" xmlns:vt="http://schemas.openxmlformats.org/officeDocument/2006/docPropsVTypes">
  <Template>Normal</Template>
  <TotalTime>4</TotalTime>
  <Pages>119</Pages>
  <Words>36148</Words>
  <Characters>220505</Characters>
  <Application>Microsoft Office Word</Application>
  <DocSecurity>0</DocSecurity>
  <Lines>1837</Lines>
  <Paragraphs>512</Paragraphs>
  <ScaleCrop>false</ScaleCrop>
  <HeadingPairs>
    <vt:vector size="2" baseType="variant">
      <vt:variant>
        <vt:lpstr>Titel</vt:lpstr>
      </vt:variant>
      <vt:variant>
        <vt:i4>1</vt:i4>
      </vt:variant>
    </vt:vector>
  </HeadingPairs>
  <TitlesOfParts>
    <vt:vector size="1" baseType="lpstr">
      <vt:lpstr>Projektgrundlag v2.0</vt:lpstr>
    </vt:vector>
  </TitlesOfParts>
  <Company>Digitaliseringsstyrelsen</Company>
  <LinksUpToDate>false</LinksUpToDate>
  <CharactersWithSpaces>256141</CharactersWithSpaces>
  <SharedDoc>false</SharedDoc>
  <HLinks>
    <vt:vector size="1134" baseType="variant">
      <vt:variant>
        <vt:i4>2687091</vt:i4>
      </vt:variant>
      <vt:variant>
        <vt:i4>1199</vt:i4>
      </vt:variant>
      <vt:variant>
        <vt:i4>0</vt:i4>
      </vt:variant>
      <vt:variant>
        <vt:i4>5</vt:i4>
      </vt:variant>
      <vt:variant>
        <vt:lpwstr>https://digst.dk/styring/projektstyring/dokumenter-og-vejledninger/</vt:lpwstr>
      </vt:variant>
      <vt:variant>
        <vt:lpwstr/>
      </vt:variant>
      <vt:variant>
        <vt:i4>6815836</vt:i4>
      </vt:variant>
      <vt:variant>
        <vt:i4>1193</vt:i4>
      </vt:variant>
      <vt:variant>
        <vt:i4>0</vt:i4>
      </vt:variant>
      <vt:variant>
        <vt:i4>5</vt:i4>
      </vt:variant>
      <vt:variant>
        <vt:lpwstr/>
      </vt:variant>
      <vt:variant>
        <vt:lpwstr>H_47</vt:lpwstr>
      </vt:variant>
      <vt:variant>
        <vt:i4>6881372</vt:i4>
      </vt:variant>
      <vt:variant>
        <vt:i4>1187</vt:i4>
      </vt:variant>
      <vt:variant>
        <vt:i4>0</vt:i4>
      </vt:variant>
      <vt:variant>
        <vt:i4>5</vt:i4>
      </vt:variant>
      <vt:variant>
        <vt:lpwstr/>
      </vt:variant>
      <vt:variant>
        <vt:lpwstr>H_46</vt:lpwstr>
      </vt:variant>
      <vt:variant>
        <vt:i4>6946908</vt:i4>
      </vt:variant>
      <vt:variant>
        <vt:i4>1181</vt:i4>
      </vt:variant>
      <vt:variant>
        <vt:i4>0</vt:i4>
      </vt:variant>
      <vt:variant>
        <vt:i4>5</vt:i4>
      </vt:variant>
      <vt:variant>
        <vt:lpwstr/>
      </vt:variant>
      <vt:variant>
        <vt:lpwstr>H_45</vt:lpwstr>
      </vt:variant>
      <vt:variant>
        <vt:i4>7012444</vt:i4>
      </vt:variant>
      <vt:variant>
        <vt:i4>1175</vt:i4>
      </vt:variant>
      <vt:variant>
        <vt:i4>0</vt:i4>
      </vt:variant>
      <vt:variant>
        <vt:i4>5</vt:i4>
      </vt:variant>
      <vt:variant>
        <vt:lpwstr/>
      </vt:variant>
      <vt:variant>
        <vt:lpwstr>H_44</vt:lpwstr>
      </vt:variant>
      <vt:variant>
        <vt:i4>7077980</vt:i4>
      </vt:variant>
      <vt:variant>
        <vt:i4>1169</vt:i4>
      </vt:variant>
      <vt:variant>
        <vt:i4>0</vt:i4>
      </vt:variant>
      <vt:variant>
        <vt:i4>5</vt:i4>
      </vt:variant>
      <vt:variant>
        <vt:lpwstr/>
      </vt:variant>
      <vt:variant>
        <vt:lpwstr>H_43</vt:lpwstr>
      </vt:variant>
      <vt:variant>
        <vt:i4>7143516</vt:i4>
      </vt:variant>
      <vt:variant>
        <vt:i4>1163</vt:i4>
      </vt:variant>
      <vt:variant>
        <vt:i4>0</vt:i4>
      </vt:variant>
      <vt:variant>
        <vt:i4>5</vt:i4>
      </vt:variant>
      <vt:variant>
        <vt:lpwstr/>
      </vt:variant>
      <vt:variant>
        <vt:lpwstr>H_42</vt:lpwstr>
      </vt:variant>
      <vt:variant>
        <vt:i4>7209052</vt:i4>
      </vt:variant>
      <vt:variant>
        <vt:i4>1157</vt:i4>
      </vt:variant>
      <vt:variant>
        <vt:i4>0</vt:i4>
      </vt:variant>
      <vt:variant>
        <vt:i4>5</vt:i4>
      </vt:variant>
      <vt:variant>
        <vt:lpwstr/>
      </vt:variant>
      <vt:variant>
        <vt:lpwstr>H_41</vt:lpwstr>
      </vt:variant>
      <vt:variant>
        <vt:i4>7274588</vt:i4>
      </vt:variant>
      <vt:variant>
        <vt:i4>1151</vt:i4>
      </vt:variant>
      <vt:variant>
        <vt:i4>0</vt:i4>
      </vt:variant>
      <vt:variant>
        <vt:i4>5</vt:i4>
      </vt:variant>
      <vt:variant>
        <vt:lpwstr/>
      </vt:variant>
      <vt:variant>
        <vt:lpwstr>H_40</vt:lpwstr>
      </vt:variant>
      <vt:variant>
        <vt:i4>6684763</vt:i4>
      </vt:variant>
      <vt:variant>
        <vt:i4>1145</vt:i4>
      </vt:variant>
      <vt:variant>
        <vt:i4>0</vt:i4>
      </vt:variant>
      <vt:variant>
        <vt:i4>5</vt:i4>
      </vt:variant>
      <vt:variant>
        <vt:lpwstr/>
      </vt:variant>
      <vt:variant>
        <vt:lpwstr>H_39</vt:lpwstr>
      </vt:variant>
      <vt:variant>
        <vt:i4>6750299</vt:i4>
      </vt:variant>
      <vt:variant>
        <vt:i4>1139</vt:i4>
      </vt:variant>
      <vt:variant>
        <vt:i4>0</vt:i4>
      </vt:variant>
      <vt:variant>
        <vt:i4>5</vt:i4>
      </vt:variant>
      <vt:variant>
        <vt:lpwstr/>
      </vt:variant>
      <vt:variant>
        <vt:lpwstr>H_38</vt:lpwstr>
      </vt:variant>
      <vt:variant>
        <vt:i4>6815835</vt:i4>
      </vt:variant>
      <vt:variant>
        <vt:i4>1133</vt:i4>
      </vt:variant>
      <vt:variant>
        <vt:i4>0</vt:i4>
      </vt:variant>
      <vt:variant>
        <vt:i4>5</vt:i4>
      </vt:variant>
      <vt:variant>
        <vt:lpwstr/>
      </vt:variant>
      <vt:variant>
        <vt:lpwstr>H_37</vt:lpwstr>
      </vt:variant>
      <vt:variant>
        <vt:i4>6881371</vt:i4>
      </vt:variant>
      <vt:variant>
        <vt:i4>1127</vt:i4>
      </vt:variant>
      <vt:variant>
        <vt:i4>0</vt:i4>
      </vt:variant>
      <vt:variant>
        <vt:i4>5</vt:i4>
      </vt:variant>
      <vt:variant>
        <vt:lpwstr/>
      </vt:variant>
      <vt:variant>
        <vt:lpwstr>H_36</vt:lpwstr>
      </vt:variant>
      <vt:variant>
        <vt:i4>6946907</vt:i4>
      </vt:variant>
      <vt:variant>
        <vt:i4>1121</vt:i4>
      </vt:variant>
      <vt:variant>
        <vt:i4>0</vt:i4>
      </vt:variant>
      <vt:variant>
        <vt:i4>5</vt:i4>
      </vt:variant>
      <vt:variant>
        <vt:lpwstr/>
      </vt:variant>
      <vt:variant>
        <vt:lpwstr>H_35</vt:lpwstr>
      </vt:variant>
      <vt:variant>
        <vt:i4>7012443</vt:i4>
      </vt:variant>
      <vt:variant>
        <vt:i4>1109</vt:i4>
      </vt:variant>
      <vt:variant>
        <vt:i4>0</vt:i4>
      </vt:variant>
      <vt:variant>
        <vt:i4>5</vt:i4>
      </vt:variant>
      <vt:variant>
        <vt:lpwstr/>
      </vt:variant>
      <vt:variant>
        <vt:lpwstr>H_34</vt:lpwstr>
      </vt:variant>
      <vt:variant>
        <vt:i4>7077979</vt:i4>
      </vt:variant>
      <vt:variant>
        <vt:i4>1103</vt:i4>
      </vt:variant>
      <vt:variant>
        <vt:i4>0</vt:i4>
      </vt:variant>
      <vt:variant>
        <vt:i4>5</vt:i4>
      </vt:variant>
      <vt:variant>
        <vt:lpwstr/>
      </vt:variant>
      <vt:variant>
        <vt:lpwstr>H_33</vt:lpwstr>
      </vt:variant>
      <vt:variant>
        <vt:i4>7143515</vt:i4>
      </vt:variant>
      <vt:variant>
        <vt:i4>1097</vt:i4>
      </vt:variant>
      <vt:variant>
        <vt:i4>0</vt:i4>
      </vt:variant>
      <vt:variant>
        <vt:i4>5</vt:i4>
      </vt:variant>
      <vt:variant>
        <vt:lpwstr/>
      </vt:variant>
      <vt:variant>
        <vt:lpwstr>H_32</vt:lpwstr>
      </vt:variant>
      <vt:variant>
        <vt:i4>7209051</vt:i4>
      </vt:variant>
      <vt:variant>
        <vt:i4>1091</vt:i4>
      </vt:variant>
      <vt:variant>
        <vt:i4>0</vt:i4>
      </vt:variant>
      <vt:variant>
        <vt:i4>5</vt:i4>
      </vt:variant>
      <vt:variant>
        <vt:lpwstr/>
      </vt:variant>
      <vt:variant>
        <vt:lpwstr>H_31</vt:lpwstr>
      </vt:variant>
      <vt:variant>
        <vt:i4>7274587</vt:i4>
      </vt:variant>
      <vt:variant>
        <vt:i4>1085</vt:i4>
      </vt:variant>
      <vt:variant>
        <vt:i4>0</vt:i4>
      </vt:variant>
      <vt:variant>
        <vt:i4>5</vt:i4>
      </vt:variant>
      <vt:variant>
        <vt:lpwstr/>
      </vt:variant>
      <vt:variant>
        <vt:lpwstr>H_30</vt:lpwstr>
      </vt:variant>
      <vt:variant>
        <vt:i4>6684762</vt:i4>
      </vt:variant>
      <vt:variant>
        <vt:i4>1058</vt:i4>
      </vt:variant>
      <vt:variant>
        <vt:i4>0</vt:i4>
      </vt:variant>
      <vt:variant>
        <vt:i4>5</vt:i4>
      </vt:variant>
      <vt:variant>
        <vt:lpwstr/>
      </vt:variant>
      <vt:variant>
        <vt:lpwstr>H_29</vt:lpwstr>
      </vt:variant>
      <vt:variant>
        <vt:i4>6750298</vt:i4>
      </vt:variant>
      <vt:variant>
        <vt:i4>1052</vt:i4>
      </vt:variant>
      <vt:variant>
        <vt:i4>0</vt:i4>
      </vt:variant>
      <vt:variant>
        <vt:i4>5</vt:i4>
      </vt:variant>
      <vt:variant>
        <vt:lpwstr/>
      </vt:variant>
      <vt:variant>
        <vt:lpwstr>H_28</vt:lpwstr>
      </vt:variant>
      <vt:variant>
        <vt:i4>6815834</vt:i4>
      </vt:variant>
      <vt:variant>
        <vt:i4>1046</vt:i4>
      </vt:variant>
      <vt:variant>
        <vt:i4>0</vt:i4>
      </vt:variant>
      <vt:variant>
        <vt:i4>5</vt:i4>
      </vt:variant>
      <vt:variant>
        <vt:lpwstr/>
      </vt:variant>
      <vt:variant>
        <vt:lpwstr>H_27</vt:lpwstr>
      </vt:variant>
      <vt:variant>
        <vt:i4>6881370</vt:i4>
      </vt:variant>
      <vt:variant>
        <vt:i4>1040</vt:i4>
      </vt:variant>
      <vt:variant>
        <vt:i4>0</vt:i4>
      </vt:variant>
      <vt:variant>
        <vt:i4>5</vt:i4>
      </vt:variant>
      <vt:variant>
        <vt:lpwstr/>
      </vt:variant>
      <vt:variant>
        <vt:lpwstr>H_26</vt:lpwstr>
      </vt:variant>
      <vt:variant>
        <vt:i4>6946906</vt:i4>
      </vt:variant>
      <vt:variant>
        <vt:i4>1028</vt:i4>
      </vt:variant>
      <vt:variant>
        <vt:i4>0</vt:i4>
      </vt:variant>
      <vt:variant>
        <vt:i4>5</vt:i4>
      </vt:variant>
      <vt:variant>
        <vt:lpwstr/>
      </vt:variant>
      <vt:variant>
        <vt:lpwstr>H_25</vt:lpwstr>
      </vt:variant>
      <vt:variant>
        <vt:i4>196681</vt:i4>
      </vt:variant>
      <vt:variant>
        <vt:i4>1022</vt:i4>
      </vt:variant>
      <vt:variant>
        <vt:i4>0</vt:i4>
      </vt:variant>
      <vt:variant>
        <vt:i4>5</vt:i4>
      </vt:variant>
      <vt:variant>
        <vt:lpwstr>https://digst.dk/styring/projektstyring/dokumenter-og-vejledninger/temavejledninger/</vt:lpwstr>
      </vt:variant>
      <vt:variant>
        <vt:lpwstr/>
      </vt:variant>
      <vt:variant>
        <vt:i4>7012442</vt:i4>
      </vt:variant>
      <vt:variant>
        <vt:i4>1013</vt:i4>
      </vt:variant>
      <vt:variant>
        <vt:i4>0</vt:i4>
      </vt:variant>
      <vt:variant>
        <vt:i4>5</vt:i4>
      </vt:variant>
      <vt:variant>
        <vt:lpwstr/>
      </vt:variant>
      <vt:variant>
        <vt:lpwstr>H_24</vt:lpwstr>
      </vt:variant>
      <vt:variant>
        <vt:i4>7077978</vt:i4>
      </vt:variant>
      <vt:variant>
        <vt:i4>998</vt:i4>
      </vt:variant>
      <vt:variant>
        <vt:i4>0</vt:i4>
      </vt:variant>
      <vt:variant>
        <vt:i4>5</vt:i4>
      </vt:variant>
      <vt:variant>
        <vt:lpwstr/>
      </vt:variant>
      <vt:variant>
        <vt:lpwstr>H_23</vt:lpwstr>
      </vt:variant>
      <vt:variant>
        <vt:i4>196681</vt:i4>
      </vt:variant>
      <vt:variant>
        <vt:i4>995</vt:i4>
      </vt:variant>
      <vt:variant>
        <vt:i4>0</vt:i4>
      </vt:variant>
      <vt:variant>
        <vt:i4>5</vt:i4>
      </vt:variant>
      <vt:variant>
        <vt:lpwstr>https://digst.dk/styring/projektstyring/dokumenter-og-vejledninger/temavejledninger/</vt:lpwstr>
      </vt:variant>
      <vt:variant>
        <vt:lpwstr/>
      </vt:variant>
      <vt:variant>
        <vt:i4>7143514</vt:i4>
      </vt:variant>
      <vt:variant>
        <vt:i4>989</vt:i4>
      </vt:variant>
      <vt:variant>
        <vt:i4>0</vt:i4>
      </vt:variant>
      <vt:variant>
        <vt:i4>5</vt:i4>
      </vt:variant>
      <vt:variant>
        <vt:lpwstr/>
      </vt:variant>
      <vt:variant>
        <vt:lpwstr>H_22</vt:lpwstr>
      </vt:variant>
      <vt:variant>
        <vt:i4>196681</vt:i4>
      </vt:variant>
      <vt:variant>
        <vt:i4>986</vt:i4>
      </vt:variant>
      <vt:variant>
        <vt:i4>0</vt:i4>
      </vt:variant>
      <vt:variant>
        <vt:i4>5</vt:i4>
      </vt:variant>
      <vt:variant>
        <vt:lpwstr>https://digst.dk/styring/projektstyring/dokumenter-og-vejledninger/temavejledninger/</vt:lpwstr>
      </vt:variant>
      <vt:variant>
        <vt:lpwstr/>
      </vt:variant>
      <vt:variant>
        <vt:i4>7209050</vt:i4>
      </vt:variant>
      <vt:variant>
        <vt:i4>977</vt:i4>
      </vt:variant>
      <vt:variant>
        <vt:i4>0</vt:i4>
      </vt:variant>
      <vt:variant>
        <vt:i4>5</vt:i4>
      </vt:variant>
      <vt:variant>
        <vt:lpwstr/>
      </vt:variant>
      <vt:variant>
        <vt:lpwstr>H_21</vt:lpwstr>
      </vt:variant>
      <vt:variant>
        <vt:i4>7274586</vt:i4>
      </vt:variant>
      <vt:variant>
        <vt:i4>966</vt:i4>
      </vt:variant>
      <vt:variant>
        <vt:i4>0</vt:i4>
      </vt:variant>
      <vt:variant>
        <vt:i4>5</vt:i4>
      </vt:variant>
      <vt:variant>
        <vt:lpwstr/>
      </vt:variant>
      <vt:variant>
        <vt:lpwstr>H_20</vt:lpwstr>
      </vt:variant>
      <vt:variant>
        <vt:i4>6684761</vt:i4>
      </vt:variant>
      <vt:variant>
        <vt:i4>957</vt:i4>
      </vt:variant>
      <vt:variant>
        <vt:i4>0</vt:i4>
      </vt:variant>
      <vt:variant>
        <vt:i4>5</vt:i4>
      </vt:variant>
      <vt:variant>
        <vt:lpwstr/>
      </vt:variant>
      <vt:variant>
        <vt:lpwstr>H_19</vt:lpwstr>
      </vt:variant>
      <vt:variant>
        <vt:i4>6750297</vt:i4>
      </vt:variant>
      <vt:variant>
        <vt:i4>948</vt:i4>
      </vt:variant>
      <vt:variant>
        <vt:i4>0</vt:i4>
      </vt:variant>
      <vt:variant>
        <vt:i4>5</vt:i4>
      </vt:variant>
      <vt:variant>
        <vt:lpwstr/>
      </vt:variant>
      <vt:variant>
        <vt:lpwstr>H_18</vt:lpwstr>
      </vt:variant>
      <vt:variant>
        <vt:i4>6815833</vt:i4>
      </vt:variant>
      <vt:variant>
        <vt:i4>936</vt:i4>
      </vt:variant>
      <vt:variant>
        <vt:i4>0</vt:i4>
      </vt:variant>
      <vt:variant>
        <vt:i4>5</vt:i4>
      </vt:variant>
      <vt:variant>
        <vt:lpwstr/>
      </vt:variant>
      <vt:variant>
        <vt:lpwstr>H_17</vt:lpwstr>
      </vt:variant>
      <vt:variant>
        <vt:i4>1966169</vt:i4>
      </vt:variant>
      <vt:variant>
        <vt:i4>933</vt:i4>
      </vt:variant>
      <vt:variant>
        <vt:i4>0</vt:i4>
      </vt:variant>
      <vt:variant>
        <vt:i4>5</vt:i4>
      </vt:variant>
      <vt:variant>
        <vt:lpwstr>http://www.digst.dk/styring/projektstyring/dokumenter-og-vejledninger/procesguider-og-stoettevaerktoejer/</vt:lpwstr>
      </vt:variant>
      <vt:variant>
        <vt:lpwstr/>
      </vt:variant>
      <vt:variant>
        <vt:i4>6881369</vt:i4>
      </vt:variant>
      <vt:variant>
        <vt:i4>924</vt:i4>
      </vt:variant>
      <vt:variant>
        <vt:i4>0</vt:i4>
      </vt:variant>
      <vt:variant>
        <vt:i4>5</vt:i4>
      </vt:variant>
      <vt:variant>
        <vt:lpwstr/>
      </vt:variant>
      <vt:variant>
        <vt:lpwstr>H_16</vt:lpwstr>
      </vt:variant>
      <vt:variant>
        <vt:i4>6946905</vt:i4>
      </vt:variant>
      <vt:variant>
        <vt:i4>918</vt:i4>
      </vt:variant>
      <vt:variant>
        <vt:i4>0</vt:i4>
      </vt:variant>
      <vt:variant>
        <vt:i4>5</vt:i4>
      </vt:variant>
      <vt:variant>
        <vt:lpwstr/>
      </vt:variant>
      <vt:variant>
        <vt:lpwstr>H_15</vt:lpwstr>
      </vt:variant>
      <vt:variant>
        <vt:i4>7012441</vt:i4>
      </vt:variant>
      <vt:variant>
        <vt:i4>912</vt:i4>
      </vt:variant>
      <vt:variant>
        <vt:i4>0</vt:i4>
      </vt:variant>
      <vt:variant>
        <vt:i4>5</vt:i4>
      </vt:variant>
      <vt:variant>
        <vt:lpwstr/>
      </vt:variant>
      <vt:variant>
        <vt:lpwstr>H_14</vt:lpwstr>
      </vt:variant>
      <vt:variant>
        <vt:i4>7077977</vt:i4>
      </vt:variant>
      <vt:variant>
        <vt:i4>906</vt:i4>
      </vt:variant>
      <vt:variant>
        <vt:i4>0</vt:i4>
      </vt:variant>
      <vt:variant>
        <vt:i4>5</vt:i4>
      </vt:variant>
      <vt:variant>
        <vt:lpwstr/>
      </vt:variant>
      <vt:variant>
        <vt:lpwstr>H_13</vt:lpwstr>
      </vt:variant>
      <vt:variant>
        <vt:i4>7143513</vt:i4>
      </vt:variant>
      <vt:variant>
        <vt:i4>900</vt:i4>
      </vt:variant>
      <vt:variant>
        <vt:i4>0</vt:i4>
      </vt:variant>
      <vt:variant>
        <vt:i4>5</vt:i4>
      </vt:variant>
      <vt:variant>
        <vt:lpwstr/>
      </vt:variant>
      <vt:variant>
        <vt:lpwstr>H_12</vt:lpwstr>
      </vt:variant>
      <vt:variant>
        <vt:i4>2228333</vt:i4>
      </vt:variant>
      <vt:variant>
        <vt:i4>897</vt:i4>
      </vt:variant>
      <vt:variant>
        <vt:i4>0</vt:i4>
      </vt:variant>
      <vt:variant>
        <vt:i4>5</vt:i4>
      </vt:variant>
      <vt:variant>
        <vt:lpwstr>http://www.digst.dk/styring/projektstyring/dokumenter-og-vejledninger/temavejledninger/</vt:lpwstr>
      </vt:variant>
      <vt:variant>
        <vt:lpwstr/>
      </vt:variant>
      <vt:variant>
        <vt:i4>7209049</vt:i4>
      </vt:variant>
      <vt:variant>
        <vt:i4>891</vt:i4>
      </vt:variant>
      <vt:variant>
        <vt:i4>0</vt:i4>
      </vt:variant>
      <vt:variant>
        <vt:i4>5</vt:i4>
      </vt:variant>
      <vt:variant>
        <vt:lpwstr/>
      </vt:variant>
      <vt:variant>
        <vt:lpwstr>H_11</vt:lpwstr>
      </vt:variant>
      <vt:variant>
        <vt:i4>7274585</vt:i4>
      </vt:variant>
      <vt:variant>
        <vt:i4>885</vt:i4>
      </vt:variant>
      <vt:variant>
        <vt:i4>0</vt:i4>
      </vt:variant>
      <vt:variant>
        <vt:i4>5</vt:i4>
      </vt:variant>
      <vt:variant>
        <vt:lpwstr/>
      </vt:variant>
      <vt:variant>
        <vt:lpwstr>H_10</vt:lpwstr>
      </vt:variant>
      <vt:variant>
        <vt:i4>6226024</vt:i4>
      </vt:variant>
      <vt:variant>
        <vt:i4>879</vt:i4>
      </vt:variant>
      <vt:variant>
        <vt:i4>0</vt:i4>
      </vt:variant>
      <vt:variant>
        <vt:i4>5</vt:i4>
      </vt:variant>
      <vt:variant>
        <vt:lpwstr/>
      </vt:variant>
      <vt:variant>
        <vt:lpwstr>H_9</vt:lpwstr>
      </vt:variant>
      <vt:variant>
        <vt:i4>6226024</vt:i4>
      </vt:variant>
      <vt:variant>
        <vt:i4>873</vt:i4>
      </vt:variant>
      <vt:variant>
        <vt:i4>0</vt:i4>
      </vt:variant>
      <vt:variant>
        <vt:i4>5</vt:i4>
      </vt:variant>
      <vt:variant>
        <vt:lpwstr/>
      </vt:variant>
      <vt:variant>
        <vt:lpwstr>H_8</vt:lpwstr>
      </vt:variant>
      <vt:variant>
        <vt:i4>6226024</vt:i4>
      </vt:variant>
      <vt:variant>
        <vt:i4>867</vt:i4>
      </vt:variant>
      <vt:variant>
        <vt:i4>0</vt:i4>
      </vt:variant>
      <vt:variant>
        <vt:i4>5</vt:i4>
      </vt:variant>
      <vt:variant>
        <vt:lpwstr/>
      </vt:variant>
      <vt:variant>
        <vt:lpwstr>H_7</vt:lpwstr>
      </vt:variant>
      <vt:variant>
        <vt:i4>1966169</vt:i4>
      </vt:variant>
      <vt:variant>
        <vt:i4>864</vt:i4>
      </vt:variant>
      <vt:variant>
        <vt:i4>0</vt:i4>
      </vt:variant>
      <vt:variant>
        <vt:i4>5</vt:i4>
      </vt:variant>
      <vt:variant>
        <vt:lpwstr>http://www.digst.dk/styring/projektstyring/dokumenter-og-vejledninger/procesguider-og-stoettevaerktoejer/</vt:lpwstr>
      </vt:variant>
      <vt:variant>
        <vt:lpwstr/>
      </vt:variant>
      <vt:variant>
        <vt:i4>196681</vt:i4>
      </vt:variant>
      <vt:variant>
        <vt:i4>861</vt:i4>
      </vt:variant>
      <vt:variant>
        <vt:i4>0</vt:i4>
      </vt:variant>
      <vt:variant>
        <vt:i4>5</vt:i4>
      </vt:variant>
      <vt:variant>
        <vt:lpwstr>https://digst.dk/styring/projektstyring/dokumenter-og-vejledninger/temavejledninger/</vt:lpwstr>
      </vt:variant>
      <vt:variant>
        <vt:lpwstr/>
      </vt:variant>
      <vt:variant>
        <vt:i4>6226024</vt:i4>
      </vt:variant>
      <vt:variant>
        <vt:i4>855</vt:i4>
      </vt:variant>
      <vt:variant>
        <vt:i4>0</vt:i4>
      </vt:variant>
      <vt:variant>
        <vt:i4>5</vt:i4>
      </vt:variant>
      <vt:variant>
        <vt:lpwstr/>
      </vt:variant>
      <vt:variant>
        <vt:lpwstr>H_6</vt:lpwstr>
      </vt:variant>
      <vt:variant>
        <vt:i4>2228333</vt:i4>
      </vt:variant>
      <vt:variant>
        <vt:i4>843</vt:i4>
      </vt:variant>
      <vt:variant>
        <vt:i4>0</vt:i4>
      </vt:variant>
      <vt:variant>
        <vt:i4>5</vt:i4>
      </vt:variant>
      <vt:variant>
        <vt:lpwstr>http://www.digst.dk/styring/projektstyring/dokumenter-og-vejledninger/temavejledninger/</vt:lpwstr>
      </vt:variant>
      <vt:variant>
        <vt:lpwstr/>
      </vt:variant>
      <vt:variant>
        <vt:i4>6226024</vt:i4>
      </vt:variant>
      <vt:variant>
        <vt:i4>837</vt:i4>
      </vt:variant>
      <vt:variant>
        <vt:i4>0</vt:i4>
      </vt:variant>
      <vt:variant>
        <vt:i4>5</vt:i4>
      </vt:variant>
      <vt:variant>
        <vt:lpwstr/>
      </vt:variant>
      <vt:variant>
        <vt:lpwstr>H_5</vt:lpwstr>
      </vt:variant>
      <vt:variant>
        <vt:i4>6226024</vt:i4>
      </vt:variant>
      <vt:variant>
        <vt:i4>831</vt:i4>
      </vt:variant>
      <vt:variant>
        <vt:i4>0</vt:i4>
      </vt:variant>
      <vt:variant>
        <vt:i4>5</vt:i4>
      </vt:variant>
      <vt:variant>
        <vt:lpwstr/>
      </vt:variant>
      <vt:variant>
        <vt:lpwstr>H_4</vt:lpwstr>
      </vt:variant>
      <vt:variant>
        <vt:i4>4390929</vt:i4>
      </vt:variant>
      <vt:variant>
        <vt:i4>828</vt:i4>
      </vt:variant>
      <vt:variant>
        <vt:i4>0</vt:i4>
      </vt:variant>
      <vt:variant>
        <vt:i4>5</vt:i4>
      </vt:variant>
      <vt:variant>
        <vt:lpwstr>https://digst.dk/styring/systemstyring/model-for-portefoeljestyring-af-statslige-it-systemer/</vt:lpwstr>
      </vt:variant>
      <vt:variant>
        <vt:lpwstr/>
      </vt:variant>
      <vt:variant>
        <vt:i4>6226024</vt:i4>
      </vt:variant>
      <vt:variant>
        <vt:i4>822</vt:i4>
      </vt:variant>
      <vt:variant>
        <vt:i4>0</vt:i4>
      </vt:variant>
      <vt:variant>
        <vt:i4>5</vt:i4>
      </vt:variant>
      <vt:variant>
        <vt:lpwstr/>
      </vt:variant>
      <vt:variant>
        <vt:lpwstr>H_3</vt:lpwstr>
      </vt:variant>
      <vt:variant>
        <vt:i4>6226024</vt:i4>
      </vt:variant>
      <vt:variant>
        <vt:i4>816</vt:i4>
      </vt:variant>
      <vt:variant>
        <vt:i4>0</vt:i4>
      </vt:variant>
      <vt:variant>
        <vt:i4>5</vt:i4>
      </vt:variant>
      <vt:variant>
        <vt:lpwstr/>
      </vt:variant>
      <vt:variant>
        <vt:lpwstr>H_2</vt:lpwstr>
      </vt:variant>
      <vt:variant>
        <vt:i4>6226024</vt:i4>
      </vt:variant>
      <vt:variant>
        <vt:i4>813</vt:i4>
      </vt:variant>
      <vt:variant>
        <vt:i4>0</vt:i4>
      </vt:variant>
      <vt:variant>
        <vt:i4>5</vt:i4>
      </vt:variant>
      <vt:variant>
        <vt:lpwstr/>
      </vt:variant>
      <vt:variant>
        <vt:lpwstr>H_1</vt:lpwstr>
      </vt:variant>
      <vt:variant>
        <vt:i4>3538959</vt:i4>
      </vt:variant>
      <vt:variant>
        <vt:i4>807</vt:i4>
      </vt:variant>
      <vt:variant>
        <vt:i4>0</vt:i4>
      </vt:variant>
      <vt:variant>
        <vt:i4>5</vt:i4>
      </vt:variant>
      <vt:variant>
        <vt:lpwstr/>
      </vt:variant>
      <vt:variant>
        <vt:lpwstr>_DocTools_ScreenTip_73</vt:lpwstr>
      </vt:variant>
      <vt:variant>
        <vt:i4>3538957</vt:i4>
      </vt:variant>
      <vt:variant>
        <vt:i4>795</vt:i4>
      </vt:variant>
      <vt:variant>
        <vt:i4>0</vt:i4>
      </vt:variant>
      <vt:variant>
        <vt:i4>5</vt:i4>
      </vt:variant>
      <vt:variant>
        <vt:lpwstr/>
      </vt:variant>
      <vt:variant>
        <vt:lpwstr>_DocTools_ScreenTip_53</vt:lpwstr>
      </vt:variant>
      <vt:variant>
        <vt:i4>3342337</vt:i4>
      </vt:variant>
      <vt:variant>
        <vt:i4>789</vt:i4>
      </vt:variant>
      <vt:variant>
        <vt:i4>0</vt:i4>
      </vt:variant>
      <vt:variant>
        <vt:i4>5</vt:i4>
      </vt:variant>
      <vt:variant>
        <vt:lpwstr/>
      </vt:variant>
      <vt:variant>
        <vt:lpwstr>_DocTools_ScreenTip_96</vt:lpwstr>
      </vt:variant>
      <vt:variant>
        <vt:i4>3145729</vt:i4>
      </vt:variant>
      <vt:variant>
        <vt:i4>777</vt:i4>
      </vt:variant>
      <vt:variant>
        <vt:i4>0</vt:i4>
      </vt:variant>
      <vt:variant>
        <vt:i4>5</vt:i4>
      </vt:variant>
      <vt:variant>
        <vt:lpwstr/>
      </vt:variant>
      <vt:variant>
        <vt:lpwstr>_DocTools_ScreenTip_95</vt:lpwstr>
      </vt:variant>
      <vt:variant>
        <vt:i4>3473421</vt:i4>
      </vt:variant>
      <vt:variant>
        <vt:i4>771</vt:i4>
      </vt:variant>
      <vt:variant>
        <vt:i4>0</vt:i4>
      </vt:variant>
      <vt:variant>
        <vt:i4>5</vt:i4>
      </vt:variant>
      <vt:variant>
        <vt:lpwstr/>
      </vt:variant>
      <vt:variant>
        <vt:lpwstr>_DocTools_ScreenTip_50</vt:lpwstr>
      </vt:variant>
      <vt:variant>
        <vt:i4>3211265</vt:i4>
      </vt:variant>
      <vt:variant>
        <vt:i4>765</vt:i4>
      </vt:variant>
      <vt:variant>
        <vt:i4>0</vt:i4>
      </vt:variant>
      <vt:variant>
        <vt:i4>5</vt:i4>
      </vt:variant>
      <vt:variant>
        <vt:lpwstr/>
      </vt:variant>
      <vt:variant>
        <vt:lpwstr>_DocTools_ScreenTip_94</vt:lpwstr>
      </vt:variant>
      <vt:variant>
        <vt:i4>3997708</vt:i4>
      </vt:variant>
      <vt:variant>
        <vt:i4>753</vt:i4>
      </vt:variant>
      <vt:variant>
        <vt:i4>0</vt:i4>
      </vt:variant>
      <vt:variant>
        <vt:i4>5</vt:i4>
      </vt:variant>
      <vt:variant>
        <vt:lpwstr/>
      </vt:variant>
      <vt:variant>
        <vt:lpwstr>_DocTools_ScreenTip_48</vt:lpwstr>
      </vt:variant>
      <vt:variant>
        <vt:i4>3276812</vt:i4>
      </vt:variant>
      <vt:variant>
        <vt:i4>747</vt:i4>
      </vt:variant>
      <vt:variant>
        <vt:i4>0</vt:i4>
      </vt:variant>
      <vt:variant>
        <vt:i4>5</vt:i4>
      </vt:variant>
      <vt:variant>
        <vt:lpwstr/>
      </vt:variant>
      <vt:variant>
        <vt:lpwstr>_DocTools_ScreenTip_47</vt:lpwstr>
      </vt:variant>
      <vt:variant>
        <vt:i4>3342348</vt:i4>
      </vt:variant>
      <vt:variant>
        <vt:i4>735</vt:i4>
      </vt:variant>
      <vt:variant>
        <vt:i4>0</vt:i4>
      </vt:variant>
      <vt:variant>
        <vt:i4>5</vt:i4>
      </vt:variant>
      <vt:variant>
        <vt:lpwstr/>
      </vt:variant>
      <vt:variant>
        <vt:lpwstr>_DocTools_ScreenTip_46</vt:lpwstr>
      </vt:variant>
      <vt:variant>
        <vt:i4>3145740</vt:i4>
      </vt:variant>
      <vt:variant>
        <vt:i4>729</vt:i4>
      </vt:variant>
      <vt:variant>
        <vt:i4>0</vt:i4>
      </vt:variant>
      <vt:variant>
        <vt:i4>5</vt:i4>
      </vt:variant>
      <vt:variant>
        <vt:lpwstr/>
      </vt:variant>
      <vt:variant>
        <vt:lpwstr>_DocTools_ScreenTip_45</vt:lpwstr>
      </vt:variant>
      <vt:variant>
        <vt:i4>3211276</vt:i4>
      </vt:variant>
      <vt:variant>
        <vt:i4>723</vt:i4>
      </vt:variant>
      <vt:variant>
        <vt:i4>0</vt:i4>
      </vt:variant>
      <vt:variant>
        <vt:i4>5</vt:i4>
      </vt:variant>
      <vt:variant>
        <vt:lpwstr/>
      </vt:variant>
      <vt:variant>
        <vt:lpwstr>_DocTools_ScreenTip_44</vt:lpwstr>
      </vt:variant>
      <vt:variant>
        <vt:i4>3538956</vt:i4>
      </vt:variant>
      <vt:variant>
        <vt:i4>711</vt:i4>
      </vt:variant>
      <vt:variant>
        <vt:i4>0</vt:i4>
      </vt:variant>
      <vt:variant>
        <vt:i4>5</vt:i4>
      </vt:variant>
      <vt:variant>
        <vt:lpwstr/>
      </vt:variant>
      <vt:variant>
        <vt:lpwstr>_DocTools_ScreenTip_43</vt:lpwstr>
      </vt:variant>
      <vt:variant>
        <vt:i4>3473417</vt:i4>
      </vt:variant>
      <vt:variant>
        <vt:i4>705</vt:i4>
      </vt:variant>
      <vt:variant>
        <vt:i4>0</vt:i4>
      </vt:variant>
      <vt:variant>
        <vt:i4>5</vt:i4>
      </vt:variant>
      <vt:variant>
        <vt:lpwstr/>
      </vt:variant>
      <vt:variant>
        <vt:lpwstr>_DocTools_ScreenTip_104</vt:lpwstr>
      </vt:variant>
      <vt:variant>
        <vt:i4>3407884</vt:i4>
      </vt:variant>
      <vt:variant>
        <vt:i4>699</vt:i4>
      </vt:variant>
      <vt:variant>
        <vt:i4>0</vt:i4>
      </vt:variant>
      <vt:variant>
        <vt:i4>5</vt:i4>
      </vt:variant>
      <vt:variant>
        <vt:lpwstr/>
      </vt:variant>
      <vt:variant>
        <vt:lpwstr>_DocTools_ScreenTip_41</vt:lpwstr>
      </vt:variant>
      <vt:variant>
        <vt:i4>3604481</vt:i4>
      </vt:variant>
      <vt:variant>
        <vt:i4>687</vt:i4>
      </vt:variant>
      <vt:variant>
        <vt:i4>0</vt:i4>
      </vt:variant>
      <vt:variant>
        <vt:i4>5</vt:i4>
      </vt:variant>
      <vt:variant>
        <vt:lpwstr/>
      </vt:variant>
      <vt:variant>
        <vt:lpwstr>_DocTools_ScreenTip_92</vt:lpwstr>
      </vt:variant>
      <vt:variant>
        <vt:i4>3473417</vt:i4>
      </vt:variant>
      <vt:variant>
        <vt:i4>681</vt:i4>
      </vt:variant>
      <vt:variant>
        <vt:i4>0</vt:i4>
      </vt:variant>
      <vt:variant>
        <vt:i4>5</vt:i4>
      </vt:variant>
      <vt:variant>
        <vt:lpwstr/>
      </vt:variant>
      <vt:variant>
        <vt:lpwstr>_DocTools_ScreenTip_103</vt:lpwstr>
      </vt:variant>
      <vt:variant>
        <vt:i4>3997707</vt:i4>
      </vt:variant>
      <vt:variant>
        <vt:i4>675</vt:i4>
      </vt:variant>
      <vt:variant>
        <vt:i4>0</vt:i4>
      </vt:variant>
      <vt:variant>
        <vt:i4>5</vt:i4>
      </vt:variant>
      <vt:variant>
        <vt:lpwstr/>
      </vt:variant>
      <vt:variant>
        <vt:lpwstr>_DocTools_ScreenTip_38</vt:lpwstr>
      </vt:variant>
      <vt:variant>
        <vt:i4>3473417</vt:i4>
      </vt:variant>
      <vt:variant>
        <vt:i4>669</vt:i4>
      </vt:variant>
      <vt:variant>
        <vt:i4>0</vt:i4>
      </vt:variant>
      <vt:variant>
        <vt:i4>5</vt:i4>
      </vt:variant>
      <vt:variant>
        <vt:lpwstr/>
      </vt:variant>
      <vt:variant>
        <vt:lpwstr>_DocTools_ScreenTip_102</vt:lpwstr>
      </vt:variant>
      <vt:variant>
        <vt:i4>3997696</vt:i4>
      </vt:variant>
      <vt:variant>
        <vt:i4>663</vt:i4>
      </vt:variant>
      <vt:variant>
        <vt:i4>0</vt:i4>
      </vt:variant>
      <vt:variant>
        <vt:i4>5</vt:i4>
      </vt:variant>
      <vt:variant>
        <vt:lpwstr/>
      </vt:variant>
      <vt:variant>
        <vt:lpwstr>_DocTools_ScreenTip_88</vt:lpwstr>
      </vt:variant>
      <vt:variant>
        <vt:i4>3276800</vt:i4>
      </vt:variant>
      <vt:variant>
        <vt:i4>615</vt:i4>
      </vt:variant>
      <vt:variant>
        <vt:i4>0</vt:i4>
      </vt:variant>
      <vt:variant>
        <vt:i4>5</vt:i4>
      </vt:variant>
      <vt:variant>
        <vt:lpwstr/>
      </vt:variant>
      <vt:variant>
        <vt:lpwstr>_DocTools_ScreenTip_87</vt:lpwstr>
      </vt:variant>
      <vt:variant>
        <vt:i4>3276800</vt:i4>
      </vt:variant>
      <vt:variant>
        <vt:i4>609</vt:i4>
      </vt:variant>
      <vt:variant>
        <vt:i4>0</vt:i4>
      </vt:variant>
      <vt:variant>
        <vt:i4>5</vt:i4>
      </vt:variant>
      <vt:variant>
        <vt:lpwstr/>
      </vt:variant>
      <vt:variant>
        <vt:lpwstr>_DocTools_ScreenTip_87</vt:lpwstr>
      </vt:variant>
      <vt:variant>
        <vt:i4>3145728</vt:i4>
      </vt:variant>
      <vt:variant>
        <vt:i4>597</vt:i4>
      </vt:variant>
      <vt:variant>
        <vt:i4>0</vt:i4>
      </vt:variant>
      <vt:variant>
        <vt:i4>5</vt:i4>
      </vt:variant>
      <vt:variant>
        <vt:lpwstr/>
      </vt:variant>
      <vt:variant>
        <vt:lpwstr>_DocTools_ScreenTip_85</vt:lpwstr>
      </vt:variant>
      <vt:variant>
        <vt:i4>3211264</vt:i4>
      </vt:variant>
      <vt:variant>
        <vt:i4>591</vt:i4>
      </vt:variant>
      <vt:variant>
        <vt:i4>0</vt:i4>
      </vt:variant>
      <vt:variant>
        <vt:i4>5</vt:i4>
      </vt:variant>
      <vt:variant>
        <vt:lpwstr/>
      </vt:variant>
      <vt:variant>
        <vt:lpwstr>_DocTools_ScreenTip_84</vt:lpwstr>
      </vt:variant>
      <vt:variant>
        <vt:i4>3538944</vt:i4>
      </vt:variant>
      <vt:variant>
        <vt:i4>585</vt:i4>
      </vt:variant>
      <vt:variant>
        <vt:i4>0</vt:i4>
      </vt:variant>
      <vt:variant>
        <vt:i4>5</vt:i4>
      </vt:variant>
      <vt:variant>
        <vt:lpwstr/>
      </vt:variant>
      <vt:variant>
        <vt:lpwstr>_DocTools_ScreenTip_83</vt:lpwstr>
      </vt:variant>
      <vt:variant>
        <vt:i4>3473417</vt:i4>
      </vt:variant>
      <vt:variant>
        <vt:i4>579</vt:i4>
      </vt:variant>
      <vt:variant>
        <vt:i4>0</vt:i4>
      </vt:variant>
      <vt:variant>
        <vt:i4>5</vt:i4>
      </vt:variant>
      <vt:variant>
        <vt:lpwstr/>
      </vt:variant>
      <vt:variant>
        <vt:lpwstr>_DocTools_ScreenTip_101</vt:lpwstr>
      </vt:variant>
      <vt:variant>
        <vt:i4>3407872</vt:i4>
      </vt:variant>
      <vt:variant>
        <vt:i4>570</vt:i4>
      </vt:variant>
      <vt:variant>
        <vt:i4>0</vt:i4>
      </vt:variant>
      <vt:variant>
        <vt:i4>5</vt:i4>
      </vt:variant>
      <vt:variant>
        <vt:lpwstr/>
      </vt:variant>
      <vt:variant>
        <vt:lpwstr>_DocTools_ScreenTip_81</vt:lpwstr>
      </vt:variant>
      <vt:variant>
        <vt:i4>3473408</vt:i4>
      </vt:variant>
      <vt:variant>
        <vt:i4>558</vt:i4>
      </vt:variant>
      <vt:variant>
        <vt:i4>0</vt:i4>
      </vt:variant>
      <vt:variant>
        <vt:i4>5</vt:i4>
      </vt:variant>
      <vt:variant>
        <vt:lpwstr/>
      </vt:variant>
      <vt:variant>
        <vt:lpwstr>_DocTools_ScreenTip_80</vt:lpwstr>
      </vt:variant>
      <vt:variant>
        <vt:i4>2228333</vt:i4>
      </vt:variant>
      <vt:variant>
        <vt:i4>555</vt:i4>
      </vt:variant>
      <vt:variant>
        <vt:i4>0</vt:i4>
      </vt:variant>
      <vt:variant>
        <vt:i4>5</vt:i4>
      </vt:variant>
      <vt:variant>
        <vt:lpwstr>http://www.digst.dk/styring/projektstyring/dokumenter-og-vejledninger/temavejledninger/</vt:lpwstr>
      </vt:variant>
      <vt:variant>
        <vt:lpwstr/>
      </vt:variant>
      <vt:variant>
        <vt:i4>3473417</vt:i4>
      </vt:variant>
      <vt:variant>
        <vt:i4>549</vt:i4>
      </vt:variant>
      <vt:variant>
        <vt:i4>0</vt:i4>
      </vt:variant>
      <vt:variant>
        <vt:i4>5</vt:i4>
      </vt:variant>
      <vt:variant>
        <vt:lpwstr/>
      </vt:variant>
      <vt:variant>
        <vt:lpwstr>_DocTools_ScreenTip_100</vt:lpwstr>
      </vt:variant>
      <vt:variant>
        <vt:i4>3342351</vt:i4>
      </vt:variant>
      <vt:variant>
        <vt:i4>543</vt:i4>
      </vt:variant>
      <vt:variant>
        <vt:i4>0</vt:i4>
      </vt:variant>
      <vt:variant>
        <vt:i4>5</vt:i4>
      </vt:variant>
      <vt:variant>
        <vt:lpwstr/>
      </vt:variant>
      <vt:variant>
        <vt:lpwstr>_DocTools_ScreenTip_76</vt:lpwstr>
      </vt:variant>
      <vt:variant>
        <vt:i4>3145743</vt:i4>
      </vt:variant>
      <vt:variant>
        <vt:i4>534</vt:i4>
      </vt:variant>
      <vt:variant>
        <vt:i4>0</vt:i4>
      </vt:variant>
      <vt:variant>
        <vt:i4>5</vt:i4>
      </vt:variant>
      <vt:variant>
        <vt:lpwstr/>
      </vt:variant>
      <vt:variant>
        <vt:lpwstr>_DocTools_ScreenTip_75</vt:lpwstr>
      </vt:variant>
      <vt:variant>
        <vt:i4>3211279</vt:i4>
      </vt:variant>
      <vt:variant>
        <vt:i4>528</vt:i4>
      </vt:variant>
      <vt:variant>
        <vt:i4>0</vt:i4>
      </vt:variant>
      <vt:variant>
        <vt:i4>5</vt:i4>
      </vt:variant>
      <vt:variant>
        <vt:lpwstr/>
      </vt:variant>
      <vt:variant>
        <vt:lpwstr>_DocTools_ScreenTip_74</vt:lpwstr>
      </vt:variant>
      <vt:variant>
        <vt:i4>3538959</vt:i4>
      </vt:variant>
      <vt:variant>
        <vt:i4>522</vt:i4>
      </vt:variant>
      <vt:variant>
        <vt:i4>0</vt:i4>
      </vt:variant>
      <vt:variant>
        <vt:i4>5</vt:i4>
      </vt:variant>
      <vt:variant>
        <vt:lpwstr/>
      </vt:variant>
      <vt:variant>
        <vt:lpwstr>_DocTools_ScreenTip_73</vt:lpwstr>
      </vt:variant>
      <vt:variant>
        <vt:i4>3538959</vt:i4>
      </vt:variant>
      <vt:variant>
        <vt:i4>516</vt:i4>
      </vt:variant>
      <vt:variant>
        <vt:i4>0</vt:i4>
      </vt:variant>
      <vt:variant>
        <vt:i4>5</vt:i4>
      </vt:variant>
      <vt:variant>
        <vt:lpwstr/>
      </vt:variant>
      <vt:variant>
        <vt:lpwstr>_DocTools_ScreenTip_73</vt:lpwstr>
      </vt:variant>
      <vt:variant>
        <vt:i4>3997711</vt:i4>
      </vt:variant>
      <vt:variant>
        <vt:i4>504</vt:i4>
      </vt:variant>
      <vt:variant>
        <vt:i4>0</vt:i4>
      </vt:variant>
      <vt:variant>
        <vt:i4>5</vt:i4>
      </vt:variant>
      <vt:variant>
        <vt:lpwstr/>
      </vt:variant>
      <vt:variant>
        <vt:lpwstr>_DocTools_ScreenTip_78</vt:lpwstr>
      </vt:variant>
      <vt:variant>
        <vt:i4>3276815</vt:i4>
      </vt:variant>
      <vt:variant>
        <vt:i4>486</vt:i4>
      </vt:variant>
      <vt:variant>
        <vt:i4>0</vt:i4>
      </vt:variant>
      <vt:variant>
        <vt:i4>5</vt:i4>
      </vt:variant>
      <vt:variant>
        <vt:lpwstr/>
      </vt:variant>
      <vt:variant>
        <vt:lpwstr>_DocTools_ScreenTip_77</vt:lpwstr>
      </vt:variant>
      <vt:variant>
        <vt:i4>3473423</vt:i4>
      </vt:variant>
      <vt:variant>
        <vt:i4>480</vt:i4>
      </vt:variant>
      <vt:variant>
        <vt:i4>0</vt:i4>
      </vt:variant>
      <vt:variant>
        <vt:i4>5</vt:i4>
      </vt:variant>
      <vt:variant>
        <vt:lpwstr/>
      </vt:variant>
      <vt:variant>
        <vt:lpwstr>_DocTools_ScreenTip_70</vt:lpwstr>
      </vt:variant>
      <vt:variant>
        <vt:i4>3932161</vt:i4>
      </vt:variant>
      <vt:variant>
        <vt:i4>468</vt:i4>
      </vt:variant>
      <vt:variant>
        <vt:i4>0</vt:i4>
      </vt:variant>
      <vt:variant>
        <vt:i4>5</vt:i4>
      </vt:variant>
      <vt:variant>
        <vt:lpwstr/>
      </vt:variant>
      <vt:variant>
        <vt:lpwstr>_DocTools_ScreenTip_99</vt:lpwstr>
      </vt:variant>
      <vt:variant>
        <vt:i4>3997710</vt:i4>
      </vt:variant>
      <vt:variant>
        <vt:i4>462</vt:i4>
      </vt:variant>
      <vt:variant>
        <vt:i4>0</vt:i4>
      </vt:variant>
      <vt:variant>
        <vt:i4>5</vt:i4>
      </vt:variant>
      <vt:variant>
        <vt:lpwstr/>
      </vt:variant>
      <vt:variant>
        <vt:lpwstr>_DocTools_ScreenTip_68</vt:lpwstr>
      </vt:variant>
      <vt:variant>
        <vt:i4>3276814</vt:i4>
      </vt:variant>
      <vt:variant>
        <vt:i4>453</vt:i4>
      </vt:variant>
      <vt:variant>
        <vt:i4>0</vt:i4>
      </vt:variant>
      <vt:variant>
        <vt:i4>5</vt:i4>
      </vt:variant>
      <vt:variant>
        <vt:lpwstr/>
      </vt:variant>
      <vt:variant>
        <vt:lpwstr>_DocTools_ScreenTip_67</vt:lpwstr>
      </vt:variant>
      <vt:variant>
        <vt:i4>3342350</vt:i4>
      </vt:variant>
      <vt:variant>
        <vt:i4>444</vt:i4>
      </vt:variant>
      <vt:variant>
        <vt:i4>0</vt:i4>
      </vt:variant>
      <vt:variant>
        <vt:i4>5</vt:i4>
      </vt:variant>
      <vt:variant>
        <vt:lpwstr/>
      </vt:variant>
      <vt:variant>
        <vt:lpwstr>_DocTools_ScreenTip_66</vt:lpwstr>
      </vt:variant>
      <vt:variant>
        <vt:i4>3145742</vt:i4>
      </vt:variant>
      <vt:variant>
        <vt:i4>438</vt:i4>
      </vt:variant>
      <vt:variant>
        <vt:i4>0</vt:i4>
      </vt:variant>
      <vt:variant>
        <vt:i4>5</vt:i4>
      </vt:variant>
      <vt:variant>
        <vt:lpwstr/>
      </vt:variant>
      <vt:variant>
        <vt:lpwstr>_DocTools_ScreenTip_65</vt:lpwstr>
      </vt:variant>
      <vt:variant>
        <vt:i4>3211278</vt:i4>
      </vt:variant>
      <vt:variant>
        <vt:i4>429</vt:i4>
      </vt:variant>
      <vt:variant>
        <vt:i4>0</vt:i4>
      </vt:variant>
      <vt:variant>
        <vt:i4>5</vt:i4>
      </vt:variant>
      <vt:variant>
        <vt:lpwstr/>
      </vt:variant>
      <vt:variant>
        <vt:lpwstr>_DocTools_ScreenTip_64</vt:lpwstr>
      </vt:variant>
      <vt:variant>
        <vt:i4>3997697</vt:i4>
      </vt:variant>
      <vt:variant>
        <vt:i4>417</vt:i4>
      </vt:variant>
      <vt:variant>
        <vt:i4>0</vt:i4>
      </vt:variant>
      <vt:variant>
        <vt:i4>5</vt:i4>
      </vt:variant>
      <vt:variant>
        <vt:lpwstr/>
      </vt:variant>
      <vt:variant>
        <vt:lpwstr>_DocTools_ScreenTip_98</vt:lpwstr>
      </vt:variant>
      <vt:variant>
        <vt:i4>3407886</vt:i4>
      </vt:variant>
      <vt:variant>
        <vt:i4>405</vt:i4>
      </vt:variant>
      <vt:variant>
        <vt:i4>0</vt:i4>
      </vt:variant>
      <vt:variant>
        <vt:i4>5</vt:i4>
      </vt:variant>
      <vt:variant>
        <vt:lpwstr/>
      </vt:variant>
      <vt:variant>
        <vt:lpwstr>_DocTools_ScreenTip_61</vt:lpwstr>
      </vt:variant>
      <vt:variant>
        <vt:i4>3604494</vt:i4>
      </vt:variant>
      <vt:variant>
        <vt:i4>387</vt:i4>
      </vt:variant>
      <vt:variant>
        <vt:i4>0</vt:i4>
      </vt:variant>
      <vt:variant>
        <vt:i4>5</vt:i4>
      </vt:variant>
      <vt:variant>
        <vt:lpwstr/>
      </vt:variant>
      <vt:variant>
        <vt:lpwstr>_DocTools_ScreenTip_62</vt:lpwstr>
      </vt:variant>
      <vt:variant>
        <vt:i4>3473422</vt:i4>
      </vt:variant>
      <vt:variant>
        <vt:i4>357</vt:i4>
      </vt:variant>
      <vt:variant>
        <vt:i4>0</vt:i4>
      </vt:variant>
      <vt:variant>
        <vt:i4>5</vt:i4>
      </vt:variant>
      <vt:variant>
        <vt:lpwstr/>
      </vt:variant>
      <vt:variant>
        <vt:lpwstr>_DocTools_ScreenTip_60</vt:lpwstr>
      </vt:variant>
      <vt:variant>
        <vt:i4>3932173</vt:i4>
      </vt:variant>
      <vt:variant>
        <vt:i4>351</vt:i4>
      </vt:variant>
      <vt:variant>
        <vt:i4>0</vt:i4>
      </vt:variant>
      <vt:variant>
        <vt:i4>5</vt:i4>
      </vt:variant>
      <vt:variant>
        <vt:lpwstr/>
      </vt:variant>
      <vt:variant>
        <vt:lpwstr>_DocTools_ScreenTip_59</vt:lpwstr>
      </vt:variant>
      <vt:variant>
        <vt:i4>3276801</vt:i4>
      </vt:variant>
      <vt:variant>
        <vt:i4>339</vt:i4>
      </vt:variant>
      <vt:variant>
        <vt:i4>0</vt:i4>
      </vt:variant>
      <vt:variant>
        <vt:i4>5</vt:i4>
      </vt:variant>
      <vt:variant>
        <vt:lpwstr/>
      </vt:variant>
      <vt:variant>
        <vt:lpwstr>_DocTools_ScreenTip_97</vt:lpwstr>
      </vt:variant>
      <vt:variant>
        <vt:i4>327736</vt:i4>
      </vt:variant>
      <vt:variant>
        <vt:i4>333</vt:i4>
      </vt:variant>
      <vt:variant>
        <vt:i4>0</vt:i4>
      </vt:variant>
      <vt:variant>
        <vt:i4>5</vt:i4>
      </vt:variant>
      <vt:variant>
        <vt:lpwstr/>
      </vt:variant>
      <vt:variant>
        <vt:lpwstr>_DocTools_ScreenTip_4</vt:lpwstr>
      </vt:variant>
      <vt:variant>
        <vt:i4>327736</vt:i4>
      </vt:variant>
      <vt:variant>
        <vt:i4>321</vt:i4>
      </vt:variant>
      <vt:variant>
        <vt:i4>0</vt:i4>
      </vt:variant>
      <vt:variant>
        <vt:i4>5</vt:i4>
      </vt:variant>
      <vt:variant>
        <vt:lpwstr/>
      </vt:variant>
      <vt:variant>
        <vt:lpwstr>_DocTools_ScreenTip_1</vt:lpwstr>
      </vt:variant>
      <vt:variant>
        <vt:i4>1835064</vt:i4>
      </vt:variant>
      <vt:variant>
        <vt:i4>308</vt:i4>
      </vt:variant>
      <vt:variant>
        <vt:i4>0</vt:i4>
      </vt:variant>
      <vt:variant>
        <vt:i4>5</vt:i4>
      </vt:variant>
      <vt:variant>
        <vt:lpwstr/>
      </vt:variant>
      <vt:variant>
        <vt:lpwstr>_Toc109309010</vt:lpwstr>
      </vt:variant>
      <vt:variant>
        <vt:i4>1900600</vt:i4>
      </vt:variant>
      <vt:variant>
        <vt:i4>302</vt:i4>
      </vt:variant>
      <vt:variant>
        <vt:i4>0</vt:i4>
      </vt:variant>
      <vt:variant>
        <vt:i4>5</vt:i4>
      </vt:variant>
      <vt:variant>
        <vt:lpwstr/>
      </vt:variant>
      <vt:variant>
        <vt:lpwstr>_Toc109309009</vt:lpwstr>
      </vt:variant>
      <vt:variant>
        <vt:i4>1900600</vt:i4>
      </vt:variant>
      <vt:variant>
        <vt:i4>296</vt:i4>
      </vt:variant>
      <vt:variant>
        <vt:i4>0</vt:i4>
      </vt:variant>
      <vt:variant>
        <vt:i4>5</vt:i4>
      </vt:variant>
      <vt:variant>
        <vt:lpwstr/>
      </vt:variant>
      <vt:variant>
        <vt:lpwstr>_Toc109309008</vt:lpwstr>
      </vt:variant>
      <vt:variant>
        <vt:i4>1900600</vt:i4>
      </vt:variant>
      <vt:variant>
        <vt:i4>290</vt:i4>
      </vt:variant>
      <vt:variant>
        <vt:i4>0</vt:i4>
      </vt:variant>
      <vt:variant>
        <vt:i4>5</vt:i4>
      </vt:variant>
      <vt:variant>
        <vt:lpwstr/>
      </vt:variant>
      <vt:variant>
        <vt:lpwstr>_Toc109309007</vt:lpwstr>
      </vt:variant>
      <vt:variant>
        <vt:i4>1900600</vt:i4>
      </vt:variant>
      <vt:variant>
        <vt:i4>284</vt:i4>
      </vt:variant>
      <vt:variant>
        <vt:i4>0</vt:i4>
      </vt:variant>
      <vt:variant>
        <vt:i4>5</vt:i4>
      </vt:variant>
      <vt:variant>
        <vt:lpwstr/>
      </vt:variant>
      <vt:variant>
        <vt:lpwstr>_Toc109309006</vt:lpwstr>
      </vt:variant>
      <vt:variant>
        <vt:i4>1900600</vt:i4>
      </vt:variant>
      <vt:variant>
        <vt:i4>278</vt:i4>
      </vt:variant>
      <vt:variant>
        <vt:i4>0</vt:i4>
      </vt:variant>
      <vt:variant>
        <vt:i4>5</vt:i4>
      </vt:variant>
      <vt:variant>
        <vt:lpwstr/>
      </vt:variant>
      <vt:variant>
        <vt:lpwstr>_Toc109309005</vt:lpwstr>
      </vt:variant>
      <vt:variant>
        <vt:i4>1900600</vt:i4>
      </vt:variant>
      <vt:variant>
        <vt:i4>272</vt:i4>
      </vt:variant>
      <vt:variant>
        <vt:i4>0</vt:i4>
      </vt:variant>
      <vt:variant>
        <vt:i4>5</vt:i4>
      </vt:variant>
      <vt:variant>
        <vt:lpwstr/>
      </vt:variant>
      <vt:variant>
        <vt:lpwstr>_Toc109309004</vt:lpwstr>
      </vt:variant>
      <vt:variant>
        <vt:i4>1900600</vt:i4>
      </vt:variant>
      <vt:variant>
        <vt:i4>266</vt:i4>
      </vt:variant>
      <vt:variant>
        <vt:i4>0</vt:i4>
      </vt:variant>
      <vt:variant>
        <vt:i4>5</vt:i4>
      </vt:variant>
      <vt:variant>
        <vt:lpwstr/>
      </vt:variant>
      <vt:variant>
        <vt:lpwstr>_Toc109309003</vt:lpwstr>
      </vt:variant>
      <vt:variant>
        <vt:i4>1900600</vt:i4>
      </vt:variant>
      <vt:variant>
        <vt:i4>260</vt:i4>
      </vt:variant>
      <vt:variant>
        <vt:i4>0</vt:i4>
      </vt:variant>
      <vt:variant>
        <vt:i4>5</vt:i4>
      </vt:variant>
      <vt:variant>
        <vt:lpwstr/>
      </vt:variant>
      <vt:variant>
        <vt:lpwstr>_Toc109309002</vt:lpwstr>
      </vt:variant>
      <vt:variant>
        <vt:i4>1900600</vt:i4>
      </vt:variant>
      <vt:variant>
        <vt:i4>254</vt:i4>
      </vt:variant>
      <vt:variant>
        <vt:i4>0</vt:i4>
      </vt:variant>
      <vt:variant>
        <vt:i4>5</vt:i4>
      </vt:variant>
      <vt:variant>
        <vt:lpwstr/>
      </vt:variant>
      <vt:variant>
        <vt:lpwstr>_Toc109309001</vt:lpwstr>
      </vt:variant>
      <vt:variant>
        <vt:i4>1900600</vt:i4>
      </vt:variant>
      <vt:variant>
        <vt:i4>248</vt:i4>
      </vt:variant>
      <vt:variant>
        <vt:i4>0</vt:i4>
      </vt:variant>
      <vt:variant>
        <vt:i4>5</vt:i4>
      </vt:variant>
      <vt:variant>
        <vt:lpwstr/>
      </vt:variant>
      <vt:variant>
        <vt:lpwstr>_Toc109309000</vt:lpwstr>
      </vt:variant>
      <vt:variant>
        <vt:i4>1376305</vt:i4>
      </vt:variant>
      <vt:variant>
        <vt:i4>242</vt:i4>
      </vt:variant>
      <vt:variant>
        <vt:i4>0</vt:i4>
      </vt:variant>
      <vt:variant>
        <vt:i4>5</vt:i4>
      </vt:variant>
      <vt:variant>
        <vt:lpwstr/>
      </vt:variant>
      <vt:variant>
        <vt:lpwstr>_Toc109308999</vt:lpwstr>
      </vt:variant>
      <vt:variant>
        <vt:i4>1376305</vt:i4>
      </vt:variant>
      <vt:variant>
        <vt:i4>236</vt:i4>
      </vt:variant>
      <vt:variant>
        <vt:i4>0</vt:i4>
      </vt:variant>
      <vt:variant>
        <vt:i4>5</vt:i4>
      </vt:variant>
      <vt:variant>
        <vt:lpwstr/>
      </vt:variant>
      <vt:variant>
        <vt:lpwstr>_Toc109308998</vt:lpwstr>
      </vt:variant>
      <vt:variant>
        <vt:i4>1376305</vt:i4>
      </vt:variant>
      <vt:variant>
        <vt:i4>230</vt:i4>
      </vt:variant>
      <vt:variant>
        <vt:i4>0</vt:i4>
      </vt:variant>
      <vt:variant>
        <vt:i4>5</vt:i4>
      </vt:variant>
      <vt:variant>
        <vt:lpwstr/>
      </vt:variant>
      <vt:variant>
        <vt:lpwstr>_Toc109308997</vt:lpwstr>
      </vt:variant>
      <vt:variant>
        <vt:i4>1376305</vt:i4>
      </vt:variant>
      <vt:variant>
        <vt:i4>224</vt:i4>
      </vt:variant>
      <vt:variant>
        <vt:i4>0</vt:i4>
      </vt:variant>
      <vt:variant>
        <vt:i4>5</vt:i4>
      </vt:variant>
      <vt:variant>
        <vt:lpwstr/>
      </vt:variant>
      <vt:variant>
        <vt:lpwstr>_Toc109308996</vt:lpwstr>
      </vt:variant>
      <vt:variant>
        <vt:i4>1376305</vt:i4>
      </vt:variant>
      <vt:variant>
        <vt:i4>218</vt:i4>
      </vt:variant>
      <vt:variant>
        <vt:i4>0</vt:i4>
      </vt:variant>
      <vt:variant>
        <vt:i4>5</vt:i4>
      </vt:variant>
      <vt:variant>
        <vt:lpwstr/>
      </vt:variant>
      <vt:variant>
        <vt:lpwstr>_Toc109308995</vt:lpwstr>
      </vt:variant>
      <vt:variant>
        <vt:i4>1376305</vt:i4>
      </vt:variant>
      <vt:variant>
        <vt:i4>212</vt:i4>
      </vt:variant>
      <vt:variant>
        <vt:i4>0</vt:i4>
      </vt:variant>
      <vt:variant>
        <vt:i4>5</vt:i4>
      </vt:variant>
      <vt:variant>
        <vt:lpwstr/>
      </vt:variant>
      <vt:variant>
        <vt:lpwstr>_Toc109308994</vt:lpwstr>
      </vt:variant>
      <vt:variant>
        <vt:i4>1376305</vt:i4>
      </vt:variant>
      <vt:variant>
        <vt:i4>206</vt:i4>
      </vt:variant>
      <vt:variant>
        <vt:i4>0</vt:i4>
      </vt:variant>
      <vt:variant>
        <vt:i4>5</vt:i4>
      </vt:variant>
      <vt:variant>
        <vt:lpwstr/>
      </vt:variant>
      <vt:variant>
        <vt:lpwstr>_Toc109308993</vt:lpwstr>
      </vt:variant>
      <vt:variant>
        <vt:i4>1376305</vt:i4>
      </vt:variant>
      <vt:variant>
        <vt:i4>200</vt:i4>
      </vt:variant>
      <vt:variant>
        <vt:i4>0</vt:i4>
      </vt:variant>
      <vt:variant>
        <vt:i4>5</vt:i4>
      </vt:variant>
      <vt:variant>
        <vt:lpwstr/>
      </vt:variant>
      <vt:variant>
        <vt:lpwstr>_Toc109308992</vt:lpwstr>
      </vt:variant>
      <vt:variant>
        <vt:i4>1376305</vt:i4>
      </vt:variant>
      <vt:variant>
        <vt:i4>194</vt:i4>
      </vt:variant>
      <vt:variant>
        <vt:i4>0</vt:i4>
      </vt:variant>
      <vt:variant>
        <vt:i4>5</vt:i4>
      </vt:variant>
      <vt:variant>
        <vt:lpwstr/>
      </vt:variant>
      <vt:variant>
        <vt:lpwstr>_Toc109308991</vt:lpwstr>
      </vt:variant>
      <vt:variant>
        <vt:i4>1376305</vt:i4>
      </vt:variant>
      <vt:variant>
        <vt:i4>188</vt:i4>
      </vt:variant>
      <vt:variant>
        <vt:i4>0</vt:i4>
      </vt:variant>
      <vt:variant>
        <vt:i4>5</vt:i4>
      </vt:variant>
      <vt:variant>
        <vt:lpwstr/>
      </vt:variant>
      <vt:variant>
        <vt:lpwstr>_Toc109308990</vt:lpwstr>
      </vt:variant>
      <vt:variant>
        <vt:i4>1310769</vt:i4>
      </vt:variant>
      <vt:variant>
        <vt:i4>182</vt:i4>
      </vt:variant>
      <vt:variant>
        <vt:i4>0</vt:i4>
      </vt:variant>
      <vt:variant>
        <vt:i4>5</vt:i4>
      </vt:variant>
      <vt:variant>
        <vt:lpwstr/>
      </vt:variant>
      <vt:variant>
        <vt:lpwstr>_Toc109308989</vt:lpwstr>
      </vt:variant>
      <vt:variant>
        <vt:i4>1310769</vt:i4>
      </vt:variant>
      <vt:variant>
        <vt:i4>176</vt:i4>
      </vt:variant>
      <vt:variant>
        <vt:i4>0</vt:i4>
      </vt:variant>
      <vt:variant>
        <vt:i4>5</vt:i4>
      </vt:variant>
      <vt:variant>
        <vt:lpwstr/>
      </vt:variant>
      <vt:variant>
        <vt:lpwstr>_Toc109308988</vt:lpwstr>
      </vt:variant>
      <vt:variant>
        <vt:i4>1310769</vt:i4>
      </vt:variant>
      <vt:variant>
        <vt:i4>170</vt:i4>
      </vt:variant>
      <vt:variant>
        <vt:i4>0</vt:i4>
      </vt:variant>
      <vt:variant>
        <vt:i4>5</vt:i4>
      </vt:variant>
      <vt:variant>
        <vt:lpwstr/>
      </vt:variant>
      <vt:variant>
        <vt:lpwstr>_Toc109308987</vt:lpwstr>
      </vt:variant>
      <vt:variant>
        <vt:i4>1310769</vt:i4>
      </vt:variant>
      <vt:variant>
        <vt:i4>164</vt:i4>
      </vt:variant>
      <vt:variant>
        <vt:i4>0</vt:i4>
      </vt:variant>
      <vt:variant>
        <vt:i4>5</vt:i4>
      </vt:variant>
      <vt:variant>
        <vt:lpwstr/>
      </vt:variant>
      <vt:variant>
        <vt:lpwstr>_Toc109308986</vt:lpwstr>
      </vt:variant>
      <vt:variant>
        <vt:i4>1310769</vt:i4>
      </vt:variant>
      <vt:variant>
        <vt:i4>158</vt:i4>
      </vt:variant>
      <vt:variant>
        <vt:i4>0</vt:i4>
      </vt:variant>
      <vt:variant>
        <vt:i4>5</vt:i4>
      </vt:variant>
      <vt:variant>
        <vt:lpwstr/>
      </vt:variant>
      <vt:variant>
        <vt:lpwstr>_Toc109308985</vt:lpwstr>
      </vt:variant>
      <vt:variant>
        <vt:i4>1310769</vt:i4>
      </vt:variant>
      <vt:variant>
        <vt:i4>152</vt:i4>
      </vt:variant>
      <vt:variant>
        <vt:i4>0</vt:i4>
      </vt:variant>
      <vt:variant>
        <vt:i4>5</vt:i4>
      </vt:variant>
      <vt:variant>
        <vt:lpwstr/>
      </vt:variant>
      <vt:variant>
        <vt:lpwstr>_Toc109308984</vt:lpwstr>
      </vt:variant>
      <vt:variant>
        <vt:i4>1310769</vt:i4>
      </vt:variant>
      <vt:variant>
        <vt:i4>146</vt:i4>
      </vt:variant>
      <vt:variant>
        <vt:i4>0</vt:i4>
      </vt:variant>
      <vt:variant>
        <vt:i4>5</vt:i4>
      </vt:variant>
      <vt:variant>
        <vt:lpwstr/>
      </vt:variant>
      <vt:variant>
        <vt:lpwstr>_Toc109308983</vt:lpwstr>
      </vt:variant>
      <vt:variant>
        <vt:i4>1310769</vt:i4>
      </vt:variant>
      <vt:variant>
        <vt:i4>140</vt:i4>
      </vt:variant>
      <vt:variant>
        <vt:i4>0</vt:i4>
      </vt:variant>
      <vt:variant>
        <vt:i4>5</vt:i4>
      </vt:variant>
      <vt:variant>
        <vt:lpwstr/>
      </vt:variant>
      <vt:variant>
        <vt:lpwstr>_Toc109308982</vt:lpwstr>
      </vt:variant>
      <vt:variant>
        <vt:i4>1310769</vt:i4>
      </vt:variant>
      <vt:variant>
        <vt:i4>134</vt:i4>
      </vt:variant>
      <vt:variant>
        <vt:i4>0</vt:i4>
      </vt:variant>
      <vt:variant>
        <vt:i4>5</vt:i4>
      </vt:variant>
      <vt:variant>
        <vt:lpwstr/>
      </vt:variant>
      <vt:variant>
        <vt:lpwstr>_Toc109308981</vt:lpwstr>
      </vt:variant>
      <vt:variant>
        <vt:i4>1310769</vt:i4>
      </vt:variant>
      <vt:variant>
        <vt:i4>128</vt:i4>
      </vt:variant>
      <vt:variant>
        <vt:i4>0</vt:i4>
      </vt:variant>
      <vt:variant>
        <vt:i4>5</vt:i4>
      </vt:variant>
      <vt:variant>
        <vt:lpwstr/>
      </vt:variant>
      <vt:variant>
        <vt:lpwstr>_Toc109308980</vt:lpwstr>
      </vt:variant>
      <vt:variant>
        <vt:i4>1769521</vt:i4>
      </vt:variant>
      <vt:variant>
        <vt:i4>122</vt:i4>
      </vt:variant>
      <vt:variant>
        <vt:i4>0</vt:i4>
      </vt:variant>
      <vt:variant>
        <vt:i4>5</vt:i4>
      </vt:variant>
      <vt:variant>
        <vt:lpwstr/>
      </vt:variant>
      <vt:variant>
        <vt:lpwstr>_Toc109308979</vt:lpwstr>
      </vt:variant>
      <vt:variant>
        <vt:i4>1769521</vt:i4>
      </vt:variant>
      <vt:variant>
        <vt:i4>116</vt:i4>
      </vt:variant>
      <vt:variant>
        <vt:i4>0</vt:i4>
      </vt:variant>
      <vt:variant>
        <vt:i4>5</vt:i4>
      </vt:variant>
      <vt:variant>
        <vt:lpwstr/>
      </vt:variant>
      <vt:variant>
        <vt:lpwstr>_Toc109308978</vt:lpwstr>
      </vt:variant>
      <vt:variant>
        <vt:i4>1769521</vt:i4>
      </vt:variant>
      <vt:variant>
        <vt:i4>110</vt:i4>
      </vt:variant>
      <vt:variant>
        <vt:i4>0</vt:i4>
      </vt:variant>
      <vt:variant>
        <vt:i4>5</vt:i4>
      </vt:variant>
      <vt:variant>
        <vt:lpwstr/>
      </vt:variant>
      <vt:variant>
        <vt:lpwstr>_Toc109308977</vt:lpwstr>
      </vt:variant>
      <vt:variant>
        <vt:i4>1769521</vt:i4>
      </vt:variant>
      <vt:variant>
        <vt:i4>104</vt:i4>
      </vt:variant>
      <vt:variant>
        <vt:i4>0</vt:i4>
      </vt:variant>
      <vt:variant>
        <vt:i4>5</vt:i4>
      </vt:variant>
      <vt:variant>
        <vt:lpwstr/>
      </vt:variant>
      <vt:variant>
        <vt:lpwstr>_Toc109308976</vt:lpwstr>
      </vt:variant>
      <vt:variant>
        <vt:i4>1769521</vt:i4>
      </vt:variant>
      <vt:variant>
        <vt:i4>98</vt:i4>
      </vt:variant>
      <vt:variant>
        <vt:i4>0</vt:i4>
      </vt:variant>
      <vt:variant>
        <vt:i4>5</vt:i4>
      </vt:variant>
      <vt:variant>
        <vt:lpwstr/>
      </vt:variant>
      <vt:variant>
        <vt:lpwstr>_Toc109308973</vt:lpwstr>
      </vt:variant>
      <vt:variant>
        <vt:i4>1769521</vt:i4>
      </vt:variant>
      <vt:variant>
        <vt:i4>92</vt:i4>
      </vt:variant>
      <vt:variant>
        <vt:i4>0</vt:i4>
      </vt:variant>
      <vt:variant>
        <vt:i4>5</vt:i4>
      </vt:variant>
      <vt:variant>
        <vt:lpwstr/>
      </vt:variant>
      <vt:variant>
        <vt:lpwstr>_Toc109308972</vt:lpwstr>
      </vt:variant>
      <vt:variant>
        <vt:i4>1769521</vt:i4>
      </vt:variant>
      <vt:variant>
        <vt:i4>86</vt:i4>
      </vt:variant>
      <vt:variant>
        <vt:i4>0</vt:i4>
      </vt:variant>
      <vt:variant>
        <vt:i4>5</vt:i4>
      </vt:variant>
      <vt:variant>
        <vt:lpwstr/>
      </vt:variant>
      <vt:variant>
        <vt:lpwstr>_Toc109308971</vt:lpwstr>
      </vt:variant>
      <vt:variant>
        <vt:i4>1769521</vt:i4>
      </vt:variant>
      <vt:variant>
        <vt:i4>80</vt:i4>
      </vt:variant>
      <vt:variant>
        <vt:i4>0</vt:i4>
      </vt:variant>
      <vt:variant>
        <vt:i4>5</vt:i4>
      </vt:variant>
      <vt:variant>
        <vt:lpwstr/>
      </vt:variant>
      <vt:variant>
        <vt:lpwstr>_Toc109308970</vt:lpwstr>
      </vt:variant>
      <vt:variant>
        <vt:i4>1703985</vt:i4>
      </vt:variant>
      <vt:variant>
        <vt:i4>74</vt:i4>
      </vt:variant>
      <vt:variant>
        <vt:i4>0</vt:i4>
      </vt:variant>
      <vt:variant>
        <vt:i4>5</vt:i4>
      </vt:variant>
      <vt:variant>
        <vt:lpwstr/>
      </vt:variant>
      <vt:variant>
        <vt:lpwstr>_Toc109308969</vt:lpwstr>
      </vt:variant>
      <vt:variant>
        <vt:i4>1703985</vt:i4>
      </vt:variant>
      <vt:variant>
        <vt:i4>68</vt:i4>
      </vt:variant>
      <vt:variant>
        <vt:i4>0</vt:i4>
      </vt:variant>
      <vt:variant>
        <vt:i4>5</vt:i4>
      </vt:variant>
      <vt:variant>
        <vt:lpwstr/>
      </vt:variant>
      <vt:variant>
        <vt:lpwstr>_Toc109308968</vt:lpwstr>
      </vt:variant>
      <vt:variant>
        <vt:i4>1703985</vt:i4>
      </vt:variant>
      <vt:variant>
        <vt:i4>62</vt:i4>
      </vt:variant>
      <vt:variant>
        <vt:i4>0</vt:i4>
      </vt:variant>
      <vt:variant>
        <vt:i4>5</vt:i4>
      </vt:variant>
      <vt:variant>
        <vt:lpwstr/>
      </vt:variant>
      <vt:variant>
        <vt:lpwstr>_Toc109308967</vt:lpwstr>
      </vt:variant>
      <vt:variant>
        <vt:i4>1966129</vt:i4>
      </vt:variant>
      <vt:variant>
        <vt:i4>56</vt:i4>
      </vt:variant>
      <vt:variant>
        <vt:i4>0</vt:i4>
      </vt:variant>
      <vt:variant>
        <vt:i4>5</vt:i4>
      </vt:variant>
      <vt:variant>
        <vt:lpwstr/>
      </vt:variant>
      <vt:variant>
        <vt:lpwstr>_Toc109308929</vt:lpwstr>
      </vt:variant>
      <vt:variant>
        <vt:i4>1966129</vt:i4>
      </vt:variant>
      <vt:variant>
        <vt:i4>50</vt:i4>
      </vt:variant>
      <vt:variant>
        <vt:i4>0</vt:i4>
      </vt:variant>
      <vt:variant>
        <vt:i4>5</vt:i4>
      </vt:variant>
      <vt:variant>
        <vt:lpwstr/>
      </vt:variant>
      <vt:variant>
        <vt:lpwstr>_Toc109308928</vt:lpwstr>
      </vt:variant>
      <vt:variant>
        <vt:i4>1966129</vt:i4>
      </vt:variant>
      <vt:variant>
        <vt:i4>44</vt:i4>
      </vt:variant>
      <vt:variant>
        <vt:i4>0</vt:i4>
      </vt:variant>
      <vt:variant>
        <vt:i4>5</vt:i4>
      </vt:variant>
      <vt:variant>
        <vt:lpwstr/>
      </vt:variant>
      <vt:variant>
        <vt:lpwstr>_Toc109308927</vt:lpwstr>
      </vt:variant>
      <vt:variant>
        <vt:i4>1966129</vt:i4>
      </vt:variant>
      <vt:variant>
        <vt:i4>38</vt:i4>
      </vt:variant>
      <vt:variant>
        <vt:i4>0</vt:i4>
      </vt:variant>
      <vt:variant>
        <vt:i4>5</vt:i4>
      </vt:variant>
      <vt:variant>
        <vt:lpwstr/>
      </vt:variant>
      <vt:variant>
        <vt:lpwstr>_Toc109308926</vt:lpwstr>
      </vt:variant>
      <vt:variant>
        <vt:i4>1966129</vt:i4>
      </vt:variant>
      <vt:variant>
        <vt:i4>32</vt:i4>
      </vt:variant>
      <vt:variant>
        <vt:i4>0</vt:i4>
      </vt:variant>
      <vt:variant>
        <vt:i4>5</vt:i4>
      </vt:variant>
      <vt:variant>
        <vt:lpwstr/>
      </vt:variant>
      <vt:variant>
        <vt:lpwstr>_Toc109308925</vt:lpwstr>
      </vt:variant>
      <vt:variant>
        <vt:i4>1966129</vt:i4>
      </vt:variant>
      <vt:variant>
        <vt:i4>26</vt:i4>
      </vt:variant>
      <vt:variant>
        <vt:i4>0</vt:i4>
      </vt:variant>
      <vt:variant>
        <vt:i4>5</vt:i4>
      </vt:variant>
      <vt:variant>
        <vt:lpwstr/>
      </vt:variant>
      <vt:variant>
        <vt:lpwstr>_Toc109308924</vt:lpwstr>
      </vt:variant>
      <vt:variant>
        <vt:i4>1966129</vt:i4>
      </vt:variant>
      <vt:variant>
        <vt:i4>20</vt:i4>
      </vt:variant>
      <vt:variant>
        <vt:i4>0</vt:i4>
      </vt:variant>
      <vt:variant>
        <vt:i4>5</vt:i4>
      </vt:variant>
      <vt:variant>
        <vt:lpwstr/>
      </vt:variant>
      <vt:variant>
        <vt:lpwstr>_Toc109308923</vt:lpwstr>
      </vt:variant>
      <vt:variant>
        <vt:i4>1966129</vt:i4>
      </vt:variant>
      <vt:variant>
        <vt:i4>14</vt:i4>
      </vt:variant>
      <vt:variant>
        <vt:i4>0</vt:i4>
      </vt:variant>
      <vt:variant>
        <vt:i4>5</vt:i4>
      </vt:variant>
      <vt:variant>
        <vt:lpwstr/>
      </vt:variant>
      <vt:variant>
        <vt:lpwstr>_Toc109308922</vt:lpwstr>
      </vt:variant>
      <vt:variant>
        <vt:i4>1966129</vt:i4>
      </vt:variant>
      <vt:variant>
        <vt:i4>8</vt:i4>
      </vt:variant>
      <vt:variant>
        <vt:i4>0</vt:i4>
      </vt:variant>
      <vt:variant>
        <vt:i4>5</vt:i4>
      </vt:variant>
      <vt:variant>
        <vt:lpwstr/>
      </vt:variant>
      <vt:variant>
        <vt:lpwstr>_Toc109308921</vt:lpwstr>
      </vt:variant>
      <vt:variant>
        <vt:i4>1966129</vt:i4>
      </vt:variant>
      <vt:variant>
        <vt:i4>2</vt:i4>
      </vt:variant>
      <vt:variant>
        <vt:i4>0</vt:i4>
      </vt:variant>
      <vt:variant>
        <vt:i4>5</vt:i4>
      </vt:variant>
      <vt:variant>
        <vt:lpwstr/>
      </vt:variant>
      <vt:variant>
        <vt:lpwstr>_Toc109308920</vt:lpwstr>
      </vt:variant>
      <vt:variant>
        <vt:i4>2031639</vt:i4>
      </vt:variant>
      <vt:variant>
        <vt:i4>6</vt:i4>
      </vt:variant>
      <vt:variant>
        <vt:i4>0</vt:i4>
      </vt:variant>
      <vt:variant>
        <vt:i4>5</vt:i4>
      </vt:variant>
      <vt:variant>
        <vt:lpwstr>https://www.eu.dk/samling/20191/raadsmoede/568875/bilag/1/2094188.pdf</vt:lpwstr>
      </vt:variant>
      <vt:variant>
        <vt:lpwstr/>
      </vt:variant>
      <vt:variant>
        <vt:i4>2031639</vt:i4>
      </vt:variant>
      <vt:variant>
        <vt:i4>3</vt:i4>
      </vt:variant>
      <vt:variant>
        <vt:i4>0</vt:i4>
      </vt:variant>
      <vt:variant>
        <vt:i4>5</vt:i4>
      </vt:variant>
      <vt:variant>
        <vt:lpwstr>https://www.eu.dk/samling/20191/raadsmoede/568875/bilag/1/2094188.pdf</vt:lpwstr>
      </vt:variant>
      <vt:variant>
        <vt:lpwstr/>
      </vt:variant>
      <vt:variant>
        <vt:i4>2031639</vt:i4>
      </vt:variant>
      <vt:variant>
        <vt:i4>0</vt:i4>
      </vt:variant>
      <vt:variant>
        <vt:i4>0</vt:i4>
      </vt:variant>
      <vt:variant>
        <vt:i4>5</vt:i4>
      </vt:variant>
      <vt:variant>
        <vt:lpwstr>https://www.eu.dk/samling/20191/raadsmoede/568875/bilag/1/2094188.pdf</vt:lpwstr>
      </vt:variant>
      <vt:variant>
        <vt:lpwstr/>
      </vt:variant>
      <vt:variant>
        <vt:i4>7733261</vt:i4>
      </vt:variant>
      <vt:variant>
        <vt:i4>75</vt:i4>
      </vt:variant>
      <vt:variant>
        <vt:i4>0</vt:i4>
      </vt:variant>
      <vt:variant>
        <vt:i4>5</vt:i4>
      </vt:variant>
      <vt:variant>
        <vt:lpwstr>mailto:Kasper.Skaaning@ufst.dk</vt:lpwstr>
      </vt:variant>
      <vt:variant>
        <vt:lpwstr/>
      </vt:variant>
      <vt:variant>
        <vt:i4>196724</vt:i4>
      </vt:variant>
      <vt:variant>
        <vt:i4>72</vt:i4>
      </vt:variant>
      <vt:variant>
        <vt:i4>0</vt:i4>
      </vt:variant>
      <vt:variant>
        <vt:i4>5</vt:i4>
      </vt:variant>
      <vt:variant>
        <vt:lpwstr>mailto:Simon.Thomsen@sktst.dk</vt:lpwstr>
      </vt:variant>
      <vt:variant>
        <vt:lpwstr/>
      </vt:variant>
      <vt:variant>
        <vt:i4>5308474</vt:i4>
      </vt:variant>
      <vt:variant>
        <vt:i4>69</vt:i4>
      </vt:variant>
      <vt:variant>
        <vt:i4>0</vt:i4>
      </vt:variant>
      <vt:variant>
        <vt:i4>5</vt:i4>
      </vt:variant>
      <vt:variant>
        <vt:lpwstr>mailto:Lars.Koervell@sktst.dk</vt:lpwstr>
      </vt:variant>
      <vt:variant>
        <vt:lpwstr/>
      </vt:variant>
      <vt:variant>
        <vt:i4>196724</vt:i4>
      </vt:variant>
      <vt:variant>
        <vt:i4>66</vt:i4>
      </vt:variant>
      <vt:variant>
        <vt:i4>0</vt:i4>
      </vt:variant>
      <vt:variant>
        <vt:i4>5</vt:i4>
      </vt:variant>
      <vt:variant>
        <vt:lpwstr>mailto:Simon.Thomsen@sktst.dk</vt:lpwstr>
      </vt:variant>
      <vt:variant>
        <vt:lpwstr/>
      </vt:variant>
      <vt:variant>
        <vt:i4>5308474</vt:i4>
      </vt:variant>
      <vt:variant>
        <vt:i4>63</vt:i4>
      </vt:variant>
      <vt:variant>
        <vt:i4>0</vt:i4>
      </vt:variant>
      <vt:variant>
        <vt:i4>5</vt:i4>
      </vt:variant>
      <vt:variant>
        <vt:lpwstr>mailto:Lars.Koervell@sktst.dk</vt:lpwstr>
      </vt:variant>
      <vt:variant>
        <vt:lpwstr/>
      </vt:variant>
      <vt:variant>
        <vt:i4>3080262</vt:i4>
      </vt:variant>
      <vt:variant>
        <vt:i4>60</vt:i4>
      </vt:variant>
      <vt:variant>
        <vt:i4>0</vt:i4>
      </vt:variant>
      <vt:variant>
        <vt:i4>5</vt:i4>
      </vt:variant>
      <vt:variant>
        <vt:lpwstr>mailto:Monir.Deni@UFST.DK</vt:lpwstr>
      </vt:variant>
      <vt:variant>
        <vt:lpwstr/>
      </vt:variant>
      <vt:variant>
        <vt:i4>3080262</vt:i4>
      </vt:variant>
      <vt:variant>
        <vt:i4>57</vt:i4>
      </vt:variant>
      <vt:variant>
        <vt:i4>0</vt:i4>
      </vt:variant>
      <vt:variant>
        <vt:i4>5</vt:i4>
      </vt:variant>
      <vt:variant>
        <vt:lpwstr>mailto:Monir.Deni@UFST.DK</vt:lpwstr>
      </vt:variant>
      <vt:variant>
        <vt:lpwstr/>
      </vt:variant>
      <vt:variant>
        <vt:i4>3276891</vt:i4>
      </vt:variant>
      <vt:variant>
        <vt:i4>54</vt:i4>
      </vt:variant>
      <vt:variant>
        <vt:i4>0</vt:i4>
      </vt:variant>
      <vt:variant>
        <vt:i4>5</vt:i4>
      </vt:variant>
      <vt:variant>
        <vt:lpwstr>mailto:Jacob.Brok@UFST.DK</vt:lpwstr>
      </vt:variant>
      <vt:variant>
        <vt:lpwstr/>
      </vt:variant>
      <vt:variant>
        <vt:i4>3604562</vt:i4>
      </vt:variant>
      <vt:variant>
        <vt:i4>51</vt:i4>
      </vt:variant>
      <vt:variant>
        <vt:i4>0</vt:i4>
      </vt:variant>
      <vt:variant>
        <vt:i4>5</vt:i4>
      </vt:variant>
      <vt:variant>
        <vt:lpwstr>mailto:Tomaz.Lokar@ufst.dk</vt:lpwstr>
      </vt:variant>
      <vt:variant>
        <vt:lpwstr/>
      </vt:variant>
      <vt:variant>
        <vt:i4>3080262</vt:i4>
      </vt:variant>
      <vt:variant>
        <vt:i4>48</vt:i4>
      </vt:variant>
      <vt:variant>
        <vt:i4>0</vt:i4>
      </vt:variant>
      <vt:variant>
        <vt:i4>5</vt:i4>
      </vt:variant>
      <vt:variant>
        <vt:lpwstr>mailto:Monir.Deni@UFST.DK</vt:lpwstr>
      </vt:variant>
      <vt:variant>
        <vt:lpwstr/>
      </vt:variant>
      <vt:variant>
        <vt:i4>3080262</vt:i4>
      </vt:variant>
      <vt:variant>
        <vt:i4>45</vt:i4>
      </vt:variant>
      <vt:variant>
        <vt:i4>0</vt:i4>
      </vt:variant>
      <vt:variant>
        <vt:i4>5</vt:i4>
      </vt:variant>
      <vt:variant>
        <vt:lpwstr>mailto:Monir.Deni@UFST.DK</vt:lpwstr>
      </vt:variant>
      <vt:variant>
        <vt:lpwstr/>
      </vt:variant>
      <vt:variant>
        <vt:i4>3276891</vt:i4>
      </vt:variant>
      <vt:variant>
        <vt:i4>42</vt:i4>
      </vt:variant>
      <vt:variant>
        <vt:i4>0</vt:i4>
      </vt:variant>
      <vt:variant>
        <vt:i4>5</vt:i4>
      </vt:variant>
      <vt:variant>
        <vt:lpwstr>mailto:Jacob.Brok@UFST.DK</vt:lpwstr>
      </vt:variant>
      <vt:variant>
        <vt:lpwstr/>
      </vt:variant>
      <vt:variant>
        <vt:i4>3276891</vt:i4>
      </vt:variant>
      <vt:variant>
        <vt:i4>39</vt:i4>
      </vt:variant>
      <vt:variant>
        <vt:i4>0</vt:i4>
      </vt:variant>
      <vt:variant>
        <vt:i4>5</vt:i4>
      </vt:variant>
      <vt:variant>
        <vt:lpwstr>mailto:Jacob.Brok@UFST.DK</vt:lpwstr>
      </vt:variant>
      <vt:variant>
        <vt:lpwstr/>
      </vt:variant>
      <vt:variant>
        <vt:i4>7733261</vt:i4>
      </vt:variant>
      <vt:variant>
        <vt:i4>36</vt:i4>
      </vt:variant>
      <vt:variant>
        <vt:i4>0</vt:i4>
      </vt:variant>
      <vt:variant>
        <vt:i4>5</vt:i4>
      </vt:variant>
      <vt:variant>
        <vt:lpwstr>mailto:Kasper.Skaaning@ufst.dk</vt:lpwstr>
      </vt:variant>
      <vt:variant>
        <vt:lpwstr/>
      </vt:variant>
      <vt:variant>
        <vt:i4>3080262</vt:i4>
      </vt:variant>
      <vt:variant>
        <vt:i4>33</vt:i4>
      </vt:variant>
      <vt:variant>
        <vt:i4>0</vt:i4>
      </vt:variant>
      <vt:variant>
        <vt:i4>5</vt:i4>
      </vt:variant>
      <vt:variant>
        <vt:lpwstr>mailto:Monir.Deni@UFST.DK</vt:lpwstr>
      </vt:variant>
      <vt:variant>
        <vt:lpwstr/>
      </vt:variant>
      <vt:variant>
        <vt:i4>7077971</vt:i4>
      </vt:variant>
      <vt:variant>
        <vt:i4>30</vt:i4>
      </vt:variant>
      <vt:variant>
        <vt:i4>0</vt:i4>
      </vt:variant>
      <vt:variant>
        <vt:i4>5</vt:i4>
      </vt:variant>
      <vt:variant>
        <vt:lpwstr>mailto:Mia.Pagh.Jensen@ufst.dk</vt:lpwstr>
      </vt:variant>
      <vt:variant>
        <vt:lpwstr/>
      </vt:variant>
      <vt:variant>
        <vt:i4>3080262</vt:i4>
      </vt:variant>
      <vt:variant>
        <vt:i4>27</vt:i4>
      </vt:variant>
      <vt:variant>
        <vt:i4>0</vt:i4>
      </vt:variant>
      <vt:variant>
        <vt:i4>5</vt:i4>
      </vt:variant>
      <vt:variant>
        <vt:lpwstr>mailto:Monir.Deni@UFST.DK</vt:lpwstr>
      </vt:variant>
      <vt:variant>
        <vt:lpwstr/>
      </vt:variant>
      <vt:variant>
        <vt:i4>1769595</vt:i4>
      </vt:variant>
      <vt:variant>
        <vt:i4>24</vt:i4>
      </vt:variant>
      <vt:variant>
        <vt:i4>0</vt:i4>
      </vt:variant>
      <vt:variant>
        <vt:i4>5</vt:i4>
      </vt:variant>
      <vt:variant>
        <vt:lpwstr>mailto:Christina.Jacobsen@SKTST.DK</vt:lpwstr>
      </vt:variant>
      <vt:variant>
        <vt:lpwstr/>
      </vt:variant>
      <vt:variant>
        <vt:i4>5308474</vt:i4>
      </vt:variant>
      <vt:variant>
        <vt:i4>21</vt:i4>
      </vt:variant>
      <vt:variant>
        <vt:i4>0</vt:i4>
      </vt:variant>
      <vt:variant>
        <vt:i4>5</vt:i4>
      </vt:variant>
      <vt:variant>
        <vt:lpwstr>mailto:Lars.Koervell@sktst.dk</vt:lpwstr>
      </vt:variant>
      <vt:variant>
        <vt:lpwstr/>
      </vt:variant>
      <vt:variant>
        <vt:i4>196724</vt:i4>
      </vt:variant>
      <vt:variant>
        <vt:i4>18</vt:i4>
      </vt:variant>
      <vt:variant>
        <vt:i4>0</vt:i4>
      </vt:variant>
      <vt:variant>
        <vt:i4>5</vt:i4>
      </vt:variant>
      <vt:variant>
        <vt:lpwstr>mailto:Simon.Thomsen@sktst.dk</vt:lpwstr>
      </vt:variant>
      <vt:variant>
        <vt:lpwstr/>
      </vt:variant>
      <vt:variant>
        <vt:i4>7077971</vt:i4>
      </vt:variant>
      <vt:variant>
        <vt:i4>15</vt:i4>
      </vt:variant>
      <vt:variant>
        <vt:i4>0</vt:i4>
      </vt:variant>
      <vt:variant>
        <vt:i4>5</vt:i4>
      </vt:variant>
      <vt:variant>
        <vt:lpwstr>mailto:Mia.Pagh.Jensen@ufst.dk</vt:lpwstr>
      </vt:variant>
      <vt:variant>
        <vt:lpwstr/>
      </vt:variant>
      <vt:variant>
        <vt:i4>3080262</vt:i4>
      </vt:variant>
      <vt:variant>
        <vt:i4>12</vt:i4>
      </vt:variant>
      <vt:variant>
        <vt:i4>0</vt:i4>
      </vt:variant>
      <vt:variant>
        <vt:i4>5</vt:i4>
      </vt:variant>
      <vt:variant>
        <vt:lpwstr>mailto:Monir.Deni@UFST.DK</vt:lpwstr>
      </vt:variant>
      <vt:variant>
        <vt:lpwstr/>
      </vt:variant>
      <vt:variant>
        <vt:i4>5308474</vt:i4>
      </vt:variant>
      <vt:variant>
        <vt:i4>9</vt:i4>
      </vt:variant>
      <vt:variant>
        <vt:i4>0</vt:i4>
      </vt:variant>
      <vt:variant>
        <vt:i4>5</vt:i4>
      </vt:variant>
      <vt:variant>
        <vt:lpwstr>mailto:Lars.Koervell@sktst.dk</vt:lpwstr>
      </vt:variant>
      <vt:variant>
        <vt:lpwstr/>
      </vt:variant>
      <vt:variant>
        <vt:i4>196724</vt:i4>
      </vt:variant>
      <vt:variant>
        <vt:i4>6</vt:i4>
      </vt:variant>
      <vt:variant>
        <vt:i4>0</vt:i4>
      </vt:variant>
      <vt:variant>
        <vt:i4>5</vt:i4>
      </vt:variant>
      <vt:variant>
        <vt:lpwstr>mailto:Simon.Thomsen@sktst.dk</vt:lpwstr>
      </vt:variant>
      <vt:variant>
        <vt:lpwstr/>
      </vt:variant>
      <vt:variant>
        <vt:i4>196724</vt:i4>
      </vt:variant>
      <vt:variant>
        <vt:i4>3</vt:i4>
      </vt:variant>
      <vt:variant>
        <vt:i4>0</vt:i4>
      </vt:variant>
      <vt:variant>
        <vt:i4>5</vt:i4>
      </vt:variant>
      <vt:variant>
        <vt:lpwstr>mailto:Simon.Thomsen@sktst.dk</vt:lpwstr>
      </vt:variant>
      <vt:variant>
        <vt:lpwstr/>
      </vt:variant>
      <vt:variant>
        <vt:i4>196724</vt:i4>
      </vt:variant>
      <vt:variant>
        <vt:i4>0</vt:i4>
      </vt:variant>
      <vt:variant>
        <vt:i4>0</vt:i4>
      </vt:variant>
      <vt:variant>
        <vt:i4>5</vt:i4>
      </vt:variant>
      <vt:variant>
        <vt:lpwstr>mailto:Simon.Thomsen@sktst.dk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Projektgrundlag v2.0</dc:title>
  <dc:subject/>
  <dc:creator>Jacob Brok</dc:creator>
  <cp:keywords/>
  <cp:lastModifiedBy>Lene Smidt</cp:lastModifiedBy>
  <cp:revision>3</cp:revision>
  <cp:lastPrinted>2019-04-04T20:05:00Z</cp:lastPrinted>
  <dcterms:created xsi:type="dcterms:W3CDTF">2024-06-11T08:31:00Z</dcterms:created>
  <dcterms:modified xsi:type="dcterms:W3CDTF">2024-06-11T08:33:00Z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0x01010000B88CA7D7409E43851B0937D9740A85</vt:lpwstr>
  </property>
</Properties>
</file>